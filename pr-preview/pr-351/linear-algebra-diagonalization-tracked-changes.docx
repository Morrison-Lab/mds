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 (A square matrix is invertible exactly when it has full column rank)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matrix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invertible (</w:delText>
        </w:r>
      </w:del>
      <w:hyperlink r:id="rId15">
        <w:del w:id="12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exactly when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(full column rank,</w:delText>
        </w:r>
      </w:del>
      <w:del w:id="19" w:author="PR Preview" w:date="2026-01-01T00:00:00Z">
        <w:r>
          <w:delText xml:space="preserve"> </w:delText>
        </w:r>
      </w:del>
      <w:hyperlink r:id="rId16">
        <w:del w:id="20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21" w:author="PR Preview" w:date="2026-01-01T00:00:00Z">
        <w:r>
          <w:delText xml:space="preserve">),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that is, exactly when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25" w:author="PR Preview" w:date="2026-01-01T00:00:00Z">
        <w:r>
          <w:delText xml:space="preserve">.</w:delText>
        </w:r>
      </w:del>
    </w:p>
    <w:p>
      <w:pPr>
        <w:pStyle w:val="BodyText"/>
      </w:pPr>
      <w:del w:id="26" w:author="PR Preview" w:date="2026-01-01T00:00:00Z">
        <w:r>
          <w:rPr>
            <w:i/>
            <w:iCs/>
          </w:rPr>
          <w:delText xml:space="preserve">Proof</w:delText>
        </w:r>
      </w:del>
      <w:del w:id="27" w:author="PR Preview" w:date="2026-01-01T00:00:00Z">
        <w:r>
          <w:delText xml:space="preserve">. </w:delText>
        </w:r>
      </w:del>
      <w:del w:id="28" w:author="PR Preview" w:date="2026-01-01T00:00:00Z">
        <w:r>
          <w:rPr>
            <w:b/>
            <w:bCs/>
          </w:rPr>
          <w:delText xml:space="preserve">Invertible implies rank</w:delText>
        </w:r>
      </w:del>
      <w:del w:id="29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30" w:author="PR Preview" w:date="2026-01-01T00:00:00Z">
        <w:r>
          <w:rPr>
            <w:b/>
            <w:bCs/>
          </w:rPr>
          <w:delText xml:space="preserve">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If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34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" w:author="PR Preview" w:date="2026-01-01T00:00:00Z">
        <w:r>
          <w:delText xml:space="preserve">so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37" w:author="PR Preview" w:date="2026-01-01T00:00:00Z">
        <w:r>
          <w:delText xml:space="preserve">, the nullity is</w:delText>
        </w:r>
      </w:del>
      <w:del w:id="38" w:author="PR Preview" w:date="2026-01-01T00:00:00Z">
        <w:r>
          <w:delText xml:space="preserve"> </w:delText>
        </w:r>
      </w:del>
      <m:oMath>
        <m:r>
          <m:t>0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and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(</w:delText>
        </w:r>
      </w:del>
      <w:hyperlink r:id="rId18">
        <w:del w:id="45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46" w:author="PR Preview" w:date="2026-01-01T00:00:00Z">
        <w:r>
          <w:delText xml:space="preserve">).</w:delText>
        </w:r>
      </w:del>
    </w:p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Rank</w:delText>
        </w:r>
      </w:del>
      <w:del w:id="48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49" w:author="PR Preview" w:date="2026-01-01T00:00:00Z">
        <w:r>
          <w:rPr>
            <w:b/>
            <w:bCs/>
          </w:rP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implies invertible.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Every system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has exactly one solution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</w:delText>
        </w:r>
      </w:del>
      <w:hyperlink r:id="rId19">
        <w:del w:id="58" w:author="PR Preview" w:date="2026-01-01T00:00:00Z">
          <w:r>
            <w:rPr>
              <w:rStyle w:val="Hyperlink"/>
            </w:rPr>
            <w:delText xml:space="preserve">Corollary 1 in Projections and Linear Systems</w:delText>
          </w:r>
        </w:del>
      </w:hyperlink>
      <w:del w:id="59" w:author="PR Preview" w:date="2026-01-01T00:00:00Z">
        <w:r>
          <w:delText xml:space="preserve">, both parts, with</w:delText>
        </w:r>
      </w:del>
      <w:del w:id="6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61" w:author="PR Preview" w:date="2026-01-01T00:00:00Z">
        <w:r>
          <w:delText xml:space="preserve">).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Let</w:delText>
        </w:r>
      </w:del>
      <w:del w:id="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solve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(</w:delText>
        </w:r>
      </w:del>
      <w:hyperlink r:id="rId20">
        <w:del w:id="7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71" w:author="PR Preview" w:date="2026-01-01T00:00:00Z">
        <w:r>
          <w:delText xml:space="preserve">),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and let</w:delText>
        </w:r>
      </w:del>
      <w:del w:id="7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have columns</w:delText>
        </w:r>
      </w:del>
      <w:del w:id="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Column</w:delText>
        </w:r>
      </w:del>
      <w:del w:id="81" w:author="PR Preview" w:date="2026-01-01T00:00:00Z">
        <w:r>
          <w:delText xml:space="preserve"> </w:delText>
        </w:r>
      </w:del>
      <m:oMath>
        <m:r>
          <m:t>j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(1),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so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93" w:author="PR Preview" w:date="2026-01-01T00:00:00Z">
        <w:r>
          <w:delText xml:space="preserve">.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For the other order,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96" w:author="PR Preview" w:date="2026-01-01T00:00:00Z">
        <w:r>
          <w:delText xml:space="preserve">so every column of</w:delText>
        </w:r>
      </w:del>
      <w:del w:id="9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in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(1),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and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106" w:author="PR Preview" w:date="2026-01-01T00:00:00Z">
        <w:r>
          <w:delText xml:space="preserve">.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So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satisfies</w:delText>
        </w:r>
      </w:del>
      <w:del w:id="112" w:author="PR Preview" w:date="2026-01-01T00:00:00Z">
        <w:r>
          <w:delText xml:space="preserve"> </w:delText>
        </w:r>
      </w:del>
      <w:hyperlink r:id="rId15">
        <w:del w:id="113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114" w:author="PR Preview" w:date="2026-01-01T00:00:00Z">
        <w:r>
          <w:delText xml:space="preserve">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two conditions in the statement are equivalent by</w:delText>
        </w:r>
      </w:del>
      <w:del w:id="117" w:author="PR Preview" w:date="2026-01-01T00:00:00Z">
        <w:r>
          <w:delText xml:space="preserve"> </w:delText>
        </w:r>
      </w:del>
      <w:hyperlink r:id="rId18">
        <w:del w:id="118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119" w:author="PR Preview" w:date="2026-01-01T00:00:00Z">
        <w:r>
          <w:delText xml:space="preserve">: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the nullity is</w:delText>
        </w:r>
      </w:del>
      <w:del w:id="122" w:author="PR Preview" w:date="2026-01-01T00:00:00Z">
        <w:r>
          <w:delText xml:space="preserve"> </w:delText>
        </w:r>
      </w:del>
      <m:oMath>
        <m:r>
          <m:t>0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exactly when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because a subspace of dimension</w:delText>
        </w:r>
      </w:del>
      <w:del w:id="129" w:author="PR Preview" w:date="2026-01-01T00:00:00Z">
        <w:r>
          <w:delText xml:space="preserve"> </w:delText>
        </w:r>
      </w:del>
      <m:oMath>
        <m:r>
          <m:t>0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has the empty list as a basis, whose span is</w:delText>
        </w:r>
      </w:del>
      <w:del w:id="1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(</w:delText>
        </w:r>
      </w:del>
      <w:hyperlink r:id="rId21">
        <w:del w:id="135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36" w:author="PR Preview" w:date="2026-01-01T00:00:00Z">
        <w:r>
          <w:delText xml:space="preserve">,</w:delText>
        </w:r>
      </w:del>
      <w:del w:id="137" w:author="PR Preview" w:date="2026-01-01T00:00:00Z">
        <w:r>
          <w:delText xml:space="preserve"> </w:delText>
        </w:r>
      </w:del>
      <w:hyperlink r:id="rId22">
        <w:del w:id="138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39" w:author="PR Preview" w:date="2026-01-01T00:00:00Z">
        <w:r>
          <w:delText xml:space="preserve">), and</w:delText>
        </w:r>
      </w:del>
      <w:del w:id="1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has dimension</w:delText>
        </w:r>
      </w:del>
      <w:del w:id="143" w:author="PR Preview" w:date="2026-01-01T00:00:00Z">
        <w:r>
          <w:delText xml:space="preserve"> </w:delText>
        </w:r>
      </w:del>
      <m:oMath>
        <m:r>
          <m:t>0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(</w:delText>
        </w:r>
      </w:del>
      <w:hyperlink r:id="rId23">
        <w:del w:id="146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47" w:author="PR Preview" w:date="2026-01-01T00:00:00Z">
        <w:r>
          <w:delText xml:space="preserve">).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Theorem 1 (A square matrix is invertible exactly when it has full column rank)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An</w:t>
        </w:r>
      </w:ins>
      <w:ins w:id="1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matrix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invertible (</w:t>
        </w:r>
      </w:ins>
      <w:hyperlink r:id="rId15">
        <w:ins w:id="157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58" w:author="PR Preview" w:date="2026-01-01T00:00:00Z">
        <w:r>
          <w:t xml:space="preserve">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exactly when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(full column rank,</w:t>
        </w:r>
      </w:ins>
      <w:ins w:id="164" w:author="PR Preview" w:date="2026-01-01T00:00:00Z">
        <w:r>
          <w:t xml:space="preserve"> </w:t>
        </w:r>
      </w:ins>
      <w:hyperlink r:id="rId16">
        <w:ins w:id="165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166" w:author="PR Preview" w:date="2026-01-01T00:00:00Z">
        <w:r>
          <w:t xml:space="preserve">),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that is, exactly when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171" w:author="PR Preview" w:date="2026-01-01T00:00:00Z">
        <w:r>
          <w:t xml:space="preserve">.</w:t>
        </w:r>
      </w:ins>
    </w:p>
    <w:bookmarkEnd w:id="17"/>
    <w:p>
      <w:pPr>
        <w:pStyle w:val="BodyText"/>
      </w:pPr>
      <w:ins w:id="172" w:author="PR Preview" w:date="2026-01-01T00:00:00Z">
        <w:r>
          <w:rPr>
            <w:i/>
            <w:iCs/>
          </w:rPr>
          <w:t xml:space="preserve">Proof</w:t>
        </w:r>
      </w:ins>
      <w:ins w:id="173" w:author="PR Preview" w:date="2026-01-01T00:00:00Z">
        <w:r>
          <w:t xml:space="preserve">. </w:t>
        </w:r>
      </w:ins>
      <w:ins w:id="174" w:author="PR Preview" w:date="2026-01-01T00:00:00Z">
        <w:r>
          <w:rPr>
            <w:b/>
            <w:bCs/>
          </w:rPr>
          <w:t xml:space="preserve">Invertible implies rank</w:t>
        </w:r>
      </w:ins>
      <w:ins w:id="175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76" w:author="PR Preview" w:date="2026-01-01T00:00:00Z">
        <w:r>
          <w:rPr>
            <w:b/>
            <w:bCs/>
          </w:rPr>
          <w:t xml:space="preserve">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If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\mathord{\smash[b]{\underset{\raise.3ex\hbox{$\scriptstyle\sim$}}{0}}\vphantom{0}}_n$</w:t>
        </w:r>
      </w:ins>
      <w:ins w:id="181" w:author="PR Preview" w:date="2026-01-01T00:00:00Z">
        <w:r>
          <w:t xml:space="preserve">, then</w:t>
        </w:r>
      </w:ins>
    </w:p>
    <w:p>
      <w:pPr>
        <w:pStyle w:val="BodyText"/>
      </w:pPr>
      <w:ins w:id="182" w:author="PR Preview" w:date="2026-01-01T00:00:00Z">
        <w:r>
  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  </w:r>
      </w:ins>
    </w:p>
    <w:p>
      <w:pPr>
        <w:pStyle w:val="FirstParagraph"/>
      </w:pPr>
      <w:ins w:id="183" w:author="PR Preview" w:date="2026-01-01T00:00:00Z">
        <w:r>
          <w:t xml:space="preserve">so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186" w:author="PR Preview" w:date="2026-01-01T00:00:00Z">
        <w:r>
          <w:t xml:space="preserve">, the nullity is</w:t>
        </w:r>
      </w:ins>
      <w:ins w:id="187" w:author="PR Preview" w:date="2026-01-01T00:00:00Z">
        <w:r>
          <w:t xml:space="preserve"> </w:t>
        </w:r>
      </w:ins>
      <m:oMath>
        <m:r>
          <m:t>0</m:t>
        </m:r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(</w:t>
        </w:r>
      </w:ins>
      <w:hyperlink r:id="rId18">
        <w:ins w:id="194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195" w:author="PR Preview" w:date="2026-01-01T00:00:00Z">
        <w:r>
          <w:t xml:space="preserve">).</w:t>
        </w:r>
      </w:ins>
    </w:p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Rank</w:t>
        </w:r>
      </w:ins>
      <w:ins w:id="197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98" w:author="PR Preview" w:date="2026-01-01T00:00:00Z">
        <w:r>
          <w:rPr>
            <w:b/>
            <w:bCs/>
          </w:rP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implies invertible.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Every system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$\mathbf{A} \mathord{\smash[b]{\underset{\raise.3ex\hbox{$\scriptstyle\sim$}}{y}}\vphantom{y}} = \mathord{\smash[b]{\underset{\raise.3ex\hbox{$\scriptstyle\sim$}}{b}}\vphantom{b}}$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has exactly one solution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</w:t>
        </w:r>
      </w:ins>
      <w:hyperlink r:id="rId19">
        <w:ins w:id="208" w:author="PR Preview" w:date="2026-01-01T00:00:00Z">
          <w:r>
            <w:rPr>
              <w:rStyle w:val="Hyperlink"/>
            </w:rPr>
            <w:t xml:space="preserve">Corollary 1 in Projections and Linear Systems</w:t>
          </w:r>
        </w:ins>
      </w:hyperlink>
      <w:ins w:id="209" w:author="PR Preview" w:date="2026-01-01T00:00:00Z">
        <w:r>
          <w:t xml:space="preserve">, both parts, with</w:t>
        </w:r>
      </w:ins>
      <w:ins w:id="21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211" w:author="PR Preview" w:date="2026-01-01T00:00:00Z">
        <w:r>
          <w:t xml:space="preserve">).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Let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$\mathord{\smash[b]{\underset{\raise.3ex\hbox{$\scriptstyle\sim$}}{y}}\vphantom{y}}_j$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solve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r:id="rId20">
        <w:ins w:id="222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23" w:author="PR Preview" w:date="2026-01-01T00:00:00Z">
        <w:r>
          <w:t xml:space="preserve">),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and let</w:t>
        </w:r>
      </w:ins>
      <w:ins w:id="22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have columns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$\mathord{\smash[b]{\underset{\raise.3ex\hbox{$\scriptstyle\sim$}}{y}}\vphantom{y}}_1, \ldots, \mathord{\smash[b]{\underset{\raise.3ex\hbox{$\scriptstyle\sim$}}{y}}\vphantom{y}}_n$</w:t>
        </w:r>
      </w:ins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Column</w:t>
        </w:r>
      </w:ins>
      <w:ins w:id="234" w:author="PR Preview" w:date="2026-01-01T00:00:00Z">
        <w:r>
          <w:t xml:space="preserve"> </w:t>
        </w:r>
      </w:ins>
      <m:oMath>
        <m:r>
          <m:t>j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of</w:t>
        </w:r>
      </w:ins>
      <w:ins w:id="2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(1),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so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247" w:author="PR Preview" w:date="2026-01-01T00:00:00Z">
        <w:r>
          <w:t xml:space="preserve">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For the other order,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50" w:author="PR Preview" w:date="2026-01-01T00:00:00Z">
        <w:r>
          <w:t xml:space="preserve">so every column of</w:t>
        </w:r>
      </w:ins>
      <w:ins w:id="25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 in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(1),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261" w:author="PR Preview" w:date="2026-01-01T00:00:00Z">
        <w:r>
          <w:t xml:space="preserve">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So</w:t>
        </w:r>
      </w:ins>
      <w:ins w:id="26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satisfies</w:t>
        </w:r>
      </w:ins>
      <w:ins w:id="267" w:author="PR Preview" w:date="2026-01-01T00:00:00Z">
        <w:r>
          <w:t xml:space="preserve"> </w:t>
        </w:r>
      </w:ins>
      <w:hyperlink r:id="rId15">
        <w:ins w:id="268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 two conditions in the statement are equivalent by</w:t>
        </w:r>
      </w:ins>
      <w:ins w:id="272" w:author="PR Preview" w:date="2026-01-01T00:00:00Z">
        <w:r>
          <w:t xml:space="preserve"> </w:t>
        </w:r>
      </w:ins>
      <w:hyperlink r:id="rId18">
        <w:ins w:id="273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274" w:author="PR Preview" w:date="2026-01-01T00:00:00Z">
        <w:r>
          <w:t xml:space="preserve">: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 nullity is</w:t>
        </w:r>
      </w:ins>
      <w:ins w:id="277" w:author="PR Preview" w:date="2026-01-01T00:00:00Z">
        <w:r>
          <w:t xml:space="preserve"> </w:t>
        </w:r>
      </w:ins>
      <m:oMath>
        <m:r>
          <m:t>0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exactly when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because a subspace of dimension</w:t>
        </w:r>
      </w:ins>
      <w:ins w:id="285" w:author="PR Preview" w:date="2026-01-01T00:00:00Z">
        <w:r>
          <w:t xml:space="preserve"> </w:t>
        </w:r>
      </w:ins>
      <m:oMath>
        <m:r>
          <m:t>0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has the empty list as a basis, whose span is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(</w:t>
        </w:r>
      </w:ins>
      <w:hyperlink r:id="rId21">
        <w:ins w:id="292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w:hyperlink r:id="rId22">
        <w:ins w:id="295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96" w:author="PR Preview" w:date="2026-01-01T00:00:00Z">
        <w:r>
          <w:t xml:space="preserve">), and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has dimension</w:t>
        </w:r>
      </w:ins>
      <w:ins w:id="301" w:author="PR Preview" w:date="2026-01-01T00:00:00Z">
        <w:r>
          <w:t xml:space="preserve"> </w:t>
        </w:r>
      </w:ins>
      <m:oMath>
        <m:r>
          <m:t>0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r:id="rId23">
        <w:ins w:id="30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05" w:author="PR Preview" w:date="2026-01-01T00:00:00Z">
        <w:r>
          <w:t xml:space="preserve">).</w:t>
        </w:r>
      </w:ins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of</w:delText>
        </w:r>
      </w:del>
      <w:del w:id="308" w:author="PR Preview" w:date="2026-01-01T00:00:00Z">
        <w:r>
          <w:delText xml:space="preserve"> </w:delText>
        </w:r>
      </w:del>
      <w:hyperlink r:id="rId24">
        <w:del w:id="309" w:author="PR Preview" w:date="2026-01-01T00:00:00Z">
          <w:r>
            <w:rPr>
              <w:rStyle w:val="Hyperlink"/>
            </w:rPr>
            <w:delText xml:space="preserve">Example 5 in Special Matrices and Decompositions</w:delText>
          </w:r>
        </w:del>
      </w:hyperlink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has rank</w:delText>
        </w:r>
      </w:del>
      <w:del w:id="312" w:author="PR Preview" w:date="2026-01-01T00:00:00Z">
        <w:r>
          <w:delText xml:space="preserve"> </w:delText>
        </w:r>
      </w:del>
      <m:oMath>
        <m:r>
          <m:t>2</m:t>
        </m:r>
      </m:oMath>
      <w:del w:id="313" w:author="PR Preview" w:date="2026-01-01T00:00:00Z">
        <w:r>
          <w:delText xml:space="preserve">:</w:delText>
        </w:r>
      </w:del>
      <w:del w:id="31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is</w:delText>
        </w:r>
      </w:del>
      <w:del w:id="31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only if</w:delText>
        </w:r>
      </w:del>
      <w:del w:id="3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and then</w:delText>
        </w:r>
      </w:del>
      <w:del w:id="32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324" w:author="PR Preview" w:date="2026-01-01T00:00:00Z">
        <w:r>
          <w:delText xml:space="preserve">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So it is invertible, as that example found by exhibiting the inverse.</w:delText>
        </w:r>
      </w:del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of</w:t>
        </w:r>
      </w:ins>
      <w:ins w:id="329" w:author="PR Preview" w:date="2026-01-01T00:00:00Z">
        <w:r>
          <w:t xml:space="preserve"> </w:t>
        </w:r>
      </w:ins>
      <w:hyperlink r:id="rId24">
        <w:ins w:id="330" w:author="PR Preview" w:date="2026-01-01T00:00:00Z">
          <w:r>
            <w:rPr>
              <w:rStyle w:val="Hyperlink"/>
            </w:rPr>
            <w:t xml:space="preserve">Example 5 in Special Matrices and Decompositions</w:t>
          </w:r>
        </w:ins>
      </w:hyperlink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has rank</w:t>
        </w:r>
      </w:ins>
      <w:ins w:id="333" w:author="PR Preview" w:date="2026-01-01T00:00:00Z">
        <w:r>
          <w:t xml:space="preserve"> </w:t>
        </w:r>
      </w:ins>
      <m:oMath>
        <m:r>
          <m:t>2</m:t>
        </m:r>
      </m:oMath>
      <w:ins w:id="334" w:author="PR Preview" w:date="2026-01-01T00:00:00Z">
        <w:r>
          <w:t xml:space="preserve">:</w:t>
        </w:r>
      </w:ins>
      <w:ins w:id="33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$\mathord{\smash[b]{\underset{\raise.3ex\hbox{$\scriptstyle\sim$}}{0}}\vphantom{0}}$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only if</w:t>
        </w:r>
      </w:ins>
      <w:ins w:id="34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and then</w:t>
        </w:r>
      </w:ins>
      <w:ins w:id="34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So it is invertible, as that example found by exhibiting the inverse.</w:t>
        </w:r>
      </w:ins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del w:id="349" w:author="PR Preview" w:date="2026-01-01T00:00:00Z">
        <w:r>
          <w:delText xml:space="preserve">For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</w:delText>
        </w:r>
      </w:del>
      <w:del w:id="353" w:author="PR Preview" w:date="2026-01-01T00:00:00Z">
        <w:r>
          <w:delText xml:space="preserve"> </w:delText>
        </w:r>
      </w:del>
      <w:hyperlink r:id="rId29">
        <w:del w:id="354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sends</w:delText>
        </w:r>
      </w:del>
      <w:del w:id="35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to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63" w:author="PR Preview" w:date="2026-01-01T00:00:00Z">
        <w:r>
          <w:delText xml:space="preserve">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so</w:delText>
        </w:r>
      </w:del>
      <w:del w:id="3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67" w:author="PR Preview" w:date="2026-01-01T00:00:00Z">
        <w:r>
          <w:delText xml:space="preserve">, with geometric multiplicity</w:delText>
        </w:r>
      </w:del>
      <w:del w:id="368" w:author="PR Preview" w:date="2026-01-01T00:00:00Z">
        <w:r>
          <w:delText xml:space="preserve"> </w:delText>
        </w:r>
      </w:del>
      <m:oMath>
        <m:r>
          <m:t>1</m:t>
        </m:r>
      </m:oMath>
      <w:del w:id="369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del w:id="370" w:author="PR Preview" w:date="2026-01-01T00:00:00Z">
        <w:r>
          <w:delText xml:space="preserve">For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4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5" w:author="PR Preview" w:date="2026-01-01T00:00:00Z">
        <w:r>
          <w:delText xml:space="preserve">so</w:delText>
        </w:r>
      </w:del>
      <w:del w:id="376" w:author="PR Preview" w:date="2026-01-01T00:00:00Z">
        <w:r>
          <w:delText xml:space="preserve"> </w:delText>
        </w:r>
      </w:del>
      <m:oMath>
        <m:r>
          <m:t>0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is an eigenvalue.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If</w:delText>
        </w:r>
      </w:del>
      <w:del w:id="381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with</w:delText>
        </w:r>
      </w:del>
      <w:del w:id="38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≠</m:t>
        </m:r>
        <m:r>
          <m:t>0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second entry gives</w:delText>
        </w:r>
      </w:del>
      <w:del w:id="388" w:author="PR Preview" w:date="2026-01-01T00:00:00Z">
        <w:r>
          <w:delText xml:space="preserve"> </w:delText>
        </w:r>
      </w:del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89" w:author="PR Preview" w:date="2026-01-01T00:00:00Z">
        <w:r>
          <w:delText xml:space="preserve">, so</w:delText>
        </w:r>
      </w:del>
      <w:del w:id="39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and then the first gives</w:delText>
        </w:r>
      </w:del>
      <w:del w:id="394" w:author="PR Preview" w:date="2026-01-01T00:00:00Z">
        <w:r>
          <w:delText xml:space="preserve"> </w:delText>
        </w:r>
      </w:del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395" w:author="PR Preview" w:date="2026-01-01T00:00:00Z">
        <w:r>
          <w:delText xml:space="preserve">, so</w:delText>
        </w:r>
      </w:del>
      <w:del w:id="39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So</w:delText>
        </w:r>
      </w:del>
      <w:del w:id="400" w:author="PR Preview" w:date="2026-01-01T00:00:00Z">
        <w:r>
          <w:delText xml:space="preserve"> </w:delText>
        </w:r>
      </w:del>
      <m:oMath>
        <m:r>
          <m:t>0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is the only eigenvalue,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</w:delText>
        </w:r>
      </w:del>
    </w:p>
    <w:p>
      <w:pPr>
        <w:numPr>
          <w:ilvl w:val="0"/>
          <w:numId w:val="1002"/>
        </w:numPr>
      </w:pPr>
      <w:ins w:id="405" w:author="PR Preview" w:date="2026-01-01T00:00:00Z">
        <w:r>
          <w:t xml:space="preserve">For</w:t>
        </w:r>
      </w:ins>
      <w:ins w:id="4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of</w:t>
        </w:r>
      </w:ins>
      <w:ins w:id="409" w:author="PR Preview" w:date="2026-01-01T00:00:00Z">
        <w:r>
          <w:t xml:space="preserve"> </w:t>
        </w:r>
      </w:ins>
      <w:hyperlink r:id="rId29">
        <w:ins w:id="410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sends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$\mathord{\smash[b]{\underset{\raise.3ex\hbox{$\scriptstyle\sim$}}{v}}\vphantom{v}}$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to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so</w:t>
        </w:r>
      </w:ins>
      <w:ins w:id="4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24" w:author="PR Preview" w:date="2026-01-01T00:00:00Z">
        <w:r>
          <w:t xml:space="preserve">, with geometric multiplicity</w:t>
        </w:r>
      </w:ins>
      <w:ins w:id="425" w:author="PR Preview" w:date="2026-01-01T00:00:00Z">
        <w:r>
          <w:t xml:space="preserve"> </w:t>
        </w:r>
      </w:ins>
      <m:oMath>
        <m:r>
          <m:t>1</m:t>
        </m:r>
      </m:oMath>
      <w:ins w:id="426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427" w:author="PR Preview" w:date="2026-01-01T00:00:00Z">
        <w:r>
          <w:t xml:space="preserve">For</w:t>
        </w:r>
      </w:ins>
      <w:ins w:id="428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$\mathbf{J} \mathord{\smash[b]{\underset{\raise.3ex\hbox{$\scriptstyle\sim$}}{v}}\vphantom{v}} = (v_2, 0)$</w:t>
        </w:r>
      </w:ins>
      <w:ins w:id="432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33" w:author="PR Preview" w:date="2026-01-01T00:00:00Z">
        <w:r>
          <w:t xml:space="preserve">so</w:t>
        </w:r>
      </w:ins>
      <w:ins w:id="434" w:author="PR Preview" w:date="2026-01-01T00:00:00Z">
        <w:r>
          <w:t xml:space="preserve"> </w:t>
        </w:r>
      </w:ins>
      <m:oMath>
        <m:r>
          <m:t>0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is an eigenvalue.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If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$\mathbf{J} \mathord{\smash[b]{\underset{\raise.3ex\hbox{$\scriptstyle\sim$}}{v}}\vphantom{v}} = \lambda\mathord{\smash[b]{\underset{\raise.3ex\hbox{$\scriptstyle\sim$}}{v}}\vphantom{v}}$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with</w:t>
        </w:r>
      </w:ins>
      <w:ins w:id="44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≠</m:t>
        </m:r>
        <m:r>
          <m:t>0</m:t>
        </m:r>
      </m:oMath>
      <w:ins w:id="444" w:author="PR Preview" w:date="2026-01-01T00:00:00Z">
        <w:r>
          <w:t xml:space="preserve">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 second entry gives</w:t>
        </w:r>
      </w:ins>
      <w:ins w:id="447" w:author="PR Preview" w:date="2026-01-01T00:00:00Z">
        <w:r>
          <w:t xml:space="preserve"> </w:t>
        </w:r>
      </w:ins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48" w:author="PR Preview" w:date="2026-01-01T00:00:00Z">
        <w:r>
          <w:t xml:space="preserve">, so</w:t>
        </w:r>
      </w:ins>
      <w:ins w:id="44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then the first gives</w:t>
        </w:r>
      </w:ins>
      <w:ins w:id="453" w:author="PR Preview" w:date="2026-01-01T00:00:00Z">
        <w:r>
          <w:t xml:space="preserve"> </w:t>
        </w:r>
      </w:ins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54" w:author="PR Preview" w:date="2026-01-01T00:00:00Z">
        <w:r>
          <w:t xml:space="preserve">, so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So</w:t>
        </w:r>
      </w:ins>
      <w:ins w:id="460" w:author="PR Preview" w:date="2026-01-01T00:00:00Z">
        <w:r>
          <w:t xml:space="preserve"> </w:t>
        </w:r>
      </w:ins>
      <m:oMath>
        <m:r>
          <m:t>0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is the only eigenvalue,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del w:id="465" w:author="PR Preview" w:date="2026-01-01T00:00:00Z">
        <w:r>
          <w:rPr>
            <w:b/>
            <w:bCs/>
          </w:rPr>
          <w:delText xml:space="preserve">Example 3 (A number that is not an eigenvalue has no eigenspace)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For</w:delText>
        </w:r>
      </w:del>
      <w:del w:id="4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and</w:delText>
        </w:r>
      </w:del>
      <w:del w:id="47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2</m:t>
        </m:r>
      </m:oMath>
      <w:del w:id="472" w:author="PR Preview" w:date="2026-01-01T00:00:00Z">
        <w:r>
          <w:delText xml:space="preserve">,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sends</w:delText>
        </w:r>
      </w:del>
      <w:del w:id="47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to</w:delText>
        </w:r>
      </w:del>
      <w:del w:id="4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80" w:author="PR Preview" w:date="2026-01-01T00:00:00Z">
        <w:r>
          <w:delText xml:space="preserve">, which is</w:delText>
        </w:r>
      </w:del>
      <w:del w:id="48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only for</w:delText>
        </w:r>
      </w:del>
      <w:del w:id="48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so</w:delText>
        </w:r>
      </w:del>
      <w:del w:id="4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9" w:author="PR Preview" w:date="2026-01-01T00:00:00Z">
        <w:r>
          <w:delText xml:space="preserve">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</w:delText>
        </w:r>
      </w:del>
      <w:del w:id="492" w:author="PR Preview" w:date="2026-01-01T00:00:00Z">
        <w:r>
          <w:delText xml:space="preserve"> </w:delText>
        </w:r>
      </w:del>
      <m:oMath>
        <m:r>
          <m:t>2</m:t>
        </m:r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is not an eigenvalue (</w:delText>
        </w:r>
      </w:del>
      <w:hyperlink r:id="rId13">
        <w:del w:id="495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496" w:author="PR Preview" w:date="2026-01-01T00:00:00Z">
        <w:r>
          <w:delText xml:space="preserve">):</w:delText>
        </w:r>
      </w:del>
      <w:del w:id="4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reads</w:delText>
        </w:r>
      </w:del>
      <w:del w:id="5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501" w:author="PR Preview" w:date="2026-01-01T00:00:00Z">
        <w:r>
          <w:delText xml:space="preserve">,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so</w:delText>
        </w:r>
      </w:del>
      <w:del w:id="50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and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508" w:author="PR Preview" w:date="2026-01-01T00:00:00Z">
        <w:r>
          <w:delText xml:space="preserve">.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So</w:delText>
        </w:r>
      </w:del>
      <w:del w:id="511" w:author="PR Preview" w:date="2026-01-01T00:00:00Z">
        <w:r>
          <w:delText xml:space="preserve"> </w:delText>
        </w:r>
      </w:del>
      <w:hyperlink w:anchor="def-eigenspace">
        <w:del w:id="51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does not apply to</w:delText>
        </w:r>
      </w:del>
      <w:del w:id="515" w:author="PR Preview" w:date="2026-01-01T00:00:00Z">
        <w:r>
          <w:delText xml:space="preserve"> </w:delText>
        </w:r>
      </w:del>
      <m:oMath>
        <m:r>
          <m:t>2</m:t>
        </m:r>
      </m:oMath>
      <w:del w:id="516" w:author="PR Preview" w:date="2026-01-01T00:00:00Z">
        <w:r>
          <w:delText xml:space="preserve">.</w:delText>
        </w:r>
      </w:del>
    </w:p>
    <w:p>
      <w:pPr>
        <w:pStyle w:val="BodyText"/>
      </w:pPr>
      <w:del w:id="517" w:author="PR Preview" w:date="2026-01-01T00:00:00Z">
        <w:r>
          <w:rPr>
            <w:b/>
            <w:bCs/>
          </w:rPr>
          <w:delText xml:space="preserve">Theorem 2 (Eigenvalues are where</w:delText>
        </w:r>
      </w:del>
      <w:del w:id="51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del w:id="519" w:author="PR Preview" w:date="2026-01-01T00:00:00Z">
        <w:r>
          <w:rPr>
            <w:b/>
            <w:bCs/>
          </w:rPr>
          <w:delText xml:space="preserve"> </w:delText>
        </w:r>
      </w:del>
      <w:del w:id="520" w:author="PR Preview" w:date="2026-01-01T00:00:00Z">
        <w:r>
          <w:rPr>
            <w:b/>
            <w:bCs/>
          </w:rPr>
          <w:delText xml:space="preserve">is singular)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Let</w:delText>
        </w:r>
      </w:del>
      <w:del w:id="5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be a</w:delText>
        </w:r>
      </w:del>
      <w:del w:id="52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matrix and</w:delText>
        </w:r>
      </w:del>
      <w:del w:id="529" w:author="PR Preview" w:date="2026-01-01T00:00:00Z">
        <w:r>
          <w:delText xml:space="preserve"> </w:delText>
        </w:r>
      </w:del>
      <m:oMath>
        <m:r>
          <m:t>λ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a real number.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Then</w:delText>
        </w:r>
      </w:del>
      <w:del w:id="534" w:author="PR Preview" w:date="2026-01-01T00:00:00Z">
        <w:r>
          <w:delText xml:space="preserve"> </w:delText>
        </w:r>
      </w:del>
      <m:oMath>
        <m:r>
          <m:t>λ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is an eigenvalue of</w:delText>
        </w:r>
      </w:del>
      <w:del w:id="5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(</w:delText>
        </w:r>
      </w:del>
      <w:hyperlink r:id="rId13">
        <w:del w:id="540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541" w:author="PR Preview" w:date="2026-01-01T00:00:00Z">
        <w:r>
          <w:delText xml:space="preserve">)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exactly when</w:delText>
        </w:r>
      </w:del>
      <w:del w:id="5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is singular (</w:delText>
        </w:r>
      </w:del>
      <w:hyperlink r:id="rId15">
        <w:del w:id="547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548" w:author="PR Preview" w:date="2026-01-01T00:00:00Z">
        <w:r>
          <w:delText xml:space="preserve">).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In particular,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is singular exactly when</w:delText>
        </w:r>
      </w:del>
      <w:del w:id="554" w:author="PR Preview" w:date="2026-01-01T00:00:00Z">
        <w:r>
          <w:delText xml:space="preserve"> </w:delText>
        </w:r>
      </w:del>
      <m:oMath>
        <m:r>
          <m:t>0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is one of its eigenvalues;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and each eigenspace</w:delText>
        </w:r>
      </w:del>
      <w:del w:id="5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(</w:delText>
        </w:r>
      </w:del>
      <w:hyperlink w:anchor="def-eigenspace">
        <w:del w:id="56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63" w:author="PR Preview" w:date="2026-01-01T00:00:00Z">
        <w:r>
          <w:delText xml:space="preserve">) is a subspace of</w:delText>
        </w:r>
      </w:del>
      <w:del w:id="56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consisting of</w:delText>
        </w:r>
      </w:del>
      <w:del w:id="56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 the eigenvectors for</w:delText>
        </w:r>
      </w:del>
      <w:del w:id="570" w:author="PR Preview" w:date="2026-01-01T00:00:00Z">
        <w:r>
          <w:delText xml:space="preserve"> </w:delText>
        </w:r>
      </w:del>
      <m:oMath>
        <m:r>
          <m:t>λ</m:t>
        </m:r>
      </m:oMath>
      <w:del w:id="571" w:author="PR Preview" w:date="2026-01-01T00:00:00Z">
        <w:r>
          <w:delText xml:space="preserve">.</w:delText>
        </w:r>
      </w:del>
    </w:p>
    <w:p>
      <w:pPr>
        <w:pStyle w:val="BodyText"/>
      </w:pPr>
      <w:del w:id="572" w:author="PR Preview" w:date="2026-01-01T00:00:00Z">
        <w:r>
          <w:rPr>
            <w:i/>
            <w:iCs/>
          </w:rPr>
          <w:delText xml:space="preserve">Proof</w:delText>
        </w:r>
      </w:del>
      <w:del w:id="573" w:author="PR Preview" w:date="2026-01-01T00:00:00Z">
        <w:r>
          <w:delText xml:space="preserve">. </w:delText>
        </w:r>
      </w:del>
      <w:del w:id="574" w:author="PR Preview" w:date="2026-01-01T00:00:00Z">
        <w:r>
          <w:delText xml:space="preserve">For any</w:delText>
        </w:r>
      </w:del>
      <w:del w:id="57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7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77" w:author="PR Preview" w:date="2026-01-01T00:00:00Z">
        <w:r>
          <w:delText xml:space="preserve">so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exactly when</w:delText>
        </w:r>
      </w:del>
      <w:del w:id="58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582" w:author="PR Preview" w:date="2026-01-01T00:00:00Z">
        <w:r>
          <w:delText xml:space="preserve">;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 nonzero such</w:delText>
        </w:r>
      </w:del>
      <w:del w:id="58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are the eigenvectors for</w:delText>
        </w:r>
      </w:del>
      <w:del w:id="588" w:author="PR Preview" w:date="2026-01-01T00:00:00Z">
        <w:r>
          <w:delText xml:space="preserve"> </w:delText>
        </w:r>
      </w:del>
      <m:oMath>
        <m:r>
          <m:t>λ</m:t>
        </m:r>
      </m:oMath>
      <w:del w:id="589" w:author="PR Preview" w:date="2026-01-01T00:00:00Z">
        <w:r>
          <w:delText xml:space="preserve">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So</w:delText>
        </w:r>
      </w:del>
      <w:del w:id="592" w:author="PR Preview" w:date="2026-01-01T00:00:00Z">
        <w:r>
          <w:delText xml:space="preserve"> </w:delText>
        </w:r>
      </w:del>
      <m:oMath>
        <m:r>
          <m:t>λ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is an eigenvalue exactly when that null space contains a nonzero vector,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which by</w:delText>
        </w:r>
      </w:del>
      <w:del w:id="597" w:author="PR Preview" w:date="2026-01-01T00:00:00Z">
        <w:r>
          <w:delText xml:space="preserve"> </w:delText>
        </w:r>
      </w:del>
      <w:hyperlink w:anchor="thm-invertible-rank">
        <w:del w:id="59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is exactly when</w:delText>
        </w:r>
      </w:del>
      <w:del w:id="6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singular.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With</w:delText>
        </w:r>
      </w:del>
      <w:del w:id="60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</m:t>
        </m:r>
      </m:oMath>
      <w:del w:id="607" w:author="PR Preview" w:date="2026-01-01T00:00:00Z">
        <w:r>
          <w:delText xml:space="preserve">,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del w:id="609" w:author="PR Preview" w:date="2026-01-01T00:00:00Z">
        <w:r>
          <w:delText xml:space="preserve">.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An eigenspace is a null space, so it is a subspace (</w:delText>
        </w:r>
      </w:del>
      <w:hyperlink r:id="rId26">
        <w:del w:id="612" w:author="PR Preview" w:date="2026-01-01T00:00:00Z">
          <w:r>
            <w:rPr>
              <w:rStyle w:val="Hyperlink"/>
            </w:rPr>
            <w:delText xml:space="preserve">Theorem 2 in Column Space, Null Space and Rank-Nullity</w:delText>
          </w:r>
        </w:del>
      </w:hyperlink>
      <w:del w:id="613" w:author="PR Preview" w:date="2026-01-01T00:00:00Z">
        <w:r>
          <w:delText xml:space="preserve">).</w:delText>
        </w:r>
      </w:del>
    </w:p>
    <w:p>
      <w:pPr>
        <w:pStyle w:val="BodyText"/>
      </w:pPr>
      <w:del w:id="614" w:author="PR Preview" w:date="2026-01-01T00:00:00Z">
        <w:r>
          <w:rPr>
            <w:b/>
            <w:bCs/>
          </w:rPr>
          <w:delText xml:space="preserve">Example 4 (Eigenvalues and singular matrices)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For</w:delText>
        </w:r>
      </w:del>
      <w:del w:id="6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618" w:author="PR Preview" w:date="2026-01-01T00:00:00Z">
        <w:r>
          <w:delText xml:space="preserve">,</w:delText>
        </w:r>
      </w:del>
      <w:del w:id="6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is singular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(its columns are negatives of each other, so its rank is</w:delText>
        </w:r>
      </w:del>
      <w:del w:id="624" w:author="PR Preview" w:date="2026-01-01T00:00:00Z">
        <w:r>
          <w:delText xml:space="preserve"> </w:delText>
        </w:r>
      </w:del>
      <m:oMath>
        <m:r>
          <m:t>1</m:t>
        </m:r>
      </m:oMath>
      <w:del w:id="625" w:author="PR Preview" w:date="2026-01-01T00:00:00Z">
        <w:r>
          <w:delText xml:space="preserve">),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matching the eigenvalue</w:delText>
        </w:r>
      </w:del>
      <w:del w:id="628" w:author="PR Preview" w:date="2026-01-01T00:00:00Z">
        <w:r>
          <w:delText xml:space="preserve"> </w:delText>
        </w:r>
      </w:del>
      <m:oMath>
        <m:r>
          <m:t>3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of</w:delText>
        </w:r>
      </w:del>
      <w:del w:id="631" w:author="PR Preview" w:date="2026-01-01T00:00:00Z">
        <w:r>
          <w:delText xml:space="preserve"> </w:delText>
        </w:r>
      </w:del>
      <w:hyperlink r:id="rId29">
        <w:del w:id="632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633" w:author="PR Preview" w:date="2026-01-01T00:00:00Z">
        <w:r>
          <w:delText xml:space="preserve">.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itself has rank</w:delText>
        </w:r>
      </w:del>
      <w:del w:id="637" w:author="PR Preview" w:date="2026-01-01T00:00:00Z">
        <w:r>
          <w:delText xml:space="preserve"> </w:delText>
        </w:r>
      </w:del>
      <m:oMath>
        <m:r>
          <m:t>2</m:t>
        </m:r>
      </m:oMath>
      <w:del w:id="638" w:author="PR Preview" w:date="2026-01-01T00:00:00Z">
        <w:r>
          <w:delText xml:space="preserve">, since</w:delText>
        </w:r>
      </w:del>
      <w:del w:id="63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is</w:delText>
        </w:r>
      </w:del>
      <w:del w:id="64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only if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Example 3 (A number that is not an eigenvalue has no eigenspace)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For</w:t>
        </w:r>
      </w:ins>
      <w:ins w:id="6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</w:t>
        </w:r>
      </w:ins>
      <w:ins w:id="65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2</m:t>
        </m:r>
      </m:oMath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sends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$\mathord{\smash[b]{\underset{\raise.3ex\hbox{$\scriptstyle\sim$}}{v}}\vphantom{v}}$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to</w:t>
        </w:r>
      </w:ins>
      <w:ins w:id="6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661" w:author="PR Preview" w:date="2026-01-01T00:00:00Z">
        <w:r>
          <w:t xml:space="preserve">, which is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$\mathord{\smash[b]{\underset{\raise.3ex\hbox{$\scriptstyle\sim$}}{0}}\vphantom{0}}$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only for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so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$\mathcal{N}(\mathbf{A} - 2\,\mathbf{I}_2) = \mathopen{}\left\{\mathord{\smash[b]{\underset{\raise.3ex\hbox{$\scriptstyle\sim$}}{0}}\vphantom{0}}\right\}\mathclose{}$</w:t>
        </w:r>
      </w:ins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</w:t>
        </w:r>
      </w:ins>
      <w:ins w:id="676" w:author="PR Preview" w:date="2026-01-01T00:00:00Z">
        <w:r>
          <w:t xml:space="preserve"> </w:t>
        </w:r>
      </w:ins>
      <m:oMath>
        <m:r>
          <m:t>2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not an eigenvalue (</w:t>
        </w:r>
      </w:ins>
      <w:hyperlink r:id="rId13">
        <w:ins w:id="679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680" w:author="PR Preview" w:date="2026-01-01T00:00:00Z">
        <w:r>
          <w:t xml:space="preserve">):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$\mathbf{A} \mathord{\smash[b]{\underset{\raise.3ex\hbox{$\scriptstyle\sim$}}{v}}\vphantom{v}} = 2\mathord{\smash[b]{\underset{\raise.3ex\hbox{$\scriptstyle\sim$}}{v}}\vphantom{v}}$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reads</w:t>
        </w:r>
      </w:ins>
      <w:ins w:id="6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so</w:t>
        </w:r>
      </w:ins>
      <w:ins w:id="68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and</w:t>
        </w:r>
      </w:ins>
      <w:ins w:id="69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693" w:author="PR Preview" w:date="2026-01-01T00:00:00Z">
        <w:r>
          <w:t xml:space="preserve">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So</w:t>
        </w:r>
      </w:ins>
      <w:ins w:id="696" w:author="PR Preview" w:date="2026-01-01T00:00:00Z">
        <w:r>
          <w:t xml:space="preserve"> </w:t>
        </w:r>
      </w:ins>
      <w:hyperlink w:anchor="def-eigenspace">
        <w:ins w:id="6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does not apply to</w:t>
        </w:r>
      </w:ins>
      <w:ins w:id="700" w:author="PR Preview" w:date="2026-01-01T00:00:00Z">
        <w:r>
          <w:t xml:space="preserve"> </w:t>
        </w:r>
      </w:ins>
      <m:oMath>
        <m:r>
          <m:t>2</m:t>
        </m:r>
      </m:oMath>
      <w:ins w:id="701" w:author="PR Preview" w:date="2026-01-01T00:00:00Z">
        <w:r>
          <w:t xml:space="preserve">.</w:t>
        </w:r>
      </w:ins>
    </w:p>
    <w:bookmarkEnd w:id="31"/>
    <w:bookmarkStart w:id="32" w:name="thm-eigenvalue-singular"/>
    <w:p>
      <w:pPr>
        <w:pStyle w:val="BodyText"/>
      </w:pPr>
      <w:ins w:id="702" w:author="PR Preview" w:date="2026-01-01T00:00:00Z">
        <w:r>
          <w:rPr>
            <w:b/>
            <w:bCs/>
          </w:rPr>
          <w:t xml:space="preserve">Theorem 2 (Eigenvalues are where</w:t>
        </w:r>
      </w:ins>
      <w:ins w:id="70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ins w:id="704" w:author="PR Preview" w:date="2026-01-01T00:00:00Z">
        <w:r>
          <w:rPr>
            <w:b/>
            <w:bCs/>
          </w:rPr>
          <w:t xml:space="preserve"> </w:t>
        </w:r>
      </w:ins>
      <w:ins w:id="705" w:author="PR Preview" w:date="2026-01-01T00:00:00Z">
        <w:r>
          <w:rPr>
            <w:b/>
            <w:bCs/>
          </w:rPr>
          <w:t xml:space="preserve">is singular)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Let</w:t>
        </w:r>
      </w:ins>
      <w:ins w:id="7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be a</w:t>
        </w:r>
      </w:ins>
      <w:ins w:id="7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matrix and</w:t>
        </w:r>
      </w:ins>
      <w:ins w:id="714" w:author="PR Preview" w:date="2026-01-01T00:00:00Z">
        <w:r>
          <w:t xml:space="preserve"> </w:t>
        </w:r>
      </w:ins>
      <m:oMath>
        <m:r>
          <m:t>λ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a real number.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Then</w:t>
        </w:r>
      </w:ins>
      <w:ins w:id="719" w:author="PR Preview" w:date="2026-01-01T00:00:00Z">
        <w:r>
          <w:t xml:space="preserve"> </w:t>
        </w:r>
      </w:ins>
      <m:oMath>
        <m:r>
          <m:t>λ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an eigenvalue of</w:t>
        </w:r>
      </w:ins>
      <w:ins w:id="7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(</w:t>
        </w:r>
      </w:ins>
      <w:hyperlink r:id="rId13">
        <w:ins w:id="725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726" w:author="PR Preview" w:date="2026-01-01T00:00:00Z">
        <w:r>
          <w:t xml:space="preserve">)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exactly when</w:t>
        </w:r>
      </w:ins>
      <w:ins w:id="7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singular (</w:t>
        </w:r>
      </w:ins>
      <w:hyperlink r:id="rId15">
        <w:ins w:id="732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733" w:author="PR Preview" w:date="2026-01-01T00:00:00Z">
        <w:r>
          <w:t xml:space="preserve">).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In particular,</w:t>
        </w:r>
      </w:ins>
      <w:ins w:id="7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singular exactly when</w:t>
        </w:r>
      </w:ins>
      <w:ins w:id="739" w:author="PR Preview" w:date="2026-01-01T00:00:00Z">
        <w:r>
          <w:t xml:space="preserve"> </w:t>
        </w:r>
      </w:ins>
      <m:oMath>
        <m:r>
          <m:t>0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is one of its eigenvalues;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and each eigenspace</w:t>
        </w:r>
      </w:ins>
      <w:ins w:id="7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(</w:t>
        </w:r>
      </w:ins>
      <w:hyperlink w:anchor="def-eigenspace">
        <w:ins w:id="74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48" w:author="PR Preview" w:date="2026-01-01T00:00:00Z">
        <w:r>
          <w:t xml:space="preserve">) is a subspace of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consisting of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$\mathord{\smash[b]{\underset{\raise.3ex\hbox{$\scriptstyle\sim$}}{0}}\vphantom{0}}$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and the eigenvectors for</w:t>
        </w:r>
      </w:ins>
      <w:ins w:id="756" w:author="PR Preview" w:date="2026-01-01T00:00:00Z">
        <w:r>
          <w:t xml:space="preserve"> </w:t>
        </w:r>
      </w:ins>
      <m:oMath>
        <m:r>
          <m:t>λ</m:t>
        </m:r>
      </m:oMath>
      <w:ins w:id="757" w:author="PR Preview" w:date="2026-01-01T00:00:00Z">
        <w:r>
          <w:t xml:space="preserve">.</w:t>
        </w:r>
      </w:ins>
    </w:p>
    <w:bookmarkEnd w:id="32"/>
    <w:p>
      <w:pPr>
        <w:pStyle w:val="BodyText"/>
      </w:pPr>
      <w:ins w:id="758" w:author="PR Preview" w:date="2026-01-01T00:00:00Z">
        <w:r>
          <w:rPr>
            <w:i/>
            <w:iCs/>
          </w:rPr>
          <w:t xml:space="preserve">Proof</w:t>
        </w:r>
      </w:ins>
      <w:ins w:id="759" w:author="PR Preview" w:date="2026-01-01T00:00:00Z">
        <w:r>
          <w:t xml:space="preserve">. </w:t>
        </w:r>
      </w:ins>
      <w:ins w:id="760" w:author="PR Preview" w:date="2026-01-01T00:00:00Z">
        <w:r>
          <w:t xml:space="preserve">For any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$\mathord{\smash[b]{\underset{\raise.3ex\hbox{$\scriptstyle\sim$}}{v}}\vphantom{v}} \in \mathbb{R}^p$</w:t>
        </w:r>
      </w:ins>
      <w:ins w:id="763" w:author="PR Preview" w:date="2026-01-01T00:00:00Z">
        <w:r>
          <w:t xml:space="preserve">,</w:t>
        </w:r>
      </w:ins>
    </w:p>
    <w:p>
      <w:pPr>
        <w:pStyle w:val="BodyText"/>
      </w:pPr>
      <w:ins w:id="764" w:author="PR Preview" w:date="2026-01-01T00:00:00Z">
        <w:r>
  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  </w:r>
      </w:ins>
    </w:p>
    <w:p>
      <w:pPr>
        <w:pStyle w:val="FirstParagraph"/>
      </w:pPr>
      <w:ins w:id="765" w:author="PR Preview" w:date="2026-01-01T00:00:00Z">
        <w:r>
          <w:t xml:space="preserve">so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$\mathbf{A} \mathord{\smash[b]{\underset{\raise.3ex\hbox{$\scriptstyle\sim$}}{v}}\vphantom{v}} = \lambda\mathord{\smash[b]{\underset{\raise.3ex\hbox{$\scriptstyle\sim$}}{v}}\vphantom{v}}$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exactly when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$\mathord{\smash[b]{\underset{\raise.3ex\hbox{$\scriptstyle\sim$}}{v}}\vphantom{v}} \in \mathcal{N}(\mathbf{A} - \lambda\,\mathbf{I}_p)$</w:t>
        </w:r>
      </w:ins>
      <w:ins w:id="772" w:author="PR Preview" w:date="2026-01-01T00:00:00Z">
        <w:r>
          <w:t xml:space="preserve">;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the nonzero such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$\mathord{\smash[b]{\underset{\raise.3ex\hbox{$\scriptstyle\sim$}}{v}}\vphantom{v}}$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are the eigenvectors for</w:t>
        </w:r>
      </w:ins>
      <w:ins w:id="779" w:author="PR Preview" w:date="2026-01-01T00:00:00Z">
        <w:r>
          <w:t xml:space="preserve"> </w:t>
        </w:r>
      </w:ins>
      <m:oMath>
        <m:r>
          <m:t>λ</m:t>
        </m:r>
      </m:oMath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So</w:t>
        </w:r>
      </w:ins>
      <w:ins w:id="783" w:author="PR Preview" w:date="2026-01-01T00:00:00Z">
        <w:r>
          <w:t xml:space="preserve"> </w:t>
        </w:r>
      </w:ins>
      <m:oMath>
        <m:r>
          <m:t>λ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is an eigenvalue exactly when that null space contains a nonzero vector,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which by</w:t>
        </w:r>
      </w:ins>
      <w:ins w:id="788" w:author="PR Preview" w:date="2026-01-01T00:00:00Z">
        <w:r>
          <w:t xml:space="preserve"> </w:t>
        </w:r>
      </w:ins>
      <w:hyperlink w:anchor="thm-invertible-rank">
        <w:ins w:id="78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exactly when</w:t>
        </w:r>
      </w:ins>
      <w:ins w:id="7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is singular.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With</w:t>
        </w:r>
      </w:ins>
      <w:ins w:id="79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ins w:id="800" w:author="PR Preview" w:date="2026-01-01T00:00:00Z">
        <w:r>
          <w:t xml:space="preserve">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 eigenspace is a null space, so it is a subspace (</w:t>
        </w:r>
      </w:ins>
      <w:hyperlink r:id="rId26">
        <w:ins w:id="803" w:author="PR Preview" w:date="2026-01-01T00:00:00Z">
          <w:r>
            <w:rPr>
              <w:rStyle w:val="Hyperlink"/>
            </w:rPr>
            <w:t xml:space="preserve">Theorem 2 in Column Space, Null Space and Rank-Nullity</w:t>
          </w:r>
        </w:ins>
      </w:hyperlink>
      <w:ins w:id="804" w:author="PR Preview" w:date="2026-01-01T00:00:00Z">
        <w:r>
          <w:t xml:space="preserve">).</w:t>
        </w:r>
      </w:ins>
    </w:p>
    <w:bookmarkStart w:id="33" w:name="exm-eigenvalue-singular"/>
    <w:p>
      <w:pPr>
        <w:pStyle w:val="BodyText"/>
      </w:pPr>
      <w:ins w:id="805" w:author="PR Preview" w:date="2026-01-01T00:00:00Z">
        <w:r>
          <w:rPr>
            <w:b/>
            <w:bCs/>
          </w:rPr>
          <w:t xml:space="preserve">Example 4 (Eigenvalues and singular matrices)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For</w:t>
        </w:r>
      </w:ins>
      <w:ins w:id="8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809" w:author="PR Preview" w:date="2026-01-01T00:00:00Z">
        <w:r>
          <w:t xml:space="preserve">,</w:t>
        </w:r>
      </w:ins>
      <w:ins w:id="8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is singular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(its columns are negatives of each other, so its rank is</w:t>
        </w:r>
      </w:ins>
      <w:ins w:id="815" w:author="PR Preview" w:date="2026-01-01T00:00:00Z">
        <w:r>
          <w:t xml:space="preserve"> </w:t>
        </w:r>
      </w:ins>
      <m:oMath>
        <m:r>
          <m:t>1</m:t>
        </m:r>
      </m:oMath>
      <w:ins w:id="816" w:author="PR Preview" w:date="2026-01-01T00:00:00Z">
        <w:r>
          <w:t xml:space="preserve">),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matching the eigenvalue</w:t>
        </w:r>
      </w:ins>
      <w:ins w:id="819" w:author="PR Preview" w:date="2026-01-01T00:00:00Z">
        <w:r>
          <w:t xml:space="preserve"> </w:t>
        </w:r>
      </w:ins>
      <m:oMath>
        <m:r>
          <m:t>3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of</w:t>
        </w:r>
      </w:ins>
      <w:ins w:id="822" w:author="PR Preview" w:date="2026-01-01T00:00:00Z">
        <w:r>
          <w:t xml:space="preserve"> </w:t>
        </w:r>
      </w:ins>
      <w:hyperlink r:id="rId29">
        <w:ins w:id="823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824" w:author="PR Preview" w:date="2026-01-01T00:00:00Z">
        <w:r>
          <w:t xml:space="preserve">.</w:t>
        </w:r>
      </w:ins>
      <w:ins w:id="8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itself has rank</w:t>
        </w:r>
      </w:ins>
      <w:ins w:id="828" w:author="PR Preview" w:date="2026-01-01T00:00:00Z">
        <w:r>
          <w:t xml:space="preserve"> </w:t>
        </w:r>
      </w:ins>
      <m:oMath>
        <m:r>
          <m:t>2</m:t>
        </m:r>
      </m:oMath>
      <w:ins w:id="829" w:author="PR Preview" w:date="2026-01-01T00:00:00Z">
        <w:r>
          <w:t xml:space="preserve">, since</w:t>
        </w:r>
      </w:ins>
      <w:ins w:id="8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is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$\mathord{\smash[b]{\underset{\raise.3ex\hbox{$\scriptstyle\sim$}}{0}}\vphantom{0}}$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del w:id="837" w:author="PR Preview" w:date="2026-01-01T00:00:00Z">
        <w:r>
          <w:rPr>
            <w:b/>
            <w:bCs/>
          </w:rPr>
          <w:delText xml:space="preserve">Theorem 3 (Eigenvalues of shifts and powers)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Let</w:delText>
        </w:r>
      </w:del>
      <w:del w:id="840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be an eigenvector of a</w:delText>
        </w:r>
      </w:del>
      <w:del w:id="8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matrix</w:delText>
        </w:r>
      </w:del>
      <w:del w:id="8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for the eigenvalue</w:delText>
        </w:r>
      </w:del>
      <w:del w:id="849" w:author="PR Preview" w:date="2026-01-01T00:00:00Z">
        <w:r>
          <w:delText xml:space="preserve"> </w:delText>
        </w:r>
      </w:del>
      <m:oMath>
        <m:r>
          <m:t>λ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(</w:delText>
        </w:r>
      </w:del>
      <w:hyperlink r:id="rId13">
        <w:del w:id="852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853" w:author="PR Preview" w:date="2026-01-01T00:00:00Z">
        <w:r>
          <w:delText xml:space="preserve">). Then</w:delText>
        </w:r>
      </w:del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 an eigenvector of</w:delText>
        </w:r>
      </w:del>
      <w:del w:id="8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for</w:delText>
        </w:r>
      </w:del>
      <w:del w:id="85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+</m:t>
        </m:r>
        <m:r>
          <m:t>s</m:t>
        </m:r>
      </m:oMath>
      <w:del w:id="860" w:author="PR Preview" w:date="2026-01-01T00:00:00Z">
        <w:r>
          <w:delText xml:space="preserve">, for every number</w:delText>
        </w:r>
      </w:del>
      <w:del w:id="861" w:author="PR Preview" w:date="2026-01-01T00:00:00Z">
        <w:r>
          <w:delText xml:space="preserve"> </w:delText>
        </w:r>
      </w:del>
      <m:oMath>
        <m:r>
          <m:t>s</m:t>
        </m:r>
      </m:oMath>
      <w:del w:id="86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is an eigenvector of</w:delText>
        </w:r>
      </w:del>
      <w:del w:id="86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(</w:delText>
        </w:r>
      </w:del>
      <w:hyperlink r:id="rId34">
        <w:del w:id="868" w:author="PR Preview" w:date="2026-01-01T00:00:00Z">
          <w:r>
            <w:rPr>
              <w:rStyle w:val="Hyperlink"/>
            </w:rPr>
            <w:delText xml:space="preserve">Definition 2 in Special Matrices and Decompositions</w:delText>
          </w:r>
        </w:del>
      </w:hyperlink>
      <w:del w:id="869" w:author="PR Preview" w:date="2026-01-01T00:00:00Z">
        <w:r>
          <w:delText xml:space="preserve">) for</w:delText>
        </w:r>
      </w:del>
      <w:del w:id="870" w:author="PR Preview" w:date="2026-01-01T00:00:00Z">
        <w:r>
          <w:delText xml:space="preserve"> </w:delText>
        </w:r>
      </w:del>
      <m:oMath>
        <m:sSup>
          <m:e>
            <m:r>
              <m:t>λ</m:t>
            </m:r>
          </m:e>
          <m:sup>
            <m:r>
              <m:t>k</m:t>
            </m:r>
          </m:sup>
        </m:sSup>
      </m:oMath>
      <w:del w:id="871" w:author="PR Preview" w:date="2026-01-01T00:00:00Z">
        <w:r>
          <w:delText xml:space="preserve">,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for every positive integer</w:delText>
        </w:r>
      </w:del>
      <w:del w:id="874" w:author="PR Preview" w:date="2026-01-01T00:00:00Z">
        <w:r>
          <w:delText xml:space="preserve"> </w:delText>
        </w:r>
      </w:del>
      <m:oMath>
        <m:r>
          <m:t>k</m:t>
        </m:r>
      </m:oMath>
      <w:del w:id="875" w:author="PR Preview" w:date="2026-01-01T00:00:00Z">
        <w:r>
          <w:delText xml:space="preserve">.</w:delText>
        </w:r>
      </w:del>
    </w:p>
    <w:p>
      <w:pPr>
        <w:pStyle w:val="BodyText"/>
      </w:pPr>
      <w:ins w:id="876" w:author="PR Preview" w:date="2026-01-01T00:00:00Z">
        <w:r>
          <w:rPr>
            <w:b/>
            <w:bCs/>
          </w:rPr>
          <w:t xml:space="preserve">Theorem 3 (Eigenvalues of shifts and powers)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Let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$\mathord{\smash[b]{\underset{\raise.3ex\hbox{$\scriptstyle\sim$}}{v}}\vphantom{v}}$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be an eigenvector of a</w:t>
        </w:r>
      </w:ins>
      <w:ins w:id="8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matrix</w:t>
        </w:r>
      </w:ins>
      <w:ins w:id="8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for the eigenvalue</w:t>
        </w:r>
      </w:ins>
      <w:ins w:id="889" w:author="PR Preview" w:date="2026-01-01T00:00:00Z">
        <w:r>
          <w:t xml:space="preserve"> </w:t>
        </w:r>
      </w:ins>
      <m:oMath>
        <m:r>
          <m:t>λ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(</w:t>
        </w:r>
      </w:ins>
      <w:hyperlink r:id="rId13">
        <w:ins w:id="892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893" w:author="PR Preview" w:date="2026-01-01T00:00:00Z">
        <w:r>
          <w:t xml:space="preserve">). Then</w:t>
        </w:r>
      </w:ins>
    </w:p>
    <w:p>
      <w:pPr>
        <w:pStyle w:val="Compact"/>
        <w:numPr>
          <w:ilvl w:val="0"/>
          <w:numId w:val="1003"/>
        </w:numPr>
      </w:pPr>
      <w:ins w:id="894" w:author="PR Preview" w:date="2026-01-01T00:00:00Z">
        <w:r>
          <w:t xml:space="preserve">$\mathord{\smash[b]{\underset{\raise.3ex\hbox{$\scriptstyle\sim$}}{v}}\vphantom{v}}$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an eigenvector of</w:t>
        </w:r>
      </w:ins>
      <w:ins w:id="8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for</w:t>
        </w:r>
      </w:ins>
      <w:ins w:id="90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+</m:t>
        </m:r>
        <m:r>
          <m:t>s</m:t>
        </m:r>
      </m:oMath>
      <w:ins w:id="901" w:author="PR Preview" w:date="2026-01-01T00:00:00Z">
        <w:r>
          <w:t xml:space="preserve">, for every number</w:t>
        </w:r>
      </w:ins>
      <w:ins w:id="902" w:author="PR Preview" w:date="2026-01-01T00:00:00Z">
        <w:r>
          <w:t xml:space="preserve"> </w:t>
        </w:r>
      </w:ins>
      <m:oMath>
        <m:r>
          <m:t>s</m:t>
        </m:r>
      </m:oMath>
      <w:ins w:id="90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904" w:author="PR Preview" w:date="2026-01-01T00:00:00Z">
        <w:r>
          <w:t xml:space="preserve">$\mathord{\smash[b]{\underset{\raise.3ex\hbox{$\scriptstyle\sim$}}{v}}\vphantom{v}}$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 an eigenvector of</w:t>
        </w:r>
      </w:ins>
      <w:ins w:id="90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(</w:t>
        </w:r>
      </w:ins>
      <w:hyperlink r:id="rId34">
        <w:ins w:id="910" w:author="PR Preview" w:date="2026-01-01T00:00:00Z">
          <w:r>
            <w:rPr>
              <w:rStyle w:val="Hyperlink"/>
            </w:rPr>
            <w:t xml:space="preserve">Definition 2 in Special Matrices and Decompositions</w:t>
          </w:r>
        </w:ins>
      </w:hyperlink>
      <w:ins w:id="911" w:author="PR Preview" w:date="2026-01-01T00:00:00Z">
        <w:r>
          <w:t xml:space="preserve">) for</w:t>
        </w:r>
      </w:ins>
      <w:ins w:id="912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t>k</m:t>
            </m:r>
          </m:sup>
        </m:sSup>
      </m:oMath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every positive integer</w:t>
        </w:r>
      </w:ins>
      <w:ins w:id="916" w:author="PR Preview" w:date="2026-01-01T00:00:00Z">
        <w:r>
          <w:t xml:space="preserve"> </w:t>
        </w:r>
      </w:ins>
      <m:oMath>
        <m:r>
          <m:t>k</m:t>
        </m:r>
      </m:oMath>
      <w:ins w:id="917" w:author="PR Preview" w:date="2026-01-01T00:00:00Z">
        <w:r>
          <w:t xml:space="preserve">.</w:t>
        </w:r>
      </w:ins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del w:id="918" w:author="PR Preview" w:date="2026-01-01T00:00:00Z">
        <w:r>
          <w:rPr>
            <w:b/>
            <w:bCs/>
          </w:rPr>
          <w:delText xml:space="preserve">Part 2, by</w:delText>
        </w:r>
      </w:del>
      <w:del w:id="919" w:author="PR Preview" w:date="2026-01-01T00:00:00Z">
        <w:r>
          <w:rPr>
            <w:b/>
            <w:bCs/>
          </w:rPr>
          <w:delText xml:space="preserve"> </w:delText>
        </w:r>
      </w:del>
      <w:hyperlink r:id="rId36">
        <w:del w:id="920" w:author="PR Preview" w:date="2026-01-01T00:00:00Z">
          <w:r>
            <w:rPr>
              <w:rStyle w:val="Hyperlink"/>
              <w:b/>
              <w:bCs/>
            </w:rPr>
            <w:delText xml:space="preserve">induction</w:delText>
          </w:r>
        </w:del>
      </w:hyperlink>
      <w:del w:id="921" w:author="PR Preview" w:date="2026-01-01T00:00:00Z">
        <w:r>
          <w:rPr>
            <w:b/>
            <w:bCs/>
          </w:rPr>
          <w:delText xml:space="preserve"> </w:delText>
        </w:r>
      </w:del>
      <w:del w:id="922" w:author="PR Preview" w:date="2026-01-01T00:00:00Z">
        <w:r>
          <w:rPr>
            <w:b/>
            <w:bCs/>
          </w:rPr>
          <w:delText xml:space="preserve">on</w:delText>
        </w:r>
      </w:del>
      <w:del w:id="923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</m:oMath>
      <w:del w:id="924" w:author="PR Preview" w:date="2026-01-01T00:00:00Z">
        <w:r>
          <w:rPr>
            <w:b/>
            <w:bCs/>
          </w:rP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For</w:delText>
        </w:r>
      </w:del>
      <w:del w:id="92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it is the assumption.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If</w:delText>
        </w:r>
      </w:del>
      <w:del w:id="93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3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del w:id="934" w:author="PR Preview" w:date="2026-01-01T00:00:00Z">
        <w:r>
          <w:delText xml:space="preserve">In both parts</w:delText>
        </w:r>
      </w:del>
      <w:del w:id="93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6" w:author="PR Preview" w:date="2026-01-01T00:00:00Z">
        <w:r>
          <w:delText xml:space="preserve">, so</w:delText>
        </w:r>
      </w:del>
      <w:del w:id="93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is an eigenvector.</w:delText>
        </w:r>
      </w:del>
    </w:p>
    <w:p>
      <w:pPr>
        <w:pStyle w:val="BodyText"/>
      </w:pPr>
      <w:ins w:id="940" w:author="PR Preview" w:date="2026-01-01T00:00:00Z">
        <w:r>
  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  </w:r>
      </w:ins>
    </w:p>
    <w:p>
      <w:pPr>
        <w:pStyle w:val="FirstParagraph"/>
      </w:pPr>
      <w:ins w:id="941" w:author="PR Preview" w:date="2026-01-01T00:00:00Z">
        <w:r>
          <w:rPr>
            <w:b/>
            <w:bCs/>
          </w:rPr>
          <w:t xml:space="preserve">Part 2, by</w:t>
        </w:r>
      </w:ins>
      <w:ins w:id="942" w:author="PR Preview" w:date="2026-01-01T00:00:00Z">
        <w:r>
          <w:rPr>
            <w:b/>
            <w:bCs/>
          </w:rPr>
          <w:t xml:space="preserve"> </w:t>
        </w:r>
      </w:ins>
      <w:hyperlink r:id="rId36">
        <w:ins w:id="943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944" w:author="PR Preview" w:date="2026-01-01T00:00:00Z">
        <w:r>
          <w:rPr>
            <w:b/>
            <w:bCs/>
          </w:rPr>
          <w:t xml:space="preserve"> </w:t>
        </w:r>
      </w:ins>
      <w:ins w:id="945" w:author="PR Preview" w:date="2026-01-01T00:00:00Z">
        <w:r>
          <w:rPr>
            <w:b/>
            <w:bCs/>
          </w:rPr>
          <w:t xml:space="preserve">on</w:t>
        </w:r>
      </w:ins>
      <w:ins w:id="946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947" w:author="PR Preview" w:date="2026-01-01T00:00:00Z">
        <w:r>
          <w:rPr>
            <w:b/>
            <w:bCs/>
          </w:rPr>
          <w:t xml:space="preserve">.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For</w:t>
        </w:r>
      </w:ins>
      <w:ins w:id="95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it is the assumption.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If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$\mathbf{A}^{k-1} \mathord{\smash[b]{\underset{\raise.3ex\hbox{$\scriptstyle\sim$}}{v}}\vphantom{v}} = \lambda^{k-1} \mathord{\smash[b]{\underset{\raise.3ex\hbox{$\scriptstyle\sim$}}{v}}\vphantom{v}}$</w:t>
        </w:r>
      </w:ins>
      <w:ins w:id="957" w:author="PR Preview" w:date="2026-01-01T00:00:00Z">
        <w:r>
          <w:t xml:space="preserve">, then</w:t>
        </w:r>
      </w:ins>
    </w:p>
    <w:p>
      <w:pPr>
        <w:pStyle w:val="BodyText"/>
      </w:pPr>
      <w:ins w:id="958" w:author="PR Preview" w:date="2026-01-01T00:00:00Z">
        <w:r>
  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  </w:r>
      </w:ins>
    </w:p>
    <w:p>
      <w:pPr>
        <w:pStyle w:val="FirstParagraph"/>
      </w:pPr>
      <w:ins w:id="959" w:author="PR Preview" w:date="2026-01-01T00:00:00Z">
        <w:r>
          <w:t xml:space="preserve">In both parts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962" w:author="PR Preview" w:date="2026-01-01T00:00:00Z">
        <w:r>
          <w:t xml:space="preserve">, so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$\mathord{\smash[b]{\underset{\raise.3ex\hbox{$\scriptstyle\sim$}}{v}}\vphantom{v}}$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is an eigenvector.</w:t>
        </w:r>
      </w:ins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del w:id="967" w:author="PR Preview" w:date="2026-01-01T00:00:00Z">
        <w:r>
          <w:rPr>
            <w:b/>
            <w:bCs/>
          </w:rPr>
          <w:delText xml:space="preserve">If</w:delText>
        </w:r>
      </w:del>
      <w:del w:id="968" w:author="PR Preview" w:date="2026-01-01T00:00:00Z">
        <w:r>
          <w:rPr>
            <w:b/>
            <w:bCs/>
          </w:rPr>
          <w:delText xml:space="preserve"> </w:delText>
        </w:r>
      </w:del>
      <m:oMath>
        <m:r>
          <m:t>λ</m:t>
        </m:r>
      </m:oMath>
      <w:del w:id="969" w:author="PR Preview" w:date="2026-01-01T00:00:00Z">
        <w:r>
          <w:rPr>
            <w:b/>
            <w:bCs/>
          </w:rPr>
          <w:delText xml:space="preserve"> </w:delText>
        </w:r>
      </w:del>
      <w:del w:id="970" w:author="PR Preview" w:date="2026-01-01T00:00:00Z">
        <w:r>
          <w:rPr>
            <w:b/>
            <w:bCs/>
          </w:rPr>
          <w:delText xml:space="preserve">is not a diagonal entry,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every</w:delText>
        </w:r>
      </w:del>
      <w:del w:id="973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del w:id="974" w:author="PR Preview" w:date="2026-01-01T00:00:00Z">
        <w:r>
          <w:delText xml:space="preserve">, so</w:delText>
        </w:r>
      </w:del>
      <w:del w:id="97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has exactly one solution,</w:delText>
        </w:r>
      </w:del>
      <w:del w:id="97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(</w:delText>
        </w:r>
      </w:del>
      <w:hyperlink r:id="rId42">
        <w:del w:id="981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982" w:author="PR Preview" w:date="2026-01-01T00:00:00Z">
        <w:r>
          <w:delText xml:space="preserve">),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and</w:delText>
        </w:r>
      </w:del>
      <w:del w:id="985" w:author="PR Preview" w:date="2026-01-01T00:00:00Z">
        <w:r>
          <w:delText xml:space="preserve"> </w:delText>
        </w:r>
      </w:del>
      <m:oMath>
        <m:r>
          <m:t>λ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is not an eigenvalue (</w:delText>
        </w:r>
      </w:del>
      <w:hyperlink w:anchor="thm-eigenvalue-singular">
        <w:del w:id="988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989" w:author="PR Preview" w:date="2026-01-01T00:00:00Z">
        <w:r>
          <w:delText xml:space="preserve">).</w:delText>
        </w:r>
      </w:del>
    </w:p>
    <w:p>
      <w:pPr>
        <w:pStyle w:val="BodyText"/>
      </w:pPr>
      <w:del w:id="990" w:author="PR Preview" w:date="2026-01-01T00:00:00Z">
        <w:r>
          <w:rPr>
            <w:b/>
            <w:bCs/>
          </w:rPr>
          <w:delText xml:space="preserve">If</w:delText>
        </w:r>
      </w:del>
      <w:del w:id="991" w:author="PR Preview" w:date="2026-01-01T00:00:00Z">
        <w:r>
          <w:rPr>
            <w:b/>
            <w:bCs/>
          </w:rPr>
          <w:delText xml:space="preserve"> </w:delText>
        </w:r>
      </w:del>
      <m:oMath>
        <m:r>
          <m:t>λ</m:t>
        </m:r>
      </m:oMath>
      <w:del w:id="992" w:author="PR Preview" w:date="2026-01-01T00:00:00Z">
        <w:r>
          <w:rPr>
            <w:b/>
            <w:bCs/>
          </w:rPr>
          <w:delText xml:space="preserve"> </w:delText>
        </w:r>
      </w:del>
      <w:del w:id="993" w:author="PR Preview" w:date="2026-01-01T00:00:00Z">
        <w:r>
          <w:rPr>
            <w:b/>
            <w:bCs/>
          </w:rPr>
          <w:delText xml:space="preserve">is a diagonal entry,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let</w:delText>
        </w:r>
      </w:del>
      <w:del w:id="996" w:author="PR Preview" w:date="2026-01-01T00:00:00Z">
        <w:r>
          <w:delText xml:space="preserve"> </w:delText>
        </w:r>
      </w:del>
      <m:oMath>
        <m:r>
          <m:t>k</m:t>
        </m:r>
      </m:oMath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be the smallest index with</w:delText>
        </w:r>
      </w:del>
      <w:del w:id="999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del w:id="1000" w:author="PR Preview" w:date="2026-01-01T00:00:00Z">
        <w:r>
          <w:delText xml:space="preserve">,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and write</w:delText>
        </w:r>
      </w:del>
      <w:del w:id="1003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004" w:author="PR Preview" w:date="2026-01-01T00:00:00Z">
        <w:r>
          <w:delText xml:space="preserve">, so</w:delText>
        </w:r>
      </w:del>
      <w:del w:id="1005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and</w:delText>
        </w:r>
      </w:del>
      <w:del w:id="100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for</w:delText>
        </w:r>
      </w:del>
      <w:del w:id="101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1012" w:author="PR Preview" w:date="2026-01-01T00:00:00Z">
        <w:r>
          <w:delText xml:space="preserve">.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Look for</w:delText>
        </w:r>
      </w:del>
      <w:del w:id="101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with</w:delText>
        </w:r>
      </w:del>
      <w:del w:id="101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and</w:delText>
        </w:r>
      </w:del>
      <w:del w:id="102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for</w:delText>
        </w:r>
      </w:del>
      <w:del w:id="1024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k</m:t>
        </m:r>
      </m:oMath>
      <w:del w:id="1025" w:author="PR Preview" w:date="2026-01-01T00:00:00Z">
        <w:r>
          <w:delText xml:space="preserve">.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Entry</w:delText>
        </w:r>
      </w:del>
      <w:del w:id="1028" w:author="PR Preview" w:date="2026-01-01T00:00:00Z">
        <w:r>
          <w:delText xml:space="preserve"> </w:delText>
        </w:r>
      </w:del>
      <m:oMath>
        <m:r>
          <m:t>i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of</w:delText>
        </w:r>
      </w:del>
      <w:del w:id="1031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is</w:delText>
        </w:r>
      </w:del>
    </w:p>
    <w:p>
      <w:pPr>
        <w:pStyle w:val="BodyText"/>
      </w:pPr>
      <w:ins w:id="1034" w:author="PR Preview" w:date="2026-01-01T00:00:00Z">
        <w:r>
          <w:rPr>
            <w:b/>
            <w:bCs/>
          </w:rPr>
          <w:t xml:space="preserve">If</w:t>
        </w:r>
      </w:ins>
      <w:ins w:id="1035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1036" w:author="PR Preview" w:date="2026-01-01T00:00:00Z">
        <w:r>
          <w:rPr>
            <w:b/>
            <w:bCs/>
          </w:rPr>
          <w:t xml:space="preserve"> </w:t>
        </w:r>
      </w:ins>
      <w:ins w:id="1037" w:author="PR Preview" w:date="2026-01-01T00:00:00Z">
        <w:r>
          <w:rPr>
            <w:b/>
            <w:bCs/>
          </w:rPr>
          <w:t xml:space="preserve">is not a diagonal entry,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every</w:t>
        </w:r>
      </w:ins>
      <w:ins w:id="1040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ins w:id="1041" w:author="PR Preview" w:date="2026-01-01T00:00:00Z">
        <w:r>
          <w:t xml:space="preserve">, so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$(\mathbf{U} - \lambda\,\mathbf{I}_p)\,\mathord{\smash[b]{\underset{\raise.3ex\hbox{$\scriptstyle\sim$}}{v}}\vphantom{v}} = \mathord{\smash[b]{\underset{\raise.3ex\hbox{$\scriptstyle\sim$}}{0}}\vphantom{0}}$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has exactly one solution,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(</w:t>
        </w:r>
      </w:ins>
      <w:hyperlink r:id="rId42">
        <w:ins w:id="1050" w:author="PR Preview" w:date="2026-01-01T00:00:00Z">
          <w:r>
            <w:rPr>
              <w:rStyle w:val="Hyperlink"/>
            </w:rPr>
            <w:t xml:space="preserve">Theorem 16 in Projections and Linear Systems</w:t>
          </w:r>
        </w:ins>
      </w:hyperlink>
      <w:ins w:id="1051" w:author="PR Preview" w:date="2026-01-01T00:00:00Z">
        <w:r>
          <w:t xml:space="preserve">),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and</w:t>
        </w:r>
      </w:ins>
      <w:ins w:id="1054" w:author="PR Preview" w:date="2026-01-01T00:00:00Z">
        <w:r>
          <w:t xml:space="preserve"> </w:t>
        </w:r>
      </w:ins>
      <m:oMath>
        <m:r>
          <m:t>λ</m:t>
        </m:r>
      </m:oMath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is not an eigenvalue (</w:t>
        </w:r>
      </w:ins>
      <w:hyperlink w:anchor="thm-eigenvalue-singular">
        <w:ins w:id="105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58" w:author="PR Preview" w:date="2026-01-01T00:00:00Z">
        <w:r>
          <w:t xml:space="preserve">).</w:t>
        </w:r>
      </w:ins>
    </w:p>
    <w:p>
      <w:pPr>
        <w:pStyle w:val="BodyText"/>
      </w:pPr>
      <w:ins w:id="1059" w:author="PR Preview" w:date="2026-01-01T00:00:00Z">
        <w:r>
          <w:rPr>
            <w:b/>
            <w:bCs/>
          </w:rPr>
          <w:t xml:space="preserve">If</w:t>
        </w:r>
      </w:ins>
      <w:ins w:id="1060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1061" w:author="PR Preview" w:date="2026-01-01T00:00:00Z">
        <w:r>
          <w:rPr>
            <w:b/>
            <w:bCs/>
          </w:rPr>
          <w:t xml:space="preserve"> </w:t>
        </w:r>
      </w:ins>
      <w:ins w:id="1062" w:author="PR Preview" w:date="2026-01-01T00:00:00Z">
        <w:r>
          <w:rPr>
            <w:b/>
            <w:bCs/>
          </w:rPr>
          <w:t xml:space="preserve">is a diagonal entry,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let</w:t>
        </w:r>
      </w:ins>
      <w:ins w:id="1065" w:author="PR Preview" w:date="2026-01-01T00:00:00Z">
        <w:r>
          <w:t xml:space="preserve"> </w:t>
        </w:r>
      </w:ins>
      <m:oMath>
        <m:r>
          <m:t>k</m:t>
        </m:r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be the smallest index with</w:t>
        </w:r>
      </w:ins>
      <w:ins w:id="106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ins w:id="1069" w:author="PR Preview" w:date="2026-01-01T00:00:00Z">
        <w:r>
          <w:t xml:space="preserve">,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and write</w:t>
        </w:r>
      </w:ins>
      <w:ins w:id="1072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073" w:author="PR Preview" w:date="2026-01-01T00:00:00Z">
        <w:r>
          <w:t xml:space="preserve">, so</w:t>
        </w:r>
      </w:ins>
      <w:ins w:id="1074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and</w:t>
        </w:r>
      </w:ins>
      <w:ins w:id="1077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for</w:t>
        </w:r>
      </w:ins>
      <w:ins w:id="108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081" w:author="PR Preview" w:date="2026-01-01T00:00:00Z">
        <w:r>
          <w:t xml:space="preserve">.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Look for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$\mathord{\smash[b]{\underset{\raise.3ex\hbox{$\scriptstyle\sim$}}{v}}\vphantom{v}}$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with</w:t>
        </w:r>
      </w:ins>
      <w:ins w:id="108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and</w:t>
        </w:r>
      </w:ins>
      <w:ins w:id="109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for</w:t>
        </w:r>
      </w:ins>
      <w:ins w:id="109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k</m:t>
        </m:r>
      </m:oMath>
      <w:ins w:id="1095" w:author="PR Preview" w:date="2026-01-01T00:00:00Z">
        <w:r>
          <w:t xml:space="preserve">.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Entry</w:t>
        </w:r>
      </w:ins>
      <w:ins w:id="1098" w:author="PR Preview" w:date="2026-01-01T00:00:00Z">
        <w:r>
          <w:t xml:space="preserve"> </w:t>
        </w:r>
      </w:ins>
      <m:oMath>
        <m:r>
          <m:t>i</m:t>
        </m:r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of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$\mathbf{M} \mathord{\smash[b]{\underset{\raise.3ex\hbox{$\scriptstyle\sim$}}{v}}\vphantom{v}}$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del w:id="1105" w:author="PR Preview" w:date="2026-01-01T00:00:00Z">
        <w:r>
          <w:delText xml:space="preserve">So</w:delText>
        </w:r>
      </w:del>
      <w:del w:id="1106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with</w:delText>
        </w:r>
      </w:del>
      <w:del w:id="110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del w:id="1110" w:author="PR Preview" w:date="2026-01-01T00:00:00Z">
        <w:r>
          <w:delText xml:space="preserve">, hence</w:delText>
        </w:r>
      </w:del>
      <w:del w:id="111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12" w:author="PR Preview" w:date="2026-01-01T00:00:00Z">
        <w:r>
          <w:delText xml:space="preserve">,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and</w:delText>
        </w:r>
      </w:del>
      <w:del w:id="1115" w:author="PR Preview" w:date="2026-01-01T00:00:00Z">
        <w:r>
          <w:delText xml:space="preserve"> </w:delText>
        </w:r>
      </w:del>
      <m:oMath>
        <m:r>
          <m:t>λ</m:t>
        </m:r>
      </m:oMath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is an eigenvalue.</w:delText>
        </w:r>
      </w:del>
    </w:p>
    <w:p>
      <w:pPr>
        <w:pStyle w:val="BodyText"/>
      </w:pPr>
      <w:del w:id="1118" w:author="PR Preview" w:date="2026-01-01T00:00:00Z">
        <w:r>
          <w:rPr>
            <w:b/>
            <w:bCs/>
          </w:rPr>
          <w:delText xml:space="preserve">Example 6 (Eigenvalues read off the diagonal)</w:delText>
        </w:r>
      </w:del>
      <w:del w:id="111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of</w:delText>
        </w:r>
      </w:del>
      <w:del w:id="1122" w:author="PR Preview" w:date="2026-01-01T00:00:00Z">
        <w:r>
          <w:delText xml:space="preserve"> </w:delText>
        </w:r>
      </w:del>
      <w:hyperlink r:id="rId43">
        <w:del w:id="1123" w:author="PR Preview" w:date="2026-01-01T00:00:00Z">
          <w:r>
            <w:rPr>
              <w:rStyle w:val="Hyperlink"/>
            </w:rPr>
            <w:delText xml:space="preserve">Example 23 in Projections and Linear Systems</w:delText>
          </w:r>
        </w:del>
      </w:hyperlink>
      <w:del w:id="1124" w:author="PR Preview" w:date="2026-01-01T00:00:00Z">
        <w:r>
          <w:delText xml:space="preserve"> </w:delText>
        </w:r>
      </w:del>
      <w:del w:id="1125" w:author="PR Preview" w:date="2026-01-01T00:00:00Z">
        <w:r>
          <w:delText xml:space="preserve">has eigenvalues</w:delText>
        </w:r>
      </w:del>
      <w:del w:id="1126" w:author="PR Preview" w:date="2026-01-01T00:00:00Z">
        <w:r>
          <w:delText xml:space="preserve"> </w:delText>
        </w:r>
      </w:del>
      <m:oMath>
        <m:r>
          <m:t>2</m:t>
        </m:r>
      </m:oMath>
      <w:del w:id="1127" w:author="PR Preview" w:date="2026-01-01T00:00:00Z">
        <w:r>
          <w:delText xml:space="preserve">,</w:delText>
        </w:r>
      </w:del>
      <w:del w:id="1128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and</w:delText>
        </w:r>
      </w:del>
      <w:del w:id="11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132" w:author="PR Preview" w:date="2026-01-01T00:00:00Z">
        <w:r>
          <w:delText xml:space="preserve">.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For</w:delText>
        </w:r>
      </w:del>
      <w:del w:id="1135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(so</w:delText>
        </w:r>
      </w:del>
      <w:del w:id="113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1139" w:author="PR Preview" w:date="2026-01-01T00:00:00Z">
        <w:r>
          <w:delText xml:space="preserve">), take</w:delText>
        </w:r>
      </w:del>
      <w:del w:id="114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1141" w:author="PR Preview" w:date="2026-01-01T00:00:00Z">
        <w:r>
          <w:delText xml:space="preserve">,</w:delText>
        </w:r>
      </w:del>
      <w:del w:id="1142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1143" w:author="PR Preview" w:date="2026-01-01T00:00:00Z">
        <w:r>
          <w:delText xml:space="preserve">;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row 1 of</w:delText>
        </w:r>
      </w:del>
      <w:del w:id="11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is</w:delText>
        </w:r>
      </w:del>
      <w:del w:id="1149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1150" w:author="PR Preview" w:date="2026-01-01T00:00:00Z">
        <w:r>
          <w:delText xml:space="preserve">, so</w:delText>
        </w:r>
      </w:del>
      <w:del w:id="1151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del w:id="1152" w:author="PR Preview" w:date="2026-01-01T00:00:00Z">
        <w:r>
          <w:delText xml:space="preserve">.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Check:</w:delText>
        </w:r>
      </w:del>
    </w:p>
    <w:p>
      <w:pPr>
        <w:pStyle w:val="FirstParagraph"/>
      </w:pPr>
      <w:ins w:id="1155" w:author="PR Preview" w:date="2026-01-01T00:00:00Z">
        <w:r>
          <w:t xml:space="preserve">So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$\mathbf{M} \mathord{\smash[b]{\underset{\raise.3ex\hbox{$\scriptstyle\sim$}}{v}}\vphantom{v}} = \mathord{\smash[b]{\underset{\raise.3ex\hbox{$\scriptstyle\sim$}}{0}}\vphantom{0}}$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with</w:t>
        </w:r>
      </w:ins>
      <w:ins w:id="1160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1161" w:author="PR Preview" w:date="2026-01-01T00:00:00Z">
        <w:r>
          <w:t xml:space="preserve">, hence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1164" w:author="PR Preview" w:date="2026-01-01T00:00:00Z">
        <w:r>
          <w:t xml:space="preserve">,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and</w:t>
        </w:r>
      </w:ins>
      <w:ins w:id="1167" w:author="PR Preview" w:date="2026-01-01T00:00:00Z">
        <w:r>
          <w:t xml:space="preserve"> </w:t>
        </w:r>
      </w:ins>
      <m:oMath>
        <m:r>
          <m:t>λ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is an eigenvalue.</w:t>
        </w:r>
      </w:ins>
    </w:p>
    <w:bookmarkStart w:id="44" w:name="exm-eigen-triangular"/>
    <w:p>
      <w:pPr>
        <w:pStyle w:val="BodyText"/>
      </w:pPr>
      <w:ins w:id="1170" w:author="PR Preview" w:date="2026-01-01T00:00:00Z">
        <w:r>
          <w:rPr>
            <w:b/>
            <w:bCs/>
          </w:rPr>
          <w:t xml:space="preserve">Example 6 (Eigenvalues read off the diagonal)</w:t>
        </w:r>
      </w:ins>
      <w:ins w:id="117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of</w:t>
        </w:r>
      </w:ins>
      <w:ins w:id="1174" w:author="PR Preview" w:date="2026-01-01T00:00:00Z">
        <w:r>
          <w:t xml:space="preserve"> </w:t>
        </w:r>
      </w:ins>
      <w:hyperlink r:id="rId43">
        <w:ins w:id="1175" w:author="PR Preview" w:date="2026-01-01T00:00:00Z">
          <w:r>
            <w:rPr>
              <w:rStyle w:val="Hyperlink"/>
            </w:rPr>
            <w:t xml:space="preserve">Example 23 in Projections and Linear Systems</w:t>
          </w:r>
        </w:ins>
      </w:hyperlink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has eigenvalues</w:t>
        </w:r>
      </w:ins>
      <w:ins w:id="1178" w:author="PR Preview" w:date="2026-01-01T00:00:00Z">
        <w:r>
          <w:t xml:space="preserve"> </w:t>
        </w:r>
      </w:ins>
      <m:oMath>
        <m:r>
          <m:t>2</m:t>
        </m:r>
      </m:oMath>
      <w:ins w:id="1179" w:author="PR Preview" w:date="2026-01-01T00:00:00Z">
        <w:r>
          <w:t xml:space="preserve">,</w:t>
        </w:r>
      </w:ins>
      <w:ins w:id="118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and</w:t>
        </w:r>
      </w:ins>
      <w:ins w:id="118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184" w:author="PR Preview" w:date="2026-01-01T00:00:00Z">
        <w:r>
          <w:t xml:space="preserve">.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For</w:t>
        </w:r>
      </w:ins>
      <w:ins w:id="118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(so</w:t>
        </w:r>
      </w:ins>
      <w:ins w:id="119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1191" w:author="PR Preview" w:date="2026-01-01T00:00:00Z">
        <w:r>
          <w:t xml:space="preserve">), take</w:t>
        </w:r>
      </w:ins>
      <w:ins w:id="119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1193" w:author="PR Preview" w:date="2026-01-01T00:00:00Z">
        <w:r>
          <w:t xml:space="preserve">,</w:t>
        </w:r>
      </w:ins>
      <w:ins w:id="119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1195" w:author="PR Preview" w:date="2026-01-01T00:00:00Z">
        <w:r>
          <w:t xml:space="preserve">;</w:t>
        </w:r>
      </w:ins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row 1 of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$(\mathbf{U} - \tfrac{1}{2}\,\mathbf{I}_3)\,\mathord{\smash[b]{\underset{\raise.3ex\hbox{$\scriptstyle\sim$}}{v}}\vphantom{v}}$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is</w:t>
        </w:r>
      </w:ins>
      <w:ins w:id="120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203" w:author="PR Preview" w:date="2026-01-01T00:00:00Z">
        <w:r>
          <w:t xml:space="preserve">, so</w:t>
        </w:r>
      </w:ins>
      <w:ins w:id="120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ins w:id="1205" w:author="PR Preview" w:date="2026-01-01T00:00:00Z">
        <w:r>
          <w:t xml:space="preserve">.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Check: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del w:id="1208" w:author="PR Preview" w:date="2026-01-01T00:00:00Z">
        <w:r>
          <w:rPr>
            <w:i/>
            <w:iCs/>
          </w:rPr>
          <w:delText xml:space="preserve">Proof</w:delText>
        </w:r>
      </w:del>
      <w:del w:id="1209" w:author="PR Preview" w:date="2026-01-01T00:00:00Z">
        <w:r>
          <w:delText xml:space="preserve">. </w:delText>
        </w:r>
      </w:del>
      <w:del w:id="1210" w:author="PR Preview" w:date="2026-01-01T00:00:00Z">
        <w:r>
          <w:delText xml:space="preserve">Let</w:delText>
        </w:r>
      </w:del>
      <w:del w:id="121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with</w:delText>
        </w:r>
      </w:del>
      <w:del w:id="12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15" w:author="PR Preview" w:date="2026-01-01T00:00:00Z">
        <w:r>
          <w:delText xml:space="preserve">.</w:delText>
        </w:r>
      </w:del>
    </w:p>
    <w:p>
      <w:pPr>
        <w:pStyle w:val="FirstParagraph"/>
      </w:pPr>
      <w:ins w:id="1216" w:author="PR Preview" w:date="2026-01-01T00:00:00Z">
        <w:r>
          <w:rPr>
            <w:i/>
            <w:iCs/>
          </w:rPr>
          <w:t xml:space="preserve">Proof</w:t>
        </w:r>
      </w:ins>
      <w:ins w:id="1217" w:author="PR Preview" w:date="2026-01-01T00:00:00Z">
        <w:r>
          <w:t xml:space="preserve">. </w:t>
        </w:r>
      </w:ins>
      <w:ins w:id="1218" w:author="PR Preview" w:date="2026-01-01T00:00:00Z">
        <w:r>
          <w:t xml:space="preserve">Let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with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$\mathbf{A} \mathord{\smash[b]{\underset{\raise.3ex\hbox{$\scriptstyle\sim$}}{v}}\vphantom{v}} = \lambda\mathord{\smash[b]{\underset{\raise.3ex\hbox{$\scriptstyle\sim$}}{v}}\vphantom{v}}$</w:t>
        </w:r>
      </w:ins>
      <w:ins w:id="1225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del w:id="1226" w:author="PR Preview" w:date="2026-01-01T00:00:00Z">
        <w:r>
          <w:delText xml:space="preserve">and subtracting</w:delText>
        </w:r>
      </w:del>
      <w:del w:id="1227" w:author="PR Preview" w:date="2026-01-01T00:00:00Z">
        <w:r>
          <w:delText xml:space="preserve"> </w:delText>
        </w:r>
      </w:del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from both sides gives</w:delText>
        </w:r>
      </w:del>
      <w:del w:id="123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1" w:author="PR Preview" w:date="2026-01-01T00:00:00Z">
        <w:r>
          <w:delText xml:space="preserve">.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Some entry of</w:delText>
        </w:r>
      </w:del>
      <w:del w:id="123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35" w:author="PR Preview" w:date="2026-01-01T00:00:00Z">
        <w:r>
          <w:delText xml:space="preserve"> </w:delText>
        </w:r>
      </w:del>
      <w:del w:id="1236" w:author="PR Preview" w:date="2026-01-01T00:00:00Z">
        <w:r>
          <w:delText xml:space="preserve">is nonzero, so</w:delText>
        </w:r>
      </w:del>
    </w:p>
    <w:p>
      <w:pPr>
        <w:pStyle w:val="BodyText"/>
      </w:pPr>
      <w:ins w:id="1237" w:author="PR Preview" w:date="2026-01-01T00:00:00Z">
        <w:r>
  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  </w:r>
      </w:ins>
    </w:p>
    <w:p>
      <w:pPr>
        <w:pStyle w:val="FirstParagraph"/>
      </w:pPr>
      <w:ins w:id="1238" w:author="PR Preview" w:date="2026-01-01T00:00:00Z">
        <w:r>
          <w:t xml:space="preserve">and subtracting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$\lambda\mathord{\smash[b]{\underset{\raise.3ex\hbox{$\scriptstyle\sim$}}{v}}\vphantom{v}}$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from both sides gives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$(\lambda^2 - \lambda)\,\mathord{\smash[b]{\underset{\raise.3ex\hbox{$\scriptstyle\sim$}}{v}}\vphantom{v}} = \mathord{\smash[b]{\underset{\raise.3ex\hbox{$\scriptstyle\sim$}}{0}}\vphantom{0}}$</w:t>
        </w:r>
      </w:ins>
      <w:ins w:id="1245" w:author="PR Preview" w:date="2026-01-01T00:00:00Z">
        <w:r>
          <w:t xml:space="preserve">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Some entry of</w:t>
        </w:r>
      </w:ins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$\mathord{\smash[b]{\underset{\raise.3ex\hbox{$\scriptstyle\sim$}}{v}}\vphantom{v}}$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is nonzero,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del w:id="1252" w:author="PR Preview" w:date="2026-01-01T00:00:00Z">
        <w:r>
          <w:delText xml:space="preserve">and</w:delText>
        </w:r>
      </w:del>
      <w:del w:id="12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(</w:delText>
        </w:r>
      </w:del>
      <w:hyperlink r:id="rId48">
        <w:del w:id="1256" w:author="PR Preview" w:date="2026-01-01T00:00:00Z">
          <w:r>
            <w:rPr>
              <w:rStyle w:val="Hyperlink"/>
            </w:rPr>
            <w:delText xml:space="preserve">Theorem 1 in Inner Products and Orthogonality</w:delText>
          </w:r>
        </w:del>
      </w:hyperlink>
      <w:del w:id="1257" w:author="PR Preview" w:date="2026-01-01T00:00:00Z">
        <w:r>
          <w:delText xml:space="preserve">, part 1),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so dividing by</w:delText>
        </w:r>
      </w:del>
      <w:del w:id="12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gives</w:delText>
        </w:r>
      </w:del>
      <w:del w:id="12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264" w:author="PR Preview" w:date="2026-01-01T00:00:00Z">
        <w:r>
          <w:delText xml:space="preserve">;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since</w:delText>
        </w:r>
      </w:del>
      <w:del w:id="1267" w:author="PR Preview" w:date="2026-01-01T00:00:00Z">
        <w:r>
          <w:delText xml:space="preserve"> </w:delText>
        </w:r>
      </w:del>
      <m:oMath>
        <m:r>
          <m:t>λ</m:t>
        </m:r>
      </m:oMath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is real (</w:delText>
        </w:r>
      </w:del>
      <w:hyperlink r:id="rId13">
        <w:del w:id="1270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1271" w:author="PR Preview" w:date="2026-01-01T00:00:00Z">
        <w:r>
          <w:delText xml:space="preserve">),</w:delText>
        </w:r>
      </w:del>
      <w:del w:id="127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1</m:t>
        </m:r>
      </m:oMath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or</w:delText>
        </w:r>
      </w:del>
      <w:del w:id="1275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76" w:author="PR Preview" w:date="2026-01-01T00:00:00Z">
        <w:r>
          <w:delText xml:space="preserve">.</w:delText>
        </w:r>
      </w:del>
    </w:p>
    <w:p>
      <w:pPr>
        <w:pStyle w:val="BodyText"/>
      </w:pPr>
      <w:ins w:id="1277" w:author="PR Preview" w:date="2026-01-01T00:00:00Z">
        <w:r>
  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\text{(}\text{Theorem~5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  </w:r>
      </w:ins>
    </w:p>
    <w:p>
      <w:pPr>
        <w:pStyle w:val="FirstParagraph"/>
      </w:pPr>
      <w:ins w:id="1278" w:author="PR Preview" w:date="2026-01-01T00:00:00Z">
        <w:r>
          <w:t xml:space="preserve">and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$\mathopen{}\left\lVert\mathord{\smash[b]{\underset{\raise.3ex\hbox{$\scriptstyle\sim$}}{v}}\vphantom{v}}\right\rVert\mathclose{} &gt; 0$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(</w:t>
        </w:r>
      </w:ins>
      <w:hyperlink r:id="rId48">
        <w:ins w:id="1283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1284" w:author="PR Preview" w:date="2026-01-01T00:00:00Z">
        <w:r>
          <w:t xml:space="preserve">, part 1),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so dividing by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$\mathopen{}\left\lVert\mathord{\smash[b]{\underset{\raise.3ex\hbox{$\scriptstyle\sim$}}{v}}\vphantom{v}}\right\rVert\mathclose{}$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gives</w:t>
        </w:r>
      </w:ins>
      <w:ins w:id="129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292" w:author="PR Preview" w:date="2026-01-01T00:00:00Z">
        <w:r>
          <w:t xml:space="preserve">;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since</w:t>
        </w:r>
      </w:ins>
      <w:ins w:id="1295" w:author="PR Preview" w:date="2026-01-01T00:00:00Z">
        <w:r>
          <w:t xml:space="preserve"> </w:t>
        </w:r>
      </w:ins>
      <m:oMath>
        <m:r>
          <m:t>λ</m:t>
        </m:r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is real (</w:t>
        </w:r>
      </w:ins>
      <w:hyperlink r:id="rId13">
        <w:ins w:id="1298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1299" w:author="PR Preview" w:date="2026-01-01T00:00:00Z">
        <w:r>
          <w:t xml:space="preserve">),</w:t>
        </w:r>
      </w:ins>
      <w:ins w:id="130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1</m:t>
        </m:r>
      </m:oMath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or</w:t>
        </w:r>
      </w:ins>
      <w:ins w:id="130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04" w:author="PR Preview" w:date="2026-01-01T00:00:00Z">
        <w:r>
          <w:t xml:space="preserve">.</w:t>
        </w:r>
      </w:ins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del w:id="1305" w:author="PR Preview" w:date="2026-01-01T00:00:00Z">
        <w:r>
          <w:delText xml:space="preserve">The rotation</w:delText>
        </w:r>
      </w:del>
      <w:del w:id="130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of</w:delText>
        </w:r>
      </w:del>
      <w:del w:id="1309" w:author="PR Preview" w:date="2026-01-01T00:00:00Z">
        <w:r>
          <w:delText xml:space="preserve"> </w:delText>
        </w:r>
      </w:del>
      <w:hyperlink r:id="rId51">
        <w:del w:id="1310" w:author="PR Preview" w:date="2026-01-01T00:00:00Z">
          <w:r>
            <w:rPr>
              <w:rStyle w:val="Hyperlink"/>
            </w:rPr>
            <w:delText xml:space="preserve">Example 11 in Special Matrices and Decompositions</w:delText>
          </w:r>
        </w:del>
      </w:hyperlink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has no real eigenvalue.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By part 2 the only candidates are</w:delText>
        </w:r>
      </w:del>
      <w:del w:id="1315" w:author="PR Preview" w:date="2026-01-01T00:00:00Z">
        <w:r>
          <w:delText xml:space="preserve"> </w:delText>
        </w:r>
      </w:del>
      <m:oMath>
        <m:r>
          <m:rPr>
            <m:sty m:val="p"/>
          </m:rPr>
          <m:t>±</m:t>
        </m:r>
        <m:r>
          <m:t>1</m:t>
        </m:r>
      </m:oMath>
      <w:del w:id="1316" w:author="PR Preview" w:date="2026-01-01T00:00:00Z">
        <w:r>
          <w:delText xml:space="preserve">.</w:delText>
        </w:r>
      </w:del>
      <w:del w:id="131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18" w:author="PR Preview" w:date="2026-01-01T00:00:00Z">
        <w:r>
          <w:delText xml:space="preserve"> </w:delText>
        </w:r>
      </w:del>
      <w:del w:id="1319" w:author="PR Preview" w:date="2026-01-01T00:00:00Z">
        <w:r>
          <w:delText xml:space="preserve">reads</w:delText>
        </w:r>
      </w:del>
      <w:del w:id="132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and</w:delText>
        </w:r>
      </w:del>
      <w:del w:id="1323" w:author="PR Preview" w:date="2026-01-01T00:00:00Z">
        <w:r>
          <w:delText xml:space="preserve"> </w:delText>
        </w:r>
      </w:del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324" w:author="PR Preview" w:date="2026-01-01T00:00:00Z">
        <w:r>
          <w:delText xml:space="preserve">,</w:delText>
        </w:r>
      </w:del>
      <w:del w:id="1325" w:author="PR Preview" w:date="2026-01-01T00:00:00Z">
        <w:r>
          <w:delText xml:space="preserve"> </w:delText>
        </w:r>
      </w:del>
      <w:del w:id="1326" w:author="PR Preview" w:date="2026-01-01T00:00:00Z">
        <w:r>
          <w:delText xml:space="preserve">so</w:delText>
        </w:r>
      </w:del>
      <w:del w:id="132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330" w:author="PR Preview" w:date="2026-01-01T00:00:00Z">
        <w:r>
          <w:delText xml:space="preserve">forcing</w:delText>
        </w:r>
      </w:del>
      <w:del w:id="133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32" w:author="PR Preview" w:date="2026-01-01T00:00:00Z">
        <w:r>
          <w:delText xml:space="preserve">;</w:delText>
        </w:r>
      </w:del>
      <w:del w:id="133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reads</w:delText>
        </w:r>
      </w:del>
      <w:del w:id="1336" w:author="PR Preview" w:date="2026-01-01T00:00:00Z">
        <w:r>
          <w:delText xml:space="preserve"> </w:delText>
        </w:r>
      </w:del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and</w:delText>
        </w:r>
      </w:del>
      <w:del w:id="1339" w:author="PR Preview" w:date="2026-01-01T00:00:00Z">
        <w:r>
          <w:delText xml:space="preserve"> </w:delText>
        </w:r>
      </w:del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340" w:author="PR Preview" w:date="2026-01-01T00:00:00Z">
        <w:r>
          <w:delText xml:space="preserve">,</w:delText>
        </w:r>
      </w:del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so</w:delText>
        </w:r>
      </w:del>
      <w:del w:id="1343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and</w:delText>
        </w:r>
      </w:del>
      <w:del w:id="1346" w:author="PR Preview" w:date="2026-01-01T00:00:00Z">
        <w:r>
          <w:delText xml:space="preserve"> </w:delText>
        </w:r>
      </w:del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1347" w:author="PR Preview" w:date="2026-01-01T00:00:00Z">
        <w:r>
          <w:delText xml:space="preserve">, forcing</w:delText>
        </w:r>
      </w:del>
      <w:del w:id="134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again.</w:delText>
        </w:r>
      </w:del>
    </w:p>
    <w:p>
      <w:pPr>
        <w:numPr>
          <w:ilvl w:val="0"/>
          <w:numId w:val="1008"/>
        </w:numPr>
      </w:pPr>
      <w:ins w:id="1351" w:author="PR Preview" w:date="2026-01-01T00:00:00Z">
        <w:r>
          <w:t xml:space="preserve">The rotation</w:t>
        </w:r>
      </w:ins>
      <w:ins w:id="135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of</w:t>
        </w:r>
      </w:ins>
      <w:ins w:id="1355" w:author="PR Preview" w:date="2026-01-01T00:00:00Z">
        <w:r>
          <w:t xml:space="preserve"> </w:t>
        </w:r>
      </w:ins>
      <w:hyperlink r:id="rId51">
        <w:ins w:id="1356" w:author="PR Preview" w:date="2026-01-01T00:00:00Z">
          <w:r>
            <w:rPr>
              <w:rStyle w:val="Hyperlink"/>
            </w:rPr>
            <w:t xml:space="preserve">Example 11 in Special Matrices and Decompositions</w:t>
          </w:r>
        </w:ins>
      </w:hyperlink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has no real eigenvalue.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By part 2 the only candidates are</w:t>
        </w:r>
      </w:ins>
      <w:ins w:id="1361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1</m:t>
        </m:r>
      </m:oMath>
      <w:ins w:id="1362" w:author="PR Preview" w:date="2026-01-01T00:00:00Z">
        <w:r>
          <w:t xml:space="preserve">.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$\mathbf{Q} \mathord{\smash[b]{\underset{\raise.3ex\hbox{$\scriptstyle\sim$}}{v}}\vphantom{v}} = \mathord{\smash[b]{\underset{\raise.3ex\hbox{$\scriptstyle\sim$}}{v}}\vphantom{v}}$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reads</w:t>
        </w:r>
      </w:ins>
      <w:ins w:id="136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and</w:t>
        </w:r>
      </w:ins>
      <w:ins w:id="1370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371" w:author="PR Preview" w:date="2026-01-01T00:00:00Z">
        <w:r>
          <w:t xml:space="preserve">,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so</w:t>
        </w:r>
      </w:ins>
      <w:ins w:id="1374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377" w:author="PR Preview" w:date="2026-01-01T00:00:00Z">
        <w:r>
          <w:t xml:space="preserve">forcing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1380" w:author="PR Preview" w:date="2026-01-01T00:00:00Z">
        <w:r>
          <w:t xml:space="preserve">;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$\mathbf{Q} \mathord{\smash[b]{\underset{\raise.3ex\hbox{$\scriptstyle\sim$}}{v}}\vphantom{v}} = -\mathord{\smash[b]{\underset{\raise.3ex\hbox{$\scriptstyle\sim$}}{v}}\vphantom{v}}$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reads</w:t>
        </w:r>
      </w:ins>
      <w:ins w:id="1385" w:author="PR Preview" w:date="2026-01-01T00:00:00Z">
        <w:r>
          <w:t xml:space="preserve"> </w:t>
        </w:r>
      </w:ins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and</w:t>
        </w:r>
      </w:ins>
      <w:ins w:id="1388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389" w:author="PR Preview" w:date="2026-01-01T00:00:00Z">
        <w:r>
          <w:t xml:space="preserve">,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so</w:t>
        </w:r>
      </w:ins>
      <w:ins w:id="139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1393" w:author="PR Preview" w:date="2026-01-01T00:00:00Z">
        <w:r>
          <w:t xml:space="preserve"> </w:t>
        </w:r>
      </w:ins>
      <w:ins w:id="1394" w:author="PR Preview" w:date="2026-01-01T00:00:00Z">
        <w:r>
          <w:t xml:space="preserve">and</w:t>
        </w:r>
      </w:ins>
      <w:ins w:id="1395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396" w:author="PR Preview" w:date="2026-01-01T00:00:00Z">
        <w:r>
          <w:t xml:space="preserve">, forcing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again.</w:t>
        </w:r>
      </w:ins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del w:id="1401" w:author="PR Preview" w:date="2026-01-01T00:00:00Z">
        <w:r>
          <w:rPr>
            <w:b/>
            <w:bCs/>
          </w:rPr>
          <w:delText xml:space="preserve">Theorem 6 (Similar matrices have the same eigenvalues)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If</w:delText>
        </w:r>
      </w:del>
      <w:del w:id="140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(</w:delText>
        </w:r>
      </w:del>
      <w:hyperlink w:anchor="def-similar">
        <w:del w:id="140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408" w:author="PR Preview" w:date="2026-01-01T00:00:00Z">
        <w:r>
          <w:delText xml:space="preserve">),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then</w:delText>
        </w:r>
      </w:del>
      <w:del w:id="141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is an eigenvector of</w:delText>
        </w:r>
      </w:del>
      <w:del w:id="14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for</w:delText>
        </w:r>
      </w:del>
      <w:del w:id="1417" w:author="PR Preview" w:date="2026-01-01T00:00:00Z">
        <w:r>
          <w:delText xml:space="preserve"> </w:delText>
        </w:r>
      </w:del>
      <m:oMath>
        <m:r>
          <m:t>λ</m:t>
        </m:r>
      </m:oMath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exactly when</w:delText>
        </w:r>
      </w:del>
      <w:del w:id="142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is an eigenvector of</w:delText>
        </w:r>
      </w:del>
      <w:del w:id="142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for</w:delText>
        </w:r>
      </w:del>
      <w:del w:id="1426" w:author="PR Preview" w:date="2026-01-01T00:00:00Z">
        <w:r>
          <w:delText xml:space="preserve"> </w:delText>
        </w:r>
      </w:del>
      <m:oMath>
        <m:r>
          <m:t>λ</m:t>
        </m:r>
      </m:oMath>
      <w:del w:id="1427" w:author="PR Preview" w:date="2026-01-01T00:00:00Z">
        <w:r>
          <w:delText xml:space="preserve">.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So</w:delText>
        </w:r>
      </w:del>
      <w:del w:id="143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and</w:delText>
        </w:r>
      </w:del>
      <w:del w:id="143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have the same eigenvalues.</w:delText>
        </w:r>
      </w:del>
    </w:p>
    <w:p>
      <w:pPr>
        <w:pStyle w:val="BodyText"/>
      </w:pPr>
      <w:del w:id="1436" w:author="PR Preview" w:date="2026-01-01T00:00:00Z">
        <w:r>
          <w:rPr>
            <w:i/>
            <w:iCs/>
          </w:rPr>
          <w:delText xml:space="preserve">Proof</w:delText>
        </w:r>
      </w:del>
      <w:del w:id="1437" w:author="PR Preview" w:date="2026-01-01T00:00:00Z">
        <w:r>
          <w:delText xml:space="preserve">. </w:delText>
        </w:r>
      </w:del>
      <w:del w:id="1438" w:author="PR Preview" w:date="2026-01-01T00:00:00Z">
        <w:r>
          <w:rPr>
            <w:b/>
            <w:bCs/>
          </w:rPr>
          <w:delText xml:space="preserve">From</w:delText>
        </w:r>
      </w:del>
      <w:del w:id="143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440" w:author="PR Preview" w:date="2026-01-01T00:00:00Z">
        <w:r>
          <w:rPr>
            <w:b/>
            <w:bCs/>
          </w:rPr>
          <w:delText xml:space="preserve"> </w:delText>
        </w:r>
      </w:del>
      <w:del w:id="1441" w:author="PR Preview" w:date="2026-01-01T00:00:00Z">
        <w:r>
          <w:rPr>
            <w:b/>
            <w:bCs/>
          </w:rPr>
          <w:delText xml:space="preserve">to</w:delText>
        </w:r>
      </w:del>
      <w:del w:id="144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B</m:t>
        </m:r>
      </m:oMath>
      <w:del w:id="1443" w:author="PR Preview" w:date="2026-01-01T00:00:00Z">
        <w:r>
          <w:rPr>
            <w:b/>
            <w:bCs/>
          </w:rPr>
          <w:delText xml:space="preserve">.</w:delText>
        </w:r>
      </w:del>
      <w:del w:id="1444" w:author="PR Preview" w:date="2026-01-01T00:00:00Z">
        <w:r>
          <w:delText xml:space="preserve"> </w:delText>
        </w:r>
      </w:del>
      <w:del w:id="1445" w:author="PR Preview" w:date="2026-01-01T00:00:00Z">
        <w:r>
          <w:delText xml:space="preserve">Let</w:delText>
        </w:r>
      </w:del>
      <w:del w:id="14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with</w:delText>
        </w:r>
      </w:del>
      <w:del w:id="144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50" w:author="PR Preview" w:date="2026-01-01T00:00:00Z">
        <w:r>
          <w:delText xml:space="preserve">, and</w:delText>
        </w:r>
      </w:del>
      <w:del w:id="1451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52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53" w:author="PR Preview" w:date="2026-01-01T00:00:00Z">
        <w:r>
          <w:delText xml:space="preserve">And</w:delText>
        </w:r>
      </w:del>
      <w:del w:id="145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55" w:author="PR Preview" w:date="2026-01-01T00:00:00Z">
        <w:r>
          <w:delText xml:space="preserve">: if</w:delText>
        </w:r>
      </w:del>
      <w:del w:id="145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57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BodyText"/>
      </w:pPr>
      <w:ins w:id="1458" w:author="PR Preview" w:date="2026-01-01T00:00:00Z">
        <w:r>
          <w:rPr>
            <w:b/>
            <w:bCs/>
          </w:rPr>
          <w:t xml:space="preserve">Theorem 6 (Similar matrices have the same eigenvalues)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If</w:t>
        </w:r>
      </w:ins>
      <w:ins w:id="146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(</w:t>
        </w:r>
      </w:ins>
      <w:hyperlink w:anchor="def-similar">
        <w:ins w:id="146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65" w:author="PR Preview" w:date="2026-01-01T00:00:00Z">
        <w:r>
          <w:t xml:space="preserve">),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then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$\mathord{\smash[b]{\underset{\raise.3ex\hbox{$\scriptstyle\sim$}}{v}}\vphantom{v}}$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is an eigenvector of</w:t>
        </w:r>
      </w:ins>
      <w:ins w:id="14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for</w:t>
        </w:r>
      </w:ins>
      <w:ins w:id="1475" w:author="PR Preview" w:date="2026-01-01T00:00:00Z">
        <w:r>
          <w:t xml:space="preserve"> </w:t>
        </w:r>
      </w:ins>
      <m:oMath>
        <m:r>
          <m:t>λ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exactly when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$\mathbf{P}^{-1} \mathord{\smash[b]{\underset{\raise.3ex\hbox{$\scriptstyle\sim$}}{v}}\vphantom{v}}$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is an eigenvector of</w:t>
        </w:r>
      </w:ins>
      <w:ins w:id="148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for</w:t>
        </w:r>
      </w:ins>
      <w:ins w:id="1485" w:author="PR Preview" w:date="2026-01-01T00:00:00Z">
        <w:r>
          <w:t xml:space="preserve"> </w:t>
        </w:r>
      </w:ins>
      <m:oMath>
        <m:r>
          <m:t>λ</m:t>
        </m:r>
      </m:oMath>
      <w:ins w:id="1486" w:author="PR Preview" w:date="2026-01-01T00:00:00Z">
        <w:r>
          <w:t xml:space="preserve">.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So</w:t>
        </w:r>
      </w:ins>
      <w:ins w:id="14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90" w:author="PR Preview" w:date="2026-01-01T00:00:00Z">
        <w:r>
          <w:t xml:space="preserve"> </w:t>
        </w:r>
      </w:ins>
      <w:ins w:id="1491" w:author="PR Preview" w:date="2026-01-01T00:00:00Z">
        <w:r>
          <w:t xml:space="preserve">and</w:t>
        </w:r>
      </w:ins>
      <w:ins w:id="14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have the same eigenvalues.</w:t>
        </w:r>
      </w:ins>
    </w:p>
    <w:bookmarkEnd w:id="59"/>
    <w:p>
      <w:pPr>
        <w:pStyle w:val="BodyText"/>
      </w:pPr>
      <w:ins w:id="1495" w:author="PR Preview" w:date="2026-01-01T00:00:00Z">
        <w:r>
          <w:rPr>
            <w:i/>
            <w:iCs/>
          </w:rPr>
          <w:t xml:space="preserve">Proof</w:t>
        </w:r>
      </w:ins>
      <w:ins w:id="1496" w:author="PR Preview" w:date="2026-01-01T00:00:00Z">
        <w:r>
          <w:t xml:space="preserve">. </w:t>
        </w:r>
      </w:ins>
      <w:ins w:id="1497" w:author="PR Preview" w:date="2026-01-01T00:00:00Z">
        <w:r>
          <w:rPr>
            <w:b/>
            <w:bCs/>
          </w:rPr>
          <w:t xml:space="preserve">From</w:t>
        </w:r>
      </w:ins>
      <w:ins w:id="1498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499" w:author="PR Preview" w:date="2026-01-01T00:00:00Z">
        <w:r>
          <w:rPr>
            <w:b/>
            <w:bCs/>
          </w:rPr>
          <w:t xml:space="preserve"> </w:t>
        </w:r>
      </w:ins>
      <w:ins w:id="1500" w:author="PR Preview" w:date="2026-01-01T00:00:00Z">
        <w:r>
          <w:rPr>
            <w:b/>
            <w:bCs/>
          </w:rPr>
          <w:t xml:space="preserve">to</w:t>
        </w:r>
      </w:ins>
      <w:ins w:id="150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502" w:author="PR Preview" w:date="2026-01-01T00:00:00Z">
        <w:r>
          <w:rPr>
            <w:b/>
            <w:bCs/>
          </w:rPr>
          <w:t xml:space="preserve">.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Let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$\mathbf{A} \mathord{\smash[b]{\underset{\raise.3ex\hbox{$\scriptstyle\sim$}}{v}}\vphantom{v}} = \lambda\mathord{\smash[b]{\underset{\raise.3ex\hbox{$\scriptstyle\sim$}}{v}}\vphantom{v}}$</w:t>
        </w:r>
      </w:ins>
      <w:ins w:id="1507" w:author="PR Preview" w:date="2026-01-01T00:00:00Z">
        <w:r>
          <w:t xml:space="preserve"> </w:t>
        </w:r>
      </w:ins>
      <w:ins w:id="1508" w:author="PR Preview" w:date="2026-01-01T00:00:00Z">
        <w:r>
          <w:t xml:space="preserve">with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1511" w:author="PR Preview" w:date="2026-01-01T00:00:00Z">
        <w:r>
          <w:t xml:space="preserve">, and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$\mathord{\smash[b]{\underset{\raise.3ex\hbox{$\scriptstyle\sim$}}{w}}\vphantom{w}} = \mathbf{P}^{-1} \mathord{\smash[b]{\underset{\raise.3ex\hbox{$\scriptstyle\sim$}}{v}}\vphantom{v}}$</w:t>
        </w:r>
      </w:ins>
      <w:ins w:id="1514" w:author="PR Preview" w:date="2026-01-01T00:00:00Z">
        <w:r>
          <w:t xml:space="preserve">. Then</w:t>
        </w:r>
      </w:ins>
    </w:p>
    <w:p>
      <w:pPr>
        <w:pStyle w:val="BodyText"/>
      </w:pPr>
      <w:ins w:id="1515" w:author="PR Preview" w:date="2026-01-01T00:00:00Z">
        <w:r>
  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  </w:r>
      </w:ins>
    </w:p>
    <w:p>
      <w:pPr>
        <w:pStyle w:val="FirstParagraph"/>
      </w:pPr>
      <w:ins w:id="1516" w:author="PR Preview" w:date="2026-01-01T00:00:00Z">
        <w:r>
          <w:t xml:space="preserve">And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1519" w:author="PR Preview" w:date="2026-01-01T00:00:00Z">
        <w:r>
          <w:t xml:space="preserve">: if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1522" w:author="PR Preview" w:date="2026-01-01T00:00:00Z">
        <w:r>
          <w:t xml:space="preserve">, then</w:t>
        </w:r>
      </w:ins>
    </w:p>
    <w:p>
      <w:pPr>
        <w:pStyle w:val="BodyText"/>
      </w:pPr>
      <w:ins w:id="1523" w:author="PR Preview" w:date="2026-01-01T00:00:00Z">
        <w:r>
  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  </w:r>
      </w:ins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24" w:author="PR Preview" w:date="2026-01-01T00:00:00Z">
        <w:r>
          <w:delText xml:space="preserve">so the first part, with</w:delText>
        </w:r>
      </w:del>
      <w:del w:id="152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in place of</w:delText>
        </w:r>
      </w:del>
      <w:del w:id="1528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and the roles of</w:delText>
        </w:r>
      </w:del>
      <w:del w:id="153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and</w:delText>
        </w:r>
      </w:del>
      <w:del w:id="153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exchanged,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shows that if</w:delText>
        </w:r>
      </w:del>
      <w:del w:id="153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is an eigenvector of</w:delText>
        </w:r>
      </w:del>
      <w:del w:id="154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for</w:delText>
        </w:r>
      </w:del>
      <w:del w:id="1545" w:author="PR Preview" w:date="2026-01-01T00:00:00Z">
        <w:r>
          <w:delText xml:space="preserve"> </w:delText>
        </w:r>
      </w:del>
      <m:oMath>
        <m:r>
          <m:t>λ</m:t>
        </m:r>
      </m:oMath>
      <w:del w:id="1546" w:author="PR Preview" w:date="2026-01-01T00:00:00Z">
        <w:r>
          <w:delText xml:space="preserve">,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then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is an eigenvector of</w:delText>
        </w:r>
      </w:del>
      <w:del w:id="15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delText xml:space="preserve">for</w:delText>
        </w:r>
      </w:del>
      <w:del w:id="1555" w:author="PR Preview" w:date="2026-01-01T00:00:00Z">
        <w:r>
          <w:delText xml:space="preserve"> </w:delText>
        </w:r>
      </w:del>
      <m:oMath>
        <m:r>
          <m:t>λ</m:t>
        </m:r>
      </m:oMath>
      <w:del w:id="1556" w:author="PR Preview" w:date="2026-01-01T00:00:00Z">
        <w:r>
          <w:delText xml:space="preserve">;</w:delText>
        </w:r>
      </w:del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ins w:id="1559" w:author="PR Preview" w:date="2026-01-01T00:00:00Z">
        <w:r>
          <w:t xml:space="preserve">so the first part, with</w:t>
        </w:r>
      </w:ins>
      <w:ins w:id="156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in place of</w:t>
        </w:r>
      </w:ins>
      <w:ins w:id="156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and the roles of</w:t>
        </w:r>
      </w:ins>
      <w:ins w:id="15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and</w:t>
        </w:r>
      </w:ins>
      <w:ins w:id="156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exchanged,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shows that if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$\mathord{\smash[b]{\underset{\raise.3ex\hbox{$\scriptstyle\sim$}}{w}}\vphantom{w}} = \mathbf{P}^{-1} \mathord{\smash[b]{\underset{\raise.3ex\hbox{$\scriptstyle\sim$}}{v}}\vphantom{v}}$</w:t>
        </w:r>
      </w:ins>
      <w:ins w:id="1576" w:author="PR Preview" w:date="2026-01-01T00:00:00Z">
        <w:r>
          <w:t xml:space="preserve"> </w:t>
        </w:r>
      </w:ins>
      <w:ins w:id="1577" w:author="PR Preview" w:date="2026-01-01T00:00:00Z">
        <w:r>
          <w:t xml:space="preserve">is an eigenvector of</w:t>
        </w:r>
      </w:ins>
      <w:ins w:id="157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for</w:t>
        </w:r>
      </w:ins>
      <w:ins w:id="1581" w:author="PR Preview" w:date="2026-01-01T00:00:00Z">
        <w:r>
          <w:t xml:space="preserve"> </w:t>
        </w:r>
      </w:ins>
      <m:oMath>
        <m:r>
          <m:t>λ</m:t>
        </m:r>
      </m:oMath>
      <w:ins w:id="1582" w:author="PR Preview" w:date="2026-01-01T00:00:00Z">
        <w:r>
          <w:t xml:space="preserve">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then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$\mathbf{P} \mathord{\smash[b]{\underset{\raise.3ex\hbox{$\scriptstyle\sim$}}{w}}\vphantom{w}}$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is an eigenvector of</w:t>
        </w:r>
      </w:ins>
      <w:ins w:id="15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for</w:t>
        </w:r>
      </w:ins>
      <w:ins w:id="1592" w:author="PR Preview" w:date="2026-01-01T00:00:00Z">
        <w:r>
          <w:t xml:space="preserve"> </w:t>
        </w:r>
      </w:ins>
      <m:oMath>
        <m:r>
          <m:t>λ</m:t>
        </m:r>
      </m:oMath>
      <w:ins w:id="1593" w:author="PR Preview" w:date="2026-01-01T00:00:00Z">
        <w:r>
          <w:t xml:space="preserve">;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and</w:t>
        </w:r>
      </w:ins>
    </w:p>
    <w:p>
      <w:pPr>
        <w:pStyle w:val="BodyText"/>
      </w:pPr>
      <w:ins w:id="1596" w:author="PR Preview" w:date="2026-01-01T00:00:00Z">
        <w:r>
  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  </w:r>
      </w:ins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del w:id="1597" w:author="PR Preview" w:date="2026-01-01T00:00:00Z">
        <w:r>
          <w:rPr>
            <w:b/>
            <w:bCs/>
          </w:rPr>
          <w:delText xml:space="preserve">Theorem 7 (Eigenvectors for distinct eigenvalues are linearly independent)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If</w:delText>
        </w:r>
      </w:del>
      <w:del w:id="160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are eigenvectors of a</w:delText>
        </w:r>
      </w:del>
      <w:del w:id="160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matrix</w:delText>
        </w:r>
      </w:del>
      <w:del w:id="16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for eigenvalues</w:delText>
        </w:r>
      </w:del>
      <w:del w:id="160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delText xml:space="preserve">that are all different,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then</w:delText>
        </w:r>
      </w:del>
      <w:del w:id="161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are linearly independent (</w:delText>
        </w:r>
      </w:del>
      <w:hyperlink r:id="rId63">
        <w:del w:id="1617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1618" w:author="PR Preview" w:date="2026-01-01T00:00:00Z">
        <w:r>
          <w:delText xml:space="preserve">).</w:delText>
        </w:r>
      </w:del>
    </w:p>
    <w:p>
      <w:pPr>
        <w:pStyle w:val="BodyText"/>
      </w:pPr>
      <w:del w:id="1619" w:author="PR Preview" w:date="2026-01-01T00:00:00Z">
        <w:r>
          <w:rPr>
            <w:i/>
            <w:iCs/>
          </w:rPr>
          <w:delText xml:space="preserve">Proof</w:delText>
        </w:r>
      </w:del>
      <w:del w:id="1620" w:author="PR Preview" w:date="2026-01-01T00:00:00Z">
        <w:r>
          <w:delText xml:space="preserve">. </w:delText>
        </w:r>
      </w:del>
      <w:del w:id="1621" w:author="PR Preview" w:date="2026-01-01T00:00:00Z">
        <w:r>
          <w:delText xml:space="preserve">By</w:delText>
        </w:r>
      </w:del>
      <w:del w:id="1622" w:author="PR Preview" w:date="2026-01-01T00:00:00Z">
        <w:r>
          <w:delText xml:space="preserve"> </w:delText>
        </w:r>
      </w:del>
      <w:hyperlink r:id="rId36">
        <w:del w:id="1623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on</w:delText>
        </w:r>
      </w:del>
      <w:del w:id="1626" w:author="PR Preview" w:date="2026-01-01T00:00:00Z">
        <w:r>
          <w:delText xml:space="preserve"> </w:delText>
        </w:r>
      </w:del>
      <m:oMath>
        <m:r>
          <m:t>k</m:t>
        </m:r>
      </m:oMath>
      <w:del w:id="1627" w:author="PR Preview" w:date="2026-01-01T00:00:00Z">
        <w:r>
          <w:delText xml:space="preserve">.</w:delText>
        </w:r>
      </w:del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For</w:delText>
        </w:r>
      </w:del>
      <w:del w:id="163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1631" w:author="PR Preview" w:date="2026-01-01T00:00:00Z">
        <w:r>
          <w:delText xml:space="preserve">,</w:delText>
        </w:r>
      </w:del>
      <w:del w:id="163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is linearly independent on its own.</w:delText>
        </w:r>
      </w:del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Suppose the result holds for</w:delText>
        </w:r>
      </w:del>
      <w:del w:id="163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1</m:t>
        </m:r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eigenvectors, and</w:delText>
        </w:r>
      </w:del>
      <w:del w:id="164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41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42" w:author="PR Preview" w:date="2026-01-01T00:00:00Z">
        <w:r>
          <w:delText xml:space="preserve">By the induction hypothesis</w:delText>
        </w:r>
      </w:del>
      <w:del w:id="164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are linearly independent,</w:delText>
        </w:r>
      </w:del>
      <w:del w:id="1646" w:author="PR Preview" w:date="2026-01-01T00:00:00Z">
        <w:r>
          <w:delText xml:space="preserve"> </w:delText>
        </w:r>
      </w:del>
      <w:del w:id="1647" w:author="PR Preview" w:date="2026-01-01T00:00:00Z">
        <w:r>
          <w:delText xml:space="preserve">so every</w:delText>
        </w:r>
      </w:del>
      <w:del w:id="164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49" w:author="PR Preview" w:date="2026-01-01T00:00:00Z">
        <w:r>
          <w:delText xml:space="preserve"> </w:delText>
        </w:r>
      </w:del>
      <w:del w:id="1650" w:author="PR Preview" w:date="2026-01-01T00:00:00Z">
        <w:r>
          <w:delText xml:space="preserve">for</w:delText>
        </w:r>
      </w:del>
      <w:del w:id="165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1652" w:author="PR Preview" w:date="2026-01-01T00:00:00Z">
        <w:r>
          <w:delText xml:space="preserve">,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and since</w:delText>
        </w:r>
      </w:del>
      <w:del w:id="1655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del w:id="1656" w:author="PR Preview" w:date="2026-01-01T00:00:00Z">
        <w:r>
          <w:delText xml:space="preserve">, every</w:delText>
        </w:r>
      </w:del>
      <w:del w:id="165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for</w:delText>
        </w:r>
      </w:del>
      <w:del w:id="16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1661" w:author="PR Preview" w:date="2026-01-01T00:00:00Z">
        <w:r>
          <w:delText xml:space="preserve">.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The supposed equation then reads</w:delText>
        </w:r>
      </w:del>
      <w:del w:id="166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with</w:delText>
        </w:r>
      </w:del>
      <w:del w:id="166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68" w:author="PR Preview" w:date="2026-01-01T00:00:00Z">
        <w:r>
          <w:delText xml:space="preserve">,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so</w:delText>
        </w:r>
      </w:del>
      <w:del w:id="167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too.</w:delText>
        </w:r>
      </w:del>
    </w:p>
    <w:p>
      <w:pPr>
        <w:pStyle w:val="BodyText"/>
      </w:pPr>
      <w:del w:id="1674" w:author="PR Preview" w:date="2026-01-01T00:00:00Z">
        <w:r>
          <w:rPr>
            <w:b/>
            <w:bCs/>
          </w:rPr>
          <w:delText xml:space="preserve">Example 10 (Independent eigenvectors)</w:delText>
        </w:r>
      </w:del>
      <w:del w:id="1675" w:author="PR Preview" w:date="2026-01-01T00:00:00Z">
        <w:r>
          <w:delText xml:space="preserve"> </w:delText>
        </w:r>
      </w:del>
      <w:del w:id="1676" w:author="PR Preview" w:date="2026-01-01T00:00:00Z">
        <w:r>
          <w:delText xml:space="preserve">The eigenvectors</w:delText>
        </w:r>
      </w:del>
      <w:del w:id="16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for</w:delText>
        </w:r>
      </w:del>
      <w:del w:id="1680" w:author="PR Preview" w:date="2026-01-01T00:00:00Z">
        <w:r>
          <w:delText xml:space="preserve"> </w:delText>
        </w:r>
      </w:del>
      <m:oMath>
        <m:r>
          <m:t>3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and</w:delText>
        </w:r>
      </w:del>
      <w:del w:id="16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for</w:delText>
        </w:r>
      </w:del>
      <w:del w:id="1686" w:author="PR Preview" w:date="2026-01-01T00:00:00Z">
        <w:r>
          <w:delText xml:space="preserve"> </w:delText>
        </w:r>
      </w:del>
      <m:oMath>
        <m:r>
          <m:t>1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of</w:delText>
        </w:r>
      </w:del>
      <w:del w:id="1689" w:author="PR Preview" w:date="2026-01-01T00:00:00Z">
        <w:r>
          <w:delText xml:space="preserve"> </w:delText>
        </w:r>
      </w:del>
      <w:hyperlink r:id="rId29">
        <w:del w:id="1690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are linearly independent, as</w:delText>
        </w:r>
      </w:del>
      <w:del w:id="1693" w:author="PR Preview" w:date="2026-01-01T00:00:00Z">
        <w:r>
          <w:delText xml:space="preserve"> </w:delText>
        </w:r>
      </w:del>
      <w:hyperlink w:anchor="thm-eigenvectors-independent">
        <w:del w:id="1694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695" w:author="PR Preview" w:date="2026-01-01T00:00:00Z">
        <w:r>
          <w:delText xml:space="preserve"> </w:delText>
        </w:r>
      </w:del>
      <w:del w:id="1696" w:author="PR Preview" w:date="2026-01-01T00:00:00Z">
        <w:r>
          <w:delText xml:space="preserve">says they must be:</w:delText>
        </w:r>
      </w:del>
      <w:del w:id="169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is</w:delText>
        </w:r>
      </w:del>
      <w:del w:id="1700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only if</w:delText>
        </w:r>
      </w:del>
    </w:p>
    <w:p>
      <w:pPr>
        <w:pStyle w:val="BodyText"/>
      </w:pPr>
      <w:ins w:id="1703" w:author="PR Preview" w:date="2026-01-01T00:00:00Z">
        <w:r>
          <w:rPr>
            <w:b/>
            <w:bCs/>
          </w:rPr>
          <w:t xml:space="preserve">Theorem 7 (Eigenvectors for distinct eigenvalues are linearly independent)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If</w:t>
        </w:r>
      </w:ins>
      <w:ins w:id="1706" w:author="PR Preview" w:date="2026-01-01T00:00:00Z">
        <w:r>
          <w:t xml:space="preserve"> </w:t>
        </w:r>
      </w:ins>
      <w:ins w:id="1707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are eigenvectors of a</w:t>
        </w:r>
      </w:ins>
      <w:ins w:id="17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matrix</w:t>
        </w:r>
      </w:ins>
      <w:ins w:id="17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for eigenvalues</w:t>
        </w:r>
      </w:ins>
      <w:ins w:id="171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that are all different,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then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are linearly independent (</w:t>
        </w:r>
      </w:ins>
      <w:hyperlink r:id="rId63">
        <w:ins w:id="172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726" w:author="PR Preview" w:date="2026-01-01T00:00:00Z">
        <w:r>
          <w:t xml:space="preserve">).</w:t>
        </w:r>
      </w:ins>
    </w:p>
    <w:bookmarkEnd w:id="64"/>
    <w:p>
      <w:pPr>
        <w:pStyle w:val="BodyText"/>
      </w:pPr>
      <w:ins w:id="1727" w:author="PR Preview" w:date="2026-01-01T00:00:00Z">
        <w:r>
          <w:rPr>
            <w:i/>
            <w:iCs/>
          </w:rPr>
          <w:t xml:space="preserve">Proof</w:t>
        </w:r>
      </w:ins>
      <w:ins w:id="1728" w:author="PR Preview" w:date="2026-01-01T00:00:00Z">
        <w:r>
          <w:t xml:space="preserve">. </w:t>
        </w:r>
      </w:ins>
      <w:ins w:id="1729" w:author="PR Preview" w:date="2026-01-01T00:00:00Z">
        <w:r>
          <w:t xml:space="preserve">By</w:t>
        </w:r>
      </w:ins>
      <w:ins w:id="1730" w:author="PR Preview" w:date="2026-01-01T00:00:00Z">
        <w:r>
          <w:t xml:space="preserve"> </w:t>
        </w:r>
      </w:ins>
      <w:hyperlink r:id="rId36">
        <w:ins w:id="1731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on</w:t>
        </w:r>
      </w:ins>
      <w:ins w:id="1734" w:author="PR Preview" w:date="2026-01-01T00:00:00Z">
        <w:r>
          <w:t xml:space="preserve"> </w:t>
        </w:r>
      </w:ins>
      <m:oMath>
        <m:r>
          <m:t>k</m:t>
        </m:r>
      </m:oMath>
      <w:ins w:id="1735" w:author="PR Preview" w:date="2026-01-01T00:00:00Z">
        <w:r>
          <w:t xml:space="preserve">.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For</w:t>
        </w:r>
      </w:ins>
      <w:ins w:id="173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739" w:author="PR Preview" w:date="2026-01-01T00:00:00Z">
        <w:r>
          <w:t xml:space="preserve">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$\mathord{\smash[b]{\underset{\raise.3ex\hbox{$\scriptstyle\sim$}}{v}}\vphantom{v}}_1 \ne \mathord{\smash[b]{\underset{\raise.3ex\hbox{$\scriptstyle\sim$}}{0}}\vphantom{0}}$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is linearly independent on its own.</w:t>
        </w:r>
      </w:ins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Suppose the result holds for</w:t>
        </w:r>
      </w:ins>
      <w:ins w:id="174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eigenvectors, and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$\sum_{i=1}^{k} c_i \mathord{\smash[b]{\underset{\raise.3ex\hbox{$\scriptstyle\sim$}}{v}}\vphantom{v}}_i = \mathord{\smash[b]{\underset{\raise.3ex\hbox{$\scriptstyle\sim$}}{0}}\vphantom{0}}$</w:t>
        </w:r>
      </w:ins>
      <w:ins w:id="1751" w:author="PR Preview" w:date="2026-01-01T00:00:00Z">
        <w:r>
          <w:t xml:space="preserve">. Then</w:t>
        </w:r>
      </w:ins>
    </w:p>
    <w:p>
      <w:pPr>
        <w:pStyle w:val="BodyText"/>
      </w:pPr>
      <w:ins w:id="1752" w:author="PR Preview" w:date="2026-01-01T00:00:00Z">
        <w:r>
  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  </w:r>
      </w:ins>
    </w:p>
    <w:p>
      <w:pPr>
        <w:pStyle w:val="FirstParagraph"/>
      </w:pPr>
      <w:ins w:id="1753" w:author="PR Preview" w:date="2026-01-01T00:00:00Z">
        <w:r>
          <w:t xml:space="preserve">By the induction hypothesis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\mathord{\smash[b]{\underset{\raise.3ex\hbox{$\scriptstyle\sim$}}{v}}\vphantom{v}}_{k-1}$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are linearly independent,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t xml:space="preserve">so every</w:t>
        </w:r>
      </w:ins>
      <w:ins w:id="176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for</w:t>
        </w:r>
      </w:ins>
      <w:ins w:id="176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764" w:author="PR Preview" w:date="2026-01-01T00:00:00Z">
        <w:r>
          <w:t xml:space="preserve">,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and since</w:t>
        </w:r>
      </w:ins>
      <w:ins w:id="176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ins w:id="1768" w:author="PR Preview" w:date="2026-01-01T00:00:00Z">
        <w:r>
          <w:t xml:space="preserve">, every</w:t>
        </w:r>
      </w:ins>
      <w:ins w:id="176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for</w:t>
        </w:r>
      </w:ins>
      <w:ins w:id="177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773" w:author="PR Preview" w:date="2026-01-01T00:00:00Z">
        <w:r>
          <w:t xml:space="preserve">.</w:t>
        </w:r>
      </w:ins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The supposed equation then reads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$c_k \mathord{\smash[b]{\underset{\raise.3ex\hbox{$\scriptstyle\sim$}}{v}}\vphantom{v}}_k = \mathord{\smash[b]{\underset{\raise.3ex\hbox{$\scriptstyle\sim$}}{0}}\vphantom{0}}$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with</w:t>
        </w:r>
      </w:ins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$\mathord{\smash[b]{\underset{\raise.3ex\hbox{$\scriptstyle\sim$}}{v}}\vphantom{v}}_k \ne \mathord{\smash[b]{\underset{\raise.3ex\hbox{$\scriptstyle\sim$}}{0}}\vphantom{0}}$</w:t>
        </w:r>
      </w:ins>
      <w:ins w:id="1782" w:author="PR Preview" w:date="2026-01-01T00:00:00Z">
        <w:r>
          <w:t xml:space="preserve">,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so</w:t>
        </w:r>
      </w:ins>
      <w:ins w:id="178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too.</w:t>
        </w:r>
      </w:ins>
    </w:p>
    <w:bookmarkStart w:id="65" w:name="exm-eigenvectors-independent"/>
    <w:p>
      <w:pPr>
        <w:pStyle w:val="BodyText"/>
      </w:pPr>
      <w:ins w:id="1788" w:author="PR Preview" w:date="2026-01-01T00:00:00Z">
        <w:r>
          <w:rPr>
            <w:b/>
            <w:bCs/>
          </w:rPr>
          <w:t xml:space="preserve">Example 10 (Independent eigenvectors)</w:t>
        </w:r>
      </w:ins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The eigenvectors</w:t>
        </w:r>
      </w:ins>
      <w:ins w:id="17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for</w:t>
        </w:r>
      </w:ins>
      <w:ins w:id="1794" w:author="PR Preview" w:date="2026-01-01T00:00:00Z">
        <w:r>
          <w:t xml:space="preserve"> </w:t>
        </w:r>
      </w:ins>
      <m:oMath>
        <m:r>
          <m:t>3</m:t>
        </m:r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and</w:t>
        </w:r>
      </w:ins>
      <w:ins w:id="17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798" w:author="PR Preview" w:date="2026-01-01T00:00:00Z">
        <w:r>
          <w:t xml:space="preserve"> </w:t>
        </w:r>
      </w:ins>
      <w:ins w:id="1799" w:author="PR Preview" w:date="2026-01-01T00:00:00Z">
        <w:r>
          <w:t xml:space="preserve">for</w:t>
        </w:r>
      </w:ins>
      <w:ins w:id="1800" w:author="PR Preview" w:date="2026-01-01T00:00:00Z">
        <w:r>
          <w:t xml:space="preserve"> </w:t>
        </w:r>
      </w:ins>
      <m:oMath>
        <m:r>
          <m:t>1</m:t>
        </m:r>
      </m:oMath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of</w:t>
        </w:r>
      </w:ins>
      <w:ins w:id="1803" w:author="PR Preview" w:date="2026-01-01T00:00:00Z">
        <w:r>
          <w:t xml:space="preserve"> </w:t>
        </w:r>
      </w:ins>
      <w:hyperlink r:id="rId29">
        <w:ins w:id="1804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are linearly independent, as</w:t>
        </w:r>
      </w:ins>
      <w:ins w:id="1807" w:author="PR Preview" w:date="2026-01-01T00:00:00Z">
        <w:r>
          <w:t xml:space="preserve"> </w:t>
        </w:r>
      </w:ins>
      <w:hyperlink w:anchor="thm-eigenvectors-independent">
        <w:ins w:id="180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says they must be:</w:t>
        </w:r>
      </w:ins>
      <w:ins w:id="181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812" w:author="PR Preview" w:date="2026-01-01T00:00:00Z">
        <w:r>
          <w:t xml:space="preserve"> </w:t>
        </w:r>
      </w:ins>
      <w:ins w:id="1813" w:author="PR Preview" w:date="2026-01-01T00:00:00Z">
        <w:r>
          <w:t xml:space="preserve">is</w:t>
        </w:r>
      </w:ins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$\mathord{\smash[b]{\underset{\raise.3ex\hbox{$\scriptstyle\sim$}}{0}}\vphantom{0}}$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del w:id="1818" w:author="PR Preview" w:date="2026-01-01T00:00:00Z">
        <w:r>
          <w:rPr>
            <w:i/>
            <w:iCs/>
          </w:rPr>
          <w:delText xml:space="preserve">Proof</w:delText>
        </w:r>
      </w:del>
      <w:del w:id="1819" w:author="PR Preview" w:date="2026-01-01T00:00:00Z">
        <w:r>
          <w:delText xml:space="preserve">. </w:delText>
        </w:r>
      </w:del>
      <w:del w:id="1820" w:author="PR Preview" w:date="2026-01-01T00:00:00Z">
        <w:r>
          <w:delText xml:space="preserve">Let</w:delText>
        </w:r>
      </w:del>
      <w:del w:id="182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have columns</w:delText>
        </w:r>
      </w:del>
      <w:del w:id="182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and</w:delText>
        </w:r>
      </w:del>
      <w:del w:id="182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1828" w:author="PR Preview" w:date="2026-01-01T00:00:00Z">
        <w:r>
          <w:delText xml:space="preserve">.</w:delText>
        </w:r>
      </w:del>
      <w:del w:id="1829" w:author="PR Preview" w:date="2026-01-01T00:00:00Z">
        <w:r>
          <w:delText xml:space="preserve"> </w:delText>
        </w:r>
      </w:del>
      <w:del w:id="1830" w:author="PR Preview" w:date="2026-01-01T00:00:00Z">
        <w:r>
          <w:delText xml:space="preserve">Column</w:delText>
        </w:r>
      </w:del>
      <w:del w:id="1831" w:author="PR Preview" w:date="2026-01-01T00:00:00Z">
        <w:r>
          <w:delText xml:space="preserve"> </w:delText>
        </w:r>
      </w:del>
      <m:oMath>
        <m:r>
          <m:t>j</m:t>
        </m:r>
      </m:oMath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of</w:delText>
        </w:r>
      </w:del>
      <w:del w:id="18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is</w:delText>
        </w:r>
      </w:del>
      <w:del w:id="18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838" w:author="PR Preview" w:date="2026-01-01T00:00:00Z">
        <w:r>
          <w:delText xml:space="preserve">,</w:delText>
        </w:r>
      </w:del>
      <w:del w:id="1839" w:author="PR Preview" w:date="2026-01-01T00:00:00Z">
        <w:r>
          <w:delText xml:space="preserve"> </w:delText>
        </w:r>
      </w:del>
      <w:del w:id="1840" w:author="PR Preview" w:date="2026-01-01T00:00:00Z">
        <w:r>
          <w:delText xml:space="preserve">and column</w:delText>
        </w:r>
      </w:del>
      <w:del w:id="1841" w:author="PR Preview" w:date="2026-01-01T00:00:00Z">
        <w:r>
          <w:delText xml:space="preserve"> </w:delText>
        </w:r>
      </w:del>
      <m:oMath>
        <m:r>
          <m:t>j</m:t>
        </m:r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of</w:delText>
        </w:r>
      </w:del>
      <w:del w:id="184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del w:id="1845" w:author="PR Preview" w:date="2026-01-01T00:00:00Z">
        <w:r>
          <w:delText xml:space="preserve"> </w:delText>
        </w:r>
      </w:del>
      <w:del w:id="1846" w:author="PR Preview" w:date="2026-01-01T00:00:00Z">
        <w:r>
          <w:delText xml:space="preserve">is</w:delText>
        </w:r>
      </w:del>
      <w:del w:id="184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times column</w:delText>
        </w:r>
      </w:del>
      <w:del w:id="1850" w:author="PR Preview" w:date="2026-01-01T00:00:00Z">
        <w:r>
          <w:delText xml:space="preserve"> </w:delText>
        </w:r>
      </w:del>
      <m:oMath>
        <m:r>
          <m:t>j</m:t>
        </m:r>
      </m:oMath>
      <w:del w:id="1851" w:author="PR Preview" w:date="2026-01-01T00:00:00Z">
        <w:r>
          <w:delText xml:space="preserve"> </w:delText>
        </w:r>
      </w:del>
      <w:del w:id="1852" w:author="PR Preview" w:date="2026-01-01T00:00:00Z">
        <w:r>
          <w:delText xml:space="preserve">of</w:delText>
        </w:r>
      </w:del>
      <w:del w:id="1853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(1),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which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BodyText"/>
      </w:pPr>
      <w:ins w:id="1858" w:author="PR Preview" w:date="2026-01-01T00:00:00Z">
        <w:r>
          <w:rPr>
            <w:i/>
            <w:iCs/>
          </w:rPr>
          <w:t xml:space="preserve">Proof</w:t>
        </w:r>
      </w:ins>
      <w:ins w:id="1859" w:author="PR Preview" w:date="2026-01-01T00:00:00Z">
        <w:r>
          <w:t xml:space="preserve">. </w:t>
        </w:r>
      </w:ins>
      <w:ins w:id="1860" w:author="PR Preview" w:date="2026-01-01T00:00:00Z">
        <w:r>
          <w:t xml:space="preserve">Let</w:t>
        </w:r>
      </w:ins>
      <w:ins w:id="186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have columns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\mathord{\smash[b]{\underset{\raise.3ex\hbox{$\scriptstyle\sim$}}{x}}\vphantom{x}}_p$</w:t>
        </w:r>
      </w:ins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and</w:t>
        </w:r>
      </w:ins>
      <w:ins w:id="186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869" w:author="PR Preview" w:date="2026-01-01T00:00:00Z">
        <w:r>
          <w:t xml:space="preserve">.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Column</w:t>
        </w:r>
      </w:ins>
      <w:ins w:id="1872" w:author="PR Preview" w:date="2026-01-01T00:00:00Z">
        <w:r>
          <w:t xml:space="preserve"> </w:t>
        </w:r>
      </w:ins>
      <m:oMath>
        <m:r>
          <m:t>j</m:t>
        </m:r>
      </m:oMath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of</w:t>
        </w:r>
      </w:ins>
      <w:ins w:id="187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is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$\mathbf{A} \mathord{\smash[b]{\underset{\raise.3ex\hbox{$\scriptstyle\sim$}}{x}}\vphantom{x}}_j$</w:t>
        </w:r>
      </w:ins>
      <w:ins w:id="1880" w:author="PR Preview" w:date="2026-01-01T00:00:00Z">
        <w:r>
          <w:t xml:space="preserve">,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and column</w:t>
        </w:r>
      </w:ins>
      <w:ins w:id="1883" w:author="PR Preview" w:date="2026-01-01T00:00:00Z">
        <w:r>
          <w:t xml:space="preserve"> </w:t>
        </w:r>
      </w:ins>
      <m:oMath>
        <m:r>
          <m:t>j</m:t>
        </m:r>
      </m:oMath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of</w:t>
        </w:r>
      </w:ins>
      <w:ins w:id="188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is</w:t>
        </w:r>
      </w:ins>
      <w:ins w:id="188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times column</w:t>
        </w:r>
      </w:ins>
      <w:ins w:id="1892" w:author="PR Preview" w:date="2026-01-01T00:00:00Z">
        <w:r>
          <w:t xml:space="preserve"> </w:t>
        </w:r>
      </w:ins>
      <m:oMath>
        <m:r>
          <m:t>j</m:t>
        </m:r>
      </m:oMath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of</w:t>
        </w:r>
      </w:ins>
      <w:ins w:id="189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(1),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which is</w:t>
        </w:r>
      </w:ins>
    </w:p>
    <w:p>
      <w:pPr>
        <w:pStyle w:val="BodyText"/>
      </w:pPr>
      <w:ins w:id="1900" w:author="PR Preview" w:date="2026-01-01T00:00:00Z">
        <w:r>
  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  </w:r>
      </w:ins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BodyText"/>
      </w:pPr>
      <w:bookmarkStart w:id="71" w:name="eq-ax-xlambda"/>
      <w:ins w:id="1901" w:author="PR Preview" w:date="2026-01-01T00:00:00Z">
        <w:r>
  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  </w:r>
      </w:ins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del w:id="1902" w:author="PR Preview" w:date="2026-01-01T00:00:00Z">
        <w:r>
          <w:rPr>
            <w:b/>
            <w:bCs/>
          </w:rPr>
          <w:delText xml:space="preserve">Eigenvectors give a diagonalization.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If</w:delText>
        </w:r>
      </w:del>
      <w:del w:id="190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are linearly independent eigenvectors,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then</w:delText>
        </w:r>
      </w:del>
      <w:del w:id="191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is invertible and</w:delText>
        </w:r>
      </w:del>
      <w:del w:id="1913" w:author="PR Preview" w:date="2026-01-01T00:00:00Z">
        <w:r>
          <w:delText xml:space="preserve"> </w:delText>
        </w:r>
      </w:del>
      <w:hyperlink w:anchor="eq-ax-xlambda">
        <w:del w:id="1914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gives</w:delText>
        </w:r>
      </w:del>
      <w:del w:id="19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del w:id="1918" w:author="PR Preview" w:date="2026-01-01T00:00:00Z">
        <w:r>
          <w:delText xml:space="preserve">, so</w:delText>
        </w:r>
      </w:del>
    </w:p>
    <w:p>
      <w:pPr>
        <w:pStyle w:val="BodyText"/>
      </w:pPr>
      <w:ins w:id="1919" w:author="PR Preview" w:date="2026-01-01T00:00:00Z">
        <w:r>
          <w:rPr>
            <w:b/>
            <w:bCs/>
          </w:rPr>
          <w:t xml:space="preserve">Eigenvectors give a diagonalization.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If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\mathord{\smash[b]{\underset{\raise.3ex\hbox{$\scriptstyle\sim$}}{x}}\vphantom{x}}_p$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are linearly independent eigenvectors,</w:t>
        </w:r>
      </w:ins>
      <w:ins w:id="1926" w:author="PR Preview" w:date="2026-01-01T00:00:00Z">
        <w:r>
          <w:t xml:space="preserve"> </w:t>
        </w:r>
      </w:ins>
      <w:ins w:id="1927" w:author="PR Preview" w:date="2026-01-01T00:00:00Z">
        <w:r>
          <w:t xml:space="preserve">then</w:t>
        </w:r>
      </w:ins>
      <w:ins w:id="192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is invertible and</w:t>
        </w:r>
      </w:ins>
      <w:ins w:id="1931" w:author="PR Preview" w:date="2026-01-01T00:00:00Z">
        <w:r>
          <w:t xml:space="preserve"> </w:t>
        </w:r>
      </w:ins>
      <w:hyperlink w:anchor="eq-ax-xlambda">
        <w:ins w:id="193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gives</w:t>
        </w:r>
      </w:ins>
      <w:ins w:id="193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ins w:id="193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937" w:author="PR Preview" w:date="2026-01-01T00:00:00Z">
        <w:r>
          <w:delText xml:space="preserve">so each column satisfies</w:delText>
        </w:r>
      </w:del>
      <w:del w:id="19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1939" w:author="PR Preview" w:date="2026-01-01T00:00:00Z">
        <w:r>
          <w:delText xml:space="preserve"> </w:delText>
        </w:r>
      </w:del>
      <w:del w:id="1940" w:author="PR Preview" w:date="2026-01-01T00:00:00Z">
        <w:r>
          <w:delText xml:space="preserve">(</w:delText>
        </w:r>
      </w:del>
      <w:hyperlink w:anchor="eq-ax-xlambda">
        <w:del w:id="1941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942" w:author="PR Preview" w:date="2026-01-01T00:00:00Z">
        <w:r>
          <w:delText xml:space="preserve">).</w:delText>
        </w:r>
      </w:del>
      <w:del w:id="194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is invertible, so its columns are linearly independent,</w:delText>
        </w:r>
      </w:del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and in particular nonzero;</w:delText>
        </w:r>
      </w:del>
      <w:del w:id="1948" w:author="PR Preview" w:date="2026-01-01T00:00:00Z">
        <w:r>
          <w:delText xml:space="preserve"> </w:delText>
        </w:r>
      </w:del>
      <w:del w:id="1949" w:author="PR Preview" w:date="2026-01-01T00:00:00Z">
        <w:r>
          <w:delText xml:space="preserve">they are</w:delText>
        </w:r>
      </w:del>
      <w:del w:id="1950" w:author="PR Preview" w:date="2026-01-01T00:00:00Z">
        <w:r>
          <w:delText xml:space="preserve"> </w:delText>
        </w:r>
      </w:del>
      <m:oMath>
        <m:r>
          <m:t>p</m:t>
        </m:r>
      </m:oMath>
      <w:del w:id="1951" w:author="PR Preview" w:date="2026-01-01T00:00:00Z">
        <w:r>
          <w:delText xml:space="preserve"> </w:delText>
        </w:r>
      </w:del>
      <w:del w:id="1952" w:author="PR Preview" w:date="2026-01-01T00:00:00Z">
        <w:r>
          <w:delText xml:space="preserve">linearly independent eigenvectors.</w:delText>
        </w:r>
      </w:del>
    </w:p>
    <w:p>
      <w:pPr>
        <w:pStyle w:val="FirstParagraph"/>
      </w:pPr>
      <w:ins w:id="1953" w:author="PR Preview" w:date="2026-01-01T00:00:00Z">
        <w:r>
          <w:t xml:space="preserve">so each column satisfies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$\mathbf{A} \mathord{\smash[b]{\underset{\raise.3ex\hbox{$\scriptstyle\sim$}}{x}}\vphantom{x}}_j = \lambda_j \mathord{\smash[b]{\underset{\raise.3ex\hbox{$\scriptstyle\sim$}}{x}}\vphantom{x}}_j$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(</w:t>
        </w:r>
      </w:ins>
      <w:hyperlink w:anchor="eq-ax-xlambda">
        <w:ins w:id="1958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959" w:author="PR Preview" w:date="2026-01-01T00:00:00Z">
        <w:r>
          <w:t xml:space="preserve">).</w:t>
        </w:r>
      </w:ins>
      <w:ins w:id="196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is invertible, so its columns are linearly independent,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and in particular nonzero;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they are</w:t>
        </w:r>
      </w:ins>
      <w:ins w:id="1967" w:author="PR Preview" w:date="2026-01-01T00:00:00Z">
        <w:r>
          <w:t xml:space="preserve"> </w:t>
        </w:r>
      </w:ins>
      <m:oMath>
        <m:r>
          <m:t>p</m:t>
        </m:r>
      </m:oMath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linearly independent eigenvectors.</w:t>
        </w:r>
      </w:ins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del w:id="1970" w:author="PR Preview" w:date="2026-01-01T00:00:00Z">
        <w:r>
          <w:delText xml:space="preserve">(</w:delText>
        </w:r>
      </w:del>
      <w:hyperlink r:id="rId86">
        <w:del w:id="1971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1972" w:author="PR Preview" w:date="2026-01-01T00:00:00Z">
        <w:r>
          <w:delText xml:space="preserve">,</w:delText>
        </w:r>
      </w:del>
      <w:del w:id="1973" w:author="PR Preview" w:date="2026-01-01T00:00:00Z">
        <w:r>
          <w:delText xml:space="preserve"> </w:delText>
        </w:r>
      </w:del>
      <w:hyperlink r:id="rId87">
        <w:del w:id="1974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1975" w:author="PR Preview" w:date="2026-01-01T00:00:00Z">
        <w:r>
          <w:delText xml:space="preserve">). For any</w:delText>
        </w:r>
      </w:del>
      <w:del w:id="197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7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978" w:author="PR Preview" w:date="2026-01-01T00:00:00Z">
        <w:r>
          <w:delText xml:space="preserve">If the columns of</w:delText>
        </w:r>
      </w:del>
      <w:del w:id="197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are linearly independent,</w:delText>
        </w:r>
      </w:del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then</w:delText>
        </w:r>
      </w:del>
      <w:del w:id="198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(</w:delText>
        </w:r>
      </w:del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is the combination of the columns with coefficients</w:delText>
        </w:r>
      </w:del>
      <w:del w:id="19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1990" w:author="PR Preview" w:date="2026-01-01T00:00:00Z">
        <w:r>
          <w:delText xml:space="preserve">,</w:delText>
        </w:r>
      </w:del>
      <w:del w:id="1991" w:author="PR Preview" w:date="2026-01-01T00:00:00Z">
        <w:r>
          <w:delText xml:space="preserve"> </w:delText>
        </w:r>
      </w:del>
      <w:hyperlink r:id="rId70">
        <w:del w:id="1992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1993" w:author="PR Preview" w:date="2026-01-01T00:00:00Z">
        <w:r>
          <w:delText xml:space="preserve">,</w:delText>
        </w:r>
      </w:del>
      <w:del w:id="1994" w:author="PR Preview" w:date="2026-01-01T00:00:00Z">
        <w:r>
          <w:delText xml:space="preserve"> </w:delText>
        </w:r>
      </w:del>
      <w:del w:id="1995" w:author="PR Preview" w:date="2026-01-01T00:00:00Z">
        <w:r>
          <w:delText xml:space="preserve">and only the zero combination is</w:delText>
        </w:r>
      </w:del>
      <w:del w:id="1996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997" w:author="PR Preview" w:date="2026-01-01T00:00:00Z">
        <w:r>
          <w:delText xml:space="preserve">,</w:delText>
        </w:r>
      </w:del>
      <w:del w:id="1998" w:author="PR Preview" w:date="2026-01-01T00:00:00Z">
        <w:r>
          <w:delText xml:space="preserve"> </w:delText>
        </w:r>
      </w:del>
      <w:hyperlink r:id="rId63">
        <w:del w:id="1999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000" w:author="PR Preview" w:date="2026-01-01T00:00:00Z">
        <w:r>
          <w:delText xml:space="preserve">),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so for</w:delText>
        </w:r>
      </w:del>
      <w:del w:id="200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4" w:author="PR Preview" w:date="2026-01-01T00:00:00Z">
        <w:r>
          <w:delText xml:space="preserve">,</w:delText>
        </w:r>
      </w:del>
      <w:del w:id="200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and</w:delText>
        </w:r>
      </w:del>
      <w:del w:id="20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(</w:delText>
        </w:r>
      </w:del>
      <w:hyperlink r:id="rId48">
        <w:del w:id="2011" w:author="PR Preview" w:date="2026-01-01T00:00:00Z">
          <w:r>
            <w:rPr>
              <w:rStyle w:val="Hyperlink"/>
            </w:rPr>
            <w:delText xml:space="preserve">Theorem 1 in Inner Products and Orthogonality</w:delText>
          </w:r>
        </w:del>
      </w:hyperlink>
      <w:del w:id="2012" w:author="PR Preview" w:date="2026-01-01T00:00:00Z">
        <w:r>
          <w:delText xml:space="preserve">, part 1).</w:delText>
        </w:r>
      </w:del>
    </w:p>
    <w:p>
      <w:pPr>
        <w:pStyle w:val="FirstParagraph"/>
      </w:pPr>
      <w:ins w:id="2013" w:author="PR Preview" w:date="2026-01-01T00:00:00Z">
        <w:r>
          <w:t xml:space="preserve">(</w:t>
        </w:r>
      </w:ins>
      <w:hyperlink r:id="rId86">
        <w:ins w:id="2014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015" w:author="PR Preview" w:date="2026-01-01T00:00:00Z">
        <w:r>
          <w:t xml:space="preserve">,</w:t>
        </w:r>
      </w:ins>
      <w:ins w:id="2016" w:author="PR Preview" w:date="2026-01-01T00:00:00Z">
        <w:r>
          <w:t xml:space="preserve"> </w:t>
        </w:r>
      </w:ins>
      <w:hyperlink r:id="rId87">
        <w:ins w:id="201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018" w:author="PR Preview" w:date="2026-01-01T00:00:00Z">
        <w:r>
          <w:t xml:space="preserve">). For any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$\mathord{\smash[b]{\underset{\raise.3ex\hbox{$\scriptstyle\sim$}}{x}}\vphantom{x}}$</w:t>
        </w:r>
      </w:ins>
      <w:ins w:id="2021" w:author="PR Preview" w:date="2026-01-01T00:00:00Z">
        <w:r>
          <w:t xml:space="preserve">,</w:t>
        </w:r>
      </w:ins>
    </w:p>
    <w:p>
      <w:pPr>
        <w:pStyle w:val="BodyText"/>
      </w:pPr>
      <w:ins w:id="2022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  </w:r>
      </w:ins>
    </w:p>
    <w:p>
      <w:pPr>
        <w:pStyle w:val="FirstParagraph"/>
      </w:pPr>
      <w:ins w:id="2023" w:author="PR Preview" w:date="2026-01-01T00:00:00Z">
        <w:r>
          <w:t xml:space="preserve">If the columns of</w:t>
        </w:r>
      </w:ins>
      <w:ins w:id="202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are linearly independent,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then</w:t>
        </w:r>
      </w:ins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$\mathcal{N}(\mathbf{B}) = \mathopen{}\left\{\mathord{\smash[b]{\underset{\raise.3ex\hbox{$\scriptstyle\sim$}}{0}}\vphantom{0}}\right\}\mathclose{}$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(</w:t>
        </w:r>
      </w:ins>
      <w:ins w:id="2033" w:author="PR Preview" w:date="2026-01-01T00:00:00Z">
        <w:r>
          <w:t xml:space="preserve">$\mathbf{B} \mathord{\smash[b]{\underset{\raise.3ex\hbox{$\scriptstyle\sim$}}{x}}\vphantom{x}}$</w:t>
        </w:r>
      </w:ins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is the combination of the columns with coefficients</w:t>
        </w:r>
      </w:ins>
      <w:ins w:id="20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2037" w:author="PR Preview" w:date="2026-01-01T00:00:00Z">
        <w:r>
          <w:t xml:space="preserve">,</w:t>
        </w:r>
      </w:ins>
      <w:ins w:id="2038" w:author="PR Preview" w:date="2026-01-01T00:00:00Z">
        <w:r>
          <w:t xml:space="preserve"> </w:t>
        </w:r>
      </w:ins>
      <w:hyperlink r:id="rId70">
        <w:ins w:id="2039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040" w:author="PR Preview" w:date="2026-01-01T00:00:00Z">
        <w:r>
          <w:t xml:space="preserve">,</w:t>
        </w:r>
      </w:ins>
      <w:ins w:id="2041" w:author="PR Preview" w:date="2026-01-01T00:00:00Z">
        <w:r>
          <w:t xml:space="preserve"> </w:t>
        </w:r>
      </w:ins>
      <w:ins w:id="2042" w:author="PR Preview" w:date="2026-01-01T00:00:00Z">
        <w:r>
          <w:t xml:space="preserve">and only the zero combination is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$\mathord{\smash[b]{\underset{\raise.3ex\hbox{$\scriptstyle\sim$}}{0}}\vphantom{0}}$</w:t>
        </w:r>
      </w:ins>
      <w:ins w:id="2045" w:author="PR Preview" w:date="2026-01-01T00:00:00Z">
        <w:r>
          <w:t xml:space="preserve">,</w:t>
        </w:r>
      </w:ins>
      <w:ins w:id="2046" w:author="PR Preview" w:date="2026-01-01T00:00:00Z">
        <w:r>
          <w:t xml:space="preserve"> </w:t>
        </w:r>
      </w:ins>
      <w:hyperlink r:id="rId63">
        <w:ins w:id="2047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048" w:author="PR Preview" w:date="2026-01-01T00:00:00Z">
        <w:r>
          <w:t xml:space="preserve">),</w:t>
        </w:r>
      </w:ins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so for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053" w:author="PR Preview" w:date="2026-01-01T00:00:00Z">
        <w:r>
          <w:t xml:space="preserve">,</w:t>
        </w:r>
      </w:ins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$\mathbf{B} \mathord{\smash[b]{\underset{\raise.3ex\hbox{$\scriptstyle\sim$}}{x}}\vphantom{x}}\ne \mathord{\smash[b]{\underset{\raise.3ex\hbox{$\scriptstyle\sim$}}{0}}\vphantom{0}}$</w:t>
        </w:r>
      </w:ins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and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$\mathopen{}\left\lVert\mathbf{B} \mathord{\smash[b]{\underset{\raise.3ex\hbox{$\scriptstyle\sim$}}{x}}\vphantom{x}}\right\rVert\mathclose{}^2 &gt; 0$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t xml:space="preserve">(</w:t>
        </w:r>
      </w:ins>
      <w:hyperlink r:id="rId48">
        <w:ins w:id="2062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2063" w:author="PR Preview" w:date="2026-01-01T00:00:00Z">
        <w:r>
          <w:t xml:space="preserve">, part 1).</w:t>
        </w:r>
      </w:ins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del w:id="2064" w:author="PR Preview" w:date="2026-01-01T00:00:00Z">
        <w:r>
          <w:delText xml:space="preserve">(</w:delText>
        </w:r>
      </w:del>
      <w:hyperlink r:id="rId86">
        <w:del w:id="2065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2066" w:author="PR Preview" w:date="2026-01-01T00:00:00Z">
        <w:r>
          <w:delText xml:space="preserve">, twice;</w:delText>
        </w:r>
      </w:del>
      <w:del w:id="2067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symmetric;</w:delText>
        </w:r>
      </w:del>
      <w:del w:id="2070" w:author="PR Preview" w:date="2026-01-01T00:00:00Z">
        <w:r>
          <w:delText xml:space="preserve"> </w:delText>
        </w:r>
      </w:del>
      <w:hyperlink r:id="rId87">
        <w:del w:id="2071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072" w:author="PR Preview" w:date="2026-01-01T00:00:00Z">
        <w:r>
          <w:delText xml:space="preserve">).</w:delText>
        </w:r>
      </w:del>
      <w:del w:id="2073" w:author="PR Preview" w:date="2026-01-01T00:00:00Z">
        <w:r>
          <w:delText xml:space="preserve"> </w:delText>
        </w:r>
      </w:del>
      <w:del w:id="2074" w:author="PR Preview" w:date="2026-01-01T00:00:00Z">
        <w:r>
          <w:delText xml:space="preserve">For</w:delText>
        </w:r>
      </w:del>
      <w:del w:id="207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076" w:author="PR Preview" w:date="2026-01-01T00:00:00Z">
        <w:r>
          <w:delText xml:space="preserve">,</w:delText>
        </w:r>
      </w:del>
      <w:del w:id="207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2078" w:author="PR Preview" w:date="2026-01-01T00:00:00Z">
        <w:r>
          <w:delText xml:space="preserve">,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since the columns of</w:delText>
        </w:r>
      </w:del>
      <w:del w:id="20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are independent (</w:delText>
        </w:r>
      </w:del>
      <w:hyperlink r:id="rId70">
        <w:del w:id="2084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2085" w:author="PR Preview" w:date="2026-01-01T00:00:00Z">
        <w:r>
          <w:delText xml:space="preserve">,</w:delText>
        </w:r>
      </w:del>
      <w:del w:id="2086" w:author="PR Preview" w:date="2026-01-01T00:00:00Z">
        <w:r>
          <w:delText xml:space="preserve"> </w:delText>
        </w:r>
      </w:del>
      <w:hyperlink r:id="rId63">
        <w:del w:id="2087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088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089" w:author="PR Preview" w:date="2026-01-01T00:00:00Z">
        <w:r>
          <w:rPr>
            <w:b/>
            <w:bCs/>
          </w:rPr>
          <w:delText xml:space="preserve">Part 2.</w:delText>
        </w:r>
      </w:del>
      <w:del w:id="2090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is symmetric: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its transpose is</w:delText>
        </w:r>
      </w:del>
      <w:del w:id="2095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(</w:delText>
        </w:r>
      </w:del>
      <w:hyperlink r:id="rId96">
        <w:del w:id="2098" w:author="PR Preview" w:date="2026-01-01T00:00:00Z">
          <w:r>
            <w:rPr>
              <w:rStyle w:val="Hyperlink"/>
            </w:rPr>
            <w:delText xml:space="preserve">Theorem 15 in Matrices</w:delText>
          </w:r>
        </w:del>
      </w:hyperlink>
      <w:del w:id="2099" w:author="PR Preview" w:date="2026-01-01T00:00:00Z">
        <w:r>
          <w:delText xml:space="preserve">,</w:delText>
        </w:r>
      </w:del>
      <w:del w:id="2100" w:author="PR Preview" w:date="2026-01-01T00:00:00Z">
        <w:r>
          <w:delText xml:space="preserve"> </w:delText>
        </w:r>
      </w:del>
      <w:hyperlink r:id="rId97">
        <w:del w:id="2101" w:author="PR Preview" w:date="2026-01-01T00:00:00Z">
          <w:r>
            <w:rPr>
              <w:rStyle w:val="Hyperlink"/>
            </w:rPr>
            <w:delText xml:space="preserve">Definition 6 in Matrices</w:delText>
          </w:r>
        </w:del>
      </w:hyperlink>
      <w:del w:id="2102" w:author="PR Preview" w:date="2026-01-01T00:00:00Z">
        <w:r>
          <w:delText xml:space="preserve">,</w:delText>
        </w:r>
      </w:del>
      <w:del w:id="2103" w:author="PR Preview" w:date="2026-01-01T00:00:00Z">
        <w:r>
          <w:delText xml:space="preserve"> </w:delText>
        </w:r>
      </w:del>
      <w:hyperlink r:id="rId87">
        <w:del w:id="2104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105" w:author="PR Preview" w:date="2026-01-01T00:00:00Z">
        <w:r>
          <w:delText xml:space="preserve">).</w:delText>
        </w:r>
      </w:del>
      <w:del w:id="2106" w:author="PR Preview" w:date="2026-01-01T00:00:00Z">
        <w:r>
          <w:delText xml:space="preserve"> </w:delText>
        </w:r>
      </w:del>
      <w:del w:id="2107" w:author="PR Preview" w:date="2026-01-01T00:00:00Z">
        <w:r>
          <w:delText xml:space="preserve">For</w:delText>
        </w:r>
      </w:del>
      <w:del w:id="210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0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p>
      <w:pPr>
        <w:pStyle w:val="FirstParagraph"/>
      </w:pPr>
      <w:ins w:id="2110" w:author="PR Preview" w:date="2026-01-01T00:00:00Z">
        <w:r>
          <w:t xml:space="preserve">(</w:t>
        </w:r>
      </w:ins>
      <w:hyperlink r:id="rId86">
        <w:ins w:id="2111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112" w:author="PR Preview" w:date="2026-01-01T00:00:00Z">
        <w:r>
          <w:t xml:space="preserve">, twice;</w:t>
        </w:r>
      </w:ins>
      <w:ins w:id="211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114" w:author="PR Preview" w:date="2026-01-01T00:00:00Z">
        <w:r>
          <w:t xml:space="preserve"> </w:t>
        </w:r>
      </w:ins>
      <w:ins w:id="2115" w:author="PR Preview" w:date="2026-01-01T00:00:00Z">
        <w:r>
          <w:t xml:space="preserve">symmetric;</w:t>
        </w:r>
      </w:ins>
      <w:ins w:id="2116" w:author="PR Preview" w:date="2026-01-01T00:00:00Z">
        <w:r>
          <w:t xml:space="preserve"> </w:t>
        </w:r>
      </w:ins>
      <w:hyperlink r:id="rId87">
        <w:ins w:id="211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118" w:author="PR Preview" w:date="2026-01-01T00:00:00Z">
        <w:r>
          <w:t xml:space="preserve">).</w:t>
        </w:r>
      </w:ins>
      <w:ins w:id="2119" w:author="PR Preview" w:date="2026-01-01T00:00:00Z">
        <w:r>
          <w:t xml:space="preserve"> </w:t>
        </w:r>
      </w:ins>
      <w:ins w:id="2120" w:author="PR Preview" w:date="2026-01-01T00:00:00Z">
        <w:r>
          <w:t xml:space="preserve">For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$\mathord{\smash[b]{\underset{\raise.3ex\hbox{$\scriptstyle\sim$}}{x}}\vphantom{x}}\ne \mathord{\smash[b]{\underset{\raise.3ex\hbox{$\scriptstyle\sim$}}{0}}\vphantom{0}}_k$</w:t>
        </w:r>
      </w:ins>
      <w:ins w:id="2123" w:author="PR Preview" w:date="2026-01-01T00:00:00Z">
        <w:r>
          <w:t xml:space="preserve">,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$\mathbf{A} \mathord{\smash[b]{\underset{\raise.3ex\hbox{$\scriptstyle\sim$}}{x}}\vphantom{x}}\ne \mathord{\smash[b]{\underset{\raise.3ex\hbox{$\scriptstyle\sim$}}{0}}\vphantom{0}}_p$</w:t>
        </w:r>
      </w:ins>
      <w:ins w:id="2126" w:author="PR Preview" w:date="2026-01-01T00:00:00Z">
        <w:r>
          <w:t xml:space="preserve">,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since the columns of</w:t>
        </w:r>
      </w:ins>
      <w:ins w:id="21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are independent (</w:t>
        </w:r>
      </w:ins>
      <w:hyperlink r:id="rId70">
        <w:ins w:id="2132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133" w:author="PR Preview" w:date="2026-01-01T00:00:00Z">
        <w:r>
          <w:t xml:space="preserve">,</w:t>
        </w:r>
      </w:ins>
      <w:ins w:id="2134" w:author="PR Preview" w:date="2026-01-01T00:00:00Z">
        <w:r>
          <w:t xml:space="preserve"> </w:t>
        </w:r>
      </w:ins>
      <w:hyperlink r:id="rId63">
        <w:ins w:id="213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136" w:author="PR Preview" w:date="2026-01-01T00:00:00Z">
        <w:r>
          <w:t xml:space="preserve">), and</w:t>
        </w:r>
      </w:ins>
    </w:p>
    <w:p>
      <w:pPr>
        <w:pStyle w:val="BodyText"/>
      </w:pPr>
      <w:ins w:id="2137" w:author="PR Preview" w:date="2026-01-01T00:00:00Z">
        <w:r>
  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  </w:r>
      </w:ins>
    </w:p>
    <w:p>
      <w:pPr>
        <w:pStyle w:val="FirstParagraph"/>
      </w:pPr>
      <w:ins w:id="2138" w:author="PR Preview" w:date="2026-01-01T00:00:00Z">
        <w:r>
          <w:rPr>
            <w:b/>
            <w:bCs/>
          </w:rPr>
          <w:t xml:space="preserve">Part 2.</w:t>
        </w:r>
      </w:ins>
      <w:ins w:id="2139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is symmetric: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its transpose is</w:t>
        </w:r>
      </w:ins>
      <w:ins w:id="2144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(</w:t>
        </w:r>
      </w:ins>
      <w:hyperlink r:id="rId96">
        <w:ins w:id="2147" w:author="PR Preview" w:date="2026-01-01T00:00:00Z">
          <w:r>
            <w:rPr>
              <w:rStyle w:val="Hyperlink"/>
            </w:rPr>
            <w:t xml:space="preserve">Theorem 15 in Matrices</w:t>
          </w:r>
        </w:ins>
      </w:hyperlink>
      <w:ins w:id="2148" w:author="PR Preview" w:date="2026-01-01T00:00:00Z">
        <w:r>
          <w:t xml:space="preserve">,</w:t>
        </w:r>
      </w:ins>
      <w:ins w:id="2149" w:author="PR Preview" w:date="2026-01-01T00:00:00Z">
        <w:r>
          <w:t xml:space="preserve"> </w:t>
        </w:r>
      </w:ins>
      <w:hyperlink r:id="rId97">
        <w:ins w:id="2150" w:author="PR Preview" w:date="2026-01-01T00:00:00Z">
          <w:r>
            <w:rPr>
              <w:rStyle w:val="Hyperlink"/>
            </w:rPr>
            <w:t xml:space="preserve">Definition 6 in Matrices</w:t>
          </w:r>
        </w:ins>
      </w:hyperlink>
      <w:ins w:id="2151" w:author="PR Preview" w:date="2026-01-01T00:00:00Z">
        <w:r>
          <w:t xml:space="preserve">,</w:t>
        </w:r>
      </w:ins>
      <w:ins w:id="2152" w:author="PR Preview" w:date="2026-01-01T00:00:00Z">
        <w:r>
          <w:t xml:space="preserve"> </w:t>
        </w:r>
      </w:ins>
      <w:hyperlink r:id="rId87">
        <w:ins w:id="2153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154" w:author="PR Preview" w:date="2026-01-01T00:00:00Z">
        <w:r>
          <w:t xml:space="preserve">).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For</w:t>
        </w:r>
      </w:ins>
      <w:ins w:id="2157" w:author="PR Preview" w:date="2026-01-01T00:00:00Z">
        <w:r>
          <w:t xml:space="preserve"> </w:t>
        </w:r>
      </w:ins>
      <w:ins w:id="2158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159" w:author="PR Preview" w:date="2026-01-01T00:00:00Z">
        <w:r>
          <w:t xml:space="preserve">,</w:t>
        </w:r>
      </w:ins>
    </w:p>
    <w:p>
      <w:pPr>
        <w:pStyle w:val="BodyText"/>
      </w:pPr>
      <w:ins w:id="2160" w:author="PR Preview" w:date="2026-01-01T00:00:00Z">
        <w:r>
  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  </w:r>
      </w:ins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2161" w:author="PR Preview" w:date="2026-01-01T00:00:00Z">
        <w:r>
          <w:delText xml:space="preserve">An aside beyond part 2:</w:delText>
        </w:r>
      </w:del>
      <w:del w:id="216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is positive definite plus positive semidefinite;</w:delText>
        </w:r>
      </w:del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its quadratic form is</w:delText>
        </w:r>
      </w:del>
      <w:del w:id="216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for</w:delText>
        </w:r>
      </w:del>
      <w:del w:id="217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171" w:author="PR Preview" w:date="2026-01-01T00:00:00Z">
        <w:r>
          <w:delText xml:space="preserve">,</w:delText>
        </w:r>
      </w:del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so it is positive definite, in line with its eigenvalues</w:delText>
        </w:r>
      </w:del>
      <w:del w:id="2174" w:author="PR Preview" w:date="2026-01-01T00:00:00Z">
        <w:r>
          <w:delText xml:space="preserve"> </w:delText>
        </w:r>
      </w:del>
      <m:oMath>
        <m:r>
          <m:t>3</m:t>
        </m:r>
      </m:oMath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and</w:delText>
        </w:r>
      </w:del>
      <w:del w:id="2177" w:author="PR Preview" w:date="2026-01-01T00:00:00Z">
        <w:r>
          <w:delText xml:space="preserve"> </w:delText>
        </w:r>
      </w:del>
      <m:oMath>
        <m:r>
          <m:t>1</m:t>
        </m:r>
      </m:oMath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delText xml:space="preserve">(</w:delText>
        </w:r>
      </w:del>
      <w:hyperlink r:id="rId29">
        <w:del w:id="2180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2181" w:author="PR Preview" w:date="2026-01-01T00:00:00Z">
        <w:r>
          <w:delText xml:space="preserve">).</w:delText>
        </w:r>
      </w:del>
    </w:p>
    <w:p>
      <w:pPr>
        <w:numPr>
          <w:ilvl w:val="0"/>
          <w:numId w:val="1014"/>
        </w:numPr>
      </w:pPr>
      <w:ins w:id="2182" w:author="PR Preview" w:date="2026-01-01T00:00:00Z">
        <w:r>
          <w:t xml:space="preserve">An aside beyond part 2:</w:t>
        </w:r>
      </w:ins>
      <w:ins w:id="218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is positive definite plus positive semidefinite;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its quadratic form is</w:t>
        </w:r>
      </w:ins>
      <w:ins w:id="2188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for</w:t>
        </w:r>
      </w:ins>
      <w:ins w:id="2191" w:author="PR Preview" w:date="2026-01-01T00:00:00Z">
        <w:r>
          <w:t xml:space="preserve"> </w:t>
        </w:r>
      </w:ins>
      <w:ins w:id="2192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193" w:author="PR Preview" w:date="2026-01-01T00:00:00Z">
        <w:r>
          <w:t xml:space="preserve">,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so it is positive definite, in line with its eigenvalues</w:t>
        </w:r>
      </w:ins>
      <w:ins w:id="2196" w:author="PR Preview" w:date="2026-01-01T00:00:00Z">
        <w:r>
          <w:t xml:space="preserve"> </w:t>
        </w:r>
      </w:ins>
      <m:oMath>
        <m:r>
          <m:t>3</m:t>
        </m:r>
      </m:oMath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and</w:t>
        </w:r>
      </w:ins>
      <w:ins w:id="2199" w:author="PR Preview" w:date="2026-01-01T00:00:00Z">
        <w:r>
          <w:t xml:space="preserve"> </w:t>
        </w:r>
      </w:ins>
      <m:oMath>
        <m:r>
          <m:t>1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(</w:t>
        </w:r>
      </w:ins>
      <w:hyperlink r:id="rId29">
        <w:ins w:id="2202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2203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del w:id="2204" w:author="PR Preview" w:date="2026-01-01T00:00:00Z">
        <w:r>
          <w:rPr>
            <w:i/>
            <w:iCs/>
          </w:rPr>
          <w:delText xml:space="preserve">Proof</w:delText>
        </w:r>
      </w:del>
      <w:del w:id="2205" w:author="PR Preview" w:date="2026-01-01T00:00:00Z">
        <w:r>
          <w:delText xml:space="preserve">.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is symmetric, because</w:delText>
        </w:r>
      </w:del>
      <w:del w:id="220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is.</w:delText>
        </w:r>
      </w:del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For</w:delText>
        </w:r>
      </w:del>
      <w:del w:id="2213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2214" w:author="PR Preview" w:date="2026-01-01T00:00:00Z">
        <w:r>
          <w:delText xml:space="preserve"> </w:delText>
        </w:r>
      </w:del>
      <w:del w:id="2215" w:author="PR Preview" w:date="2026-01-01T00:00:00Z">
        <w:r>
          <w:delText xml:space="preserve">with</w:delText>
        </w:r>
      </w:del>
      <w:del w:id="221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217" w:author="PR Preview" w:date="2026-01-01T00:00:00Z">
        <w:r>
          <w:delText xml:space="preserve">,</w:delText>
        </w:r>
      </w:del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let</w:delText>
        </w:r>
      </w:del>
      <w:del w:id="2220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221" w:author="PR Preview" w:date="2026-01-01T00:00:00Z">
        <w:r>
          <w:delText xml:space="preserve">, which is nonzero,</w:delText>
        </w:r>
      </w:del>
      <w:del w:id="2222" w:author="PR Preview" w:date="2026-01-01T00:00:00Z">
        <w:r>
          <w:delText xml:space="preserve"> </w:delText>
        </w:r>
      </w:del>
      <w:del w:id="2223" w:author="PR Preview" w:date="2026-01-01T00:00:00Z">
        <w:r>
          <w:delText xml:space="preserve">with entries</w:delText>
        </w:r>
      </w:del>
      <w:del w:id="222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for</w:delText>
        </w:r>
      </w:del>
      <w:del w:id="222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and</w:delText>
        </w:r>
      </w:del>
      <w:del w:id="223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delText xml:space="preserve">for</w:delText>
        </w:r>
      </w:del>
      <w:del w:id="223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k</m:t>
        </m:r>
      </m:oMath>
      <w:del w:id="2234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235" w:author="PR Preview" w:date="2026-01-01T00:00:00Z">
        <w:r>
          <w:delText xml:space="preserve">For the diagonal entry</w:delText>
        </w:r>
      </w:del>
      <w:del w:id="22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del w:id="2237" w:author="PR Preview" w:date="2026-01-01T00:00:00Z">
        <w:r>
          <w:delText xml:space="preserve">, take</w:delText>
        </w:r>
      </w:del>
      <w:del w:id="223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(</w:delText>
        </w:r>
      </w:del>
      <w:hyperlink r:id="rId20">
        <w:del w:id="2241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242" w:author="PR Preview" w:date="2026-01-01T00:00:00Z">
        <w:r>
          <w:delText xml:space="preserve">), which is nonzero: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p>
      <w:pPr>
        <w:pStyle w:val="BodyText"/>
      </w:pPr>
      <w:ins w:id="2243" w:author="PR Preview" w:date="2026-01-01T00:00:00Z">
        <w:r>
          <w:rPr>
            <w:i/>
            <w:iCs/>
          </w:rPr>
          <w:t xml:space="preserve">Proof</w:t>
        </w:r>
      </w:ins>
      <w:ins w:id="2244" w:author="PR Preview" w:date="2026-01-01T00:00:00Z">
        <w:r>
          <w:t xml:space="preserve">.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is symmetric, because</w:t>
        </w:r>
      </w:ins>
      <w:ins w:id="224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is.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For</w:t>
        </w:r>
      </w:ins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$\mathord{\smash[b]{\underset{\raise.3ex\hbox{$\scriptstyle\sim$}}{u}}\vphantom{u}} \in \mathbb{R}^k$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with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$\mathord{\smash[b]{\underset{\raise.3ex\hbox{$\scriptstyle\sim$}}{u}}\vphantom{u}} \ne \mathord{\smash[b]{\underset{\raise.3ex\hbox{$\scriptstyle\sim$}}{0}}\vphantom{0}}$</w:t>
        </w:r>
      </w:ins>
      <w:ins w:id="2258" w:author="PR Preview" w:date="2026-01-01T00:00:00Z">
        <w:r>
          <w:t xml:space="preserve">,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let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$\mathord{\smash[b]{\underset{\raise.3ex\hbox{$\scriptstyle\sim$}}{y}}\vphantom{y}} = (u_1, \ldots, u_k, 0, \ldots, 0) \in \mathbb{R}^p$</w:t>
        </w:r>
      </w:ins>
      <w:ins w:id="2263" w:author="PR Preview" w:date="2026-01-01T00:00:00Z">
        <w:r>
          <w:t xml:space="preserve">, which is nonzero,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with entries</w:t>
        </w:r>
      </w:ins>
      <w:ins w:id="226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for</w:t>
        </w:r>
      </w:ins>
      <w:ins w:id="226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and</w:t>
        </w:r>
      </w:ins>
      <w:ins w:id="227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273" w:author="PR Preview" w:date="2026-01-01T00:00:00Z">
        <w:r>
          <w:t xml:space="preserve"> </w:t>
        </w:r>
      </w:ins>
      <w:ins w:id="2274" w:author="PR Preview" w:date="2026-01-01T00:00:00Z">
        <w:r>
          <w:t xml:space="preserve">for</w:t>
        </w:r>
      </w:ins>
      <w:ins w:id="227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2276" w:author="PR Preview" w:date="2026-01-01T00:00:00Z">
        <w:r>
          <w:t xml:space="preserve">. Then</w:t>
        </w:r>
      </w:ins>
    </w:p>
    <w:p>
      <w:pPr>
        <w:pStyle w:val="BodyText"/>
      </w:pPr>
      <w:ins w:id="2277" w:author="PR Preview" w:date="2026-01-01T00:00:00Z">
        <w:r>
  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  </w:r>
      </w:ins>
    </w:p>
    <w:p>
      <w:pPr>
        <w:pStyle w:val="FirstParagraph"/>
      </w:pPr>
      <w:ins w:id="2278" w:author="PR Preview" w:date="2026-01-01T00:00:00Z">
        <w:r>
          <w:t xml:space="preserve">For the diagonal entry</w:t>
        </w:r>
      </w:ins>
      <w:ins w:id="227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ins w:id="2280" w:author="PR Preview" w:date="2026-01-01T00:00:00Z">
        <w:r>
          <w:t xml:space="preserve">, take</w:t>
        </w:r>
      </w:ins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$\mathord{\smash[b]{\underset{\raise.3ex\hbox{$\scriptstyle\sim$}}{e}}\vphantom{e}}_i$</w:t>
        </w:r>
      </w:ins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(</w:t>
        </w:r>
      </w:ins>
      <w:hyperlink r:id="rId20">
        <w:ins w:id="2285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286" w:author="PR Preview" w:date="2026-01-01T00:00:00Z">
        <w:r>
          <w:t xml:space="preserve">), which is nonzero:</w:t>
        </w:r>
      </w:ins>
    </w:p>
    <w:p>
      <w:pPr>
        <w:pStyle w:val="BodyText"/>
      </w:pPr>
      <w:ins w:id="2287" w:author="PR Preview" w:date="2026-01-01T00:00:00Z">
        <w:r>
  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  </w:r>
      </w:ins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2288" w:author="PR Preview" w:date="2026-01-01T00:00:00Z">
        <w:r>
          <w:delText xml:space="preserve">and</w:delText>
        </w:r>
      </w:del>
      <w:del w:id="22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90" w:author="PR Preview" w:date="2026-01-01T00:00:00Z">
        <w:r>
          <w:delText xml:space="preserve"> </w:delText>
        </w:r>
      </w:del>
      <w:del w:id="2291" w:author="PR Preview" w:date="2026-01-01T00:00:00Z">
        <w:r>
          <w:delText xml:space="preserve">and</w:delText>
        </w:r>
      </w:del>
      <w:del w:id="2292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are symmetric.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Split</w:delText>
        </w:r>
      </w:del>
      <w:del w:id="229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as</w:delText>
        </w:r>
      </w:del>
      <w:del w:id="2300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2301" w:author="PR Preview" w:date="2026-01-01T00:00:00Z">
        <w:r>
          <w:delText xml:space="preserve">,</w:delText>
        </w:r>
      </w:del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with</w:delText>
        </w:r>
      </w:del>
      <w:del w:id="230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its first</w:delText>
        </w:r>
      </w:del>
      <w:del w:id="2307" w:author="PR Preview" w:date="2026-01-01T00:00:00Z">
        <w:r>
          <w:delText xml:space="preserve"> </w:delText>
        </w:r>
      </w:del>
      <m:oMath>
        <m:r>
          <m:t>k</m:t>
        </m:r>
      </m:oMath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entries and</w:delText>
        </w:r>
      </w:del>
      <w:del w:id="231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the rest. Then</w:delText>
        </w:r>
      </w:del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del w:id="2313" w:author="PR Preview" w:date="2026-01-01T00:00:00Z">
        <w:r>
          <w:delText xml:space="preserve">and if</w:delText>
        </w:r>
      </w:del>
      <w:del w:id="23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is invertible, with</w:delText>
        </w:r>
      </w:del>
      <w:del w:id="231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and</w:delText>
        </w:r>
      </w:del>
      <w:del w:id="2320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1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322" w:author="PR Preview" w:date="2026-01-01T00:00:00Z">
        <w:r>
          <w:rPr>
            <w:i/>
            <w:iCs/>
          </w:rPr>
          <w:delText xml:space="preserve">Proof</w:delText>
        </w:r>
      </w:del>
      <w:del w:id="2323" w:author="PR Preview" w:date="2026-01-01T00:00:00Z">
        <w:r>
          <w:delText xml:space="preserve">. </w:delText>
        </w:r>
      </w:del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24" w:author="PR Preview" w:date="2026-01-01T00:00:00Z">
        <w:r>
          <w:rPr>
            <w:b/>
            <w:bCs/>
          </w:rPr>
          <w:delText xml:space="preserve"> </w:delText>
        </w:r>
      </w:del>
      <w:del w:id="2325" w:author="PR Preview" w:date="2026-01-01T00:00:00Z">
        <w:r>
          <w:rPr>
            <w:b/>
            <w:bCs/>
          </w:rPr>
          <w:delText xml:space="preserve">in blocks.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For</w:delText>
        </w:r>
      </w:del>
      <w:del w:id="232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232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30" w:author="PR Preview" w:date="2026-01-01T00:00:00Z">
        <w:r>
          <w:delText xml:space="preserve">and in the same way</w:delText>
        </w:r>
      </w:del>
      <w:del w:id="23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for</w:delText>
        </w:r>
      </w:del>
      <w:del w:id="233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m</m:t>
        </m:r>
      </m:oMath>
      <w:del w:id="2335" w:author="PR Preview" w:date="2026-01-01T00:00:00Z">
        <w:r>
          <w:delText xml:space="preserve">.</w:delText>
        </w:r>
      </w:del>
    </w:p>
    <w:p>
      <w:pPr>
        <w:pStyle w:val="FirstParagraph"/>
      </w:pPr>
      <w:ins w:id="2336" w:author="PR Preview" w:date="2026-01-01T00:00:00Z">
        <w:r>
          <w:t xml:space="preserve">and</w:t>
        </w:r>
      </w:ins>
      <w:ins w:id="23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and</w:t>
        </w:r>
      </w:ins>
      <w:ins w:id="234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are symmetric.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Split</w:t>
        </w:r>
      </w:ins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$\mathord{\smash[b]{\underset{\raise.3ex\hbox{$\scriptstyle\sim$}}{v}}\vphantom{v}} \in \mathbb{R}^{k + m}$</w:t>
        </w:r>
      </w:ins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as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  </w:r>
      </w:ins>
      <w:ins w:id="2351" w:author="PR Preview" w:date="2026-01-01T00:00:00Z">
        <w:r>
          <w:t xml:space="preserve">,</w:t>
        </w:r>
      </w:ins>
      <w:ins w:id="2352" w:author="PR Preview" w:date="2026-01-01T00:00:00Z">
        <w:r>
          <w:t xml:space="preserve"> </w:t>
        </w:r>
      </w:ins>
      <w:ins w:id="2353" w:author="PR Preview" w:date="2026-01-01T00:00:00Z">
        <w:r>
          <w:t xml:space="preserve">with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$\mathord{\smash[b]{\underset{\raise.3ex\hbox{$\scriptstyle\sim$}}{u}}\vphantom{u}} \in \mathbb{R}^k$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its first</w:t>
        </w:r>
      </w:ins>
      <w:ins w:id="2358" w:author="PR Preview" w:date="2026-01-01T00:00:00Z">
        <w:r>
          <w:t xml:space="preserve"> </w:t>
        </w:r>
      </w:ins>
      <m:oMath>
        <m:r>
          <m:t>k</m:t>
        </m:r>
      </m:oMath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entries and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$\mathord{\smash[b]{\underset{\raise.3ex\hbox{$\scriptstyle\sim$}}{w}}\vphantom{w}} \in \mathbb{R}^m$</w:t>
        </w:r>
      </w:ins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the rest. Then</w:t>
        </w:r>
      </w:ins>
    </w:p>
    <w:p>
      <w:pPr>
        <w:pStyle w:val="BodyText"/>
      </w:pPr>
      <w:bookmarkStart w:id="106" w:name="eq-block-quadratic"/>
      <w:ins w:id="2365" w:author="PR Preview" w:date="2026-01-01T00:00:00Z">
        <w:r>
  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  </w:r>
      </w:ins>
      <w:bookmarkEnd w:id="106"/>
    </w:p>
    <w:p>
      <w:pPr>
        <w:pStyle w:val="FirstParagraph"/>
      </w:pPr>
      <w:ins w:id="2366" w:author="PR Preview" w:date="2026-01-01T00:00:00Z">
        <w:r>
          <w:t xml:space="preserve">and if</w:t>
        </w:r>
      </w:ins>
      <w:ins w:id="23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is invertible, with</w:t>
        </w:r>
      </w:ins>
      <w:ins w:id="237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and</w:t>
        </w:r>
      </w:ins>
      <w:ins w:id="2373" w:author="PR Preview" w:date="2026-01-01T00:00:00Z">
        <w:r>
          <w:t xml:space="preserve"> </w:t>
        </w:r>
      </w:ins>
      <w:ins w:id="2374" w:author="PR Preview" w:date="2026-01-01T00:00:00Z">
        <w:r>
  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  </w:r>
      </w:ins>
      <w:ins w:id="2375" w:author="PR Preview" w:date="2026-01-01T00:00:00Z">
        <w:r>
          <w:t xml:space="preserve">,</w:t>
        </w:r>
      </w:ins>
    </w:p>
    <w:p>
      <w:pPr>
        <w:pStyle w:val="BodyText"/>
      </w:pPr>
      <w:ins w:id="2376" w:author="PR Preview" w:date="2026-01-01T00:00:00Z">
        <w:r>
  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  </w:r>
      </w:ins>
    </w:p>
    <w:bookmarkEnd w:id="107"/>
    <w:p>
      <w:pPr>
        <w:pStyle w:val="FirstParagraph"/>
      </w:pPr>
      <w:ins w:id="2377" w:author="PR Preview" w:date="2026-01-01T00:00:00Z">
        <w:r>
          <w:rPr>
            <w:i/>
            <w:iCs/>
          </w:rPr>
          <w:t xml:space="preserve">Proof</w:t>
        </w:r>
      </w:ins>
      <w:ins w:id="2378" w:author="PR Preview" w:date="2026-01-01T00:00:00Z">
        <w:r>
          <w:t xml:space="preserve">. </w:t>
        </w:r>
      </w:ins>
      <w:ins w:id="2379" w:author="PR Preview" w:date="2026-01-01T00:00:00Z">
        <w:r>
          <w:rPr>
            <w:b/>
            <w:bCs/>
          </w:rPr>
          <w:t xml:space="preserve">$\mathbf{X} \mathord{\smash[b]{\underset{\raise.3ex\hbox{$\scriptstyle\sim$}}{v}}\vphantom{v}}$</w:t>
        </w:r>
      </w:ins>
      <w:ins w:id="2380" w:author="PR Preview" w:date="2026-01-01T00:00:00Z">
        <w:r>
          <w:rPr>
            <w:b/>
            <w:bCs/>
          </w:rPr>
          <w:t xml:space="preserve"> </w:t>
        </w:r>
      </w:ins>
      <w:ins w:id="2381" w:author="PR Preview" w:date="2026-01-01T00:00:00Z">
        <w:r>
          <w:rPr>
            <w:b/>
            <w:bCs/>
          </w:rPr>
          <w:t xml:space="preserve">in blocks.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For</w:t>
        </w:r>
      </w:ins>
      <w:ins w:id="238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385" w:author="PR Preview" w:date="2026-01-01T00:00:00Z">
        <w:r>
          <w:t xml:space="preserve">,</w:t>
        </w:r>
      </w:ins>
    </w:p>
    <w:p>
      <w:pPr>
        <w:pStyle w:val="BodyText"/>
      </w:pPr>
      <w:ins w:id="2386" w:author="PR Preview" w:date="2026-01-01T00:00:00Z">
        <w:r>
  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  </w:r>
      </w:ins>
    </w:p>
    <w:p>
      <w:pPr>
        <w:pStyle w:val="FirstParagraph"/>
      </w:pPr>
      <w:ins w:id="2387" w:author="PR Preview" w:date="2026-01-01T00:00:00Z">
        <w:r>
          <w:t xml:space="preserve">and in the same way</w:t>
        </w:r>
      </w:ins>
      <w:ins w:id="2388" w:author="PR Preview" w:date="2026-01-01T00:00:00Z">
        <w:r>
          <w:t xml:space="preserve"> </w:t>
        </w:r>
      </w:ins>
      <w:ins w:id="2389" w:author="PR Preview" w:date="2026-01-01T00:00:00Z">
        <w:r>
  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  </w:r>
      </w:ins>
      <w:ins w:id="2390" w:author="PR Preview" w:date="2026-01-01T00:00:00Z">
        <w:r>
          <w:t xml:space="preserve"> </w:t>
        </w:r>
      </w:ins>
      <w:ins w:id="2391" w:author="PR Preview" w:date="2026-01-01T00:00:00Z">
        <w:r>
          <w:t xml:space="preserve">for</w:t>
        </w:r>
      </w:ins>
      <w:ins w:id="239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m</m:t>
        </m:r>
      </m:oMath>
      <w:ins w:id="239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2394" w:author="PR Preview" w:date="2026-01-01T00:00:00Z">
        <w:r>
          <w:rPr>
            <w:b/>
            <w:bCs/>
          </w:rPr>
          <w:delText xml:space="preserve">Completing the square.</w:delText>
        </w:r>
      </w:del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Write</w:delText>
        </w:r>
      </w:del>
      <w:del w:id="2397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8" w:author="PR Preview" w:date="2026-01-01T00:00:00Z">
        <w:r>
          <w:delText xml:space="preserve">, so</w:delText>
        </w:r>
      </w:del>
      <w:del w:id="2399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delText xml:space="preserve">and</w:delText>
        </w:r>
      </w:del>
      <w:del w:id="24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(</w:delText>
        </w:r>
      </w:del>
      <w:hyperlink r:id="rId60">
        <w:del w:id="2405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2406" w:author="PR Preview" w:date="2026-01-01T00:00:00Z">
        <w:r>
          <w:delText xml:space="preserve">, 2,</w:delText>
        </w:r>
      </w:del>
      <w:del w:id="2407" w:author="PR Preview" w:date="2026-01-01T00:00:00Z">
        <w:r>
          <w:delText xml:space="preserve"> </w:delText>
        </w:r>
      </w:del>
      <w:hyperlink r:id="rId57">
        <w:del w:id="2408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2409" w:author="PR Preview" w:date="2026-01-01T00:00:00Z">
        <w:r>
          <w:delText xml:space="preserve">);</w:delText>
        </w:r>
      </w:del>
      <w:del w:id="241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is symmetric (</w:delText>
        </w:r>
      </w:del>
      <w:hyperlink r:id="rId108">
        <w:del w:id="2413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2414" w:author="PR Preview" w:date="2026-01-01T00:00:00Z">
        <w:r>
          <w:delText xml:space="preserve">).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2415" w:author="PR Preview" w:date="2026-01-01T00:00:00Z">
        <w:r>
  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  </w:r>
      </w:ins>
    </w:p>
    <w:p>
      <w:pPr>
        <w:pStyle w:val="FirstParagraph"/>
      </w:pPr>
      <w:ins w:id="2416" w:author="PR Preview" w:date="2026-01-01T00:00:00Z">
        <w:r>
          <w:rPr>
            <w:b/>
            <w:bCs/>
          </w:rPr>
          <w:t xml:space="preserve">Completing the square.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Write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$\mathord{\smash[b]{\underset{\raise.3ex\hbox{$\scriptstyle\sim$}}{d}}\vphantom{d}} \stackrel{\text{def}}{=}\mathbf{A}^{-1} \mathbf{B} \mathord{\smash[b]{\underset{\raise.3ex\hbox{$\scriptstyle\sim$}}{w}}\vphantom{w}}$</w:t>
        </w:r>
      </w:ins>
      <w:ins w:id="2421" w:author="PR Preview" w:date="2026-01-01T00:00:00Z">
        <w:r>
          <w:t xml:space="preserve">, so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and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$\mathbf{A} \mathord{\smash[b]{\underset{\raise.3ex\hbox{$\scriptstyle\sim$}}{d}}\vphantom{d}} = \mathbf{B} \mathord{\smash[b]{\underset{\raise.3ex\hbox{$\scriptstyle\sim$}}{w}}\vphantom{w}}$</w:t>
        </w:r>
      </w:ins>
      <w:ins w:id="2428" w:author="PR Preview" w:date="2026-01-01T00:00:00Z">
        <w:r>
          <w:t xml:space="preserve"> </w:t>
        </w:r>
      </w:ins>
      <w:ins w:id="2429" w:author="PR Preview" w:date="2026-01-01T00:00:00Z">
        <w:r>
          <w:t xml:space="preserve">(</w:t>
        </w:r>
      </w:ins>
      <w:hyperlink r:id="rId60">
        <w:ins w:id="2430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2431" w:author="PR Preview" w:date="2026-01-01T00:00:00Z">
        <w:r>
          <w:t xml:space="preserve">, 2,</w:t>
        </w:r>
      </w:ins>
      <w:ins w:id="2432" w:author="PR Preview" w:date="2026-01-01T00:00:00Z">
        <w:r>
          <w:t xml:space="preserve"> </w:t>
        </w:r>
      </w:ins>
      <w:hyperlink r:id="rId57">
        <w:ins w:id="2433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434" w:author="PR Preview" w:date="2026-01-01T00:00:00Z">
        <w:r>
          <w:t xml:space="preserve">);</w:t>
        </w:r>
      </w:ins>
      <w:ins w:id="243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is symmetric (</w:t>
        </w:r>
      </w:ins>
      <w:hyperlink r:id="rId108">
        <w:ins w:id="2438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2439" w:author="PR Preview" w:date="2026-01-01T00:00:00Z">
        <w:r>
          <w:t xml:space="preserve">). Then</w:t>
        </w:r>
      </w:ins>
    </w:p>
    <w:p>
      <w:pPr>
        <w:pStyle w:val="BodyText"/>
      </w:pPr>
      <w:ins w:id="2440" w:author="PR Preview" w:date="2026-01-01T00:00:00Z">
        <w:r>
  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del w:id="2441" w:author="PR Preview" w:date="2026-01-01T00:00:00Z">
        <w:r>
          <w:delText xml:space="preserve">Adding the two displays, the</w:delText>
        </w:r>
      </w:del>
      <w:del w:id="244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3" w:author="PR Preview" w:date="2026-01-01T00:00:00Z">
        <w:r>
          <w:delText xml:space="preserve"> </w:delText>
        </w:r>
      </w:del>
      <w:del w:id="2444" w:author="PR Preview" w:date="2026-01-01T00:00:00Z">
        <w:r>
          <w:delText xml:space="preserve">terms cancel, leaving</w:delText>
        </w:r>
      </w:del>
      <w:del w:id="244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46" w:author="PR Preview" w:date="2026-01-01T00:00:00Z">
        <w:r>
          <w:delText xml:space="preserve">,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which is</w:delText>
        </w:r>
      </w:del>
      <w:del w:id="244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50" w:author="PR Preview" w:date="2026-01-01T00:00:00Z">
        <w:r>
          <w:delText xml:space="preserve"> </w:delText>
        </w:r>
      </w:del>
      <w:del w:id="2451" w:author="PR Preview" w:date="2026-01-01T00:00:00Z">
        <w:r>
          <w:delText xml:space="preserve">by</w:delText>
        </w:r>
      </w:del>
      <w:del w:id="2452" w:author="PR Preview" w:date="2026-01-01T00:00:00Z">
        <w:r>
          <w:delText xml:space="preserve"> </w:delText>
        </w:r>
      </w:del>
      <w:hyperlink w:anchor="eq-block-quadratic">
        <w:del w:id="2453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2454" w:author="PR Preview" w:date="2026-01-01T00:00:00Z">
        <w:r>
          <w:delText xml:space="preserve">.</w:delText>
        </w:r>
      </w:del>
    </w:p>
    <w:p>
      <w:pPr>
        <w:pStyle w:val="BodyText"/>
      </w:pPr>
      <w:ins w:id="2455" w:author="PR Preview" w:date="2026-01-01T00:00:00Z">
        <w:r>
  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  </w:r>
      </w:ins>
    </w:p>
    <w:p>
      <w:pPr>
        <w:pStyle w:val="FirstParagraph"/>
      </w:pPr>
      <w:ins w:id="2456" w:author="PR Preview" w:date="2026-01-01T00:00:00Z">
        <w:r>
          <w:t xml:space="preserve">Adding the two displays, the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${\mathord{\smash[b]{\underset{\raise.3ex\hbox{$\scriptstyle\sim$}}{w}}\vphantom{w}}}^{\top}\,{\mathbf{B}}^{\top} \mathbf{A}^{-1} \mathbf{B} \mathord{\smash[b]{\underset{\raise.3ex\hbox{$\scriptstyle\sim$}}{w}}\vphantom{w}}$</w:t>
        </w:r>
      </w:ins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terms cancel, leaving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  </w:r>
      </w:ins>
      <w:ins w:id="2463" w:author="PR Preview" w:date="2026-01-01T00:00:00Z">
        <w:r>
          <w:t xml:space="preserve">,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which is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\mathord{\smash[b]{\underset{\raise.3ex\hbox{$\scriptstyle\sim$}}{v}}\vphantom{v}}$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by</w:t>
        </w:r>
      </w:ins>
      <w:ins w:id="2470" w:author="PR Preview" w:date="2026-01-01T00:00:00Z">
        <w:r>
          <w:t xml:space="preserve"> </w:t>
        </w:r>
      </w:ins>
      <w:hyperlink w:anchor="eq-block-quadratic">
        <w:ins w:id="2471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2472" w:author="PR Preview" w:date="2026-01-01T00:00:00Z">
        <w:r>
          <w:t xml:space="preserve">.</w:t>
        </w:r>
      </w:ins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473" w:author="PR Preview" w:date="2026-01-01T00:00:00Z">
        <w:r>
          <w:delText xml:space="preserve">with</w:delText>
        </w:r>
      </w:del>
      <w:del w:id="247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del w:id="2475" w:author="PR Preview" w:date="2026-01-01T00:00:00Z">
        <w:r>
          <w:delText xml:space="preserve">: the familiar completing of the square.</w:delText>
        </w:r>
      </w:del>
      <w:del w:id="2476" w:author="PR Preview" w:date="2026-01-01T00:00:00Z">
        <w:r>
          <w:delText xml:space="preserve"> </w:delText>
        </w:r>
      </w:del>
      <w:del w:id="2477" w:author="PR Preview" w:date="2026-01-01T00:00:00Z">
        <w:r>
          <w:delText xml:space="preserve">With</w:delText>
        </w:r>
      </w:del>
    </w:p>
    <w:p>
      <w:pPr>
        <w:pStyle w:val="FirstParagraph"/>
      </w:pPr>
      <w:ins w:id="2478" w:author="PR Preview" w:date="2026-01-01T00:00:00Z">
        <w:r>
          <w:t xml:space="preserve">with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$\mathord{\smash[b]{\underset{\raise.3ex\hbox{$\scriptstyle\sim$}}{v}}\vphantom{v}} = (u, w)$</w:t>
        </w:r>
      </w:ins>
      <w:ins w:id="2481" w:author="PR Preview" w:date="2026-01-01T00:00:00Z">
        <w:r>
          <w:t xml:space="preserve">: the familiar completing of the square.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del w:id="2484" w:author="PR Preview" w:date="2026-01-01T00:00:00Z">
        <w:r>
          <w:rPr>
            <w:i/>
            <w:iCs/>
          </w:rPr>
          <w:delText xml:space="preserve">Proof</w:delText>
        </w:r>
      </w:del>
      <w:del w:id="2485" w:author="PR Preview" w:date="2026-01-01T00:00:00Z">
        <w:r>
          <w:delText xml:space="preserve">. </w:delText>
        </w:r>
      </w:del>
      <w:del w:id="2486" w:author="PR Preview" w:date="2026-01-01T00:00:00Z">
        <w:r>
          <w:rPr>
            <w:b/>
            <w:bCs/>
          </w:rPr>
          <w:delText xml:space="preserve">If.</w:delText>
        </w:r>
      </w:del>
      <w:del w:id="24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is positive definite, so invertible (</w:delText>
        </w:r>
      </w:del>
      <w:hyperlink r:id="rId113">
        <w:del w:id="2490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2491" w:author="PR Preview" w:date="2026-01-01T00:00:00Z">
        <w:r>
          <w:delText xml:space="preserve">), and</w:delText>
        </w:r>
      </w:del>
      <w:del w:id="249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is defined.</w:delText>
        </w:r>
      </w:del>
      <w:del w:id="249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is symmetric.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Let</w:delText>
        </w:r>
      </w:del>
      <w:del w:id="2500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and</w:delText>
        </w:r>
      </w:del>
      <w:del w:id="250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4" w:author="PR Preview" w:date="2026-01-01T00:00:00Z">
        <w:r>
          <w:delText xml:space="preserve">.</w:delText>
        </w:r>
      </w:del>
      <w:del w:id="2505" w:author="PR Preview" w:date="2026-01-01T00:00:00Z">
        <w:r>
          <w:delText xml:space="preserve"> </w:delText>
        </w:r>
      </w:del>
      <w:del w:id="2506" w:author="PR Preview" w:date="2026-01-01T00:00:00Z">
        <w:r>
          <w:delText xml:space="preserve">By</w:delText>
        </w:r>
      </w:del>
      <w:del w:id="2507" w:author="PR Preview" w:date="2026-01-01T00:00:00Z">
        <w:r>
          <w:delText xml:space="preserve"> </w:delText>
        </w:r>
      </w:del>
      <w:hyperlink w:anchor="thm-block-quadratic">
        <w:del w:id="2508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509" w:author="PR Preview" w:date="2026-01-01T00:00:00Z">
        <w:r>
          <w:delText xml:space="preserve">,</w:delText>
        </w:r>
      </w:del>
      <w:del w:id="2510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11" w:author="PR Preview" w:date="2026-01-01T00:00:00Z">
        <w:r>
          <w:delText xml:space="preserve">,</w:delText>
        </w:r>
      </w:del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and both terms are at least</w:delText>
        </w:r>
      </w:del>
      <w:del w:id="2514" w:author="PR Preview" w:date="2026-01-01T00:00:00Z">
        <w:r>
          <w:delText xml:space="preserve"> </w:delText>
        </w:r>
      </w:del>
      <m:oMath>
        <m:r>
          <m:t>0</m:t>
        </m:r>
      </m:oMath>
      <w:del w:id="2515" w:author="PR Preview" w:date="2026-01-01T00:00:00Z">
        <w:r>
          <w:delText xml:space="preserve">.</w:delText>
        </w:r>
      </w:del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If</w:delText>
        </w:r>
      </w:del>
      <w:del w:id="251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19" w:author="PR Preview" w:date="2026-01-01T00:00:00Z">
        <w:r>
          <w:delText xml:space="preserve">, the second term is positive.</w:delText>
        </w:r>
      </w:del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delText xml:space="preserve">If</w:delText>
        </w:r>
      </w:del>
      <w:del w:id="252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3" w:author="PR Preview" w:date="2026-01-01T00:00:00Z">
        <w:r>
          <w:delText xml:space="preserve">, then</w:delText>
        </w:r>
      </w:del>
      <w:del w:id="2524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5" w:author="PR Preview" w:date="2026-01-01T00:00:00Z">
        <w:r>
          <w:delText xml:space="preserve"> </w:delText>
        </w:r>
      </w:del>
      <w:del w:id="2526" w:author="PR Preview" w:date="2026-01-01T00:00:00Z">
        <w:r>
          <w:delText xml:space="preserve">and</w:delText>
        </w:r>
      </w:del>
      <w:del w:id="252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8" w:author="PR Preview" w:date="2026-01-01T00:00:00Z">
        <w:r>
          <w:delText xml:space="preserve">, so the first term is positive.</w:delText>
        </w:r>
      </w:del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delText xml:space="preserve">Either way</w:delText>
        </w:r>
      </w:del>
      <w:del w:id="253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2532" w:author="PR Preview" w:date="2026-01-01T00:00:00Z">
        <w:r>
          <w:delText xml:space="preserve">.</w:delText>
        </w:r>
      </w:del>
    </w:p>
    <w:p>
      <w:pPr>
        <w:pStyle w:val="BodyText"/>
      </w:pPr>
      <w:ins w:id="2533" w:author="PR Preview" w:date="2026-01-01T00:00:00Z">
        <w:r>
          <w:rPr>
            <w:i/>
            <w:iCs/>
          </w:rPr>
          <w:t xml:space="preserve">Proof</w:t>
        </w:r>
      </w:ins>
      <w:ins w:id="2534" w:author="PR Preview" w:date="2026-01-01T00:00:00Z">
        <w:r>
          <w:t xml:space="preserve">. </w:t>
        </w:r>
      </w:ins>
      <w:ins w:id="2535" w:author="PR Preview" w:date="2026-01-01T00:00:00Z">
        <w:r>
          <w:rPr>
            <w:b/>
            <w:bCs/>
          </w:rPr>
          <w:t xml:space="preserve">If.</w:t>
        </w:r>
      </w:ins>
      <w:ins w:id="25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is positive definite, so invertible (</w:t>
        </w:r>
      </w:ins>
      <w:hyperlink r:id="rId113">
        <w:ins w:id="2539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2540" w:author="PR Preview" w:date="2026-01-01T00:00:00Z">
        <w:r>
          <w:t xml:space="preserve">), and</w:t>
        </w:r>
      </w:ins>
      <w:ins w:id="2541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is defined.</w:t>
        </w:r>
      </w:ins>
      <w:ins w:id="254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545" w:author="PR Preview" w:date="2026-01-01T00:00:00Z">
        <w:r>
          <w:t xml:space="preserve"> </w:t>
        </w:r>
      </w:ins>
      <w:ins w:id="2546" w:author="PR Preview" w:date="2026-01-01T00:00:00Z">
        <w:r>
          <w:t xml:space="preserve">is symmetric.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Let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and</w:t>
        </w:r>
      </w:ins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  </w:r>
      </w:ins>
      <w:ins w:id="2555" w:author="PR Preview" w:date="2026-01-01T00:00:00Z">
        <w:r>
          <w:t xml:space="preserve">.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By</w:t>
        </w:r>
      </w:ins>
      <w:ins w:id="2558" w:author="PR Preview" w:date="2026-01-01T00:00:00Z">
        <w:r>
          <w:t xml:space="preserve"> </w:t>
        </w:r>
      </w:ins>
      <w:hyperlink w:anchor="thm-block-quadratic">
        <w:ins w:id="255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560" w:author="PR Preview" w:date="2026-01-01T00:00:00Z">
        <w:r>
          <w:t xml:space="preserve">,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  </w:r>
      </w:ins>
      <w:ins w:id="2563" w:author="PR Preview" w:date="2026-01-01T00:00:00Z">
        <w:r>
          <w:t xml:space="preserve">,</w:t>
        </w:r>
      </w:ins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and both terms are at least</w:t>
        </w:r>
      </w:ins>
      <w:ins w:id="2566" w:author="PR Preview" w:date="2026-01-01T00:00:00Z">
        <w:r>
          <w:t xml:space="preserve"> </w:t>
        </w:r>
      </w:ins>
      <m:oMath>
        <m:r>
          <m:t>0</m:t>
        </m:r>
      </m:oMath>
      <w:ins w:id="2567" w:author="PR Preview" w:date="2026-01-01T00:00:00Z">
        <w:r>
          <w:t xml:space="preserve">.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If</w:t>
        </w:r>
      </w:ins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2572" w:author="PR Preview" w:date="2026-01-01T00:00:00Z">
        <w:r>
          <w:t xml:space="preserve">, the second term is positive.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If</w:t>
        </w:r>
      </w:ins>
      <w:ins w:id="2575" w:author="PR Preview" w:date="2026-01-01T00:00:00Z">
        <w:r>
          <w:t xml:space="preserve"> </w:t>
        </w:r>
      </w:ins>
      <w:ins w:id="2576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2577" w:author="PR Preview" w:date="2026-01-01T00:00:00Z">
        <w:r>
          <w:t xml:space="preserve">, then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$\mathord{\smash[b]{\underset{\raise.3ex\hbox{$\scriptstyle\sim$}}{u}}\vphantom{u}} \ne \mathord{\smash[b]{\underset{\raise.3ex\hbox{$\scriptstyle\sim$}}{0}}\vphantom{0}}$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and</w:t>
        </w:r>
      </w:ins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$\mathord{\smash[b]{\underset{\raise.3ex\hbox{$\scriptstyle\sim$}}{z}}\vphantom{z}} = \mathord{\smash[b]{\underset{\raise.3ex\hbox{$\scriptstyle\sim$}}{u}}\vphantom{u}}$</w:t>
        </w:r>
      </w:ins>
      <w:ins w:id="2584" w:author="PR Preview" w:date="2026-01-01T00:00:00Z">
        <w:r>
          <w:t xml:space="preserve">, so the first term is positive.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Either way</w:t>
        </w:r>
      </w:ins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&gt; 0$</w:t>
        </w:r>
      </w:ins>
      <w:ins w:id="258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del w:id="2590" w:author="PR Preview" w:date="2026-01-01T00:00:00Z">
        <w:r>
          <w:delText xml:space="preserve">(</w:delText>
        </w:r>
      </w:del>
      <w:hyperlink r:id="rId86">
        <w:del w:id="2591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2592" w:author="PR Preview" w:date="2026-01-01T00:00:00Z">
        <w:r>
          <w:delText xml:space="preserve">,</w:delText>
        </w:r>
      </w:del>
      <w:del w:id="2593" w:author="PR Preview" w:date="2026-01-01T00:00:00Z">
        <w:r>
          <w:delText xml:space="preserve"> </w:delText>
        </w:r>
      </w:del>
      <w:hyperlink r:id="rId87">
        <w:del w:id="2594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595" w:author="PR Preview" w:date="2026-01-01T00:00:00Z">
        <w:r>
          <w:delText xml:space="preserve"> </w:delText>
        </w:r>
      </w:del>
      <w:del w:id="2596" w:author="PR Preview" w:date="2026-01-01T00:00:00Z">
        <w:r>
          <w:delText xml:space="preserve">for</w:delText>
        </w:r>
      </w:del>
      <w:del w:id="2597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del w:id="2598" w:author="PR Preview" w:date="2026-01-01T00:00:00Z">
        <w:r>
          <w:delText xml:space="preserve">,</w:delText>
        </w:r>
      </w:del>
      <w:del w:id="2599" w:author="PR Preview" w:date="2026-01-01T00:00:00Z">
        <w:r>
          <w:delText xml:space="preserve"> </w:delText>
        </w:r>
      </w:del>
      <w:hyperlink r:id="rId108">
        <w:del w:id="2600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2601" w:author="PR Preview" w:date="2026-01-01T00:00:00Z">
        <w:r>
          <w:delText xml:space="preserve">),</w:delText>
        </w:r>
      </w:del>
      <w:del w:id="2602" w:author="PR Preview" w:date="2026-01-01T00:00:00Z">
        <w:r>
          <w:delText xml:space="preserve"> </w:delText>
        </w:r>
      </w:del>
      <w:del w:id="2603" w:author="PR Preview" w:date="2026-01-01T00:00:00Z">
        <w:r>
          <w:delText xml:space="preserve">and</w:delText>
        </w:r>
      </w:del>
      <w:del w:id="2604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605" w:author="PR Preview" w:date="2026-01-01T00:00:00Z">
        <w:r>
          <w:delText xml:space="preserve"> </w:delText>
        </w:r>
      </w:del>
      <w:del w:id="2606" w:author="PR Preview" w:date="2026-01-01T00:00:00Z">
        <w:r>
          <w:delText xml:space="preserve">is symmetric,</w:delText>
        </w:r>
      </w:del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so</w:delText>
        </w:r>
      </w:del>
      <w:del w:id="260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is symmetric</w:delText>
        </w:r>
      </w:del>
      <w:del w:id="2612" w:author="PR Preview" w:date="2026-01-01T00:00:00Z">
        <w:r>
          <w:delText xml:space="preserve"> </w:delText>
        </w:r>
      </w:del>
      <w:del w:id="2613" w:author="PR Preview" w:date="2026-01-01T00:00:00Z">
        <w:r>
          <w:delText xml:space="preserve">(the transpose of a difference is the difference of the transposes, entry by entry,</w:delText>
        </w:r>
      </w:del>
      <w:del w:id="2614" w:author="PR Preview" w:date="2026-01-01T00:00:00Z">
        <w:r>
          <w:delText xml:space="preserve"> </w:delText>
        </w:r>
      </w:del>
      <w:hyperlink r:id="rId87">
        <w:del w:id="2615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616" w:author="PR Preview" w:date="2026-01-01T00:00:00Z">
        <w:r>
          <w:delText xml:space="preserve">).</w:delText>
        </w:r>
      </w:del>
      <w:del w:id="2617" w:author="PR Preview" w:date="2026-01-01T00:00:00Z">
        <w:r>
          <w:delText xml:space="preserve"> </w:delText>
        </w:r>
      </w:del>
      <w:del w:id="2618" w:author="PR Preview" w:date="2026-01-01T00:00:00Z">
        <w:r>
          <w:delText xml:space="preserve">For</w:delText>
        </w:r>
      </w:del>
      <w:del w:id="2619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20" w:author="PR Preview" w:date="2026-01-01T00:00:00Z">
        <w:r>
          <w:delText xml:space="preserve">, take</w:delText>
        </w:r>
      </w:del>
      <w:del w:id="2621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22" w:author="PR Preview" w:date="2026-01-01T00:00:00Z">
        <w:r>
          <w:delText xml:space="preserve">, so</w:delText>
        </w:r>
      </w:del>
      <w:del w:id="262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24" w:author="PR Preview" w:date="2026-01-01T00:00:00Z">
        <w:r>
          <w:delText xml:space="preserve"> </w:delText>
        </w:r>
      </w:del>
      <w:del w:id="2625" w:author="PR Preview" w:date="2026-01-01T00:00:00Z">
        <w:r>
          <w:delText xml:space="preserve">and</w:delText>
        </w:r>
      </w:del>
      <w:del w:id="262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27" w:author="PR Preview" w:date="2026-01-01T00:00:00Z">
        <w:r>
          <w:delText xml:space="preserve">; then</w:delText>
        </w:r>
      </w:del>
      <w:del w:id="262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(</w:delText>
        </w:r>
      </w:del>
      <w:hyperlink w:anchor="thm-block-quadratic">
        <w:del w:id="2631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632" w:author="PR Preview" w:date="2026-01-01T00:00:00Z">
        <w:r>
          <w:delText xml:space="preserve">).</w:delText>
        </w:r>
      </w:del>
    </w:p>
    <w:p>
      <w:pPr>
        <w:pStyle w:val="FirstParagraph"/>
      </w:pPr>
      <w:ins w:id="2633" w:author="PR Preview" w:date="2026-01-01T00:00:00Z">
        <w:r>
          <w:t xml:space="preserve">(</w:t>
        </w:r>
      </w:ins>
      <w:hyperlink r:id="rId86">
        <w:ins w:id="2634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635" w:author="PR Preview" w:date="2026-01-01T00:00:00Z">
        <w:r>
          <w:t xml:space="preserve">,</w:t>
        </w:r>
      </w:ins>
      <w:ins w:id="2636" w:author="PR Preview" w:date="2026-01-01T00:00:00Z">
        <w:r>
          <w:t xml:space="preserve"> </w:t>
        </w:r>
      </w:ins>
      <w:hyperlink r:id="rId87">
        <w:ins w:id="263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for</w:t>
        </w:r>
      </w:ins>
      <w:ins w:id="264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ins w:id="2641" w:author="PR Preview" w:date="2026-01-01T00:00:00Z">
        <w:r>
          <w:t xml:space="preserve">,</w:t>
        </w:r>
      </w:ins>
      <w:ins w:id="2642" w:author="PR Preview" w:date="2026-01-01T00:00:00Z">
        <w:r>
          <w:t xml:space="preserve"> </w:t>
        </w:r>
      </w:ins>
      <w:hyperlink r:id="rId108">
        <w:ins w:id="2643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2644" w:author="PR Preview" w:date="2026-01-01T00:00:00Z">
        <w:r>
          <w:t xml:space="preserve">),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and</w:t>
        </w:r>
      </w:ins>
      <w:ins w:id="264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is symmetric,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so</w:t>
        </w:r>
      </w:ins>
      <w:ins w:id="265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is symmetric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(the transpose of a difference is the difference of the transposes, entry by entry,</w:t>
        </w:r>
      </w:ins>
      <w:ins w:id="2657" w:author="PR Preview" w:date="2026-01-01T00:00:00Z">
        <w:r>
          <w:t xml:space="preserve"> </w:t>
        </w:r>
      </w:ins>
      <w:hyperlink r:id="rId87">
        <w:ins w:id="265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659" w:author="PR Preview" w:date="2026-01-01T00:00:00Z">
        <w:r>
          <w:t xml:space="preserve">).</w:t>
        </w:r>
      </w:ins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For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2664" w:author="PR Preview" w:date="2026-01-01T00:00:00Z">
        <w:r>
          <w:t xml:space="preserve">, take</w:t>
        </w:r>
      </w:ins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$\mathord{\smash[b]{\underset{\raise.3ex\hbox{$\scriptstyle\sim$}}{u}}\vphantom{u}} = -\mathbf{A}^{-1} \mathbf{B} \mathord{\smash[b]{\underset{\raise.3ex\hbox{$\scriptstyle\sim$}}{w}}\vphantom{w}}$</w:t>
        </w:r>
      </w:ins>
      <w:ins w:id="2667" w:author="PR Preview" w:date="2026-01-01T00:00:00Z">
        <w:r>
          <w:t xml:space="preserve">, so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$\mathord{\smash[b]{\underset{\raise.3ex\hbox{$\scriptstyle\sim$}}{z}}\vphantom{z}} = \mathord{\smash[b]{\underset{\raise.3ex\hbox{$\scriptstyle\sim$}}{0}}\vphantom{0}}$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and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  </w:r>
      </w:ins>
      <w:ins w:id="2674" w:author="PR Preview" w:date="2026-01-01T00:00:00Z">
        <w:r>
          <w:t xml:space="preserve">; then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(</w:t>
        </w:r>
      </w:ins>
      <w:hyperlink w:anchor="thm-block-quadratic">
        <w:ins w:id="267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680" w:author="PR Preview" w:date="2026-01-01T00:00:00Z">
        <w:r>
          <w:t xml:space="preserve">).</w:t>
        </w:r>
      </w:ins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del w:id="2681" w:author="PR Preview" w:date="2026-01-01T00:00:00Z">
        <w:r>
          <w:rPr>
            <w:i/>
            <w:iCs/>
          </w:rPr>
          <w:delText xml:space="preserve">Proof</w:delText>
        </w:r>
      </w:del>
      <w:del w:id="2682" w:author="PR Preview" w:date="2026-01-01T00:00:00Z">
        <w:r>
          <w:delText xml:space="preserve">. </w:delText>
        </w:r>
      </w:del>
      <w:del w:id="2683" w:author="PR Preview" w:date="2026-01-01T00:00:00Z">
        <w:r>
          <w:rPr>
            <w:b/>
            <w:bCs/>
          </w:rPr>
          <w:delText xml:space="preserve">If.</w:delText>
        </w:r>
      </w:del>
      <w:del w:id="268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85" w:author="PR Preview" w:date="2026-01-01T00:00:00Z">
        <w:r>
          <w:delText xml:space="preserve"> </w:delText>
        </w:r>
      </w:del>
      <w:del w:id="2686" w:author="PR Preview" w:date="2026-01-01T00:00:00Z">
        <w:r>
          <w:delText xml:space="preserve">is upper triangular with positive diagonal (</w:delText>
        </w:r>
      </w:del>
      <w:hyperlink r:id="rId87">
        <w:del w:id="2687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688" w:author="PR Preview" w:date="2026-01-01T00:00:00Z">
        <w:r>
          <w:delText xml:space="preserve">),</w:delText>
        </w:r>
      </w:del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so</w:delText>
        </w:r>
      </w:del>
      <w:del w:id="26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92" w:author="PR Preview" w:date="2026-01-01T00:00:00Z">
        <w:r>
          <w:delText xml:space="preserve"> </w:delText>
        </w:r>
      </w:del>
      <w:del w:id="2693" w:author="PR Preview" w:date="2026-01-01T00:00:00Z">
        <w:r>
          <w:delText xml:space="preserve">only for</w:delText>
        </w:r>
      </w:del>
      <w:del w:id="269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695" w:author="PR Preview" w:date="2026-01-01T00:00:00Z">
        <w:r>
          <w:delText xml:space="preserve"> </w:delText>
        </w:r>
      </w:del>
      <w:del w:id="2696" w:author="PR Preview" w:date="2026-01-01T00:00:00Z">
        <w:r>
          <w:delText xml:space="preserve">(</w:delText>
        </w:r>
      </w:del>
      <w:hyperlink r:id="rId42">
        <w:del w:id="2697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2698" w:author="PR Preview" w:date="2026-01-01T00:00:00Z">
        <w:r>
          <w:delText xml:space="preserve">),</w:delText>
        </w:r>
      </w:del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and the columns of</w:delText>
        </w:r>
      </w:del>
      <w:del w:id="270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are linearly independent</w:delText>
        </w:r>
      </w:del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(</w:delText>
        </w:r>
      </w:del>
      <w:hyperlink r:id="rId70">
        <w:del w:id="2706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2707" w:author="PR Preview" w:date="2026-01-01T00:00:00Z">
        <w:r>
          <w:delText xml:space="preserve">,</w:delText>
        </w:r>
      </w:del>
      <w:del w:id="2708" w:author="PR Preview" w:date="2026-01-01T00:00:00Z">
        <w:r>
          <w:delText xml:space="preserve"> </w:delText>
        </w:r>
      </w:del>
      <w:hyperlink r:id="rId63">
        <w:del w:id="2709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710" w:author="PR Preview" w:date="2026-01-01T00:00:00Z">
        <w:r>
          <w:delText xml:space="preserve">).</w:delText>
        </w:r>
      </w:del>
      <w:del w:id="2711" w:author="PR Preview" w:date="2026-01-01T00:00:00Z">
        <w:r>
          <w:delText xml:space="preserve"> </w:delText>
        </w:r>
      </w:del>
      <w:del w:id="2712" w:author="PR Preview" w:date="2026-01-01T00:00:00Z">
        <w:r>
          <w:delText xml:space="preserve">So</w:delText>
        </w:r>
      </w:del>
      <w:del w:id="27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714" w:author="PR Preview" w:date="2026-01-01T00:00:00Z">
        <w:r>
          <w:delText xml:space="preserve"> </w:delText>
        </w:r>
      </w:del>
      <w:del w:id="2715" w:author="PR Preview" w:date="2026-01-01T00:00:00Z">
        <w:r>
          <w:delText xml:space="preserve">(</w:delText>
        </w:r>
      </w:del>
      <w:hyperlink r:id="rId87">
        <w:del w:id="2716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717" w:author="PR Preview" w:date="2026-01-01T00:00:00Z">
        <w:r>
          <w:delText xml:space="preserve">)</w:delText>
        </w:r>
      </w:del>
      <w:del w:id="2718" w:author="PR Preview" w:date="2026-01-01T00:00:00Z">
        <w:r>
          <w:delText xml:space="preserve"> </w:delText>
        </w:r>
      </w:del>
      <w:del w:id="2719" w:author="PR Preview" w:date="2026-01-01T00:00:00Z">
        <w:r>
          <w:delText xml:space="preserve">is positive definite (</w:delText>
        </w:r>
      </w:del>
      <w:hyperlink w:anchor="thm-pd-gram">
        <w:del w:id="2720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2721" w:author="PR Preview" w:date="2026-01-01T00:00:00Z">
        <w:r>
          <w:delText xml:space="preserve">, part 2).</w:delText>
        </w:r>
      </w:del>
    </w:p>
    <w:p>
      <w:pPr>
        <w:pStyle w:val="BodyText"/>
      </w:pPr>
      <w:ins w:id="2722" w:author="PR Preview" w:date="2026-01-01T00:00:00Z">
        <w:r>
          <w:rPr>
            <w:i/>
            <w:iCs/>
          </w:rPr>
          <w:t xml:space="preserve">Proof</w:t>
        </w:r>
      </w:ins>
      <w:ins w:id="2723" w:author="PR Preview" w:date="2026-01-01T00:00:00Z">
        <w:r>
          <w:t xml:space="preserve">. </w:t>
        </w:r>
      </w:ins>
      <w:ins w:id="2724" w:author="PR Preview" w:date="2026-01-01T00:00:00Z">
        <w:r>
          <w:rPr>
            <w:b/>
            <w:bCs/>
          </w:rPr>
          <w:t xml:space="preserve">If.</w:t>
        </w:r>
      </w:ins>
      <w:ins w:id="272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26" w:author="PR Preview" w:date="2026-01-01T00:00:00Z">
        <w:r>
          <w:t xml:space="preserve"> </w:t>
        </w:r>
      </w:ins>
      <w:ins w:id="2727" w:author="PR Preview" w:date="2026-01-01T00:00:00Z">
        <w:r>
          <w:t xml:space="preserve">is upper triangular with positive diagonal (</w:t>
        </w:r>
      </w:ins>
      <w:hyperlink r:id="rId87">
        <w:ins w:id="272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729" w:author="PR Preview" w:date="2026-01-01T00:00:00Z">
        <w:r>
          <w:t xml:space="preserve">),</w:t>
        </w:r>
      </w:ins>
      <w:ins w:id="2730" w:author="PR Preview" w:date="2026-01-01T00:00:00Z">
        <w:r>
          <w:t xml:space="preserve"> </w:t>
        </w:r>
      </w:ins>
      <w:ins w:id="2731" w:author="PR Preview" w:date="2026-01-01T00:00:00Z">
        <w:r>
          <w:t xml:space="preserve">so</w:t>
        </w:r>
      </w:ins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${\mathbf{L}}^{\top} \mathord{\smash[b]{\underset{\raise.3ex\hbox{$\scriptstyle\sim$}}{x}}\vphantom{x}}= \mathord{\smash[b]{\underset{\raise.3ex\hbox{$\scriptstyle\sim$}}{0}}\vphantom{0}}$</w:t>
        </w:r>
      </w:ins>
      <w:ins w:id="2734" w:author="PR Preview" w:date="2026-01-01T00:00:00Z">
        <w:r>
          <w:t xml:space="preserve"> </w:t>
        </w:r>
      </w:ins>
      <w:ins w:id="2735" w:author="PR Preview" w:date="2026-01-01T00:00:00Z">
        <w:r>
          <w:t xml:space="preserve">only for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(</w:t>
        </w:r>
      </w:ins>
      <w:hyperlink r:id="rId42">
        <w:ins w:id="2740" w:author="PR Preview" w:date="2026-01-01T00:00:00Z">
          <w:r>
            <w:rPr>
              <w:rStyle w:val="Hyperlink"/>
            </w:rPr>
            <w:t xml:space="preserve">Theorem 16 in Projections and Linear Systems</w:t>
          </w:r>
        </w:ins>
      </w:hyperlink>
      <w:ins w:id="2741" w:author="PR Preview" w:date="2026-01-01T00:00:00Z">
        <w:r>
          <w:t xml:space="preserve">),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and the columns of</w:t>
        </w:r>
      </w:ins>
      <w:ins w:id="274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are linearly independent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(</w:t>
        </w:r>
      </w:ins>
      <w:hyperlink r:id="rId70">
        <w:ins w:id="2749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750" w:author="PR Preview" w:date="2026-01-01T00:00:00Z">
        <w:r>
          <w:t xml:space="preserve">,</w:t>
        </w:r>
      </w:ins>
      <w:ins w:id="2751" w:author="PR Preview" w:date="2026-01-01T00:00:00Z">
        <w:r>
          <w:t xml:space="preserve"> </w:t>
        </w:r>
      </w:ins>
      <w:hyperlink r:id="rId63">
        <w:ins w:id="2752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753" w:author="PR Preview" w:date="2026-01-01T00:00:00Z">
        <w:r>
          <w:t xml:space="preserve">).</w:t>
        </w:r>
      </w:ins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So</w:t>
        </w:r>
      </w:ins>
      <w:ins w:id="27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57" w:author="PR Preview" w:date="2026-01-01T00:00:00Z">
        <w:r>
          <w:t xml:space="preserve"> </w:t>
        </w:r>
      </w:ins>
      <w:ins w:id="2758" w:author="PR Preview" w:date="2026-01-01T00:00:00Z">
        <w:r>
          <w:t xml:space="preserve">(</w:t>
        </w:r>
      </w:ins>
      <w:hyperlink r:id="rId87">
        <w:ins w:id="2759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760" w:author="PR Preview" w:date="2026-01-01T00:00:00Z">
        <w:r>
          <w:t xml:space="preserve">)</w:t>
        </w:r>
      </w:ins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is positive definite (</w:t>
        </w:r>
      </w:ins>
      <w:hyperlink w:anchor="thm-pd-gram">
        <w:ins w:id="276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764" w:author="PR Preview" w:date="2026-01-01T00:00:00Z">
        <w:r>
          <w:t xml:space="preserve">, part 2).</w:t>
        </w:r>
      </w:ins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765" w:author="PR Preview" w:date="2026-01-01T00:00:00Z">
        <w:r>
          <w:delText xml:space="preserve">with</w:delText>
        </w:r>
      </w:del>
      <w:del w:id="2766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767" w:author="PR Preview" w:date="2026-01-01T00:00:00Z">
        <w:r>
          <w:delText xml:space="preserve">,</w:delText>
        </w:r>
      </w:del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where</w:delText>
        </w:r>
      </w:del>
      <w:del w:id="2770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and</w:delText>
        </w:r>
      </w:del>
      <w:del w:id="277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</m:oMath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are entries</w:delText>
        </w:r>
      </w:del>
      <w:del w:id="27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77" w:author="PR Preview" w:date="2026-01-01T00:00:00Z">
        <w:r>
          <w:delText xml:space="preserve"> </w:delText>
        </w:r>
      </w:del>
      <w:del w:id="2778" w:author="PR Preview" w:date="2026-01-01T00:00:00Z">
        <w:r>
          <w:delText xml:space="preserve">of</w:delText>
        </w:r>
      </w:del>
      <w:del w:id="277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and</w:delText>
        </w:r>
      </w:del>
      <w:del w:id="2782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2783" w:author="PR Preview" w:date="2026-01-01T00:00:00Z">
        <w:r>
          <w:delText xml:space="preserve">,</w:delText>
        </w:r>
      </w:del>
      <w:del w:id="2784" w:author="PR Preview" w:date="2026-01-01T00:00:00Z">
        <w:r>
          <w:delText xml:space="preserve"> </w:delText>
        </w:r>
      </w:del>
      <w:del w:id="2785" w:author="PR Preview" w:date="2026-01-01T00:00:00Z">
        <w:r>
          <w:delText xml:space="preserve">and</w:delText>
        </w:r>
      </w:del>
      <w:del w:id="27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and</w:delText>
        </w:r>
      </w:del>
      <w:del w:id="27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del w:id="2790" w:author="PR Preview" w:date="2026-01-01T00:00:00Z">
        <w:r>
          <w:delText xml:space="preserve"> </w:delText>
        </w:r>
      </w:del>
      <w:del w:id="2791" w:author="PR Preview" w:date="2026-01-01T00:00:00Z">
        <w:r>
          <w:delText xml:space="preserve">are their entries</w:delText>
        </w:r>
      </w:del>
      <w:del w:id="27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2793" w:author="PR Preview" w:date="2026-01-01T00:00:00Z">
        <w:r>
          <w:delText xml:space="preserve">;</w:delText>
        </w:r>
      </w:del>
      <w:del w:id="279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795" w:author="PR Preview" w:date="2026-01-01T00:00:00Z">
        <w:r>
          <w:delText xml:space="preserve"> </w:delText>
        </w:r>
      </w:del>
      <w:del w:id="2796" w:author="PR Preview" w:date="2026-01-01T00:00:00Z">
        <w:r>
          <w:delText xml:space="preserve">has this form by</w:delText>
        </w:r>
      </w:del>
      <w:del w:id="2797" w:author="PR Preview" w:date="2026-01-01T00:00:00Z">
        <w:r>
          <w:delText xml:space="preserve"> </w:delText>
        </w:r>
      </w:del>
      <w:hyperlink r:id="rId87">
        <w:del w:id="2798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799" w:author="PR Preview" w:date="2026-01-01T00:00:00Z">
        <w:r>
          <w:delText xml:space="preserve">.</w:delText>
        </w:r>
      </w:del>
      <w:del w:id="2800" w:author="PR Preview" w:date="2026-01-01T00:00:00Z">
        <w:r>
          <w:delText xml:space="preserve"> </w:delText>
        </w:r>
      </w:del>
      <w:del w:id="2801" w:author="PR Preview" w:date="2026-01-01T00:00:00Z">
        <w:r>
          <w:delText xml:space="preserve">A</w:delText>
        </w:r>
      </w:del>
      <w:del w:id="280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803" w:author="PR Preview" w:date="2026-01-01T00:00:00Z">
        <w:r>
          <w:delText xml:space="preserve"> </w:delText>
        </w:r>
      </w:del>
      <w:del w:id="2804" w:author="PR Preview" w:date="2026-01-01T00:00:00Z">
        <w:r>
          <w:delText xml:space="preserve">matrix</w:delText>
        </w:r>
      </w:del>
      <w:del w:id="2805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2806" w:author="PR Preview" w:date="2026-01-01T00:00:00Z">
        <w:r>
          <w:delText xml:space="preserve"> </w:delText>
        </w:r>
      </w:del>
      <w:del w:id="2807" w:author="PR Preview" w:date="2026-01-01T00:00:00Z">
        <w:r>
          <w:delText xml:space="preserve">is lower triangular with positive diagonal</w:delText>
        </w:r>
      </w:del>
      <w:del w:id="2808" w:author="PR Preview" w:date="2026-01-01T00:00:00Z">
        <w:r>
          <w:delText xml:space="preserve"> </w:delText>
        </w:r>
      </w:del>
      <w:del w:id="2809" w:author="PR Preview" w:date="2026-01-01T00:00:00Z">
        <w:r>
          <w:delText xml:space="preserve">exactly when</w:delText>
        </w:r>
      </w:del>
      <w:del w:id="281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2811" w:author="PR Preview" w:date="2026-01-01T00:00:00Z">
        <w:r>
          <w:delText xml:space="preserve">, its first row is otherwise zero,</w:delText>
        </w:r>
      </w:del>
      <w:del w:id="2812" w:author="PR Preview" w:date="2026-01-01T00:00:00Z">
        <w:r>
          <w:delText xml:space="preserve"> </w:delText>
        </w:r>
      </w:del>
      <w:del w:id="2813" w:author="PR Preview" w:date="2026-01-01T00:00:00Z">
        <w:r>
          <w:delText xml:space="preserve">and</w:delText>
        </w:r>
      </w:del>
      <w:del w:id="281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del w:id="2815" w:author="PR Preview" w:date="2026-01-01T00:00:00Z">
        <w:r>
          <w:delText xml:space="preserve"> </w:delText>
        </w:r>
      </w:del>
      <w:del w:id="2816" w:author="PR Preview" w:date="2026-01-01T00:00:00Z">
        <w:r>
          <w:delText xml:space="preserve">is lower triangular with positive diagonal;</w:delText>
        </w:r>
      </w:del>
      <w:del w:id="281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18" w:author="PR Preview" w:date="2026-01-01T00:00:00Z">
        <w:r>
          <w:delText xml:space="preserve"> </w:delText>
        </w:r>
      </w:del>
      <w:del w:id="2819" w:author="PR Preview" w:date="2026-01-01T00:00:00Z">
        <w:r>
          <w:delText xml:space="preserve">can be anything.</w:delText>
        </w:r>
      </w:del>
      <w:del w:id="2820" w:author="PR Preview" w:date="2026-01-01T00:00:00Z">
        <w:r>
          <w:delText xml:space="preserve"> </w:delText>
        </w:r>
      </w:del>
      <w:del w:id="2821" w:author="PR Preview" w:date="2026-01-01T00:00:00Z">
        <w:r>
          <w:delText xml:space="preserve">So choosing</w:delText>
        </w:r>
      </w:del>
      <w:del w:id="2822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means choosing</w:delText>
        </w:r>
      </w:del>
      <w:del w:id="282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2826" w:author="PR Preview" w:date="2026-01-01T00:00:00Z">
        <w:r>
          <w:delText xml:space="preserve">,</w:delText>
        </w:r>
      </w:del>
      <w:del w:id="2827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28" w:author="PR Preview" w:date="2026-01-01T00:00:00Z">
        <w:r>
          <w:delText xml:space="preserve"> </w:delText>
        </w:r>
      </w:del>
      <w:del w:id="2829" w:author="PR Preview" w:date="2026-01-01T00:00:00Z">
        <w:r>
          <w:delText xml:space="preserve">and such an</w:delText>
        </w:r>
      </w:del>
      <w:del w:id="283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del w:id="2831" w:author="PR Preview" w:date="2026-01-01T00:00:00Z">
        <w:r>
          <w:delText xml:space="preserve">.</w:delText>
        </w:r>
      </w:del>
    </w:p>
    <w:p>
      <w:pPr>
        <w:pStyle w:val="BodyText"/>
      </w:pPr>
      <w:ins w:id="2832" w:author="PR Preview" w:date="2026-01-01T00:00:00Z">
        <w:r>
  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  </w:r>
      </w:ins>
    </w:p>
    <w:p>
      <w:pPr>
        <w:pStyle w:val="FirstParagraph"/>
      </w:pPr>
      <w:ins w:id="2833" w:author="PR Preview" w:date="2026-01-01T00:00:00Z">
        <w:r>
          <w:t xml:space="preserve">with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$\mathord{\smash[b]{\underset{\raise.3ex\hbox{$\scriptstyle\sim$}}{b}}\vphantom{b}}, \mathord{\smash[b]{\underset{\raise.3ex\hbox{$\scriptstyle\sim$}}{g}}\vphantom{g}} \in \mathbb{R}^{p-1}$</w:t>
        </w:r>
      </w:ins>
      <w:ins w:id="2836" w:author="PR Preview" w:date="2026-01-01T00:00:00Z">
        <w:r>
          <w:t xml:space="preserve">,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where</w:t>
        </w:r>
      </w:ins>
      <w:ins w:id="283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and</w:t>
        </w:r>
      </w:ins>
      <w:ins w:id="284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i</m:t>
            </m:r>
          </m:sub>
        </m:sSub>
      </m:oMath>
      <w:ins w:id="2843" w:author="PR Preview" w:date="2026-01-01T00:00:00Z">
        <w:r>
          <w:t xml:space="preserve"> </w:t>
        </w:r>
      </w:ins>
      <w:ins w:id="2844" w:author="PR Preview" w:date="2026-01-01T00:00:00Z">
        <w:r>
          <w:t xml:space="preserve">are entries</w:t>
        </w:r>
      </w:ins>
      <w:ins w:id="28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of</w:t>
        </w:r>
      </w:ins>
      <w:ins w:id="28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and</w:t>
        </w:r>
      </w:ins>
      <w:ins w:id="285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2852" w:author="PR Preview" w:date="2026-01-01T00:00:00Z">
        <w:r>
          <w:t xml:space="preserve">,</w:t>
        </w:r>
      </w:ins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and</w:t>
        </w:r>
      </w:ins>
      <w:ins w:id="28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and</w:t>
        </w:r>
      </w:ins>
      <w:ins w:id="28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are their entries</w:t>
        </w:r>
      </w:ins>
      <w:ins w:id="28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862" w:author="PR Preview" w:date="2026-01-01T00:00:00Z">
        <w:r>
          <w:t xml:space="preserve">;</w:t>
        </w:r>
      </w:ins>
      <w:ins w:id="286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864" w:author="PR Preview" w:date="2026-01-01T00:00:00Z">
        <w:r>
          <w:t xml:space="preserve"> </w:t>
        </w:r>
      </w:ins>
      <w:ins w:id="2865" w:author="PR Preview" w:date="2026-01-01T00:00:00Z">
        <w:r>
          <w:t xml:space="preserve">has this form by</w:t>
        </w:r>
      </w:ins>
      <w:ins w:id="2866" w:author="PR Preview" w:date="2026-01-01T00:00:00Z">
        <w:r>
          <w:t xml:space="preserve"> </w:t>
        </w:r>
      </w:ins>
      <w:hyperlink r:id="rId87">
        <w:ins w:id="286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868" w:author="PR Preview" w:date="2026-01-01T00:00:00Z">
        <w:r>
          <w:t xml:space="preserve">.</w:t>
        </w:r>
      </w:ins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A</w:t>
        </w:r>
      </w:ins>
      <w:ins w:id="28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matrix</w:t>
        </w:r>
      </w:ins>
      <w:ins w:id="2874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2875" w:author="PR Preview" w:date="2026-01-01T00:00:00Z">
        <w:r>
          <w:t xml:space="preserve"> </w:t>
        </w:r>
      </w:ins>
      <w:ins w:id="2876" w:author="PR Preview" w:date="2026-01-01T00:00:00Z">
        <w:r>
          <w:t xml:space="preserve">is lower triangular with positive diagonal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exactly when</w:t>
        </w:r>
      </w:ins>
      <w:ins w:id="287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2880" w:author="PR Preview" w:date="2026-01-01T00:00:00Z">
        <w:r>
          <w:t xml:space="preserve">, its first row is otherwise zero,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and</w:t>
        </w:r>
      </w:ins>
      <w:ins w:id="288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2884" w:author="PR Preview" w:date="2026-01-01T00:00:00Z">
        <w:r>
          <w:t xml:space="preserve"> </w:t>
        </w:r>
      </w:ins>
      <w:ins w:id="2885" w:author="PR Preview" w:date="2026-01-01T00:00:00Z">
        <w:r>
          <w:t xml:space="preserve">is lower triangular with positive diagonal;</w:t>
        </w:r>
      </w:ins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$\mathord{\smash[b]{\underset{\raise.3ex\hbox{$\scriptstyle\sim$}}{g}}\vphantom{g}}$</w:t>
        </w:r>
      </w:ins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can be anything.</w:t>
        </w:r>
      </w:ins>
      <w:ins w:id="2890" w:author="PR Preview" w:date="2026-01-01T00:00:00Z">
        <w:r>
          <w:t xml:space="preserve"> </w:t>
        </w:r>
      </w:ins>
      <w:ins w:id="2891" w:author="PR Preview" w:date="2026-01-01T00:00:00Z">
        <w:r>
          <w:t xml:space="preserve">So choosing</w:t>
        </w:r>
      </w:ins>
      <w:ins w:id="2892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means choosing</w:t>
        </w:r>
      </w:ins>
      <w:ins w:id="289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2896" w:author="PR Preview" w:date="2026-01-01T00:00:00Z">
        <w:r>
          <w:t xml:space="preserve">,</w:t>
        </w:r>
      </w:ins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$\mathord{\smash[b]{\underset{\raise.3ex\hbox{$\scriptstyle\sim$}}{g}}\vphantom{g}}$</w:t>
        </w:r>
      </w:ins>
      <w:ins w:id="2899" w:author="PR Preview" w:date="2026-01-01T00:00:00Z">
        <w:r>
          <w:t xml:space="preserve"> </w:t>
        </w:r>
      </w:ins>
      <w:ins w:id="2900" w:author="PR Preview" w:date="2026-01-01T00:00:00Z">
        <w:r>
          <w:t xml:space="preserve">and such an</w:t>
        </w:r>
      </w:ins>
      <w:ins w:id="290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2902" w:author="PR Preview" w:date="2026-01-01T00:00:00Z">
        <w:r>
          <w:t xml:space="preserve">.</w:t>
        </w:r>
      </w:ins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903" w:author="PR Preview" w:date="2026-01-01T00:00:00Z">
        <w:r>
          <w:delText xml:space="preserve">Entry</w:delText>
        </w:r>
      </w:del>
      <w:del w:id="29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is</w:delText>
        </w:r>
      </w:del>
      <w:del w:id="290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by the same computation with the roles swapped,</w:delText>
        </w:r>
      </w:del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the transpose of the</w:delText>
        </w:r>
      </w:del>
      <w:del w:id="29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block;</w:delText>
        </w:r>
      </w:del>
      <w:del w:id="2915" w:author="PR Preview" w:date="2026-01-01T00:00:00Z">
        <w:r>
          <w:delText xml:space="preserve"> </w:delText>
        </w:r>
      </w:del>
      <w:del w:id="2916" w:author="PR Preview" w:date="2026-01-01T00:00:00Z">
        <w:r>
          <w:delText xml:space="preserve">it matches</w:delText>
        </w:r>
      </w:del>
      <w:del w:id="2917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918" w:author="PR Preview" w:date="2026-01-01T00:00:00Z">
        <w:r>
          <w:delText xml:space="preserve"> </w:delText>
        </w:r>
      </w:del>
      <w:del w:id="2919" w:author="PR Preview" w:date="2026-01-01T00:00:00Z">
        <w:r>
          <w:delText xml:space="preserve">exactly when the</w:delText>
        </w:r>
      </w:del>
      <w:del w:id="29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block matches</w:delText>
        </w:r>
      </w:del>
      <w:del w:id="2923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24" w:author="PR Preview" w:date="2026-01-01T00:00:00Z">
        <w:r>
          <w:delText xml:space="preserve">,</w:delText>
        </w:r>
      </w:del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which is where the symmetry of</w:delText>
        </w:r>
      </w:del>
      <w:del w:id="292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is used.</w:delText>
        </w:r>
      </w:del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So</w:delText>
        </w:r>
      </w:del>
      <w:del w:id="2932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says exactly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2935" w:author="PR Preview" w:date="2026-01-01T00:00:00Z">
        <w:r>
          <w:delText xml:space="preserve"> </w:delText>
        </w:r>
      </w:del>
      <w:del w:id="2936" w:author="PR Preview" w:date="2026-01-01T00:00:00Z">
        <w:r>
          <w:delText xml:space="preserve">(</w:delText>
        </w:r>
      </w:del>
      <w:hyperlink w:anchor="thm-pd-submatrix">
        <w:del w:id="2937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938" w:author="PR Preview" w:date="2026-01-01T00:00:00Z">
        <w:r>
          <w:delText xml:space="preserve">), so the first equation with</w:delText>
        </w:r>
      </w:del>
      <w:del w:id="293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2940" w:author="PR Preview" w:date="2026-01-01T00:00:00Z">
        <w:r>
          <w:delText xml:space="preserve"> </w:delText>
        </w:r>
      </w:del>
      <w:del w:id="2941" w:author="PR Preview" w:date="2026-01-01T00:00:00Z">
        <w:r>
          <w:delText xml:space="preserve">forces</w:delText>
        </w:r>
      </w:del>
      <w:del w:id="294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del w:id="2943" w:author="PR Preview" w:date="2026-01-01T00:00:00Z">
        <w:r>
          <w:delText xml:space="preserve">;</w:delText>
        </w:r>
      </w:del>
      <w:del w:id="2944" w:author="PR Preview" w:date="2026-01-01T00:00:00Z">
        <w:r>
          <w:delText xml:space="preserve"> </w:delText>
        </w:r>
      </w:del>
      <w:del w:id="2945" w:author="PR Preview" w:date="2026-01-01T00:00:00Z">
        <w:r>
          <w:delText xml:space="preserve">the second then forces</w:delText>
        </w:r>
      </w:del>
      <w:del w:id="2946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47" w:author="PR Preview" w:date="2026-01-01T00:00:00Z">
        <w:r>
          <w:delText xml:space="preserve">;</w:delText>
        </w:r>
      </w:del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delText xml:space="preserve">and the third becomes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950" w:author="PR Preview" w:date="2026-01-01T00:00:00Z">
        <w:r>
          <w:delText xml:space="preserve">Here</w:delText>
        </w:r>
      </w:del>
      <w:del w:id="29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2952" w:author="PR Preview" w:date="2026-01-01T00:00:00Z">
        <w:r>
          <w:delText xml:space="preserve"> </w:delText>
        </w:r>
      </w:del>
      <w:del w:id="2953" w:author="PR Preview" w:date="2026-01-01T00:00:00Z">
        <w:r>
          <w:delText xml:space="preserve">is invertible with inverse</w:delText>
        </w:r>
      </w:del>
      <w:del w:id="295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2955" w:author="PR Preview" w:date="2026-01-01T00:00:00Z">
        <w:r>
          <w:delText xml:space="preserve">,</w:delText>
        </w:r>
      </w:del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so with</w:delText>
        </w:r>
      </w:del>
      <w:del w:id="295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2959" w:author="PR Preview" w:date="2026-01-01T00:00:00Z">
        <w:r>
          <w:delText xml:space="preserve"> </w:delText>
        </w:r>
      </w:del>
      <w:del w:id="2960" w:author="PR Preview" w:date="2026-01-01T00:00:00Z">
        <w:r>
          <w:delText xml:space="preserve">in</w:delText>
        </w:r>
      </w:del>
      <w:del w:id="2961" w:author="PR Preview" w:date="2026-01-01T00:00:00Z">
        <w:r>
          <w:delText xml:space="preserve"> </w:delText>
        </w:r>
      </w:del>
      <w:hyperlink w:anchor="def-schur-complement">
        <w:del w:id="296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96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BodyText"/>
      </w:pPr>
      <w:ins w:id="2964" w:author="PR Preview" w:date="2026-01-01T00:00:00Z">
        <w:r>
  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  </w:r>
      </w:ins>
    </w:p>
    <w:p>
      <w:pPr>
        <w:pStyle w:val="FirstParagraph"/>
      </w:pPr>
      <w:ins w:id="2965" w:author="PR Preview" w:date="2026-01-01T00:00:00Z">
        <w:r>
          <w:t xml:space="preserve">Entry</w:t>
        </w:r>
      </w:ins>
      <w:ins w:id="29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is</w:t>
        </w:r>
      </w:ins>
      <w:ins w:id="296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by the same computation with the roles swapped,</w:t>
        </w:r>
      </w:ins>
      <w:ins w:id="2972" w:author="PR Preview" w:date="2026-01-01T00:00:00Z">
        <w:r>
          <w:t xml:space="preserve"> </w:t>
        </w:r>
      </w:ins>
      <w:ins w:id="2973" w:author="PR Preview" w:date="2026-01-01T00:00:00Z">
        <w:r>
          <w:t xml:space="preserve">the transpose of the</w:t>
        </w:r>
      </w:ins>
      <w:ins w:id="29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block;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it matches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${\mathord{\smash[b]{\underset{\raise.3ex\hbox{$\scriptstyle\sim$}}{b}}\vphantom{b}}}^{\top}$</w:t>
        </w:r>
      </w:ins>
      <w:ins w:id="2981" w:author="PR Preview" w:date="2026-01-01T00:00:00Z">
        <w:r>
          <w:t xml:space="preserve"> </w:t>
        </w:r>
      </w:ins>
      <w:ins w:id="2982" w:author="PR Preview" w:date="2026-01-01T00:00:00Z">
        <w:r>
          <w:t xml:space="preserve">exactly when the</w:t>
        </w:r>
      </w:ins>
      <w:ins w:id="29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block matches</w:t>
        </w:r>
      </w:ins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$\mathord{\smash[b]{\underset{\raise.3ex\hbox{$\scriptstyle\sim$}}{b}}\vphantom{b}}$</w:t>
        </w:r>
      </w:ins>
      <w:ins w:id="2988" w:author="PR Preview" w:date="2026-01-01T00:00:00Z">
        <w:r>
          <w:t xml:space="preserve">,</w:t>
        </w:r>
      </w:ins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which is where the symmetry of</w:t>
        </w:r>
      </w:ins>
      <w:ins w:id="29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is used.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So</w:t>
        </w:r>
      </w:ins>
      <w:ins w:id="299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says exactly</w:t>
        </w:r>
      </w:ins>
    </w:p>
    <w:p>
      <w:pPr>
        <w:pStyle w:val="BodyText"/>
      </w:pPr>
      <w:ins w:id="2999" w:author="PR Preview" w:date="2026-01-01T00:00:00Z">
        <w:r>
  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  </w:r>
      </w:ins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(</w:t>
        </w:r>
      </w:ins>
      <w:hyperlink w:anchor="thm-pd-submatrix">
        <w:ins w:id="300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003" w:author="PR Preview" w:date="2026-01-01T00:00:00Z">
        <w:r>
          <w:t xml:space="preserve">), so the first equation with</w:t>
        </w:r>
      </w:ins>
      <w:ins w:id="300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forces</w:t>
        </w:r>
      </w:ins>
      <w:ins w:id="300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ins w:id="3008" w:author="PR Preview" w:date="2026-01-01T00:00:00Z">
        <w:r>
          <w:t xml:space="preserve">;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the second then forces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$\mathord{\smash[b]{\underset{\raise.3ex\hbox{$\scriptstyle\sim$}}{g}}\vphantom{g}} = \tfrac{1}{\ell_{11}}\,\mathord{\smash[b]{\underset{\raise.3ex\hbox{$\scriptstyle\sim$}}{b}}\vphantom{b}}$</w:t>
        </w:r>
      </w:ins>
      <w:ins w:id="3013" w:author="PR Preview" w:date="2026-01-01T00:00:00Z">
        <w:r>
          <w:t xml:space="preserve">;</w:t>
        </w:r>
      </w:ins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and the third becomes</w:t>
        </w:r>
      </w:ins>
    </w:p>
    <w:p>
      <w:pPr>
        <w:pStyle w:val="BodyText"/>
      </w:pPr>
      <w:ins w:id="3016" w:author="PR Preview" w:date="2026-01-01T00:00:00Z">
        <w:r>
  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  </w:r>
      </w:ins>
    </w:p>
    <w:p>
      <w:pPr>
        <w:pStyle w:val="FirstParagraph"/>
      </w:pPr>
      <w:ins w:id="3017" w:author="PR Preview" w:date="2026-01-01T00:00:00Z">
        <w:r>
          <w:t xml:space="preserve">Here</w:t>
        </w:r>
      </w:ins>
      <w:ins w:id="30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is invertible with inverse</w:t>
        </w:r>
      </w:ins>
      <w:ins w:id="302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022" w:author="PR Preview" w:date="2026-01-01T00:00:00Z">
        <w:r>
          <w:t xml:space="preserve">,</w:t>
        </w:r>
      </w:ins>
      <w:ins w:id="3023" w:author="PR Preview" w:date="2026-01-01T00:00:00Z">
        <w:r>
          <w:t xml:space="preserve"> </w:t>
        </w:r>
      </w:ins>
      <w:ins w:id="3024" w:author="PR Preview" w:date="2026-01-01T00:00:00Z">
        <w:r>
          <w:t xml:space="preserve">so with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$\mathbf{B} = {\mathord{\smash[b]{\underset{\raise.3ex\hbox{$\scriptstyle\sim$}}{b}}\vphantom{b}}}^{\top}$</w:t>
        </w:r>
      </w:ins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in</w:t>
        </w:r>
      </w:ins>
      <w:ins w:id="3029" w:author="PR Preview" w:date="2026-01-01T00:00:00Z">
        <w:r>
          <w:t xml:space="preserve"> </w:t>
        </w:r>
      </w:ins>
      <w:hyperlink w:anchor="def-schur-complement">
        <w:ins w:id="303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031" w:author="PR Preview" w:date="2026-01-01T00:00:00Z">
        <w:r>
          <w:t xml:space="preserve">,</w:t>
        </w:r>
      </w:ins>
    </w:p>
    <w:p>
      <w:pPr>
        <w:pStyle w:val="BodyText"/>
      </w:pPr>
      <w:ins w:id="3032" w:author="PR Preview" w:date="2026-01-01T00:00:00Z">
        <w:r>
  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  </w:r>
      </w:ins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2026-10-17T10:34:52Z</dcterms:created>
  <dcterms:modified xsi:type="dcterms:W3CDTF">2026-10-17T10:34:52Z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