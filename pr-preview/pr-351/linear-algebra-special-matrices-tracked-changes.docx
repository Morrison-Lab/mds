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Special Matrices and Decompositions</w:t>
      </w:r>
    </w:p>
    <w:p>
      <w:pPr>
        <w:pStyle w:val="Date"/>
      </w:pPr>
      <w:del w:id="1" w:author="PR Preview" w:date="2026-01-01T00:00:00Z">
        <w:r>
          <w:delText xml:space="preserve">Last modified: 2026-10-17 02:34:23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2026-10-17 02:57:57 (PDT)</w:t>
        </w:r>
      </w:ins>
    </w:p>
    <w:bookmarkStart w:id="54" w:name="special-matrices"/>
    <w:p>
      <w:pPr>
        <w:pStyle w:val="Heading2"/>
      </w:pPr>
      <w:r>
        <w:t xml:space="preserve">1 Special Matrices</w:t>
      </w:r>
    </w:p>
    <w:p>
      <w:pPr>
        <w:pStyle w:val="FirstParagraph"/>
      </w:pPr>
      <w:r>
        <w:t xml:space="preserve">Some special matrices appeared earlier:</w:t>
      </w:r>
    </w:p>
    <w:p>
      <w:pPr>
        <w:pStyle w:val="Compact"/>
        <w:numPr>
          <w:ilvl w:val="0"/>
          <w:numId w:val="1001"/>
        </w:numPr>
      </w:pPr>
      <w:r>
        <w:t xml:space="preserve">the zero matrix (</w:t>
      </w:r>
      <w:hyperlink r:id="rId9">
        <w:r>
          <w:rPr>
            <w:rStyle w:val="Hyperlink"/>
          </w:rPr>
          <w:t xml:space="preserve">Definition 4 in Matrices</w:t>
        </w:r>
      </w:hyperlink>
      <w:r>
        <w:t xml:space="preserve">), in the section on matrix addition</w:t>
      </w:r>
    </w:p>
    <w:p>
      <w:pPr>
        <w:pStyle w:val="Compact"/>
        <w:numPr>
          <w:ilvl w:val="0"/>
          <w:numId w:val="1001"/>
        </w:numPr>
      </w:pPr>
      <w:r>
        <w:t xml:space="preserve">square matrices (</w:t>
      </w:r>
      <w:hyperlink r:id="rId10">
        <w:r>
          <w:rPr>
            <w:rStyle w:val="Hyperlink"/>
          </w:rPr>
          <w:t xml:space="preserve">Definition 8 in Matrices</w:t>
        </w:r>
      </w:hyperlink>
      <w:r>
        <w:t xml:space="preserve">), in the section on square and identity matrices</w:t>
      </w:r>
    </w:p>
    <w:p>
      <w:pPr>
        <w:pStyle w:val="Compact"/>
        <w:numPr>
          <w:ilvl w:val="0"/>
          <w:numId w:val="1001"/>
        </w:numPr>
      </w:pPr>
      <w:r>
        <w:t xml:space="preserve">the identity matrix (</w:t>
      </w:r>
      <w:hyperlink r:id="rId11">
        <w:r>
          <w:rPr>
            <w:rStyle w:val="Hyperlink"/>
          </w:rPr>
          <w:t xml:space="preserve">Definition 12 in Matrices</w:t>
        </w:r>
      </w:hyperlink>
      <w:r>
        <w:t xml:space="preserve">), in that same section</w:t>
      </w:r>
    </w:p>
    <w:bookmarkStart w:id="12" w:name="def-matrix-order"/>
    <w:p>
      <w:pPr>
        <w:pStyle w:val="FirstParagraph"/>
      </w:pPr>
      <w:r>
        <w:rPr>
          <w:b/>
          <w:bCs/>
        </w:rPr>
        <w:t xml:space="preserve">Definition 1 (Order of a square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order</w:t>
      </w:r>
      <w:r>
        <w:t xml:space="preserve"> </w:t>
      </w:r>
      <w:r>
        <w:t xml:space="preserve">of a square matrix (</w:t>
      </w:r>
      <w:hyperlink r:id="rId10">
        <w:r>
          <w:rPr>
            <w:rStyle w:val="Hyperlink"/>
          </w:rPr>
          <w:t xml:space="preserve">Definition 8 in Matrices</w:t>
        </w:r>
      </w:hyperlink>
      <w:r>
        <w:t xml:space="preserve">)</w:t>
      </w:r>
      <w:r>
        <w:t xml:space="preserve"> </w:t>
      </w:r>
      <w:r>
        <w:t xml:space="preserve">is its number of rows, which equals its number of columns.</w:t>
      </w:r>
    </w:p>
    <w:bookmarkEnd w:id="12"/>
    <w:bookmarkStart w:id="14" w:name="exm-matrix-order"/>
    <w:p>
      <w:pPr>
        <w:pStyle w:val="BodyText"/>
      </w:pPr>
      <w:r>
        <w:rPr>
          <w:b/>
          <w:bCs/>
        </w:rPr>
        <w:t xml:space="preserve">Example 1 (Orders of square matrices)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has order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 </w:t>
      </w:r>
      <w:r>
        <w:t xml:space="preserve">has order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has no order, since it is not square (</w:t>
      </w:r>
      <w:hyperlink r:id="rId13">
        <w:r>
          <w:rPr>
            <w:rStyle w:val="Hyperlink"/>
          </w:rPr>
          <w:t xml:space="preserve">Example 7 in Matrices</w:t>
        </w:r>
      </w:hyperlink>
      <w:r>
        <w:t xml:space="preserve">).</w:t>
      </w:r>
    </w:p>
    <w:bookmarkEnd w:id="14"/>
    <w:bookmarkStart w:id="15" w:name="def-matrix-power"/>
    <w:p>
      <w:pPr>
        <w:pStyle w:val="BodyText"/>
      </w:pPr>
      <w:r>
        <w:rPr>
          <w:b/>
          <w:bCs/>
        </w:rPr>
        <w:t xml:space="preserve">Definition 2 (Matrix power)</w:t>
      </w:r>
      <w:r>
        <w:t xml:space="preserve"> </w:t>
      </w:r>
      <w:r>
        <w:t xml:space="preserve">For a square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of order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 a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-th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  <m:r>
                    <m:t> 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k</m:t>
              </m:r>
              <m:r>
                <m:rPr>
                  <m:nor/>
                  <m:sty m:val="p"/>
                </m:rPr>
                <m:t> copies</m:t>
              </m:r>
            </m:lim>
          </m:limLow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A</m:t>
        </m:r>
      </m:oMath>
      <w:r>
        <w:t xml:space="preserve">.</w:t>
      </w:r>
    </w:p>
    <w:bookmarkEnd w:id="15"/>
    <w:bookmarkStart w:id="17" w:name="exm-matrix-power"/>
    <w:p>
      <w:pPr>
        <w:pStyle w:val="BodyText"/>
      </w:pPr>
      <w:r>
        <w:rPr>
          <w:b/>
          <w:bCs/>
        </w:rPr>
        <w:t xml:space="preserve">Example 2 (Powers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not square (</w:t>
      </w:r>
      <w:hyperlink r:id="rId10">
        <w:r>
          <w:rPr>
            <w:rStyle w:val="Hyperlink"/>
          </w:rPr>
          <w:t xml:space="preserve">Definition 8 in Matrices</w:t>
        </w:r>
      </w:hyperlink>
      <w:r>
        <w:t xml:space="preserve">), so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defined;</w:t>
      </w:r>
      <w:r>
        <w:t xml:space="preserve"> </w:t>
      </w:r>
      <w:r>
        <w:t xml:space="preserve">indeed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B</m:t>
        </m:r>
      </m:oMath>
      <w:r>
        <w:t xml:space="preserve"> </w:t>
      </w:r>
      <w:r>
        <w:t xml:space="preserve">would multiply a matrix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 by one with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rows,</w:t>
      </w:r>
      <w:r>
        <w:t xml:space="preserve"> </w:t>
      </w:r>
      <w:r>
        <w:t xml:space="preserve">which</w:t>
      </w:r>
      <w:r>
        <w:t xml:space="preserve"> </w:t>
      </w:r>
      <w:hyperlink r:id="rId16">
        <w:r>
          <w:rPr>
            <w:rStyle w:val="Hyperlink"/>
          </w:rPr>
          <w:t xml:space="preserve">Definition 7 in Matrices</w:t>
        </w:r>
      </w:hyperlink>
      <w:r>
        <w:t xml:space="preserve"> </w:t>
      </w:r>
      <w:r>
        <w:t xml:space="preserve">does not allow.</w:t>
      </w:r>
    </w:p>
    <w:bookmarkEnd w:id="17"/>
    <w:bookmarkStart w:id="18" w:name="def-symmetric-matrix"/>
    <w:p>
      <w:pPr>
        <w:pStyle w:val="BodyText"/>
      </w:pPr>
      <w:r>
        <w:rPr>
          <w:b/>
          <w:bCs/>
        </w:rPr>
        <w:t xml:space="preserve">Definition 3 (Symmetric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symmetric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i.e.,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.</w:t>
      </w:r>
    </w:p>
    <w:bookmarkEnd w:id="18"/>
    <w:bookmarkStart w:id="19" w:name="rem-symmetric-in-statistics"/>
    <w:p>
      <w:pPr>
        <w:pStyle w:val="BodyText"/>
      </w:pPr>
      <w:del w:id="3" w:author="PR Preview" w:date="2026-01-01T00:00:00Z">
        <w:r>
          <w:rPr>
            <w:i/>
            <w:iCs/>
          </w:rPr>
          <w:delText xml:space="preserve">Remark 1</w:delText>
        </w:r>
      </w:del>
      <w:del w:id="4" w:author="PR Preview" w:date="2026-01-01T00:00:00Z">
        <w:r>
          <w:delText xml:space="preserve"> (Symmetric matrices in statistics). </w:delText>
        </w:r>
      </w:del>
      <w:del w:id="5" w:author="PR Preview" w:date="2026-01-01T00:00:00Z">
        <w:r>
          <w:delText xml:space="preserve">Covariance matrices are symmetric:</w:delText>
        </w:r>
      </w:del>
      <w:del w:id="6" w:author="PR Preview" w:date="2026-01-01T00:00:00Z">
        <w:r>
          <w:delText xml:space="preserve"> </w:delText>
        </w:r>
      </w:del>
      <w:del w:id="7" w:author="PR Preview" w:date="2026-01-01T00:00:00Z">
        <w:r>
          <w:delText xml:space="preserve">entry</w:delText>
        </w:r>
      </w:del>
      <w:del w:id="8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del w:id="9" w:author="PR Preview" w:date="2026-01-01T00:00:00Z">
        <w:r>
          <w:delText xml:space="preserve"> </w:delText>
        </w:r>
      </w:del>
      <w:del w:id="10" w:author="PR Preview" w:date="2026-01-01T00:00:00Z">
        <w:r>
          <w:delText xml:space="preserve">of the covariance matrix of a random vector</w:delText>
        </w:r>
      </w:del>
      <w:del w:id="11" w:author="PR Preview" w:date="2026-01-01T00:00:00Z">
        <w:r>
          <w:delText xml:space="preserve"> </w:delText>
        </w:r>
      </w:del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12" w:author="PR Preview" w:date="2026-01-01T00:00:00Z">
        <w:r>
          <w:delText xml:space="preserve"> </w:delText>
        </w:r>
      </w:del>
      <w:del w:id="13" w:author="PR Preview" w:date="2026-01-01T00:00:00Z">
        <w:r>
          <w:delText xml:space="preserve">is</w:delText>
        </w:r>
      </w:del>
      <w:del w:id="14" w:author="PR Preview" w:date="2026-01-01T00:00:00Z">
        <w:r>
          <w:delText xml:space="preserve"> </w:delText>
        </w:r>
      </w:del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del w:id="15" w:author="PR Preview" w:date="2026-01-01T00:00:00Z">
        <w:r>
          <w:delText xml:space="preserve">,</w:delText>
        </w:r>
      </w:del>
      <w:del w:id="16" w:author="PR Preview" w:date="2026-01-01T00:00:00Z">
        <w:r>
          <w:delText xml:space="preserve"> </w:delText>
        </w:r>
      </w:del>
      <w:del w:id="17" w:author="PR Preview" w:date="2026-01-01T00:00:00Z">
        <w:r>
          <w:delText xml:space="preserve">and</w:delText>
        </w:r>
      </w:del>
      <w:del w:id="18" w:author="PR Preview" w:date="2026-01-01T00:00:00Z">
        <w:r>
          <w:delText xml:space="preserve"> </w:delText>
        </w:r>
      </w:del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del w:id="19" w:author="PR Preview" w:date="2026-01-01T00:00:00Z">
        <w:r>
          <w:delText xml:space="preserve">.</w:delText>
        </w:r>
      </w:del>
      <w:del w:id="20" w:author="PR Preview" w:date="2026-01-01T00:00:00Z">
        <w:r>
          <w:delText xml:space="preserve"> </w:delText>
        </w:r>
      </w:del>
      <w:del w:id="21" w:author="PR Preview" w:date="2026-01-01T00:00:00Z">
        <w:r>
          <w:delText xml:space="preserve">For example, if</w:delText>
        </w:r>
      </w:del>
      <w:del w:id="22" w:author="PR Preview" w:date="2026-01-01T00:00:00Z">
        <w:r>
          <w:delText xml:space="preserve"> </w:delText>
        </w:r>
      </w:del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4</m:t>
        </m:r>
      </m:oMath>
      <w:del w:id="23" w:author="PR Preview" w:date="2026-01-01T00:00:00Z">
        <w:r>
          <w:delText xml:space="preserve">,</w:delText>
        </w:r>
      </w:del>
      <w:del w:id="24" w:author="PR Preview" w:date="2026-01-01T00:00:00Z">
        <w:r>
          <w:delText xml:space="preserve"> </w:delText>
        </w:r>
      </w:del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9</m:t>
        </m:r>
      </m:oMath>
      <w:del w:id="25" w:author="PR Preview" w:date="2026-01-01T00:00:00Z">
        <w:r>
          <w:delText xml:space="preserve">, and</w:delText>
        </w:r>
      </w:del>
      <w:del w:id="26" w:author="PR Preview" w:date="2026-01-01T00:00:00Z">
        <w:r>
          <w:delText xml:space="preserve"> </w:delText>
        </w:r>
      </w:del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del w:id="27" w:author="PR Preview" w:date="2026-01-01T00:00:00Z">
        <w:r>
          <w:delText xml:space="preserve">,</w:delText>
        </w:r>
      </w:del>
      <w:del w:id="28" w:author="PR Preview" w:date="2026-01-01T00:00:00Z">
        <w:r>
          <w:delText xml:space="preserve"> </w:delText>
        </w:r>
      </w:del>
      <w:del w:id="29" w:author="PR Preview" w:date="2026-01-01T00:00:00Z">
        <w:r>
          <w:delText xml:space="preserve">the covariance matrix of</w:delText>
        </w:r>
      </w:del>
      <w:del w:id="30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del w:id="31" w:author="PR Preview" w:date="2026-01-01T00:00:00Z">
        <w:r>
          <w:delText xml:space="preserve"> </w:delText>
        </w:r>
      </w:del>
      <w:del w:id="32" w:author="PR Preview" w:date="2026-01-01T00:00:00Z">
        <w:r>
          <w:delText xml:space="preserve">is</w:delText>
        </w:r>
      </w:del>
    </w:p>
    <w:p>
      <w:pPr>
        <w:pStyle w:val="BodyText"/>
      </w:pPr>
      <w:ins w:id="33" w:author="PR Preview" w:date="2026-01-01T00:00:00Z">
        <w:r>
          <w:rPr>
            <w:i/>
            <w:iCs/>
          </w:rPr>
          <w:t xml:space="preserve">Remark 1</w:t>
        </w:r>
      </w:ins>
      <w:ins w:id="34" w:author="PR Preview" w:date="2026-01-01T00:00:00Z">
        <w:r>
          <w:t xml:space="preserve"> (Symmetric matrices in statistics). </w:t>
        </w:r>
      </w:ins>
      <w:ins w:id="35" w:author="PR Preview" w:date="2026-01-01T00:00:00Z">
        <w:r>
          <w:t xml:space="preserve">Covariance matrices are symmetric:</w:t>
        </w:r>
      </w:ins>
      <w:ins w:id="36" w:author="PR Preview" w:date="2026-01-01T00:00:00Z">
        <w:r>
          <w:t xml:space="preserve"> </w:t>
        </w:r>
      </w:ins>
      <w:ins w:id="37" w:author="PR Preview" w:date="2026-01-01T00:00:00Z">
        <w:r>
          <w:t xml:space="preserve">entry</w:t>
        </w:r>
      </w:ins>
      <w:ins w:id="38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ins w:id="39" w:author="PR Preview" w:date="2026-01-01T00:00:00Z">
        <w:r>
          <w:t xml:space="preserve"> </w:t>
        </w:r>
      </w:ins>
      <w:ins w:id="40" w:author="PR Preview" w:date="2026-01-01T00:00:00Z">
        <w:r>
          <w:t xml:space="preserve">of the covariance matrix of a random vector</w:t>
        </w:r>
      </w:ins>
      <w:ins w:id="41" w:author="PR Preview" w:date="2026-01-01T00:00:00Z">
        <w:r>
          <w:t xml:space="preserve"> </w:t>
        </w:r>
      </w:ins>
      <w:ins w:id="42" w:author="PR Preview" w:date="2026-01-01T00:00:00Z">
        <w:r>
          <w:t xml:space="preserve">$\mathord{\smash[b]{\underset{\raise.3ex\hbox{$\scriptstyle\sim$}}{Y}}\vphantom{Y}}$</w:t>
        </w:r>
      </w:ins>
      <w:ins w:id="43" w:author="PR Preview" w:date="2026-01-01T00:00:00Z">
        <w:r>
          <w:t xml:space="preserve"> </w:t>
        </w:r>
      </w:ins>
      <w:ins w:id="44" w:author="PR Preview" w:date="2026-01-01T00:00:00Z">
        <w:r>
          <w:t xml:space="preserve">is</w:t>
        </w:r>
      </w:ins>
      <w:ins w:id="45" w:author="PR Preview" w:date="2026-01-01T00:00:00Z">
        <w:r>
          <w:t xml:space="preserve"> </w:t>
        </w:r>
      </w:ins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ins w:id="46" w:author="PR Preview" w:date="2026-01-01T00:00:00Z">
        <w:r>
          <w:t xml:space="preserve">,</w:t>
        </w:r>
      </w:ins>
      <w:ins w:id="47" w:author="PR Preview" w:date="2026-01-01T00:00:00Z">
        <w:r>
          <w:t xml:space="preserve"> </w:t>
        </w:r>
      </w:ins>
      <w:ins w:id="48" w:author="PR Preview" w:date="2026-01-01T00:00:00Z">
        <w:r>
          <w:t xml:space="preserve">and</w:t>
        </w:r>
      </w:ins>
      <w:ins w:id="49" w:author="PR Preview" w:date="2026-01-01T00:00:00Z">
        <w:r>
          <w:t xml:space="preserve"> </w:t>
        </w:r>
      </w:ins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ins w:id="50" w:author="PR Preview" w:date="2026-01-01T00:00:00Z">
        <w:r>
          <w:t xml:space="preserve">.</w:t>
        </w:r>
      </w:ins>
      <w:ins w:id="51" w:author="PR Preview" w:date="2026-01-01T00:00:00Z">
        <w:r>
          <w:t xml:space="preserve"> </w:t>
        </w:r>
      </w:ins>
      <w:ins w:id="52" w:author="PR Preview" w:date="2026-01-01T00:00:00Z">
        <w:r>
          <w:t xml:space="preserve">For example, if</w:t>
        </w:r>
      </w:ins>
      <w:ins w:id="53" w:author="PR Preview" w:date="2026-01-01T00:00:00Z">
        <w:r>
          <w:t xml:space="preserve"> </w:t>
        </w:r>
      </w:ins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4</m:t>
        </m:r>
      </m:oMath>
      <w:ins w:id="54" w:author="PR Preview" w:date="2026-01-01T00:00:00Z">
        <w:r>
          <w:t xml:space="preserve">,</w:t>
        </w:r>
      </w:ins>
      <w:ins w:id="55" w:author="PR Preview" w:date="2026-01-01T00:00:00Z">
        <w:r>
          <w:t xml:space="preserve"> </w:t>
        </w:r>
      </w:ins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9</m:t>
        </m:r>
      </m:oMath>
      <w:ins w:id="56" w:author="PR Preview" w:date="2026-01-01T00:00:00Z">
        <w:r>
          <w:t xml:space="preserve">, and</w:t>
        </w:r>
      </w:ins>
      <w:ins w:id="57" w:author="PR Preview" w:date="2026-01-01T00:00:00Z">
        <w:r>
          <w:t xml:space="preserve"> </w:t>
        </w:r>
      </w:ins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ins w:id="58" w:author="PR Preview" w:date="2026-01-01T00:00:00Z">
        <w:r>
          <w:t xml:space="preserve">,</w:t>
        </w:r>
      </w:ins>
      <w:ins w:id="59" w:author="PR Preview" w:date="2026-01-01T00:00:00Z">
        <w:r>
          <w:t xml:space="preserve"> </w:t>
        </w:r>
      </w:ins>
      <w:ins w:id="60" w:author="PR Preview" w:date="2026-01-01T00:00:00Z">
        <w:r>
          <w:t xml:space="preserve">the covariance matrix of</w:t>
        </w:r>
      </w:ins>
      <w:ins w:id="61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ins w:id="62" w:author="PR Preview" w:date="2026-01-01T00:00:00Z">
        <w:r>
          <w:t xml:space="preserve"> </w:t>
        </w:r>
      </w:ins>
      <w:ins w:id="63" w:author="PR Preview" w:date="2026-01-01T00:00:00Z">
        <w:r>
          <w:t xml:space="preserve">is</w:t>
        </w:r>
      </w:ins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9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19"/>
    <w:bookmarkStart w:id="20" w:name="exm-not-symmetric"/>
    <w:p>
      <w:pPr>
        <w:pStyle w:val="FirstParagraph"/>
      </w:pPr>
      <w:r>
        <w:rPr>
          <w:b/>
          <w:bCs/>
        </w:rPr>
        <w:t xml:space="preserve">Example 3 (A matrix that is not symmetric)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is not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21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20"/>
    <w:bookmarkStart w:id="21" w:name="def-diagonal-matrix"/>
    <w:p>
      <w:pPr>
        <w:pStyle w:val="FirstParagraph"/>
      </w:pPr>
      <w:r>
        <w:rPr>
          <w:b/>
          <w:bCs/>
        </w:rPr>
        <w:t xml:space="preserve">Definition 4 (Diagonal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diagonal matrix</w:t>
      </w:r>
      <w:r>
        <w:t xml:space="preserve"> </w:t>
      </w:r>
      <w:r>
        <w:t xml:space="preserve">if all off-diagonal entries are zero: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D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d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sSub>
                      <m:e>
                        <m:r>
                          <m:t>d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d</m:t>
                        </m:r>
                      </m:e>
                      <m:sub>
                        <m:r>
                          <m:t>p</m:t>
                        </m:r>
                      </m:sub>
                    </m:sSub>
                  </m:e>
                </m:mr>
              </m:m>
            </m:e>
          </m:d>
        </m:oMath>
      </m:oMathPara>
    </w:p>
    <w:bookmarkEnd w:id="21"/>
    <w:bookmarkStart w:id="22" w:name="rem-diag-notation"/>
    <w:p>
      <w:pPr>
        <w:pStyle w:val="FirstParagraph"/>
      </w:pPr>
      <w:r>
        <w:rPr>
          <w:i/>
          <w:iCs/>
        </w:rPr>
        <w:t xml:space="preserve">Remark 2</w:t>
      </w:r>
      <w:r>
        <w:t xml:space="preserve"> (</w:t>
      </w:r>
      <m:oMath>
        <m:r>
          <m:rPr>
            <m:sty m:val="p"/>
          </m:rPr>
          <m:t>diag</m:t>
        </m:r>
      </m:oMath>
      <w:r>
        <w:t xml:space="preserve"> </w:t>
      </w:r>
      <w:r>
        <w:t xml:space="preserve">notation). </w:t>
      </w:r>
      <w:r>
        <w:t xml:space="preserve">For numbers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w:r>
        <w:t xml:space="preserve">with diagonal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diag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,</m:t>
          </m:r>
          <m:r>
            <m:t>5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identity matrix is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22"/>
    <w:bookmarkStart w:id="23" w:name="exm-not-diagonal"/>
    <w:p>
      <w:pPr>
        <w:pStyle w:val="BodyText"/>
      </w:pPr>
      <w:r>
        <w:rPr>
          <w:b/>
          <w:bCs/>
        </w:rPr>
        <w:t xml:space="preserve">Example 4 (A matrix that is not diagonal)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 </w:t>
      </w:r>
      <w:r>
        <w:t xml:space="preserve">is not diagonal: its off-diagonal entry</w:t>
      </w:r>
      <w:r>
        <w:t xml:space="preserve"> </w:t>
      </w:r>
      <m:oMath>
        <m:sSub>
          <m:e>
            <m:r>
              <m:t>d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23"/>
    <w:bookmarkStart w:id="24" w:name="def-matrix-inverse"/>
    <w:p>
      <w:pPr>
        <w:pStyle w:val="BodyText"/>
      </w:pPr>
      <w:r>
        <w:rPr>
          <w:b/>
          <w:bCs/>
        </w:rPr>
        <w:t xml:space="preserve">Definition 5 (Matrix inverse)</w:t>
      </w:r>
      <w:r>
        <w:t xml:space="preserve"> </w:t>
      </w:r>
      <w:r>
        <w:t xml:space="preserve">For a square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inverse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(if it exists) is the unique matrix satisfying: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bookmarkEnd w:id="24"/>
    <w:bookmarkStart w:id="25" w:name="def-invertible-matrix"/>
    <w:p>
      <w:pPr>
        <w:pStyle w:val="FirstParagraph"/>
      </w:pPr>
      <w:r>
        <w:rPr>
          <w:b/>
          <w:bCs/>
        </w:rPr>
        <w:t xml:space="preserve">Definition 6 (Invertible matrix (non-singular matrix))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invertible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non-singular</w:t>
      </w:r>
      <w:r>
        <w:t xml:space="preserve">)</w:t>
      </w:r>
      <w:r>
        <w:t xml:space="preserve"> </w:t>
      </w:r>
      <w:r>
        <w:t xml:space="preserve">if some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the identity matrix (</w:t>
      </w:r>
      <w:hyperlink r:id="rId11">
        <w:r>
          <w:rPr>
            <w:rStyle w:val="Hyperlink"/>
          </w:rPr>
          <w:t xml:space="preserve">Definition 12 in Matrices</w:t>
        </w:r>
      </w:hyperlink>
      <w:r>
        <w:t xml:space="preserve">).</w:t>
      </w:r>
      <w:r>
        <w:t xml:space="preserve"> </w:t>
      </w:r>
      <w:r>
        <w:t xml:space="preserve">A square matrix that is not invertible is</w:t>
      </w:r>
      <w:r>
        <w:t xml:space="preserve"> </w:t>
      </w:r>
      <w:r>
        <w:rPr>
          <w:b/>
          <w:bCs/>
        </w:rPr>
        <w:t xml:space="preserve">singular</w:t>
      </w:r>
      <w:r>
        <w:t xml:space="preserve">.</w:t>
      </w:r>
    </w:p>
    <w:bookmarkEnd w:id="25"/>
    <w:bookmarkStart w:id="26" w:name="exm-invertible-matrix"/>
    <w:p>
      <w:pPr>
        <w:pStyle w:val="BodyText"/>
      </w:pPr>
      <w:r>
        <w:rPr>
          <w:b/>
          <w:bCs/>
        </w:rPr>
        <w:t xml:space="preserve">Example 5 (An invertible matrix and a singular one)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invertible, with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w:r>
        <w:t xml:space="preserve">multiplying out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matrix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singular:</w:t>
      </w:r>
      <w:r>
        <w:t xml:space="preserve"> </w:t>
      </w:r>
      <w:r>
        <w:t xml:space="preserve">for any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,</w:t>
      </w:r>
      <w:r>
        <w:t xml:space="preserve"> </w:t>
      </w:r>
      <w:r>
        <w:t xml:space="preserve">the two rows of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bi"/>
          </m:rPr>
          <m:t>C</m:t>
        </m:r>
      </m:oMath>
      <w:r>
        <w:t xml:space="preserve"> </w:t>
      </w:r>
      <w:r>
        <w:t xml:space="preserve">are equal,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bi"/>
          </m:rPr>
          <m:t>C</m:t>
        </m:r>
      </m:oMath>
      <w:r>
        <w:t xml:space="preserve"> </w:t>
      </w:r>
      <w:r>
        <w:t xml:space="preserve">can never be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whose two rows differ.</w:t>
      </w:r>
    </w:p>
    <w:bookmarkEnd w:id="26"/>
    <w:bookmarkStart w:id="29" w:name="rem-invertible-inverse"/>
    <w:p>
      <w:pPr>
        <w:pStyle w:val="BodyText"/>
      </w:pPr>
      <w:r>
        <w:rPr>
          <w:i/>
          <w:iCs/>
        </w:rPr>
        <w:t xml:space="preserve">Remark 3</w:t>
      </w:r>
      <w:r>
        <w:t xml:space="preserve"> (Invertible matrices and inverses).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suppose that two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satisfy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</m:eqArr>
        </m:oMath>
      </m:oMathPara>
    </w:p>
    <w:p>
      <w:pPr>
        <w:pStyle w:val="FirstParagraph"/>
      </w:pPr>
      <w:r>
        <w:t xml:space="preserve">The steps use</w:t>
      </w:r>
      <w:r>
        <w:t xml:space="preserve"> </w:t>
      </w:r>
      <w:hyperlink r:id="rId27">
        <w:r>
          <w:rPr>
            <w:rStyle w:val="Hyperlink"/>
          </w:rPr>
          <w:t xml:space="preserve">Theorem 5 in Matrices</w:t>
        </w:r>
      </w:hyperlink>
      <w:r>
        <w:t xml:space="preserve"> </w:t>
      </w:r>
      <w:r>
        <w:t xml:space="preserve">and</w:t>
      </w:r>
      <w:r>
        <w:t xml:space="preserve"> </w:t>
      </w:r>
      <w:hyperlink r:id="rId28">
        <w:r>
          <w:rPr>
            <w:rStyle w:val="Hyperlink"/>
          </w:rPr>
          <w:t xml:space="preserve">Theorem 7 in Matrices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C</m:t>
        </m:r>
      </m:oMath>
      <w:r>
        <w:t xml:space="preserve">,</w:t>
      </w:r>
      <w:r>
        <w:t xml:space="preserve"> </w:t>
      </w:r>
      <w:r>
        <w:t xml:space="preserve">at most one matrix satisfies these equations,</w:t>
      </w:r>
      <w:r>
        <w:t xml:space="preserve"> </w:t>
      </w:r>
      <w:r>
        <w:t xml:space="preserve">which is the uniqueness that</w:t>
      </w:r>
      <w:r>
        <w:t xml:space="preserve"> 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asserts.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def-invertible-matrix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 therefore the inverse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 exactly when it has an inverse.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in</w:t>
      </w:r>
      <w:r>
        <w:t xml:space="preserve"> </w:t>
      </w:r>
      <w:hyperlink w:anchor="exm-invertible-matrix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the only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it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29"/>
    <w:bookmarkStart w:id="30" w:name="thm-inverse-product"/>
    <w:p>
      <w:pPr>
        <w:pStyle w:val="BodyText"/>
      </w:pPr>
      <w:r>
        <w:rPr>
          <w:b/>
          <w:bCs/>
        </w:rPr>
        <w:t xml:space="preserve">Theorem 1 (Inverse of a product)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is invertible, 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by the candidate inverse on the right: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on the left: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.</w:t>
      </w:r>
      <w:r>
        <w:t xml:space="preserve"> </w:t>
      </w:r>
      <w:r>
        <w:t xml:space="preserve">The steps use</w:t>
      </w:r>
      <w:r>
        <w:t xml:space="preserve"> </w:t>
      </w:r>
      <w:hyperlink r:id="rId27">
        <w:r>
          <w:rPr>
            <w:rStyle w:val="Hyperlink"/>
          </w:rPr>
          <w:t xml:space="preserve">Theorem 5 in Matrices</w:t>
        </w:r>
      </w:hyperlink>
      <w:r>
        <w:t xml:space="preserve"> </w:t>
      </w:r>
      <w:r>
        <w:t xml:space="preserve">and</w:t>
      </w:r>
      <w:r>
        <w:t xml:space="preserve"> </w:t>
      </w:r>
      <w:hyperlink r:id="rId28">
        <w:r>
          <w:rPr>
            <w:rStyle w:val="Hyperlink"/>
          </w:rPr>
          <w:t xml:space="preserve">Theorem 7 in Matrices</w:t>
        </w:r>
      </w:hyperlink>
      <w:r>
        <w:t xml:space="preserve">.</w:t>
      </w:r>
    </w:p>
    <w:bookmarkStart w:id="31" w:name="thm-inverse-transpose"/>
    <w:p>
      <w:pPr>
        <w:pStyle w:val="BodyText"/>
      </w:pPr>
      <w:r>
        <w:rPr>
          <w:b/>
          <w:bCs/>
        </w:rPr>
        <w:t xml:space="preserve">Theorem 2 (Inverse of a transpose)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invertible, and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bookmarkEnd w:id="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by the candidate inverse on each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r>
                        <m:rPr>
                          <m:sty m:val="bi"/>
                        </m:rPr>
                        <m:t>A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I</m:t>
                      </m:r>
                    </m:e>
                    <m:sub>
                      <m:r>
                        <m:t>p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A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I</m:t>
                      </m:r>
                    </m:e>
                    <m:sub>
                      <m:r>
                        <m:t>p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rPr>
                        <m:sty m:val="bi"/>
                      </m:rPr>
                      <m:t>A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p>
                </m:sSup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 first step of each display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.</w:t>
      </w:r>
    </w:p>
    <w:bookmarkStart w:id="33" w:name="exm-inverse-transpose"/>
    <w:p>
      <w:pPr>
        <w:pStyle w:val="BodyText"/>
      </w:pPr>
      <w:r>
        <w:rPr>
          <w:b/>
          <w:bCs/>
        </w:rPr>
        <w:t xml:space="preserve">Example 6 (Inverting a transpose)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invertible-matrix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inverse-transpose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2</m:t>
                                </m:r>
                              </m:e>
                              <m:e>
                                <m:r>
                                  <m:t>0</m:t>
                                </m:r>
                              </m:e>
                            </m:m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0.5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multiplying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out does give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3"/>
    <w:bookmarkStart w:id="34" w:name="cor-inverse-symmetric"/>
    <w:p>
      <w:pPr>
        <w:pStyle w:val="BodyText"/>
      </w:pPr>
      <w:r>
        <w:rPr>
          <w:b/>
          <w:bCs/>
        </w:rPr>
        <w:t xml:space="preserve">Corollary 1 (The inverse of a symmetric matrix is symmetric)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and invertible, 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symmetric.</w:t>
      </w:r>
    </w:p>
    <w:bookmarkEnd w:id="3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(inverse of a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w:r>
        <w:t xml:space="preserve">The first step is</w:t>
      </w:r>
      <w:r>
        <w:t xml:space="preserve"> </w:t>
      </w:r>
      <w:hyperlink w:anchor="thm-inverse-transpose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35" w:name="exm-inverse-symmetric"/>
    <w:p>
      <w:pPr>
        <w:pStyle w:val="BodyText"/>
      </w:pPr>
      <w:r>
        <w:rPr>
          <w:b/>
          <w:bCs/>
        </w:rPr>
        <w:t xml:space="preserve">Example 7 (Inverting a symmetric matrix)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symmetric,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symmetric too, as</w:t>
      </w:r>
      <w:r>
        <w:t xml:space="preserve"> </w:t>
      </w:r>
      <w:hyperlink w:anchor="cor-inverse-symmetric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says.</w:t>
      </w:r>
    </w:p>
    <w:bookmarkEnd w:id="35"/>
    <w:bookmarkStart w:id="36" w:name="def-idempotent-matrix"/>
    <w:p>
      <w:pPr>
        <w:pStyle w:val="BodyText"/>
      </w:pPr>
      <w:r>
        <w:rPr>
          <w:b/>
          <w:bCs/>
        </w:rPr>
        <w:t xml:space="preserve">Definition 7 (Idempotent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idempotent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bookmarkEnd w:id="36"/>
    <w:bookmarkStart w:id="37" w:name="exm-idempotent"/>
    <w:p>
      <w:pPr>
        <w:pStyle w:val="FirstParagraph"/>
      </w:pPr>
      <w:r>
        <w:rPr>
          <w:b/>
          <w:bCs/>
        </w:rPr>
        <w:t xml:space="preserve">Example 8 (An idempotent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idempotent.</w:t>
      </w:r>
    </w:p>
    <w:bookmarkEnd w:id="37"/>
    <w:bookmarkStart w:id="38" w:name="exm-not-idempotent"/>
    <w:p>
      <w:pPr>
        <w:pStyle w:val="BodyText"/>
      </w:pPr>
      <w:r>
        <w:rPr>
          <w:b/>
          <w:bCs/>
        </w:rPr>
        <w:t xml:space="preserve">Example 9 (A matrix that is not idempotent)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not idempotent.</w:t>
      </w:r>
    </w:p>
    <w:bookmarkEnd w:id="38"/>
    <w:bookmarkStart w:id="39" w:name="def-projection-matrix"/>
    <w:p>
      <w:pPr>
        <w:pStyle w:val="BodyText"/>
      </w:pPr>
      <w:r>
        <w:rPr>
          <w:b/>
          <w:bCs/>
        </w:rPr>
        <w:t xml:space="preserve">Definition 8 (Orthogonal projection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orthogonal projection matrix</w:t>
      </w:r>
      <w:r>
        <w:t xml:space="preserve"> </w:t>
      </w:r>
      <w:r>
        <w:t xml:space="preserve">if it is both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and idempotent (</w:t>
      </w:r>
      <w:hyperlink w:anchor="def-idempotent-matrix">
        <w:r>
          <w:rPr>
            <w:rStyle w:val="Hyperlink"/>
          </w:rPr>
          <w:t xml:space="preserve">Definition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P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P</m:t>
          </m:r>
          <m:r>
            <m:t>  </m:t>
          </m:r>
          <m:r>
            <m:rPr>
              <m:nor/>
              <m:sty m:val="p"/>
            </m:rPr>
            <m:t>and</m:t>
          </m:r>
          <m:r>
            <m:t>  </m:t>
          </m:r>
          <m:sSup>
            <m:e>
              <m:r>
                <m:rPr>
                  <m:sty m:val="bi"/>
                </m:rPr>
                <m:t>P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P</m:t>
          </m:r>
        </m:oMath>
      </m:oMathPara>
    </w:p>
    <w:bookmarkEnd w:id="39"/>
    <w:bookmarkStart w:id="40" w:name="def-oblique-projection"/>
    <w:p>
      <w:pPr>
        <w:pStyle w:val="FirstParagraph"/>
      </w:pPr>
      <w:r>
        <w:rPr>
          <w:b/>
          <w:bCs/>
        </w:rPr>
        <w:t xml:space="preserve">Definition 9 (Oblique projection)</w:t>
      </w:r>
      <w:r>
        <w:t xml:space="preserve"> </w:t>
      </w:r>
      <w:r>
        <w:t xml:space="preserve">A square matrix is an</w:t>
      </w:r>
      <w:r>
        <w:t xml:space="preserve"> </w:t>
      </w:r>
      <w:r>
        <w:rPr>
          <w:b/>
          <w:bCs/>
        </w:rPr>
        <w:t xml:space="preserve">oblique projection</w:t>
      </w:r>
      <w:r>
        <w:t xml:space="preserve"> </w:t>
      </w:r>
      <w:r>
        <w:t xml:space="preserve">if it is idempotent (</w:t>
      </w:r>
      <w:hyperlink w:anchor="def-idempotent-matrix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but not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40"/>
    <w:bookmarkStart w:id="41" w:name="exm-projection-matrix"/>
    <w:p>
      <w:pPr>
        <w:pStyle w:val="BodyText"/>
      </w:pPr>
      <w:r>
        <w:rPr>
          <w:b/>
          <w:bCs/>
        </w:rPr>
        <w:t xml:space="preserve">Example 10 (An orthogonal projection and an oblique one)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symmetric, and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an orthogonal projection matrix;</w:t>
      </w:r>
      <w:r>
        <w:t xml:space="preserve"> </w:t>
      </w:r>
      <w:r>
        <w:t xml:space="preserve">it maps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rPr>
            <m:sty m:val="bi"/>
          </m:rPr>
          <m:t>Q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idempotent: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≠</m:t>
        </m:r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an oblique projection,</w:t>
      </w:r>
      <w:r>
        <w:t xml:space="preserve"> </w:t>
      </w:r>
      <w:r>
        <w:t xml:space="preserve">not an orthogonal projection matrix.</w:t>
      </w:r>
    </w:p>
    <w:bookmarkEnd w:id="41"/>
    <w:bookmarkStart w:id="42" w:name="rem-projection-matrix-terminology"/>
    <w:p>
      <w:pPr>
        <w:pStyle w:val="BodyText"/>
      </w:pPr>
      <w:r>
        <w:rPr>
          <w:i/>
          <w:iCs/>
        </w:rPr>
        <w:t xml:space="preserve">Remark 4</w:t>
      </w:r>
      <w:r>
        <w:t xml:space="preserve"> (What</w:t>
      </w:r>
      <w:r>
        <w:t xml:space="preserve"> </w:t>
      </w:r>
      <w:r>
        <w:t xml:space="preserve">“projection matrix”</w:t>
      </w:r>
      <w:r>
        <w:t xml:space="preserve"> </w:t>
      </w:r>
      <w:r>
        <w:t xml:space="preserve">means in these notes). </w:t>
      </w:r>
      <w:r>
        <w:t xml:space="preserve">Some texts call any idempotent matrix a projection matrix,</w:t>
      </w:r>
      <w:r>
        <w:t xml:space="preserve"> </w:t>
      </w:r>
      <w:r>
        <w:t xml:space="preserve">so that both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in</w:t>
      </w:r>
      <w:r>
        <w:t xml:space="preserve"> </w:t>
      </w:r>
      <w:hyperlink w:anchor="exm-projection-matrix">
        <w:r>
          <w:rPr>
            <w:rStyle w:val="Hyperlink"/>
          </w:rPr>
          <w:t xml:space="preserve">Example 10</w:t>
        </w:r>
      </w:hyperlink>
      <w:r>
        <w:t xml:space="preserve"> </w:t>
      </w:r>
      <w:r>
        <w:t xml:space="preserve">would count as one.</w:t>
      </w:r>
      <w:r>
        <w:t xml:space="preserve"> </w:t>
      </w:r>
      <w:r>
        <w:t xml:space="preserve">Regression texts often say</w:t>
      </w:r>
      <w:r>
        <w:t xml:space="preserve"> </w:t>
      </w:r>
      <w:r>
        <w:t xml:space="preserve">“projection matrix”</w:t>
      </w:r>
      <w:r>
        <w:t xml:space="preserve"> </w:t>
      </w:r>
      <w:r>
        <w:t xml:space="preserve">when they mean an orthogonal one.</w:t>
      </w:r>
      <w:r>
        <w:t xml:space="preserve"> </w:t>
      </w:r>
      <w:r>
        <w:t xml:space="preserve">In these notes,</w:t>
      </w:r>
      <w:r>
        <w:t xml:space="preserve"> </w:t>
      </w:r>
      <w:r>
        <w:t xml:space="preserve">“projection matrix”</w:t>
      </w:r>
      <w:r>
        <w:t xml:space="preserve"> </w:t>
      </w:r>
      <w:r>
        <w:t xml:space="preserve">always means</w:t>
      </w:r>
      <w:r>
        <w:t xml:space="preserve"> </w:t>
      </w:r>
      <w:r>
        <w:t xml:space="preserve">an orthogonal projection matrix in the sense of</w:t>
      </w:r>
      <w:r>
        <w:t xml:space="preserve"> </w:t>
      </w:r>
      <w:hyperlink w:anchor="def-projection-matrix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in</w:t>
      </w:r>
      <w:r>
        <w:t xml:space="preserve"> </w:t>
      </w:r>
      <w:hyperlink w:anchor="exm-projection-matrix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and never an oblique projection (</w:t>
      </w:r>
      <w:hyperlink w:anchor="def-oblique-projec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.</w:t>
      </w:r>
    </w:p>
    <w:bookmarkEnd w:id="42"/>
    <w:bookmarkStart w:id="43" w:name="thm-projection-complement"/>
    <w:p>
      <w:pPr>
        <w:pStyle w:val="BodyText"/>
      </w:pPr>
      <w:r>
        <w:rPr>
          <w:b/>
          <w:bCs/>
        </w:rPr>
        <w:t xml:space="preserve">Theorem 3 (Complement of a projection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projection matrix (</w:t>
      </w:r>
      <w:hyperlink w:anchor="def-projection-matrix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P</m:t>
        </m:r>
      </m:oMath>
      <w:r>
        <w:t xml:space="preserve"> </w:t>
      </w:r>
      <w:r>
        <w:t xml:space="preserve">is also an orthogonal projection matrix.</w:t>
      </w:r>
    </w:p>
    <w:bookmarkEnd w:id="4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verify symmetry and idempotency.</w:t>
      </w:r>
    </w:p>
    <w:p>
      <w:pPr>
        <w:pStyle w:val="BodyText"/>
      </w:pPr>
      <w:r>
        <w:rPr>
          <w:b/>
          <w:bCs/>
        </w:rPr>
        <w:t xml:space="preserve">Symmetry: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P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I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Idempotency: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P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</m:e>
          </m:eqArr>
        </m:oMath>
      </m:oMathPara>
    </w:p>
    <w:bookmarkStart w:id="44" w:name="thm-projection-orthogonal"/>
    <w:p>
      <w:pPr>
        <w:pStyle w:val="FirstParagraph"/>
      </w:pPr>
      <w:del w:id="64" w:author="PR Preview" w:date="2026-01-01T00:00:00Z">
        <w:r>
          <w:rPr>
            <w:b/>
            <w:bCs/>
          </w:rPr>
          <w:delText xml:space="preserve">Theorem 4 (Projection matrices produce orthogonal decompositions)</w:delText>
        </w:r>
      </w:del>
      <w:del w:id="65" w:author="PR Preview" w:date="2026-01-01T00:00:00Z">
        <w:r>
          <w:delText xml:space="preserve"> </w:delText>
        </w:r>
      </w:del>
      <w:del w:id="66" w:author="PR Preview" w:date="2026-01-01T00:00:00Z">
        <w:r>
          <w:delText xml:space="preserve">If</w:delText>
        </w:r>
      </w:del>
      <w:del w:id="67" w:author="PR Preview" w:date="2026-01-01T00:00:00Z">
        <w:r>
          <w:delText xml:space="preserve"> </w:delText>
        </w:r>
      </w:del>
      <m:oMath>
        <m:r>
          <m:rPr>
            <m:sty m:val="bi"/>
          </m:rPr>
          <m:t>P</m:t>
        </m:r>
      </m:oMath>
      <w:del w:id="68" w:author="PR Preview" w:date="2026-01-01T00:00:00Z">
        <w:r>
          <w:delText xml:space="preserve"> </w:delText>
        </w:r>
      </w:del>
      <w:del w:id="69" w:author="PR Preview" w:date="2026-01-01T00:00:00Z">
        <w:r>
          <w:delText xml:space="preserve">is a</w:delText>
        </w:r>
      </w:del>
      <w:del w:id="70" w:author="PR Preview" w:date="2026-01-01T00:00:00Z">
        <w:r>
          <w:delText xml:space="preserve"> </w:delText>
        </w:r>
      </w:del>
      <m:oMath>
        <m:r>
          <m:t>p</m:t>
        </m:r>
        <m:r>
          <m:rPr>
            <m:sty m:val="p"/>
          </m:rPr>
          <m:t>×</m:t>
        </m:r>
        <m:r>
          <m:t>p</m:t>
        </m:r>
      </m:oMath>
      <w:del w:id="71" w:author="PR Preview" w:date="2026-01-01T00:00:00Z">
        <w:r>
          <w:delText xml:space="preserve"> </w:delText>
        </w:r>
      </w:del>
      <w:del w:id="72" w:author="PR Preview" w:date="2026-01-01T00:00:00Z">
        <w:r>
          <w:delText xml:space="preserve">orthogonal projection matrix (</w:delText>
        </w:r>
      </w:del>
      <w:hyperlink w:anchor="def-projection-matrix">
        <w:del w:id="73" w:author="PR Preview" w:date="2026-01-01T00:00:00Z">
          <w:r>
            <w:rPr>
              <w:rStyle w:val="Hyperlink"/>
            </w:rPr>
            <w:delText xml:space="preserve">Definition 8</w:delText>
          </w:r>
        </w:del>
      </w:hyperlink>
      <w:del w:id="74" w:author="PR Preview" w:date="2026-01-01T00:00:00Z">
        <w:r>
          <w:delText xml:space="preserve">)</w:delText>
        </w:r>
      </w:del>
      <w:del w:id="75" w:author="PR Preview" w:date="2026-01-01T00:00:00Z">
        <w:r>
          <w:delText xml:space="preserve"> </w:delText>
        </w:r>
      </w:del>
      <w:del w:id="76" w:author="PR Preview" w:date="2026-01-01T00:00:00Z">
        <w:r>
          <w:delText xml:space="preserve">and</w:delText>
        </w:r>
      </w:del>
      <w:del w:id="77" w:author="PR Preview" w:date="2026-01-01T00:00:00Z">
        <w:r>
          <w:delText xml:space="preserve"> </w:delText>
        </w:r>
      </w:del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78" w:author="PR Preview" w:date="2026-01-01T00:00:00Z">
        <w:r>
          <w:delText xml:space="preserve"> </w:delText>
        </w:r>
      </w:del>
      <w:del w:id="79" w:author="PR Preview" w:date="2026-01-01T00:00:00Z">
        <w:r>
          <w:delText xml:space="preserve">is any vector of length</w:delText>
        </w:r>
      </w:del>
      <w:del w:id="80" w:author="PR Preview" w:date="2026-01-01T00:00:00Z">
        <w:r>
          <w:delText xml:space="preserve"> </w:delText>
        </w:r>
      </w:del>
      <m:oMath>
        <m:r>
          <m:t>p</m:t>
        </m:r>
      </m:oMath>
      <w:del w:id="81" w:author="PR Preview" w:date="2026-01-01T00:00:00Z">
        <w:r>
          <w:delText xml:space="preserve">, then</w:delText>
        </w:r>
      </w:del>
      <w:del w:id="82" w:author="PR Preview" w:date="2026-01-01T00:00:00Z">
        <w:r>
          <w:delText xml:space="preserve"> </w:delText>
        </w:r>
      </w:del>
      <w:del w:id="83" w:author="PR Preview" w:date="2026-01-01T00:00:00Z">
        <w:r>
          <w:delText xml:space="preserve">the two components of the decomposition</w:delText>
        </w:r>
      </w:del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t>v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P</m:t>
                  </m:r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projected</m:t>
              </m:r>
            </m:lim>
          </m:limLow>
          <m:r>
            <m:rPr>
              <m:sty m:val="p"/>
            </m:rPr>
            <m:t>+</m:t>
          </m:r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I</m:t>
                      </m:r>
                    </m:e>
                    <m:sub>
                      <m:r>
                        <m:t>p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P</m:t>
                  </m:r>
                  <m:r>
                    <m:rPr>
                      <m:sty m:val="p"/>
                    </m:rPr>
                    <m:t>)</m:t>
                  </m:r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residual</m:t>
              </m:r>
            </m:lim>
          </m:limLow>
        </m:oMath>
      </m:oMathPara>
    </w:p>
    <w:p>
      <w:pPr>
        <w:pStyle w:val="FirstParagraph"/>
      </w:pPr>
      <w:ins w:id="84" w:author="PR Preview" w:date="2026-01-01T00:00:00Z">
        <w:r>
          <w:rPr>
            <w:b/>
            <w:bCs/>
          </w:rPr>
          <w:t xml:space="preserve">Theorem 4 (Projection matrices produce orthogonal decompositions)</w:t>
        </w:r>
      </w:ins>
      <w:ins w:id="85" w:author="PR Preview" w:date="2026-01-01T00:00:00Z">
        <w:r>
          <w:t xml:space="preserve"> </w:t>
        </w:r>
      </w:ins>
      <w:ins w:id="86" w:author="PR Preview" w:date="2026-01-01T00:00:00Z">
        <w:r>
          <w:t xml:space="preserve">If</w:t>
        </w:r>
      </w:ins>
      <w:ins w:id="87" w:author="PR Preview" w:date="2026-01-01T00:00:00Z">
        <w:r>
          <w:t xml:space="preserve"> </w:t>
        </w:r>
      </w:ins>
      <m:oMath>
        <m:r>
          <m:rPr>
            <m:sty m:val="bi"/>
          </m:rPr>
          <m:t>P</m:t>
        </m:r>
      </m:oMath>
      <w:ins w:id="88" w:author="PR Preview" w:date="2026-01-01T00:00:00Z">
        <w:r>
          <w:t xml:space="preserve"> </w:t>
        </w:r>
      </w:ins>
      <w:ins w:id="89" w:author="PR Preview" w:date="2026-01-01T00:00:00Z">
        <w:r>
          <w:t xml:space="preserve">is a</w:t>
        </w:r>
      </w:ins>
      <w:ins w:id="90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×</m:t>
        </m:r>
        <m:r>
          <m:t>p</m:t>
        </m:r>
      </m:oMath>
      <w:ins w:id="91" w:author="PR Preview" w:date="2026-01-01T00:00:00Z">
        <w:r>
          <w:t xml:space="preserve"> </w:t>
        </w:r>
      </w:ins>
      <w:ins w:id="92" w:author="PR Preview" w:date="2026-01-01T00:00:00Z">
        <w:r>
          <w:t xml:space="preserve">orthogonal projection matrix (</w:t>
        </w:r>
      </w:ins>
      <w:hyperlink w:anchor="def-projection-matrix">
        <w:ins w:id="93" w:author="PR Preview" w:date="2026-01-01T00:00:00Z">
          <w:r>
            <w:rPr>
              <w:rStyle w:val="Hyperlink"/>
            </w:rPr>
            <w:t xml:space="preserve">Definition 8</w:t>
          </w:r>
        </w:ins>
      </w:hyperlink>
      <w:ins w:id="94" w:author="PR Preview" w:date="2026-01-01T00:00:00Z">
        <w:r>
          <w:t xml:space="preserve">)</w:t>
        </w:r>
      </w:ins>
      <w:ins w:id="95" w:author="PR Preview" w:date="2026-01-01T00:00:00Z">
        <w:r>
          <w:t xml:space="preserve"> </w:t>
        </w:r>
      </w:ins>
      <w:ins w:id="96" w:author="PR Preview" w:date="2026-01-01T00:00:00Z">
        <w:r>
          <w:t xml:space="preserve">and</w:t>
        </w:r>
      </w:ins>
      <w:ins w:id="97" w:author="PR Preview" w:date="2026-01-01T00:00:00Z">
        <w:r>
          <w:t xml:space="preserve"> </w:t>
        </w:r>
      </w:ins>
      <w:ins w:id="98" w:author="PR Preview" w:date="2026-01-01T00:00:00Z">
        <w:r>
          <w:t xml:space="preserve">$\mathord{\smash[b]{\underset{\raise.3ex\hbox{$\scriptstyle\sim$}}{v}}\vphantom{v}}$</w:t>
        </w:r>
      </w:ins>
      <w:ins w:id="99" w:author="PR Preview" w:date="2026-01-01T00:00:00Z">
        <w:r>
          <w:t xml:space="preserve"> </w:t>
        </w:r>
      </w:ins>
      <w:ins w:id="100" w:author="PR Preview" w:date="2026-01-01T00:00:00Z">
        <w:r>
          <w:t xml:space="preserve">is any vector of length</w:t>
        </w:r>
      </w:ins>
      <w:ins w:id="101" w:author="PR Preview" w:date="2026-01-01T00:00:00Z">
        <w:r>
          <w:t xml:space="preserve"> </w:t>
        </w:r>
      </w:ins>
      <m:oMath>
        <m:r>
          <m:t>p</m:t>
        </m:r>
      </m:oMath>
      <w:ins w:id="102" w:author="PR Preview" w:date="2026-01-01T00:00:00Z">
        <w:r>
          <w:t xml:space="preserve">, then</w:t>
        </w:r>
      </w:ins>
      <w:ins w:id="103" w:author="PR Preview" w:date="2026-01-01T00:00:00Z">
        <w:r>
          <w:t xml:space="preserve"> </w:t>
        </w:r>
      </w:ins>
      <w:ins w:id="104" w:author="PR Preview" w:date="2026-01-01T00:00:00Z">
        <w:r>
          <w:t xml:space="preserve">the two components of the decomposition</w:t>
        </w:r>
      </w:ins>
    </w:p>
    <w:p>
      <w:pPr>
        <w:pStyle w:val="BodyText"/>
      </w:pPr>
      <w:ins w:id="105" w:author="PR Preview" w:date="2026-01-01T00:00:00Z">
        <w:r>
          <w:t xml:space="preserve">$$\mathord{\smash[b]{\underset{\raise.3ex\hbox{$\scriptstyle\sim$}}{v}}\vphantom{v}} = \underbrace{\mathbf{P}\mathord{\smash[b]{\underset{\raise.3ex\hbox{$\scriptstyle\sim$}}{v}}\vphantom{v}}}_{\text{projected}} + \underbrace{(\mathbf{I}_p - \mathbf{P})\mathord{\smash[b]{\underset{\raise.3ex\hbox{$\scriptstyle\sim$}}{v}}\vphantom{v}}}_{\text{residual}}$$</w:t>
        </w:r>
      </w:ins>
    </w:p>
    <w:p>
      <w:pPr>
        <w:pStyle w:val="FirstParagraph"/>
      </w:pPr>
      <w:r>
        <w:t xml:space="preserve">are orthogonal: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P</m:t>
          </m:r>
          <m:limLow>
            <m:e>
              <m:r>
                <m:t>v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t> </m:t>
          </m:r>
          <m:r>
            <m:rPr>
              <m:sty m:val="p"/>
            </m:rPr>
            <m:t>⟂</m:t>
          </m:r>
          <m:r>
            <m:t> </m:t>
          </m:r>
          <m:r>
            <m:rPr>
              <m:sty m:val="p"/>
            </m:rPr>
            <m:t>(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−</m:t>
          </m:r>
          <m:r>
            <m:rPr>
              <m:sty m:val="bi"/>
            </m:rPr>
            <m:t>P</m:t>
          </m:r>
          <m:r>
            <m:rPr>
              <m:sty m:val="p"/>
            </m:rPr>
            <m:t>)</m:t>
          </m:r>
          <m:limLow>
            <m:e>
              <m:r>
                <m:t>v</m:t>
              </m:r>
            </m:e>
            <m:lim>
              <m:r>
                <m:rPr>
                  <m:sty m:val="p"/>
                </m:rPr>
                <m:t>∼</m:t>
              </m:r>
            </m:lim>
          </m:limLow>
        </m:oMath>
      </m:oMathPara>
    </w:p>
    <w:p>
      <w:pPr>
        <w:pStyle w:val="FirstParagraph"/>
      </w:pPr>
      <w:del w:id="106" w:author="PR Preview" w:date="2026-01-01T00:00:00Z">
        <w:r>
          <w:rPr>
            <w:i/>
            <w:iCs/>
          </w:rPr>
          <w:delText xml:space="preserve">Proof</w:delText>
        </w:r>
      </w:del>
      <w:del w:id="107" w:author="PR Preview" w:date="2026-01-01T00:00:00Z">
        <w:r>
          <w:delText xml:space="preserve">. 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P</m:t>
                  </m:r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"/>
                </m:rPr>
                <m:t>0</m:t>
              </m:r>
              <m:r>
                <m:t> 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BodyText"/>
      </w:pPr>
      <w:ins w:id="108" w:author="PR Preview" w:date="2026-01-01T00:00:00Z">
        <w:r>
          <w:t xml:space="preserve">$$\mathbf{P}\mathord{\smash[b]{\underset{\raise.3ex\hbox{$\scriptstyle\sim$}}{v}}\vphantom{v}} \;\perp\; (\mathbf{I}_p - \mathbf{P})\mathord{\smash[b]{\underset{\raise.3ex\hbox{$\scriptstyle\sim$}}{v}}\vphantom{v}}$$</w:t>
        </w:r>
      </w:ins>
    </w:p>
    <w:bookmarkEnd w:id="44"/>
    <w:p>
      <w:pPr>
        <w:pStyle w:val="FirstParagraph"/>
      </w:pPr>
      <w:ins w:id="109" w:author="PR Preview" w:date="2026-01-01T00:00:00Z">
        <w:r>
          <w:rPr>
            <w:i/>
            <w:iCs/>
          </w:rPr>
          <w:t xml:space="preserve">Proof</w:t>
        </w:r>
      </w:ins>
      <w:ins w:id="110" w:author="PR Preview" w:date="2026-01-01T00:00:00Z">
        <w:r>
          <w:t xml:space="preserve">. </w:t>
        </w:r>
      </w:ins>
    </w:p>
    <w:p>
      <w:pPr>
        <w:pStyle w:val="BodyText"/>
      </w:pPr>
      <w:ins w:id="111" w:author="PR Preview" w:date="2026-01-01T00:00:00Z">
        <w:r>
          <w:t xml:space="preserve">$$\begin{aligned}
    {(\mathbf{P}\mathord{\smash[b]{\underset{\raise.3ex\hbox{$\scriptstyle\sim$}}{v}}\vphantom{v}})}^{\top}\,(\mathbf{I} - \mathbf{P})\mathord{\smash[b]{\underset{\raise.3ex\hbox{$\scriptstyle\sim$}}{v}}\vphantom{v}}
    &amp;= {\mathord{\smash[b]{\underset{\raise.3ex\hbox{$\scriptstyle\sim$}}{v}}\vphantom{v}}}^{\top}\,{\mathbf{P}}^{\top}\,(\mathbf{I} - \mathbf{P})\mathord{\smash[b]{\underset{\raise.3ex\hbox{$\scriptstyle\sim$}}{v}}\vphantom{v}} \\
    &amp;= {\mathord{\smash[b]{\underset{\raise.3ex\hbox{$\scriptstyle\sim$}}{v}}\vphantom{v}}}^{\top}\,\mathbf{P}\,(\mathbf{I} - \mathbf{P})\mathord{\smash[b]{\underset{\raise.3ex\hbox{$\scriptstyle\sim$}}{v}}\vphantom{v}} \\
    &amp;= {\mathord{\smash[b]{\underset{\raise.3ex\hbox{$\scriptstyle\sim$}}{v}}\vphantom{v}}}^{\top}\,(\mathbf{P} - \mathbf{P}^2)\mathord{\smash[b]{\underset{\raise.3ex\hbox{$\scriptstyle\sim$}}{v}}\vphantom{v}} \\
    &amp;= {\mathord{\smash[b]{\underset{\raise.3ex\hbox{$\scriptstyle\sim$}}{v}}\vphantom{v}}}^{\top}\,(\mathbf{P} - \mathbf{P})\mathord{\smash[b]{\underset{\raise.3ex\hbox{$\scriptstyle\sim$}}{v}}\vphantom{v}} \\
    &amp;= {\mathord{\smash[b]{\underset{\raise.3ex\hbox{$\scriptstyle\sim$}}{v}}\vphantom{v}}}^{\top}\,\mathbf{0}\,\mathord{\smash[b]{\underset{\raise.3ex\hbox{$\scriptstyle\sim$}}{v}}\vphantom{v}} \\
    &amp;= 0
    \end{aligned}$$</w:t>
        </w:r>
      </w:ins>
    </w:p>
    <w:p>
      <w:pPr>
        <w:pStyle w:val="FirstParagraph"/>
      </w:pPr>
      <w:r>
        <w:t xml:space="preserve">where the second line uses symmetry (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)</w:t>
      </w:r>
      <w:r>
        <w:t xml:space="preserve"> </w:t>
      </w:r>
      <w:r>
        <w:t xml:space="preserve">and the fourth line uses idempotency (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).</w:t>
      </w:r>
    </w:p>
    <w:bookmarkStart w:id="45" w:name="def-orthogonal-matrix"/>
    <w:p>
      <w:pPr>
        <w:pStyle w:val="BodyText"/>
      </w:pPr>
      <w:r>
        <w:rPr>
          <w:b/>
          <w:bCs/>
        </w:rPr>
        <w:t xml:space="preserve">Definition 10 (Orthogonal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orthogonal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Q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</m:oMath>
      </m:oMathPara>
    </w:p>
    <w:bookmarkEnd w:id="45"/>
    <w:bookmarkStart w:id="46" w:name="exm-orthogonal-matrix"/>
    <w:p>
      <w:pPr>
        <w:pStyle w:val="FirstParagraph"/>
      </w:pPr>
      <w:r>
        <w:rPr>
          <w:b/>
          <w:bCs/>
        </w:rPr>
        <w:t xml:space="preserve">Example 11 (A rotation matrix)</w:t>
      </w:r>
      <w:r>
        <w:t xml:space="preserve"> </w:t>
      </w:r>
      <w:r>
        <w:t xml:space="preserve">The 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Q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0.6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0.8</m:t>
                    </m:r>
                  </m:e>
                </m:mr>
                <m:mr>
                  <m:e>
                    <m:r>
                      <m:t>0.8</m:t>
                    </m:r>
                  </m:e>
                  <m:e>
                    <m:r>
                      <m:t>0.6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rotates each vector in the plane counterclockwise</w:t>
      </w:r>
      <w:r>
        <w:t xml:space="preserve"> </w:t>
      </w:r>
      <w:r>
        <w:t xml:space="preserve">by the angle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  <m:r>
          <m:rPr>
            <m:sty m:val="p"/>
          </m:rPr>
          <m:t>=</m:t>
        </m:r>
        <m:r>
          <m:t>0.6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=</m:t>
        </m:r>
        <m:r>
          <m:t>0.8</m:t>
        </m:r>
      </m:oMath>
      <w:r>
        <w:t xml:space="preserve"> </w:t>
      </w:r>
      <w:r>
        <w:t xml:space="preserve">(about</w:t>
      </w:r>
      <w:r>
        <w:t xml:space="preserve"> </w:t>
      </w:r>
      <m:oMath>
        <m:r>
          <m:t>53</m:t>
        </m:r>
      </m:oMath>
      <w:r>
        <w:t xml:space="preserve"> </w:t>
      </w:r>
      <w:r>
        <w:t xml:space="preserve">degrees)</w:t>
      </w:r>
      <w:r>
        <w:t xml:space="preserve"> </w:t>
      </w:r>
      <w:r>
        <w:t xml:space="preserve">(Banerjee and Roy 2014, chap. 8, Example 8.1, p. 207)</w:t>
      </w:r>
      <w:r>
        <w:t xml:space="preserve">.</w:t>
      </w:r>
      <w:r>
        <w:t xml:space="preserve"> </w:t>
      </w:r>
      <w:r>
        <w:t xml:space="preserve">It is orthogonal: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t>0.8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</m:mr>
                    <m:mr>
                      <m:e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0.36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0.64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0.48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0.48</m:t>
                        </m:r>
                      </m:e>
                      <m:e>
                        <m:r>
                          <m:t>0.64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0.36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46"/>
    <w:bookmarkStart w:id="47" w:name="exm-not-orthogonal-matrix"/>
    <w:p>
      <w:pPr>
        <w:pStyle w:val="FirstParagraph"/>
      </w:pPr>
      <w:r>
        <w:rPr>
          <w:b/>
          <w:bCs/>
        </w:rPr>
        <w:t xml:space="preserve">Example 12 (Orthogonal columns are not enough)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has orthogonal columns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not an orthogonal matrix: its columns have norm</w:t>
      </w:r>
      <w:r>
        <w:t xml:space="preserve"> </w:t>
      </w:r>
      <m:oMath>
        <m:r>
          <m:t>2</m:t>
        </m:r>
      </m:oMath>
      <w:r>
        <w:t xml:space="preserve">, not</w:t>
      </w:r>
      <w:r>
        <w:t xml:space="preserve"> </w:t>
      </w:r>
      <m:oMath>
        <m:r>
          <m:t>1</m:t>
        </m:r>
      </m:oMath>
      <w:r>
        <w:t xml:space="preserve">.</w:t>
      </w:r>
    </w:p>
    <w:bookmarkEnd w:id="47"/>
    <w:bookmarkStart w:id="49" w:name="rem-orthogonal-matrix-columns"/>
    <w:p>
      <w:pPr>
        <w:pStyle w:val="BodyText"/>
      </w:pPr>
      <w:r>
        <w:rPr>
          <w:i/>
          <w:iCs/>
        </w:rPr>
        <w:t xml:space="preserve">Remark 5</w:t>
      </w:r>
      <w:r>
        <w:t xml:space="preserve"> (The columns of an orthogonal matrix are orthonormal).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</m:oMath>
      <w:r>
        <w:t xml:space="preserve"> </w:t>
      </w:r>
      <w:r>
        <w:t xml:space="preserve">is the dot product of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says that</w:t>
      </w:r>
      <w:r>
        <w:t xml:space="preserve"> </w:t>
      </w:r>
      <w:r>
        <w:t xml:space="preserve">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are orthonormal (</w:t>
      </w:r>
      <w:hyperlink r:id="rId48">
        <w:r>
          <w:rPr>
            <w:rStyle w:val="Hyperlink"/>
          </w:rPr>
          <w:t xml:space="preserve">Definition 19 in Vectors</w:t>
        </w:r>
      </w:hyperlink>
      <w:r>
        <w:t xml:space="preserve">).</w:t>
      </w:r>
      <w:r>
        <w:t xml:space="preserve"> </w:t>
      </w:r>
      <w:r>
        <w:t xml:space="preserve">For a square matrix,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also implies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(Banerjee and Roy 2014, chap. 8, Theorem 8.1 and Definition 8.1, p. 209)</w:t>
      </w:r>
      <w:r>
        <w:t xml:space="preserve">.</w:t>
      </w:r>
    </w:p>
    <w:p>
      <w:pPr>
        <w:pStyle w:val="BodyText"/>
      </w:pPr>
      <w:r>
        <w:t xml:space="preserve">For example,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in</w:t>
      </w:r>
      <w:r>
        <w:t xml:space="preserve"> </w:t>
      </w:r>
      <w:hyperlink w:anchor="exm-orthogonal-matrix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0.8</m:t>
        </m:r>
        <m:r>
          <m:rPr>
            <m:sty m:val="p"/>
          </m:rPr>
          <m:t>,</m:t>
        </m:r>
        <m:r>
          <m:t>0.6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diagonal entries</w:t>
      </w:r>
      <w:r>
        <w:t xml:space="preserve"> </w:t>
      </w:r>
      <m:oMath>
        <m:r>
          <m:t>0.36</m:t>
        </m:r>
        <m:r>
          <m:rPr>
            <m:sty m:val="p"/>
          </m:rPr>
          <m:t>+</m:t>
        </m:r>
        <m:r>
          <m:t>0.64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</m:oMath>
      <w:r>
        <w:t xml:space="preserve"> </w:t>
      </w:r>
      <w:r>
        <w:t xml:space="preserve">are their squared norms,</w:t>
      </w:r>
      <w:r>
        <w:t xml:space="preserve"> </w:t>
      </w:r>
      <w:r>
        <w:t xml:space="preserve">and the off-diagonal entries</w:t>
      </w:r>
      <w:r>
        <w:t xml:space="preserve"> </w:t>
      </w:r>
      <m:oMath>
        <m:r>
          <m:rPr>
            <m:sty m:val="p"/>
          </m:rPr>
          <m:t>−</m:t>
        </m:r>
        <m:r>
          <m:t>0.48</m:t>
        </m:r>
        <m:r>
          <m:rPr>
            <m:sty m:val="p"/>
          </m:rPr>
          <m:t>+</m:t>
        </m:r>
        <m:r>
          <m:t>0.48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are their dot product.</w:t>
      </w:r>
      <w:r>
        <w:t xml:space="preserve"> </w:t>
      </w:r>
      <w:r>
        <w:t xml:space="preserve">Multiplying in the other order also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</m:mr>
                    <m:mr>
                      <m:e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t>0.8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0.36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0.64</m:t>
                        </m:r>
                      </m:e>
                      <m:e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</m:e>
                    </m:mr>
                    <m:mr>
                      <m:e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</m:e>
                      <m:e>
                        <m:r>
                          <m:t>0.64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0.36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49"/>
    <w:bookmarkStart w:id="50" w:name="thm-orthogonal-norm"/>
    <w:p>
      <w:pPr>
        <w:pStyle w:val="BodyText"/>
      </w:pPr>
      <w:del w:id="112" w:author="PR Preview" w:date="2026-01-01T00:00:00Z">
        <w:r>
          <w:rPr>
            <w:b/>
            <w:bCs/>
          </w:rPr>
          <w:delText xml:space="preserve">Theorem 5 (Orthogonal matrices preserve length)</w:delText>
        </w:r>
      </w:del>
      <w:del w:id="113" w:author="PR Preview" w:date="2026-01-01T00:00:00Z">
        <w:r>
          <w:delText xml:space="preserve"> </w:delText>
        </w:r>
      </w:del>
      <w:del w:id="114" w:author="PR Preview" w:date="2026-01-01T00:00:00Z">
        <w:r>
          <w:delText xml:space="preserve">If</w:delText>
        </w:r>
      </w:del>
      <w:del w:id="115" w:author="PR Preview" w:date="2026-01-01T00:00:00Z">
        <w:r>
          <w:delText xml:space="preserve"> </w:delText>
        </w:r>
      </w:del>
      <m:oMath>
        <m:r>
          <m:rPr>
            <m:sty m:val="bi"/>
          </m:rPr>
          <m:t>Q</m:t>
        </m:r>
      </m:oMath>
      <w:del w:id="116" w:author="PR Preview" w:date="2026-01-01T00:00:00Z">
        <w:r>
          <w:delText xml:space="preserve"> </w:delText>
        </w:r>
      </w:del>
      <w:del w:id="117" w:author="PR Preview" w:date="2026-01-01T00:00:00Z">
        <w:r>
          <w:delText xml:space="preserve">is a</w:delText>
        </w:r>
      </w:del>
      <w:del w:id="118" w:author="PR Preview" w:date="2026-01-01T00:00:00Z">
        <w:r>
          <w:delText xml:space="preserve"> </w:delText>
        </w:r>
      </w:del>
      <m:oMath>
        <m:r>
          <m:t>p</m:t>
        </m:r>
        <m:r>
          <m:rPr>
            <m:sty m:val="p"/>
          </m:rPr>
          <m:t>×</m:t>
        </m:r>
        <m:r>
          <m:t>p</m:t>
        </m:r>
      </m:oMath>
      <w:del w:id="119" w:author="PR Preview" w:date="2026-01-01T00:00:00Z">
        <w:r>
          <w:delText xml:space="preserve"> </w:delText>
        </w:r>
      </w:del>
      <w:del w:id="120" w:author="PR Preview" w:date="2026-01-01T00:00:00Z">
        <w:r>
          <w:delText xml:space="preserve">orthogonal matrix (</w:delText>
        </w:r>
      </w:del>
      <w:hyperlink w:anchor="def-orthogonal-matrix">
        <w:del w:id="121" w:author="PR Preview" w:date="2026-01-01T00:00:00Z">
          <w:r>
            <w:rPr>
              <w:rStyle w:val="Hyperlink"/>
            </w:rPr>
            <w:delText xml:space="preserve">Definition 10</w:delText>
          </w:r>
        </w:del>
      </w:hyperlink>
      <w:del w:id="122" w:author="PR Preview" w:date="2026-01-01T00:00:00Z">
        <w:r>
          <w:delText xml:space="preserve">)</w:delText>
        </w:r>
      </w:del>
      <w:del w:id="123" w:author="PR Preview" w:date="2026-01-01T00:00:00Z">
        <w:r>
          <w:delText xml:space="preserve"> </w:delText>
        </w:r>
      </w:del>
      <w:del w:id="124" w:author="PR Preview" w:date="2026-01-01T00:00:00Z">
        <w:r>
          <w:delText xml:space="preserve">and</w:delText>
        </w:r>
      </w:del>
      <w:del w:id="125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126" w:author="PR Preview" w:date="2026-01-01T00:00:00Z">
        <w:r>
          <w:delText xml:space="preserve"> </w:delText>
        </w:r>
      </w:del>
      <w:del w:id="127" w:author="PR Preview" w:date="2026-01-01T00:00:00Z">
        <w:r>
          <w:delText xml:space="preserve">is a vector of length</w:delText>
        </w:r>
      </w:del>
      <w:del w:id="128" w:author="PR Preview" w:date="2026-01-01T00:00:00Z">
        <w:r>
          <w:delText xml:space="preserve"> </w:delText>
        </w:r>
      </w:del>
      <m:oMath>
        <m:r>
          <m:t>p</m:t>
        </m:r>
      </m:oMath>
      <w:del w:id="129" w:author="PR Preview" w:date="2026-01-01T00:00:00Z">
        <w:r>
          <w:delText xml:space="preserve">, then</w:delText>
        </w:r>
      </w:del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ty m:val="bi"/>
                </m:rPr>
                <m:t>Q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r>
            <m:t>​</m:t>
          </m:r>
        </m:oMath>
      </m:oMathPara>
    </w:p>
    <w:p>
      <w:pPr>
        <w:pStyle w:val="FirstParagraph"/>
      </w:pPr>
      <w:del w:id="130" w:author="PR Preview" w:date="2026-01-01T00:00:00Z">
        <w:r>
          <w:rPr>
            <w:i/>
            <w:iCs/>
          </w:rPr>
          <w:delText xml:space="preserve">Proof</w:delText>
        </w:r>
      </w:del>
      <w:del w:id="131" w:author="PR Preview" w:date="2026-01-01T00:00:00Z">
        <w:r>
          <w:delText xml:space="preserve">. 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Euclidean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Q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 as a matrix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an orthogonal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Euclidean norm)</m:t>
              </m:r>
            </m:e>
          </m:eqArr>
        </m:oMath>
      </m:oMathPara>
    </w:p>
    <w:p>
      <w:pPr>
        <w:pStyle w:val="FirstParagraph"/>
      </w:pPr>
      <w:del w:id="132" w:author="PR Preview" w:date="2026-01-01T00:00:00Z">
        <w:r>
          <w:delText xml:space="preserve">Both norms are nonnegative square roots,</w:delText>
        </w:r>
      </w:del>
      <w:del w:id="133" w:author="PR Preview" w:date="2026-01-01T00:00:00Z">
        <w:r>
          <w:delText xml:space="preserve"> </w:delText>
        </w:r>
      </w:del>
      <w:del w:id="134" w:author="PR Preview" w:date="2026-01-01T00:00:00Z">
        <w:r>
          <w:delText xml:space="preserve">so equal squares give</w:delText>
        </w:r>
      </w:del>
      <w:del w:id="135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Q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del w:id="136" w:author="PR Preview" w:date="2026-01-01T00:00:00Z">
        <w:r>
          <w:delText xml:space="preserve">.</w:delText>
        </w:r>
      </w:del>
      <w:del w:id="137" w:author="PR Preview" w:date="2026-01-01T00:00:00Z">
        <w:r>
          <w:delText xml:space="preserve"> </w:delText>
        </w:r>
      </w:del>
      <w:del w:id="138" w:author="PR Preview" w:date="2026-01-01T00:00:00Z">
        <w:r>
          <w:delText xml:space="preserve">The second step is</w:delText>
        </w:r>
      </w:del>
      <w:del w:id="139" w:author="PR Preview" w:date="2026-01-01T00:00:00Z">
        <w:r>
          <w:delText xml:space="preserve"> </w:delText>
        </w:r>
      </w:del>
      <w:hyperlink r:id="rId51">
        <w:del w:id="140" w:author="PR Preview" w:date="2026-01-01T00:00:00Z">
          <w:r>
            <w:rPr>
              <w:rStyle w:val="Hyperlink"/>
            </w:rPr>
            <w:delText xml:space="preserve">Example 6 in Matrices</w:delText>
          </w:r>
        </w:del>
      </w:hyperlink>
      <w:del w:id="141" w:author="PR Preview" w:date="2026-01-01T00:00:00Z">
        <w:r>
          <w:delText xml:space="preserve">,</w:delText>
        </w:r>
      </w:del>
      <w:del w:id="142" w:author="PR Preview" w:date="2026-01-01T00:00:00Z">
        <w:r>
          <w:delText xml:space="preserve"> </w:delText>
        </w:r>
      </w:del>
      <w:del w:id="143" w:author="PR Preview" w:date="2026-01-01T00:00:00Z">
        <w:r>
          <w:delText xml:space="preserve">the third is</w:delText>
        </w:r>
      </w:del>
      <w:del w:id="144" w:author="PR Preview" w:date="2026-01-01T00:00:00Z">
        <w:r>
          <w:delText xml:space="preserve"> </w:delText>
        </w:r>
      </w:del>
      <w:hyperlink r:id="rId32">
        <w:del w:id="145" w:author="PR Preview" w:date="2026-01-01T00:00:00Z">
          <w:r>
            <w:rPr>
              <w:rStyle w:val="Hyperlink"/>
            </w:rPr>
            <w:delText xml:space="preserve">Theorem 16 in Matrices</w:delText>
          </w:r>
        </w:del>
      </w:hyperlink>
      <w:del w:id="146" w:author="PR Preview" w:date="2026-01-01T00:00:00Z">
        <w:r>
          <w:delText xml:space="preserve">,</w:delText>
        </w:r>
      </w:del>
      <w:del w:id="147" w:author="PR Preview" w:date="2026-01-01T00:00:00Z">
        <w:r>
          <w:delText xml:space="preserve"> </w:delText>
        </w:r>
      </w:del>
      <w:del w:id="148" w:author="PR Preview" w:date="2026-01-01T00:00:00Z">
        <w:r>
          <w:delText xml:space="preserve">and the fourth is</w:delText>
        </w:r>
      </w:del>
      <w:del w:id="149" w:author="PR Preview" w:date="2026-01-01T00:00:00Z">
        <w:r>
          <w:delText xml:space="preserve"> </w:delText>
        </w:r>
      </w:del>
      <w:hyperlink r:id="rId27">
        <w:del w:id="150" w:author="PR Preview" w:date="2026-01-01T00:00:00Z">
          <w:r>
            <w:rPr>
              <w:rStyle w:val="Hyperlink"/>
            </w:rPr>
            <w:delText xml:space="preserve">Theorem 5 in Matrices</w:delText>
          </w:r>
        </w:del>
      </w:hyperlink>
      <w:del w:id="151" w:author="PR Preview" w:date="2026-01-01T00:00:00Z">
        <w:r>
          <w:delText xml:space="preserve">.</w:delText>
        </w:r>
      </w:del>
    </w:p>
    <w:p>
      <w:pPr>
        <w:pStyle w:val="BodyText"/>
      </w:pPr>
      <w:del w:id="152" w:author="PR Preview" w:date="2026-01-01T00:00:00Z">
        <w:r>
          <w:rPr>
            <w:b/>
            <w:bCs/>
          </w:rPr>
          <w:delText xml:space="preserve">Example 13 (Rotating a vector keeps its length)</w:delText>
        </w:r>
      </w:del>
      <w:del w:id="153" w:author="PR Preview" w:date="2026-01-01T00:00:00Z">
        <w:r>
          <w:delText xml:space="preserve"> </w:delText>
        </w:r>
      </w:del>
      <w:del w:id="154" w:author="PR Preview" w:date="2026-01-01T00:00:00Z">
        <w:r>
          <w:delText xml:space="preserve">With</w:delText>
        </w:r>
      </w:del>
      <w:del w:id="155" w:author="PR Preview" w:date="2026-01-01T00:00:00Z">
        <w:r>
          <w:delText xml:space="preserve"> </w:delText>
        </w:r>
      </w:del>
      <m:oMath>
        <m:r>
          <m:rPr>
            <m:sty m:val="bi"/>
          </m:rPr>
          <m:t>Q</m:t>
        </m:r>
      </m:oMath>
      <w:del w:id="156" w:author="PR Preview" w:date="2026-01-01T00:00:00Z">
        <w:r>
          <w:delText xml:space="preserve"> </w:delText>
        </w:r>
      </w:del>
      <w:del w:id="157" w:author="PR Preview" w:date="2026-01-01T00:00:00Z">
        <w:r>
          <w:delText xml:space="preserve">from</w:delText>
        </w:r>
      </w:del>
      <w:del w:id="158" w:author="PR Preview" w:date="2026-01-01T00:00:00Z">
        <w:r>
          <w:delText xml:space="preserve"> </w:delText>
        </w:r>
      </w:del>
      <w:hyperlink w:anchor="exm-orthogonal-matrix">
        <w:del w:id="159" w:author="PR Preview" w:date="2026-01-01T00:00:00Z">
          <w:r>
            <w:rPr>
              <w:rStyle w:val="Hyperlink"/>
            </w:rPr>
            <w:delText xml:space="preserve">Example 11</w:delText>
          </w:r>
        </w:del>
      </w:hyperlink>
      <w:del w:id="160" w:author="PR Preview" w:date="2026-01-01T00:00:00Z">
        <w:r>
          <w:delText xml:space="preserve"> </w:delText>
        </w:r>
      </w:del>
      <w:del w:id="161" w:author="PR Preview" w:date="2026-01-01T00:00:00Z">
        <w:r>
          <w:delText xml:space="preserve">and</w:delText>
        </w:r>
      </w:del>
      <w:del w:id="162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del w:id="163" w:author="PR Preview" w:date="2026-01-01T00:00:00Z">
        <w:r>
          <w:delText xml:space="preserve"> </w:delText>
        </w:r>
      </w:del>
      <w:del w:id="164" w:author="PR Preview" w:date="2026-01-01T00:00:00Z">
        <w:r>
          <w:delText xml:space="preserve">from</w:delText>
        </w:r>
      </w:del>
      <w:del w:id="165" w:author="PR Preview" w:date="2026-01-01T00:00:00Z">
        <w:r>
          <w:delText xml:space="preserve"> </w:delText>
        </w:r>
      </w:del>
      <w:hyperlink r:id="rId52">
        <w:del w:id="166" w:author="PR Preview" w:date="2026-01-01T00:00:00Z">
          <w:r>
            <w:rPr>
              <w:rStyle w:val="Hyperlink"/>
            </w:rPr>
            <w:delText xml:space="preserve">Example 11 in Vectors</w:delText>
          </w:r>
        </w:del>
      </w:hyperlink>
      <w:del w:id="167" w:author="PR Preview" w:date="2026-01-01T00:00:00Z">
        <w:r>
          <w:delText xml:space="preserve">: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  <m:mr>
                      <m:e>
                        <m:r>
                          <m:t>0.8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0.6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1.8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3.2</m:t>
                        </m:r>
                      </m:e>
                    </m:mr>
                    <m:mr>
                      <m:e>
                        <m:r>
                          <m:t>2.4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2.4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1.4</m:t>
                        </m:r>
                      </m:e>
                    </m:mr>
                    <m:mr>
                      <m:e>
                        <m:r>
                          <m:t>4.8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1.4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4.8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1.96</m:t>
                  </m:r>
                  <m:r>
                    <m:rPr>
                      <m:sty m:val="p"/>
                    </m:rPr>
                    <m:t>+</m:t>
                  </m:r>
                  <m:r>
                    <m:t>23.04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square root)</m:t>
              </m:r>
            </m:e>
          </m:eqArr>
        </m:oMath>
      </m:oMathPara>
    </w:p>
    <w:p>
      <w:pPr>
        <w:pStyle w:val="FirstParagraph"/>
      </w:pPr>
      <w:del w:id="168" w:author="PR Preview" w:date="2026-01-01T00:00:00Z">
        <w:r>
          <w:delText xml:space="preserve">which is</w:delText>
        </w:r>
      </w:del>
      <w:del w:id="169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del w:id="170" w:author="PR Preview" w:date="2026-01-01T00:00:00Z">
        <w:r>
          <w:delText xml:space="preserve">.</w:delText>
        </w:r>
      </w:del>
    </w:p>
    <w:p>
      <w:pPr>
        <w:pStyle w:val="BodyText"/>
      </w:pPr>
      <w:ins w:id="171" w:author="PR Preview" w:date="2026-01-01T00:00:00Z">
        <w:r>
          <w:rPr>
            <w:b/>
            <w:bCs/>
          </w:rPr>
          <w:t xml:space="preserve">Theorem 5 (Orthogonal matrices preserve length)</w:t>
        </w:r>
      </w:ins>
      <w:ins w:id="172" w:author="PR Preview" w:date="2026-01-01T00:00:00Z">
        <w:r>
          <w:t xml:space="preserve"> </w:t>
        </w:r>
      </w:ins>
      <w:ins w:id="173" w:author="PR Preview" w:date="2026-01-01T00:00:00Z">
        <w:r>
          <w:t xml:space="preserve">If</w:t>
        </w:r>
      </w:ins>
      <w:ins w:id="174" w:author="PR Preview" w:date="2026-01-01T00:00:00Z">
        <w:r>
          <w:t xml:space="preserve"> </w:t>
        </w:r>
      </w:ins>
      <m:oMath>
        <m:r>
          <m:rPr>
            <m:sty m:val="bi"/>
          </m:rPr>
          <m:t>Q</m:t>
        </m:r>
      </m:oMath>
      <w:ins w:id="175" w:author="PR Preview" w:date="2026-01-01T00:00:00Z">
        <w:r>
          <w:t xml:space="preserve"> </w:t>
        </w:r>
      </w:ins>
      <w:ins w:id="176" w:author="PR Preview" w:date="2026-01-01T00:00:00Z">
        <w:r>
          <w:t xml:space="preserve">is a</w:t>
        </w:r>
      </w:ins>
      <w:ins w:id="177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×</m:t>
        </m:r>
        <m:r>
          <m:t>p</m:t>
        </m:r>
      </m:oMath>
      <w:ins w:id="178" w:author="PR Preview" w:date="2026-01-01T00:00:00Z">
        <w:r>
          <w:t xml:space="preserve"> </w:t>
        </w:r>
      </w:ins>
      <w:ins w:id="179" w:author="PR Preview" w:date="2026-01-01T00:00:00Z">
        <w:r>
          <w:t xml:space="preserve">orthogonal matrix (</w:t>
        </w:r>
      </w:ins>
      <w:hyperlink w:anchor="def-orthogonal-matrix">
        <w:ins w:id="180" w:author="PR Preview" w:date="2026-01-01T00:00:00Z">
          <w:r>
            <w:rPr>
              <w:rStyle w:val="Hyperlink"/>
            </w:rPr>
            <w:t xml:space="preserve">Definition 10</w:t>
          </w:r>
        </w:ins>
      </w:hyperlink>
      <w:ins w:id="181" w:author="PR Preview" w:date="2026-01-01T00:00:00Z">
        <w:r>
          <w:t xml:space="preserve">)</w:t>
        </w:r>
      </w:ins>
      <w:ins w:id="182" w:author="PR Preview" w:date="2026-01-01T00:00:00Z">
        <w:r>
          <w:t xml:space="preserve"> </w:t>
        </w:r>
      </w:ins>
      <w:ins w:id="183" w:author="PR Preview" w:date="2026-01-01T00:00:00Z">
        <w:r>
          <w:t xml:space="preserve">and</w:t>
        </w:r>
      </w:ins>
      <w:ins w:id="184" w:author="PR Preview" w:date="2026-01-01T00:00:00Z">
        <w:r>
          <w:t xml:space="preserve"> </w:t>
        </w:r>
      </w:ins>
      <w:ins w:id="185" w:author="PR Preview" w:date="2026-01-01T00:00:00Z">
        <w:r>
          <w:t xml:space="preserve">$\mathord{\smash[b]{\underset{\raise.3ex\hbox{$\scriptstyle\sim$}}{x}}\vphantom{x}}$</w:t>
        </w:r>
      </w:ins>
      <w:ins w:id="186" w:author="PR Preview" w:date="2026-01-01T00:00:00Z">
        <w:r>
          <w:t xml:space="preserve"> </w:t>
        </w:r>
      </w:ins>
      <w:ins w:id="187" w:author="PR Preview" w:date="2026-01-01T00:00:00Z">
        <w:r>
          <w:t xml:space="preserve">is a vector of length</w:t>
        </w:r>
      </w:ins>
      <w:ins w:id="188" w:author="PR Preview" w:date="2026-01-01T00:00:00Z">
        <w:r>
          <w:t xml:space="preserve"> </w:t>
        </w:r>
      </w:ins>
      <m:oMath>
        <m:r>
          <m:t>p</m:t>
        </m:r>
      </m:oMath>
      <w:ins w:id="189" w:author="PR Preview" w:date="2026-01-01T00:00:00Z">
        <w:r>
          <w:t xml:space="preserve">, then</w:t>
        </w:r>
      </w:ins>
    </w:p>
    <w:p>
      <w:pPr>
        <w:pStyle w:val="BodyText"/>
      </w:pPr>
      <w:ins w:id="190" w:author="PR Preview" w:date="2026-01-01T00:00:00Z">
        <w:r>
          <w:t xml:space="preserve">$$
    \mathopen{}\left\lVert\mathbf{Q}\mathord{\smash[b]{\underset{\raise.3ex\hbox{$\scriptstyle\sim$}}{x}}\vphantom{x}}\right\rVert\mathclose{} = \mathopen{}\left\lVert\mathord{\smash[b]{\underset{\raise.3ex\hbox{$\scriptstyle\sim$}}{x}}\vphantom{x}}\right\rVert\mathclose{}
    $$</w:t>
        </w:r>
      </w:ins>
    </w:p>
    <w:bookmarkEnd w:id="50"/>
    <w:p>
      <w:pPr>
        <w:pStyle w:val="FirstParagraph"/>
      </w:pPr>
      <w:ins w:id="191" w:author="PR Preview" w:date="2026-01-01T00:00:00Z">
        <w:r>
          <w:rPr>
            <w:i/>
            <w:iCs/>
          </w:rPr>
          <w:t xml:space="preserve">Proof</w:t>
        </w:r>
      </w:ins>
      <w:ins w:id="192" w:author="PR Preview" w:date="2026-01-01T00:00:00Z">
        <w:r>
          <w:t xml:space="preserve">. </w:t>
        </w:r>
      </w:ins>
    </w:p>
    <w:p>
      <w:pPr>
        <w:pStyle w:val="BodyText"/>
      </w:pPr>
      <w:ins w:id="193" w:author="PR Preview" w:date="2026-01-01T00:00:00Z">
        <w:r>
          <w:t xml:space="preserve">$$
    \begin{aligned}
    \mathopen{}\left\lVert\mathbf{Q}\mathord{\smash[b]{\underset{\raise.3ex\hbox{$\scriptstyle\sim$}}{x}}\vphantom{x}}\right\rVert\mathclose{}^2
    &amp;= (\mathbf{Q}\mathord{\smash[b]{\underset{\raise.3ex\hbox{$\scriptstyle\sim$}}{x}}\vphantom{x}}) \cdot (\mathbf{Q}\mathord{\smash[b]{\underset{\raise.3ex\hbox{$\scriptstyle\sim$}}{x}}\vphantom{x}})
    &amp;&amp; \text{(definition of the Euclidean norm)}
    \\
    &amp;= {(\mathbf{Q}\mathord{\smash[b]{\underset{\raise.3ex\hbox{$\scriptstyle\sim$}}{x}}\vphantom{x}})}^{\top}\,(\mathbf{Q}\mathord{\smash[b]{\underset{\raise.3ex\hbox{$\scriptstyle\sim$}}{x}}\vphantom{x}})
    &amp;&amp; \text{(dot product as a matrix product)}
    \\
    &amp;= {\mathord{\smash[b]{\underset{\raise.3ex\hbox{$\scriptstyle\sim$}}{x}}\vphantom{x}}}^{\top}\,{\mathbf{Q}}^{\top}\,(\mathbf{Q}\mathord{\smash[b]{\underset{\raise.3ex\hbox{$\scriptstyle\sim$}}{x}}\vphantom{x}})
    &amp;&amp; \text{(transpose of a product)}
    \\
    &amp;= {\mathord{\smash[b]{\underset{\raise.3ex\hbox{$\scriptstyle\sim$}}{x}}\vphantom{x}}}^{\top}\,({\mathbf{Q}}^{\top}\mathbf{Q})\,\mathord{\smash[b]{\underset{\raise.3ex\hbox{$\scriptstyle\sim$}}{x}}\vphantom{x}}
    &amp;&amp; \text{(regroup; matrix multiplication is associative)}
    \\
    &amp;= {\mathord{\smash[b]{\underset{\raise.3ex\hbox{$\scriptstyle\sim$}}{x}}\vphantom{x}}}^{\top}\,\mathbf{I}_p\,\mathord{\smash[b]{\underset{\raise.3ex\hbox{$\scriptstyle\sim$}}{x}}\vphantom{x}}
    &amp;&amp; \text{(definition of an orthogonal matrix)}
    \\
    &amp;= {\mathord{\smash[b]{\underset{\raise.3ex\hbox{$\scriptstyle\sim$}}{x}}\vphantom{x}}}^{\top}\,\mathord{\smash[b]{\underset{\raise.3ex\hbox{$\scriptstyle\sim$}}{x}}\vphantom{x}}
    &amp;&amp; \text{(identity matrix)}
    \\
    &amp;= \mathopen{}\left\lVert\mathord{\smash[b]{\underset{\raise.3ex\hbox{$\scriptstyle\sim$}}{x}}\vphantom{x}}\right\rVert\mathclose{}^2
    &amp;&amp; \text{(definition of the Euclidean norm)}
    \end{aligned}
    $$</w:t>
        </w:r>
      </w:ins>
    </w:p>
    <w:p>
      <w:pPr>
        <w:pStyle w:val="FirstParagraph"/>
      </w:pPr>
      <w:ins w:id="194" w:author="PR Preview" w:date="2026-01-01T00:00:00Z">
        <w:r>
          <w:t xml:space="preserve">Both norms are nonnegative square roots,</w:t>
        </w:r>
      </w:ins>
      <w:ins w:id="195" w:author="PR Preview" w:date="2026-01-01T00:00:00Z">
        <w:r>
          <w:t xml:space="preserve"> </w:t>
        </w:r>
      </w:ins>
      <w:ins w:id="196" w:author="PR Preview" w:date="2026-01-01T00:00:00Z">
        <w:r>
          <w:t xml:space="preserve">so equal squares give</w:t>
        </w:r>
      </w:ins>
      <w:ins w:id="197" w:author="PR Preview" w:date="2026-01-01T00:00:00Z">
        <w:r>
          <w:t xml:space="preserve"> </w:t>
        </w:r>
      </w:ins>
      <w:ins w:id="198" w:author="PR Preview" w:date="2026-01-01T00:00:00Z">
        <w:r>
          <w:t xml:space="preserve">$\mathopen{}\left\lVert\mathbf{Q}\mathord{\smash[b]{\underset{\raise.3ex\hbox{$\scriptstyle\sim$}}{x}}\vphantom{x}}\right\rVert\mathclose{} = \mathopen{}\left\lVert\mathord{\smash[b]{\underset{\raise.3ex\hbox{$\scriptstyle\sim$}}{x}}\vphantom{x}}\right\rVert\mathclose{}$</w:t>
        </w:r>
      </w:ins>
      <w:ins w:id="199" w:author="PR Preview" w:date="2026-01-01T00:00:00Z">
        <w:r>
          <w:t xml:space="preserve">.</w:t>
        </w:r>
      </w:ins>
      <w:ins w:id="200" w:author="PR Preview" w:date="2026-01-01T00:00:00Z">
        <w:r>
          <w:t xml:space="preserve"> </w:t>
        </w:r>
      </w:ins>
      <w:ins w:id="201" w:author="PR Preview" w:date="2026-01-01T00:00:00Z">
        <w:r>
          <w:t xml:space="preserve">The second step is</w:t>
        </w:r>
      </w:ins>
      <w:ins w:id="202" w:author="PR Preview" w:date="2026-01-01T00:00:00Z">
        <w:r>
          <w:t xml:space="preserve"> </w:t>
        </w:r>
      </w:ins>
      <w:hyperlink r:id="rId51">
        <w:ins w:id="203" w:author="PR Preview" w:date="2026-01-01T00:00:00Z">
          <w:r>
            <w:rPr>
              <w:rStyle w:val="Hyperlink"/>
            </w:rPr>
            <w:t xml:space="preserve">Example 6 in Matrices</w:t>
          </w:r>
        </w:ins>
      </w:hyperlink>
      <w:ins w:id="204" w:author="PR Preview" w:date="2026-01-01T00:00:00Z">
        <w:r>
          <w:t xml:space="preserve">,</w:t>
        </w:r>
      </w:ins>
      <w:ins w:id="205" w:author="PR Preview" w:date="2026-01-01T00:00:00Z">
        <w:r>
          <w:t xml:space="preserve"> </w:t>
        </w:r>
      </w:ins>
      <w:ins w:id="206" w:author="PR Preview" w:date="2026-01-01T00:00:00Z">
        <w:r>
          <w:t xml:space="preserve">the third is</w:t>
        </w:r>
      </w:ins>
      <w:ins w:id="207" w:author="PR Preview" w:date="2026-01-01T00:00:00Z">
        <w:r>
          <w:t xml:space="preserve"> </w:t>
        </w:r>
      </w:ins>
      <w:hyperlink r:id="rId32">
        <w:ins w:id="208" w:author="PR Preview" w:date="2026-01-01T00:00:00Z">
          <w:r>
            <w:rPr>
              <w:rStyle w:val="Hyperlink"/>
            </w:rPr>
            <w:t xml:space="preserve">Theorem 16 in Matrices</w:t>
          </w:r>
        </w:ins>
      </w:hyperlink>
      <w:ins w:id="209" w:author="PR Preview" w:date="2026-01-01T00:00:00Z">
        <w:r>
          <w:t xml:space="preserve">,</w:t>
        </w:r>
      </w:ins>
      <w:ins w:id="210" w:author="PR Preview" w:date="2026-01-01T00:00:00Z">
        <w:r>
          <w:t xml:space="preserve"> </w:t>
        </w:r>
      </w:ins>
      <w:ins w:id="211" w:author="PR Preview" w:date="2026-01-01T00:00:00Z">
        <w:r>
          <w:t xml:space="preserve">and the fourth is</w:t>
        </w:r>
      </w:ins>
      <w:ins w:id="212" w:author="PR Preview" w:date="2026-01-01T00:00:00Z">
        <w:r>
          <w:t xml:space="preserve"> </w:t>
        </w:r>
      </w:ins>
      <w:hyperlink r:id="rId27">
        <w:ins w:id="213" w:author="PR Preview" w:date="2026-01-01T00:00:00Z">
          <w:r>
            <w:rPr>
              <w:rStyle w:val="Hyperlink"/>
            </w:rPr>
            <w:t xml:space="preserve">Theorem 5 in Matrices</w:t>
          </w:r>
        </w:ins>
      </w:hyperlink>
      <w:ins w:id="214" w:author="PR Preview" w:date="2026-01-01T00:00:00Z">
        <w:r>
          <w:t xml:space="preserve">.</w:t>
        </w:r>
      </w:ins>
    </w:p>
    <w:bookmarkStart w:id="53" w:name="exm-orthogonal-norm"/>
    <w:p>
      <w:pPr>
        <w:pStyle w:val="BodyText"/>
      </w:pPr>
      <w:ins w:id="215" w:author="PR Preview" w:date="2026-01-01T00:00:00Z">
        <w:r>
          <w:rPr>
            <w:b/>
            <w:bCs/>
          </w:rPr>
          <w:t xml:space="preserve">Example 13 (Rotating a vector keeps its length)</w:t>
        </w:r>
      </w:ins>
      <w:ins w:id="216" w:author="PR Preview" w:date="2026-01-01T00:00:00Z">
        <w:r>
          <w:t xml:space="preserve"> </w:t>
        </w:r>
      </w:ins>
      <w:ins w:id="217" w:author="PR Preview" w:date="2026-01-01T00:00:00Z">
        <w:r>
          <w:t xml:space="preserve">With</w:t>
        </w:r>
      </w:ins>
      <w:ins w:id="218" w:author="PR Preview" w:date="2026-01-01T00:00:00Z">
        <w:r>
          <w:t xml:space="preserve"> </w:t>
        </w:r>
      </w:ins>
      <m:oMath>
        <m:r>
          <m:rPr>
            <m:sty m:val="bi"/>
          </m:rPr>
          <m:t>Q</m:t>
        </m:r>
      </m:oMath>
      <w:ins w:id="219" w:author="PR Preview" w:date="2026-01-01T00:00:00Z">
        <w:r>
          <w:t xml:space="preserve"> </w:t>
        </w:r>
      </w:ins>
      <w:ins w:id="220" w:author="PR Preview" w:date="2026-01-01T00:00:00Z">
        <w:r>
          <w:t xml:space="preserve">from</w:t>
        </w:r>
      </w:ins>
      <w:ins w:id="221" w:author="PR Preview" w:date="2026-01-01T00:00:00Z">
        <w:r>
          <w:t xml:space="preserve"> </w:t>
        </w:r>
      </w:ins>
      <w:hyperlink w:anchor="exm-orthogonal-matrix">
        <w:ins w:id="222" w:author="PR Preview" w:date="2026-01-01T00:00:00Z">
          <w:r>
            <w:rPr>
              <w:rStyle w:val="Hyperlink"/>
            </w:rPr>
            <w:t xml:space="preserve">Example 11</w:t>
          </w:r>
        </w:ins>
      </w:hyperlink>
      <w:ins w:id="223" w:author="PR Preview" w:date="2026-01-01T00:00:00Z">
        <w:r>
          <w:t xml:space="preserve"> </w:t>
        </w:r>
      </w:ins>
      <w:ins w:id="224" w:author="PR Preview" w:date="2026-01-01T00:00:00Z">
        <w:r>
          <w:t xml:space="preserve">and</w:t>
        </w:r>
      </w:ins>
      <w:ins w:id="225" w:author="PR Preview" w:date="2026-01-01T00:00:00Z">
        <w:r>
          <w:t xml:space="preserve"> </w:t>
        </w:r>
      </w:ins>
      <w:ins w:id="226" w:author="PR Preview" w:date="2026-01-01T00:00:00Z">
        <w:r>
          <w:t xml:space="preserve">$\mathord{\smash[b]{\underset{\raise.3ex\hbox{$\scriptstyle\sim$}}{x}}\vphantom{x}}= (3, 4)$</w:t>
        </w:r>
      </w:ins>
      <w:ins w:id="227" w:author="PR Preview" w:date="2026-01-01T00:00:00Z">
        <w:r>
          <w:t xml:space="preserve"> </w:t>
        </w:r>
      </w:ins>
      <w:ins w:id="228" w:author="PR Preview" w:date="2026-01-01T00:00:00Z">
        <w:r>
          <w:t xml:space="preserve">from</w:t>
        </w:r>
      </w:ins>
      <w:ins w:id="229" w:author="PR Preview" w:date="2026-01-01T00:00:00Z">
        <w:r>
          <w:t xml:space="preserve"> </w:t>
        </w:r>
      </w:ins>
      <w:hyperlink r:id="rId52">
        <w:ins w:id="230" w:author="PR Preview" w:date="2026-01-01T00:00:00Z">
          <w:r>
            <w:rPr>
              <w:rStyle w:val="Hyperlink"/>
            </w:rPr>
            <w:t xml:space="preserve">Example 11 in Vectors</w:t>
          </w:r>
        </w:ins>
      </w:hyperlink>
      <w:ins w:id="231" w:author="PR Preview" w:date="2026-01-01T00:00:00Z">
        <w:r>
          <w:t xml:space="preserve">:</w:t>
        </w:r>
      </w:ins>
    </w:p>
    <w:p>
      <w:pPr>
        <w:pStyle w:val="BodyText"/>
      </w:pPr>
      <w:ins w:id="232" w:author="PR Preview" w:date="2026-01-01T00:00:00Z">
        <w:r>
          <w:t xml:space="preserve">$$
    \begin{aligned}
    \mathbf{Q}\mathord{\smash[b]{\underset{\raise.3ex\hbox{$\scriptstyle\sim$}}{x}}\vphantom{x}}
    &amp;= \begin{bmatrix} 0.6 \cdot 3 - 0.8 \cdot 4 \\ 0.8 \cdot 3 + 0.6 \cdot 4 \end{bmatrix}
    &amp;&amp; \text{(definition of matrix-vector multiplication)}
    \\
    &amp;= \begin{bmatrix} 1.8 - 3.2 \\ 2.4 + 2.4 \end{bmatrix}
    &amp;&amp; \text{(multiply)}
    \\
    &amp;= \begin{bmatrix} -1.4 \\ 4.8 \end{bmatrix}
    &amp;&amp; \text{(add)}
    \end{aligned}
    $$</w:t>
        </w:r>
      </w:ins>
    </w:p>
    <w:p>
      <w:pPr>
        <w:pStyle w:val="FirstParagraph"/>
      </w:pPr>
      <w:ins w:id="233" w:author="PR Preview" w:date="2026-01-01T00:00:00Z">
        <w:r>
          <w:t xml:space="preserve">$$
    \begin{aligned}
    \mathopen{}\left\lVert\mathbf{Q}\mathord{\smash[b]{\underset{\raise.3ex\hbox{$\scriptstyle\sim$}}{x}}\vphantom{x}}\right\rVert\mathclose{}
    &amp;= \sqrt{(-1.4)^2 + 4.8^2}
    &amp;&amp; \text{(definition of the norm)}
    \\
    &amp;= \sqrt{1.96 + 23.04}
    &amp;&amp; \text{(square)}
    \\
    &amp;= \sqrt{25}
    &amp;&amp; \text{(add)}
    \\
    &amp;= 5
    &amp;&amp; \text{(take the square root)}
    \end{aligned}
    $$</w:t>
        </w:r>
      </w:ins>
    </w:p>
    <w:p>
      <w:pPr>
        <w:pStyle w:val="FirstParagraph"/>
      </w:pPr>
      <w:ins w:id="234" w:author="PR Preview" w:date="2026-01-01T00:00:00Z">
        <w:r>
          <w:t xml:space="preserve">which is</w:t>
        </w:r>
      </w:ins>
      <w:ins w:id="235" w:author="PR Preview" w:date="2026-01-01T00:00:00Z">
        <w:r>
          <w:t xml:space="preserve"> </w:t>
        </w:r>
      </w:ins>
      <w:ins w:id="236" w:author="PR Preview" w:date="2026-01-01T00:00:00Z">
        <w:r>
          <w:t xml:space="preserve">$\mathopen{}\left\lVert\mathord{\smash[b]{\underset{\raise.3ex\hbox{$\scriptstyle\sim$}}{x}}\vphantom{x}}\right\rVert\mathclose{} = 5$</w:t>
        </w:r>
      </w:ins>
      <w:ins w:id="237" w:author="PR Preview" w:date="2026-01-01T00:00:00Z">
        <w:r>
          <w:t xml:space="preserve">.</w:t>
        </w:r>
      </w:ins>
    </w:p>
    <w:bookmarkEnd w:id="53"/>
    <w:bookmarkEnd w:id="54"/>
    <w:bookmarkStart w:id="66" w:name="quadratic-forms"/>
    <w:p>
      <w:pPr>
        <w:pStyle w:val="Heading2"/>
      </w:pPr>
      <w:r>
        <w:t xml:space="preserve">2 Quadratic Forms</w:t>
      </w:r>
    </w:p>
    <w:bookmarkStart w:id="55" w:name="def-quadratic-form"/>
    <w:p>
      <w:pPr>
        <w:pStyle w:val="FirstParagraph"/>
      </w:pPr>
      <w:r>
        <w:rPr>
          <w:b/>
          <w:bCs/>
        </w:rPr>
        <w:t xml:space="preserve">Definition 11 (Quadratic form)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quadratic form</w:t>
      </w:r>
      <w:r>
        <w:t xml:space="preserve"> </w:t>
      </w:r>
      <w:r>
        <w:t xml:space="preserve">is a mathematical expression of the structure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r>
            <m:rPr>
              <m:sty m:val="bi"/>
            </m:rPr>
            <m:t>S</m:t>
          </m:r>
          <m:r>
            <m:t> 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</m:oMath>
      </m:oMathPara>
    </w:p>
    <w:p>
      <w:pPr>
        <w:pStyle w:val="FirstParagraph"/>
      </w:pPr>
      <w:del w:id="238" w:author="PR Preview" w:date="2026-01-01T00:00:00Z">
        <w:r>
          <w:delText xml:space="preserve">where</w:delText>
        </w:r>
      </w:del>
      <w:del w:id="239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240" w:author="PR Preview" w:date="2026-01-01T00:00:00Z">
        <w:r>
          <w:delText xml:space="preserve"> </w:delText>
        </w:r>
      </w:del>
      <w:del w:id="241" w:author="PR Preview" w:date="2026-01-01T00:00:00Z">
        <w:r>
          <w:delText xml:space="preserve">is a</w:delText>
        </w:r>
      </w:del>
      <w:del w:id="242" w:author="PR Preview" w:date="2026-01-01T00:00:00Z">
        <w:r>
          <w:delText xml:space="preserve"> </w:delText>
        </w:r>
      </w:del>
      <m:oMath>
        <m:r>
          <m:t>p</m:t>
        </m:r>
        <m:r>
          <m:rPr>
            <m:sty m:val="p"/>
          </m:rPr>
          <m:t>×</m:t>
        </m:r>
        <m:r>
          <m:t>1</m:t>
        </m:r>
      </m:oMath>
      <w:del w:id="243" w:author="PR Preview" w:date="2026-01-01T00:00:00Z">
        <w:r>
          <w:delText xml:space="preserve"> </w:delText>
        </w:r>
      </w:del>
      <w:del w:id="244" w:author="PR Preview" w:date="2026-01-01T00:00:00Z">
        <w:r>
          <w:delText xml:space="preserve">vector</w:delText>
        </w:r>
      </w:del>
      <w:del w:id="245" w:author="PR Preview" w:date="2026-01-01T00:00:00Z">
        <w:r>
          <w:delText xml:space="preserve"> </w:delText>
        </w:r>
      </w:del>
      <w:del w:id="246" w:author="PR Preview" w:date="2026-01-01T00:00:00Z">
        <w:r>
          <w:delText xml:space="preserve">and</w:delText>
        </w:r>
      </w:del>
      <w:del w:id="247" w:author="PR Preview" w:date="2026-01-01T00:00:00Z">
        <w:r>
          <w:delText xml:space="preserve"> </w:delText>
        </w:r>
      </w:del>
      <m:oMath>
        <m:r>
          <m:rPr>
            <m:sty m:val="bi"/>
          </m:rPr>
          <m:t>S</m:t>
        </m:r>
      </m:oMath>
      <w:del w:id="248" w:author="PR Preview" w:date="2026-01-01T00:00:00Z">
        <w:r>
          <w:delText xml:space="preserve"> </w:delText>
        </w:r>
      </w:del>
      <w:del w:id="249" w:author="PR Preview" w:date="2026-01-01T00:00:00Z">
        <w:r>
          <w:delText xml:space="preserve">is a</w:delText>
        </w:r>
      </w:del>
      <w:del w:id="250" w:author="PR Preview" w:date="2026-01-01T00:00:00Z">
        <w:r>
          <w:delText xml:space="preserve"> </w:delText>
        </w:r>
      </w:del>
      <m:oMath>
        <m:r>
          <m:t>p</m:t>
        </m:r>
        <m:r>
          <m:rPr>
            <m:sty m:val="p"/>
          </m:rPr>
          <m:t>×</m:t>
        </m:r>
        <m:r>
          <m:t>p</m:t>
        </m:r>
      </m:oMath>
      <w:del w:id="251" w:author="PR Preview" w:date="2026-01-01T00:00:00Z">
        <w:r>
          <w:delText xml:space="preserve"> </w:delText>
        </w:r>
      </w:del>
      <w:del w:id="252" w:author="PR Preview" w:date="2026-01-01T00:00:00Z">
        <w:r>
          <w:delText xml:space="preserve">matrix.</w:delText>
        </w:r>
      </w:del>
    </w:p>
    <w:p>
      <w:pPr>
        <w:pStyle w:val="BodyText"/>
      </w:pPr>
      <w:del w:id="253" w:author="PR Preview" w:date="2026-01-01T00:00:00Z">
        <w:r>
          <w:rPr>
            <w:i/>
            <w:iCs/>
          </w:rPr>
          <w:delText xml:space="preserve">Remark 6</w:delText>
        </w:r>
      </w:del>
      <w:del w:id="254" w:author="PR Preview" w:date="2026-01-01T00:00:00Z">
        <w:r>
          <w:delText xml:space="preserve"> (Quadratic forms in statistics). </w:delText>
        </w:r>
      </w:del>
      <w:del w:id="255" w:author="PR Preview" w:date="2026-01-01T00:00:00Z">
        <w:r>
          <w:delText xml:space="preserve">A quadratic form extends the scalar expression</w:delText>
        </w:r>
      </w:del>
      <w:del w:id="256" w:author="PR Preview" w:date="2026-01-01T00:00:00Z">
        <w:r>
          <w:delText xml:space="preserve"> </w:delText>
        </w:r>
      </w:del>
      <m:oMath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del w:id="257" w:author="PR Preview" w:date="2026-01-01T00:00:00Z">
        <w:r>
          <w:delText xml:space="preserve"> </w:delText>
        </w:r>
      </w:del>
      <w:del w:id="258" w:author="PR Preview" w:date="2026-01-01T00:00:00Z">
        <w:r>
          <w:delText xml:space="preserve">to vectors:</w:delText>
        </w:r>
      </w:del>
      <w:del w:id="259" w:author="PR Preview" w:date="2026-01-01T00:00:00Z">
        <w:r>
          <w:delText xml:space="preserve"> </w:delText>
        </w:r>
      </w:del>
      <w:del w:id="260" w:author="PR Preview" w:date="2026-01-01T00:00:00Z">
        <w:r>
          <w:delText xml:space="preserve">with</w:delText>
        </w:r>
      </w:del>
      <w:del w:id="261" w:author="PR Preview" w:date="2026-01-01T00:00:00Z">
        <w:r>
          <w:delText xml:space="preserve"> </w:delText>
        </w:r>
      </w:del>
      <m:oMath>
        <m:r>
          <m:t>p</m:t>
        </m:r>
        <m:r>
          <m:rPr>
            <m:sty m:val="p"/>
          </m:rPr>
          <m:t>=</m:t>
        </m:r>
        <m:r>
          <m:t>1</m:t>
        </m:r>
      </m:oMath>
      <w:del w:id="262" w:author="PR Preview" w:date="2026-01-01T00:00:00Z">
        <w:r>
          <w:delText xml:space="preserve"> </w:delText>
        </w:r>
      </w:del>
      <w:del w:id="263" w:author="PR Preview" w:date="2026-01-01T00:00:00Z">
        <w:r>
          <w:delText xml:space="preserve">and</w:delText>
        </w:r>
      </w:del>
      <w:del w:id="264" w:author="PR Preview" w:date="2026-01-01T00:00:00Z">
        <w:r>
          <w:delText xml:space="preserve"> </w:delText>
        </w:r>
      </w:del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]</m:t>
        </m:r>
      </m:oMath>
      <w:del w:id="265" w:author="PR Preview" w:date="2026-01-01T00:00:00Z">
        <w:r>
          <w:delText xml:space="preserve">,</w:delText>
        </w:r>
      </w:del>
      <w:del w:id="266" w:author="PR Preview" w:date="2026-01-01T00:00:00Z">
        <w:r>
          <w:delText xml:space="preserve"> </w:delText>
        </w:r>
      </w:del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r>
          <m:rPr>
            <m:sty m:val="bi"/>
          </m:rPr>
          <m:t>S</m:t>
        </m:r>
        <m:r>
          <m:t> 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del w:id="267" w:author="PR Preview" w:date="2026-01-01T00:00:00Z">
        <w:r>
          <w:delText xml:space="preserve">.</w:delText>
        </w:r>
      </w:del>
      <w:del w:id="268" w:author="PR Preview" w:date="2026-01-01T00:00:00Z">
        <w:r>
          <w:delText xml:space="preserve"> </w:delText>
        </w:r>
      </w:del>
      <w:del w:id="269" w:author="PR Preview" w:date="2026-01-01T00:00:00Z">
        <w:r>
          <w:delText xml:space="preserve">With</w:delText>
        </w:r>
      </w:del>
      <w:del w:id="270" w:author="PR Preview" w:date="2026-01-01T00:00:00Z">
        <w:r>
          <w:delText xml:space="preserve"> </w:delText>
        </w:r>
      </w:del>
      <m:oMath>
        <m:r>
          <m:t>p</m:t>
        </m:r>
        <m:r>
          <m:rPr>
            <m:sty m:val="p"/>
          </m:rPr>
          <m:t>=</m:t>
        </m:r>
        <m:r>
          <m:t>2</m:t>
        </m:r>
      </m:oMath>
      <w:del w:id="271" w:author="PR Preview" w:date="2026-01-01T00:00:00Z">
        <w:r>
          <w:delText xml:space="preserve">,</w:delText>
        </w:r>
      </w:del>
    </w:p>
    <w:p>
      <w:pPr>
        <w:pStyle w:val="BodyText"/>
      </w:pPr>
      <m:oMathPara>
        <m:oMathParaPr>
          <m:jc m:val="center"/>
        </m:oMathParaPr>
        <m:oMath>
          <m:sSup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⊤</m:t>
              </m:r>
            </m:sup>
          </m:sSup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sSubSup>
            <m:e>
              <m:r>
                <m:t>x</m:t>
              </m:r>
            </m:e>
            <m:sub>
              <m:r>
                <m:t>1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+</m:t>
          </m:r>
          <m:r>
            <m:t>2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t>3</m:t>
          </m:r>
          <m:sSubSup>
            <m:e>
              <m:r>
                <m:t>x</m:t>
              </m:r>
            </m:e>
            <m:sub>
              <m:r>
                <m:t>2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,</m:t>
          </m:r>
        </m:oMath>
      </m:oMathPara>
    </w:p>
    <w:p>
      <w:pPr>
        <w:pStyle w:val="FirstParagraph"/>
      </w:pPr>
      <w:del w:id="272" w:author="PR Preview" w:date="2026-01-01T00:00:00Z">
        <w:r>
          <w:delText xml:space="preserve">which is</w:delText>
        </w:r>
      </w:del>
      <w:del w:id="273" w:author="PR Preview" w:date="2026-01-01T00:00:00Z">
        <w:r>
          <w:delText xml:space="preserve"> </w:delText>
        </w:r>
      </w:del>
      <m:oMath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12</m:t>
        </m:r>
        <m:r>
          <m:rPr>
            <m:sty m:val="p"/>
          </m:rPr>
          <m:t>=</m:t>
        </m:r>
        <m:r>
          <m:t>17</m:t>
        </m:r>
      </m:oMath>
      <w:del w:id="274" w:author="PR Preview" w:date="2026-01-01T00:00:00Z">
        <w:r>
          <w:delText xml:space="preserve"> </w:delText>
        </w:r>
      </w:del>
      <w:del w:id="275" w:author="PR Preview" w:date="2026-01-01T00:00:00Z">
        <w:r>
          <w:delText xml:space="preserve">at</w:delText>
        </w:r>
      </w:del>
      <w:del w:id="276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del w:id="277" w:author="PR Preview" w:date="2026-01-01T00:00:00Z">
        <w:r>
          <w:delText xml:space="preserve">.</w:delText>
        </w:r>
      </w:del>
    </w:p>
    <w:p>
      <w:pPr>
        <w:pStyle w:val="BodyText"/>
      </w:pPr>
      <w:ins w:id="278" w:author="PR Preview" w:date="2026-01-01T00:00:00Z">
        <w:r>
          <w:t xml:space="preserve">$${\mathord{\smash[b]{\underset{\raise.3ex\hbox{$\scriptstyle\sim$}}{x}}\vphantom{x}}}^{\top}\, \mathbf{S}\, \mathord{\smash[b]{\underset{\raise.3ex\hbox{$\scriptstyle\sim$}}{x}}\vphantom{x}}$$</w:t>
        </w:r>
      </w:ins>
    </w:p>
    <w:p>
      <w:pPr>
        <w:pStyle w:val="FirstParagraph"/>
      </w:pPr>
      <w:ins w:id="279" w:author="PR Preview" w:date="2026-01-01T00:00:00Z">
        <w:r>
          <w:t xml:space="preserve">where</w:t>
        </w:r>
      </w:ins>
      <w:ins w:id="280" w:author="PR Preview" w:date="2026-01-01T00:00:00Z">
        <w:r>
          <w:t xml:space="preserve"> </w:t>
        </w:r>
      </w:ins>
      <w:ins w:id="281" w:author="PR Preview" w:date="2026-01-01T00:00:00Z">
        <w:r>
          <w:t xml:space="preserve">$\mathord{\smash[b]{\underset{\raise.3ex\hbox{$\scriptstyle\sim$}}{x}}\vphantom{x}}$</w:t>
        </w:r>
      </w:ins>
      <w:ins w:id="282" w:author="PR Preview" w:date="2026-01-01T00:00:00Z">
        <w:r>
          <w:t xml:space="preserve"> </w:t>
        </w:r>
      </w:ins>
      <w:ins w:id="283" w:author="PR Preview" w:date="2026-01-01T00:00:00Z">
        <w:r>
          <w:t xml:space="preserve">is a</w:t>
        </w:r>
      </w:ins>
      <w:ins w:id="284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×</m:t>
        </m:r>
        <m:r>
          <m:t>1</m:t>
        </m:r>
      </m:oMath>
      <w:ins w:id="285" w:author="PR Preview" w:date="2026-01-01T00:00:00Z">
        <w:r>
          <w:t xml:space="preserve"> </w:t>
        </w:r>
      </w:ins>
      <w:ins w:id="286" w:author="PR Preview" w:date="2026-01-01T00:00:00Z">
        <w:r>
          <w:t xml:space="preserve">vector</w:t>
        </w:r>
      </w:ins>
      <w:ins w:id="287" w:author="PR Preview" w:date="2026-01-01T00:00:00Z">
        <w:r>
          <w:t xml:space="preserve"> </w:t>
        </w:r>
      </w:ins>
      <w:ins w:id="288" w:author="PR Preview" w:date="2026-01-01T00:00:00Z">
        <w:r>
          <w:t xml:space="preserve">and</w:t>
        </w:r>
      </w:ins>
      <w:ins w:id="289" w:author="PR Preview" w:date="2026-01-01T00:00:00Z">
        <w:r>
          <w:t xml:space="preserve"> </w:t>
        </w:r>
      </w:ins>
      <m:oMath>
        <m:r>
          <m:rPr>
            <m:sty m:val="bi"/>
          </m:rPr>
          <m:t>S</m:t>
        </m:r>
      </m:oMath>
      <w:ins w:id="290" w:author="PR Preview" w:date="2026-01-01T00:00:00Z">
        <w:r>
          <w:t xml:space="preserve"> </w:t>
        </w:r>
      </w:ins>
      <w:ins w:id="291" w:author="PR Preview" w:date="2026-01-01T00:00:00Z">
        <w:r>
          <w:t xml:space="preserve">is a</w:t>
        </w:r>
      </w:ins>
      <w:ins w:id="292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×</m:t>
        </m:r>
        <m:r>
          <m:t>p</m:t>
        </m:r>
      </m:oMath>
      <w:ins w:id="293" w:author="PR Preview" w:date="2026-01-01T00:00:00Z">
        <w:r>
          <w:t xml:space="preserve"> </w:t>
        </w:r>
      </w:ins>
      <w:ins w:id="294" w:author="PR Preview" w:date="2026-01-01T00:00:00Z">
        <w:r>
          <w:t xml:space="preserve">matrix.</w:t>
        </w:r>
      </w:ins>
    </w:p>
    <w:bookmarkEnd w:id="55"/>
    <w:bookmarkStart w:id="58" w:name="rem-quadratic-forms-in-statistics"/>
    <w:p>
      <w:pPr>
        <w:pStyle w:val="BodyText"/>
      </w:pPr>
      <w:ins w:id="295" w:author="PR Preview" w:date="2026-01-01T00:00:00Z">
        <w:r>
          <w:rPr>
            <w:i/>
            <w:iCs/>
          </w:rPr>
          <w:t xml:space="preserve">Remark 6</w:t>
        </w:r>
      </w:ins>
      <w:ins w:id="296" w:author="PR Preview" w:date="2026-01-01T00:00:00Z">
        <w:r>
          <w:t xml:space="preserve"> (Quadratic forms in statistics). </w:t>
        </w:r>
      </w:ins>
      <w:ins w:id="297" w:author="PR Preview" w:date="2026-01-01T00:00:00Z">
        <w:r>
          <w:t xml:space="preserve">A quadratic form extends the scalar expression</w:t>
        </w:r>
      </w:ins>
      <w:ins w:id="298" w:author="PR Preview" w:date="2026-01-01T00:00:00Z">
        <w:r>
          <w:t xml:space="preserve"> </w:t>
        </w:r>
      </w:ins>
      <m:oMath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ins w:id="299" w:author="PR Preview" w:date="2026-01-01T00:00:00Z">
        <w:r>
          <w:t xml:space="preserve"> </w:t>
        </w:r>
      </w:ins>
      <w:ins w:id="300" w:author="PR Preview" w:date="2026-01-01T00:00:00Z">
        <w:r>
          <w:t xml:space="preserve">to vectors:</w:t>
        </w:r>
      </w:ins>
      <w:ins w:id="301" w:author="PR Preview" w:date="2026-01-01T00:00:00Z">
        <w:r>
          <w:t xml:space="preserve"> </w:t>
        </w:r>
      </w:ins>
      <w:ins w:id="302" w:author="PR Preview" w:date="2026-01-01T00:00:00Z">
        <w:r>
          <w:t xml:space="preserve">with</w:t>
        </w:r>
      </w:ins>
      <w:ins w:id="303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=</m:t>
        </m:r>
        <m:r>
          <m:t>1</m:t>
        </m:r>
      </m:oMath>
      <w:ins w:id="304" w:author="PR Preview" w:date="2026-01-01T00:00:00Z">
        <w:r>
          <w:t xml:space="preserve"> </w:t>
        </w:r>
      </w:ins>
      <w:ins w:id="305" w:author="PR Preview" w:date="2026-01-01T00:00:00Z">
        <w:r>
          <w:t xml:space="preserve">and</w:t>
        </w:r>
      </w:ins>
      <w:ins w:id="306" w:author="PR Preview" w:date="2026-01-01T00:00:00Z">
        <w:r>
          <w:t xml:space="preserve"> </w:t>
        </w:r>
      </w:ins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]</m:t>
        </m:r>
      </m:oMath>
      <w:ins w:id="307" w:author="PR Preview" w:date="2026-01-01T00:00:00Z">
        <w:r>
          <w:t xml:space="preserve">,</w:t>
        </w:r>
      </w:ins>
      <w:ins w:id="308" w:author="PR Preview" w:date="2026-01-01T00:00:00Z">
        <w:r>
          <w:t xml:space="preserve"> </w:t>
        </w:r>
      </w:ins>
      <w:ins w:id="309" w:author="PR Preview" w:date="2026-01-01T00:00:00Z">
        <w:r>
          <w:t xml:space="preserve">${\mathord{\smash[b]{\underset{\raise.3ex\hbox{$\scriptstyle\sim$}}{x}}\vphantom{x}}}^{\top}\,\mathbf{S}\,\mathord{\smash[b]{\underset{\raise.3ex\hbox{$\scriptstyle\sim$}}{x}}\vphantom{x}}= c x^2$</w:t>
        </w:r>
      </w:ins>
      <w:ins w:id="310" w:author="PR Preview" w:date="2026-01-01T00:00:00Z">
        <w:r>
          <w:t xml:space="preserve">.</w:t>
        </w:r>
      </w:ins>
      <w:ins w:id="311" w:author="PR Preview" w:date="2026-01-01T00:00:00Z">
        <w:r>
          <w:t xml:space="preserve"> </w:t>
        </w:r>
      </w:ins>
      <w:ins w:id="312" w:author="PR Preview" w:date="2026-01-01T00:00:00Z">
        <w:r>
          <w:t xml:space="preserve">With</w:t>
        </w:r>
      </w:ins>
      <w:ins w:id="313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=</m:t>
        </m:r>
        <m:r>
          <m:t>2</m:t>
        </m:r>
      </m:oMath>
      <w:ins w:id="314" w:author="PR Preview" w:date="2026-01-01T00:00:00Z">
        <w:r>
          <w:t xml:space="preserve">,</w:t>
        </w:r>
      </w:ins>
    </w:p>
    <w:p>
      <w:pPr>
        <w:pStyle w:val="BodyText"/>
      </w:pPr>
      <w:ins w:id="315" w:author="PR Preview" w:date="2026-01-01T00:00:00Z">
        <w:r>
          <w:t xml:space="preserve">$$
    {\mathord{\smash[b]{\underset{\raise.3ex\hbox{$\scriptstyle\sim$}}{x}}\vphantom{x}}}^{\top}
    \begin{bmatrix} 1 &amp; 2 \\ 0 &amp; 3 \end{bmatrix}
    \mathord{\smash[b]{\underset{\raise.3ex\hbox{$\scriptstyle\sim$}}{x}}\vphantom{x}}
    = x_1^2 + 2 x_1 x_2 + 3 x_2^2,
    $$</w:t>
        </w:r>
      </w:ins>
    </w:p>
    <w:p>
      <w:pPr>
        <w:pStyle w:val="FirstParagraph"/>
      </w:pPr>
      <w:ins w:id="316" w:author="PR Preview" w:date="2026-01-01T00:00:00Z">
        <w:r>
          <w:t xml:space="preserve">which is</w:t>
        </w:r>
      </w:ins>
      <w:ins w:id="317" w:author="PR Preview" w:date="2026-01-01T00:00:00Z">
        <w:r>
          <w:t xml:space="preserve"> </w:t>
        </w:r>
      </w:ins>
      <m:oMath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12</m:t>
        </m:r>
        <m:r>
          <m:rPr>
            <m:sty m:val="p"/>
          </m:rPr>
          <m:t>=</m:t>
        </m:r>
        <m:r>
          <m:t>17</m:t>
        </m:r>
      </m:oMath>
      <w:ins w:id="318" w:author="PR Preview" w:date="2026-01-01T00:00:00Z">
        <w:r>
          <w:t xml:space="preserve"> </w:t>
        </w:r>
      </w:ins>
      <w:ins w:id="319" w:author="PR Preview" w:date="2026-01-01T00:00:00Z">
        <w:r>
          <w:t xml:space="preserve">at</w:t>
        </w:r>
      </w:ins>
      <w:ins w:id="320" w:author="PR Preview" w:date="2026-01-01T00:00:00Z">
        <w:r>
          <w:t xml:space="preserve"> </w:t>
        </w:r>
      </w:ins>
      <w:ins w:id="321" w:author="PR Preview" w:date="2026-01-01T00:00:00Z">
        <w:r>
          <w:t xml:space="preserve">$\mathord{\smash[b]{\underset{\raise.3ex\hbox{$\scriptstyle\sim$}}{x}}\vphantom{x}}= (1, 2)$</w:t>
        </w:r>
      </w:ins>
      <w:ins w:id="322" w:author="PR Preview" w:date="2026-01-01T00:00:00Z">
        <w:r>
          <w:t xml:space="preserve">.</w:t>
        </w:r>
      </w:ins>
    </w:p>
    <w:p>
      <w:pPr>
        <w:pStyle w:val="BodyText"/>
      </w:pPr>
      <w:r>
        <w:t xml:space="preserve">Quadratic forms occur often in statistics:</w:t>
      </w:r>
    </w:p>
    <w:p>
      <w:pPr>
        <w:pStyle w:val="Compact"/>
        <w:numPr>
          <w:ilvl w:val="0"/>
          <w:numId w:val="1002"/>
        </w:numPr>
      </w:pPr>
      <w:r>
        <w:t xml:space="preserve">The residual sum of squares in linear regression</w:t>
      </w:r>
      <w:r>
        <w:t xml:space="preserve"> </w:t>
      </w:r>
      <w:r>
        <w:t xml:space="preserve">(see</w:t>
      </w:r>
      <w:r>
        <w:t xml:space="preserve"> </w:t>
      </w:r>
      <w:hyperlink r:id="rId56">
        <w:r>
          <w:rPr>
            <w:rStyle w:val="Hyperlink"/>
          </w:rPr>
          <w:t xml:space="preserve">Vector Calculus</w:t>
        </w:r>
      </w:hyperlink>
      <w:r>
        <w:t xml:space="preserve">)</w:t>
      </w:r>
      <w:r>
        <w:t xml:space="preserve"> </w:t>
      </w:r>
      <w:r>
        <w:t xml:space="preserve">is a quadratic form.</w:t>
      </w:r>
    </w:p>
    <w:p>
      <w:pPr>
        <w:pStyle w:val="Compact"/>
        <w:numPr>
          <w:ilvl w:val="0"/>
          <w:numId w:val="1002"/>
        </w:numPr>
      </w:pPr>
      <w:del w:id="323" w:author="PR Preview" w:date="2026-01-01T00:00:00Z">
        <w:r>
          <w:delText xml:space="preserve">The variance of a linear combination of estimates</w:delText>
        </w:r>
      </w:del>
      <w:del w:id="324" w:author="PR Preview" w:date="2026-01-01T00:00:00Z">
        <w:r>
          <w:delText xml:space="preserve"> </w:delText>
        </w:r>
      </w:del>
      <w:del w:id="325" w:author="PR Preview" w:date="2026-01-01T00:00:00Z">
        <w:r>
          <w:delText xml:space="preserve">(see</w:delText>
        </w:r>
      </w:del>
      <w:del w:id="326" w:author="PR Preview" w:date="2026-01-01T00:00:00Z">
        <w:r>
          <w:delText xml:space="preserve"> </w:delText>
        </w:r>
      </w:del>
      <w:hyperlink r:id="rId57">
        <w:del w:id="327" w:author="PR Preview" w:date="2026-01-01T00:00:00Z">
          <w:r>
            <w:rPr>
              <w:rStyle w:val="Hyperlink"/>
            </w:rPr>
            <w:delText xml:space="preserve">Inference about Gaussian Linear Regression Models</w:delText>
          </w:r>
        </w:del>
      </w:hyperlink>
      <w:del w:id="328" w:author="PR Preview" w:date="2026-01-01T00:00:00Z">
        <w:r>
          <w:delText xml:space="preserve">)</w:delText>
        </w:r>
      </w:del>
      <w:del w:id="329" w:author="PR Preview" w:date="2026-01-01T00:00:00Z">
        <w:r>
          <w:delText xml:space="preserve"> </w:delText>
        </w:r>
      </w:del>
      <w:del w:id="330" w:author="PR Preview" w:date="2026-01-01T00:00:00Z">
        <w:r>
          <w:delText xml:space="preserve">is a quadratic form:</w:delText>
        </w:r>
      </w:del>
      <w:del w:id="331" w:author="PR Preview" w:date="2026-01-01T00:00:00Z">
        <w:r>
          <w:delText xml:space="preserve"> </w:delText>
        </w:r>
      </w:del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⋅</m:t>
            </m:r>
            <m:acc>
              <m:accPr>
                <m:chr m:val="̂"/>
              </m:accPr>
              <m:e>
                <m:limLow>
                  <m:e>
                    <m:r>
                      <m:t>β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limLow>
                  <m:e>
                    <m:r>
                      <m:t>β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</m:acc>
          </m:e>
        </m:d>
        <m:r>
          <m:t>​</m:t>
        </m:r>
        <m:r>
          <m:t> 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332" w:author="PR Preview" w:date="2026-01-01T00:00:00Z">
        <w:r>
          <w:delText xml:space="preserve">.</w:delText>
        </w:r>
      </w:del>
    </w:p>
    <w:p>
      <w:pPr>
        <w:pStyle w:val="FirstParagraph"/>
      </w:pPr>
      <w:del w:id="333" w:author="PR Preview" w:date="2026-01-01T00:00:00Z">
        <w:r>
          <w:rPr>
            <w:b/>
            <w:bCs/>
          </w:rPr>
          <w:delText xml:space="preserve">Theorem 6 (A quadratic form is additive in its matrix)</w:delText>
        </w:r>
      </w:del>
      <w:del w:id="334" w:author="PR Preview" w:date="2026-01-01T00:00:00Z">
        <w:r>
          <w:delText xml:space="preserve"> </w:delText>
        </w:r>
      </w:del>
      <w:del w:id="335" w:author="PR Preview" w:date="2026-01-01T00:00:00Z">
        <w:r>
          <w:delText xml:space="preserve">If</w:delText>
        </w:r>
      </w:del>
      <w:del w:id="336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</m:oMath>
      <w:del w:id="337" w:author="PR Preview" w:date="2026-01-01T00:00:00Z">
        <w:r>
          <w:delText xml:space="preserve"> </w:delText>
        </w:r>
      </w:del>
      <w:del w:id="338" w:author="PR Preview" w:date="2026-01-01T00:00:00Z">
        <w:r>
          <w:delText xml:space="preserve">and</w:delText>
        </w:r>
      </w:del>
      <w:del w:id="339" w:author="PR Preview" w:date="2026-01-01T00:00:00Z">
        <w:r>
          <w:delText xml:space="preserve"> </w:delText>
        </w:r>
      </w:del>
      <m:oMath>
        <m:r>
          <m:rPr>
            <m:sty m:val="bi"/>
          </m:rPr>
          <m:t>B</m:t>
        </m:r>
      </m:oMath>
      <w:del w:id="340" w:author="PR Preview" w:date="2026-01-01T00:00:00Z">
        <w:r>
          <w:delText xml:space="preserve"> </w:delText>
        </w:r>
      </w:del>
      <w:del w:id="341" w:author="PR Preview" w:date="2026-01-01T00:00:00Z">
        <w:r>
          <w:delText xml:space="preserve">are</w:delText>
        </w:r>
      </w:del>
      <w:del w:id="342" w:author="PR Preview" w:date="2026-01-01T00:00:00Z">
        <w:r>
          <w:delText xml:space="preserve"> </w:delText>
        </w:r>
      </w:del>
      <m:oMath>
        <m:r>
          <m:t>p</m:t>
        </m:r>
        <m:r>
          <m:rPr>
            <m:sty m:val="p"/>
          </m:rPr>
          <m:t>×</m:t>
        </m:r>
        <m:r>
          <m:t>p</m:t>
        </m:r>
      </m:oMath>
      <w:del w:id="343" w:author="PR Preview" w:date="2026-01-01T00:00:00Z">
        <w:r>
          <w:delText xml:space="preserve"> </w:delText>
        </w:r>
      </w:del>
      <w:del w:id="344" w:author="PR Preview" w:date="2026-01-01T00:00:00Z">
        <w:r>
          <w:delText xml:space="preserve">matrices,</w:delText>
        </w:r>
      </w:del>
      <w:del w:id="345" w:author="PR Preview" w:date="2026-01-01T00:00:00Z">
        <w:r>
          <w:delText xml:space="preserve"> </w:delText>
        </w:r>
      </w:del>
      <m:oMath>
        <m:r>
          <m:t>c</m:t>
        </m:r>
      </m:oMath>
      <w:del w:id="346" w:author="PR Preview" w:date="2026-01-01T00:00:00Z">
        <w:r>
          <w:delText xml:space="preserve"> </w:delText>
        </w:r>
      </w:del>
      <w:del w:id="347" w:author="PR Preview" w:date="2026-01-01T00:00:00Z">
        <w:r>
          <w:delText xml:space="preserve">is a number and</w:delText>
        </w:r>
      </w:del>
      <w:del w:id="348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349" w:author="PR Preview" w:date="2026-01-01T00:00:00Z">
        <w:r>
          <w:delText xml:space="preserve"> </w:delText>
        </w:r>
      </w:del>
      <w:del w:id="350" w:author="PR Preview" w:date="2026-01-01T00:00:00Z">
        <w:r>
          <w:delText xml:space="preserve">is a vector of length</w:delText>
        </w:r>
      </w:del>
      <w:del w:id="351" w:author="PR Preview" w:date="2026-01-01T00:00:00Z">
        <w:r>
          <w:delText xml:space="preserve"> </w:delText>
        </w:r>
      </w:del>
      <m:oMath>
        <m:r>
          <m:t>p</m:t>
        </m:r>
      </m:oMath>
      <w:del w:id="352" w:author="PR Preview" w:date="2026-01-01T00:00:00Z">
        <w:r>
          <w:delText xml:space="preserve">, then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</m:e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del w:id="353" w:author="PR Preview" w:date="2026-01-01T00:00:00Z">
        <w:r>
          <w:delText xml:space="preserve">So for a fixed</w:delText>
        </w:r>
      </w:del>
      <w:del w:id="354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355" w:author="PR Preview" w:date="2026-01-01T00:00:00Z">
        <w:r>
          <w:delText xml:space="preserve">, the map</w:delText>
        </w:r>
      </w:del>
      <w:del w:id="356" w:author="PR Preview" w:date="2026-01-01T00:00:00Z">
        <w:r>
          <w:delText xml:space="preserve"> </w:delText>
        </w:r>
      </w:del>
      <m:oMath>
        <m:r>
          <m:rPr>
            <m:sty m:val="bi"/>
          </m:rPr>
          <m:t>S</m:t>
        </m:r>
        <m:r>
          <m:rPr>
            <m:sty m:val="p"/>
          </m:rPr>
          <m:t>↦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357" w:author="PR Preview" w:date="2026-01-01T00:00:00Z">
        <w:r>
          <w:delText xml:space="preserve"> </w:delText>
        </w:r>
      </w:del>
      <w:del w:id="358" w:author="PR Preview" w:date="2026-01-01T00:00:00Z">
        <w:r>
          <w:delText xml:space="preserve">is linear in</w:delText>
        </w:r>
      </w:del>
      <w:del w:id="359" w:author="PR Preview" w:date="2026-01-01T00:00:00Z">
        <w:r>
          <w:delText xml:space="preserve"> </w:delText>
        </w:r>
      </w:del>
      <m:oMath>
        <m:r>
          <m:rPr>
            <m:sty m:val="bi"/>
          </m:rPr>
          <m:t>S</m:t>
        </m:r>
      </m:oMath>
      <w:del w:id="360" w:author="PR Preview" w:date="2026-01-01T00:00:00Z">
        <w:r>
          <w:delText xml:space="preserve">.</w:delText>
        </w:r>
      </w:del>
    </w:p>
    <w:p>
      <w:pPr>
        <w:pStyle w:val="Compact"/>
        <w:numPr>
          <w:ilvl w:val="0"/>
          <w:numId w:val="1002"/>
        </w:numPr>
      </w:pPr>
      <w:ins w:id="361" w:author="PR Preview" w:date="2026-01-01T00:00:00Z">
        <w:r>
          <w:t xml:space="preserve">The variance of a linear combination of estimates</w:t>
        </w:r>
      </w:ins>
      <w:ins w:id="362" w:author="PR Preview" w:date="2026-01-01T00:00:00Z">
        <w:r>
          <w:t xml:space="preserve"> </w:t>
        </w:r>
      </w:ins>
      <w:ins w:id="363" w:author="PR Preview" w:date="2026-01-01T00:00:00Z">
        <w:r>
          <w:t xml:space="preserve">(see</w:t>
        </w:r>
      </w:ins>
      <w:ins w:id="364" w:author="PR Preview" w:date="2026-01-01T00:00:00Z">
        <w:r>
          <w:t xml:space="preserve"> </w:t>
        </w:r>
      </w:ins>
      <w:hyperlink r:id="rId57">
        <w:ins w:id="365" w:author="PR Preview" w:date="2026-01-01T00:00:00Z">
          <w:r>
            <w:rPr>
              <w:rStyle w:val="Hyperlink"/>
            </w:rPr>
            <w:t xml:space="preserve">Inference about Gaussian Linear Regression Models</w:t>
          </w:r>
        </w:ins>
      </w:hyperlink>
      <w:ins w:id="366" w:author="PR Preview" w:date="2026-01-01T00:00:00Z">
        <w:r>
          <w:t xml:space="preserve">)</w:t>
        </w:r>
      </w:ins>
      <w:ins w:id="367" w:author="PR Preview" w:date="2026-01-01T00:00:00Z">
        <w:r>
          <w:t xml:space="preserve"> </w:t>
        </w:r>
      </w:ins>
      <w:ins w:id="368" w:author="PR Preview" w:date="2026-01-01T00:00:00Z">
        <w:r>
          <w:t xml:space="preserve">is a quadratic form:</w:t>
        </w:r>
      </w:ins>
      <w:ins w:id="369" w:author="PR Preview" w:date="2026-01-01T00:00:00Z">
        <w:r>
          <w:t xml:space="preserve"> </w:t>
        </w:r>
      </w:ins>
      <w:ins w:id="370" w:author="PR Preview" w:date="2026-01-01T00:00:00Z">
        <w:r>
          <w:t xml:space="preserve">$\operatorname{Var}\mathopen{}\left(\mathord{\smash[b]{\underset{\raise.3ex\hbox{$\scriptstyle\sim$}}{x}}\vphantom{x}} \cdot \hat{\mathord{\smash[b]{\underset{\raise.3ex\hbox{$\scriptstyle\sim$}}{\beta}}\vphantom{\beta}}}\right)\mathclose{} = {\mathord{\smash[b]{\underset{\raise.3ex\hbox{$\scriptstyle\sim$}}{x}}\vphantom{x}}}^{\top}\,\operatorname{Var}\mathopen{}\left(\hat{\mathord{\smash[b]{\underset{\raise.3ex\hbox{$\scriptstyle\sim$}}{\beta}}\vphantom{\beta}}}\right)\mathclose{}\,\mathord{\smash[b]{\underset{\raise.3ex\hbox{$\scriptstyle\sim$}}{x}}\vphantom{x}}$</w:t>
        </w:r>
      </w:ins>
      <w:ins w:id="371" w:author="PR Preview" w:date="2026-01-01T00:00:00Z">
        <w:r>
          <w:t xml:space="preserve">.</w:t>
        </w:r>
      </w:ins>
    </w:p>
    <w:bookmarkEnd w:id="58"/>
    <w:bookmarkStart w:id="59" w:name="thm-quadratic-form-additive"/>
    <w:p>
      <w:pPr>
        <w:pStyle w:val="FirstParagraph"/>
      </w:pPr>
      <w:ins w:id="372" w:author="PR Preview" w:date="2026-01-01T00:00:00Z">
        <w:r>
          <w:rPr>
            <w:b/>
            <w:bCs/>
          </w:rPr>
          <w:t xml:space="preserve">Theorem 6 (A quadratic form is additive in its matrix)</w:t>
        </w:r>
      </w:ins>
      <w:ins w:id="373" w:author="PR Preview" w:date="2026-01-01T00:00:00Z">
        <w:r>
          <w:t xml:space="preserve"> </w:t>
        </w:r>
      </w:ins>
      <w:ins w:id="374" w:author="PR Preview" w:date="2026-01-01T00:00:00Z">
        <w:r>
          <w:t xml:space="preserve">If</w:t>
        </w:r>
      </w:ins>
      <w:ins w:id="375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376" w:author="PR Preview" w:date="2026-01-01T00:00:00Z">
        <w:r>
          <w:t xml:space="preserve"> </w:t>
        </w:r>
      </w:ins>
      <w:ins w:id="377" w:author="PR Preview" w:date="2026-01-01T00:00:00Z">
        <w:r>
          <w:t xml:space="preserve">and</w:t>
        </w:r>
      </w:ins>
      <w:ins w:id="378" w:author="PR Preview" w:date="2026-01-01T00:00:00Z">
        <w:r>
          <w:t xml:space="preserve"> </w:t>
        </w:r>
      </w:ins>
      <m:oMath>
        <m:r>
          <m:rPr>
            <m:sty m:val="bi"/>
          </m:rPr>
          <m:t>B</m:t>
        </m:r>
      </m:oMath>
      <w:ins w:id="379" w:author="PR Preview" w:date="2026-01-01T00:00:00Z">
        <w:r>
          <w:t xml:space="preserve"> </w:t>
        </w:r>
      </w:ins>
      <w:ins w:id="380" w:author="PR Preview" w:date="2026-01-01T00:00:00Z">
        <w:r>
          <w:t xml:space="preserve">are</w:t>
        </w:r>
      </w:ins>
      <w:ins w:id="381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×</m:t>
        </m:r>
        <m:r>
          <m:t>p</m:t>
        </m:r>
      </m:oMath>
      <w:ins w:id="382" w:author="PR Preview" w:date="2026-01-01T00:00:00Z">
        <w:r>
          <w:t xml:space="preserve"> </w:t>
        </w:r>
      </w:ins>
      <w:ins w:id="383" w:author="PR Preview" w:date="2026-01-01T00:00:00Z">
        <w:r>
          <w:t xml:space="preserve">matrices,</w:t>
        </w:r>
      </w:ins>
      <w:ins w:id="384" w:author="PR Preview" w:date="2026-01-01T00:00:00Z">
        <w:r>
          <w:t xml:space="preserve"> </w:t>
        </w:r>
      </w:ins>
      <m:oMath>
        <m:r>
          <m:t>c</m:t>
        </m:r>
      </m:oMath>
      <w:ins w:id="385" w:author="PR Preview" w:date="2026-01-01T00:00:00Z">
        <w:r>
          <w:t xml:space="preserve"> </w:t>
        </w:r>
      </w:ins>
      <w:ins w:id="386" w:author="PR Preview" w:date="2026-01-01T00:00:00Z">
        <w:r>
          <w:t xml:space="preserve">is a number and</w:t>
        </w:r>
      </w:ins>
      <w:ins w:id="387" w:author="PR Preview" w:date="2026-01-01T00:00:00Z">
        <w:r>
          <w:t xml:space="preserve"> </w:t>
        </w:r>
      </w:ins>
      <w:ins w:id="388" w:author="PR Preview" w:date="2026-01-01T00:00:00Z">
        <w:r>
          <w:t xml:space="preserve">$\mathord{\smash[b]{\underset{\raise.3ex\hbox{$\scriptstyle\sim$}}{x}}\vphantom{x}}$</w:t>
        </w:r>
      </w:ins>
      <w:ins w:id="389" w:author="PR Preview" w:date="2026-01-01T00:00:00Z">
        <w:r>
          <w:t xml:space="preserve"> </w:t>
        </w:r>
      </w:ins>
      <w:ins w:id="390" w:author="PR Preview" w:date="2026-01-01T00:00:00Z">
        <w:r>
          <w:t xml:space="preserve">is a vector of length</w:t>
        </w:r>
      </w:ins>
      <w:ins w:id="391" w:author="PR Preview" w:date="2026-01-01T00:00:00Z">
        <w:r>
          <w:t xml:space="preserve"> </w:t>
        </w:r>
      </w:ins>
      <m:oMath>
        <m:r>
          <m:t>p</m:t>
        </m:r>
      </m:oMath>
      <w:ins w:id="392" w:author="PR Preview" w:date="2026-01-01T00:00:00Z">
        <w:r>
          <w:t xml:space="preserve">, then</w:t>
        </w:r>
      </w:ins>
    </w:p>
    <w:p>
      <w:pPr>
        <w:pStyle w:val="BodyText"/>
      </w:pPr>
      <w:ins w:id="393" w:author="PR Preview" w:date="2026-01-01T00:00:00Z">
        <w:r>
          <w:t xml:space="preserve">$$
    \begin{aligned}
    {\mathord{\smash[b]{\underset{\raise.3ex\hbox{$\scriptstyle\sim$}}{x}}\vphantom{x}}}^{\top}(\mathbf{A} + \mathbf{B})\mathord{\smash[b]{\underset{\raise.3ex\hbox{$\scriptstyle\sim$}}{x}}\vphantom{x}}&amp;= {\mathord{\smash[b]{\underset{\raise.3ex\hbox{$\scriptstyle\sim$}}{x}}\vphantom{x}}}^{\top} \mathbf{A} \mathord{\smash[b]{\underset{\raise.3ex\hbox{$\scriptstyle\sim$}}{x}}\vphantom{x}} + {\mathord{\smash[b]{\underset{\raise.3ex\hbox{$\scriptstyle\sim$}}{x}}\vphantom{x}}}^{\top} \mathbf{B} \mathord{\smash[b]{\underset{\raise.3ex\hbox{$\scriptstyle\sim$}}{x}}\vphantom{x}}, \\
    {\mathord{\smash[b]{\underset{\raise.3ex\hbox{$\scriptstyle\sim$}}{x}}\vphantom{x}}}^{\top}(c\,\mathbf{A})\mathord{\smash[b]{\underset{\raise.3ex\hbox{$\scriptstyle\sim$}}{x}}\vphantom{x}}&amp;= c\,{\mathord{\smash[b]{\underset{\raise.3ex\hbox{$\scriptstyle\sim$}}{x}}\vphantom{x}}}^{\top} \mathbf{A} \mathord{\smash[b]{\underset{\raise.3ex\hbox{$\scriptstyle\sim$}}{x}}\vphantom{x}}.
    \end{aligned}
    $$</w:t>
        </w:r>
      </w:ins>
    </w:p>
    <w:p>
      <w:pPr>
        <w:pStyle w:val="FirstParagraph"/>
      </w:pPr>
      <w:ins w:id="394" w:author="PR Preview" w:date="2026-01-01T00:00:00Z">
        <w:r>
          <w:t xml:space="preserve">So for a fixed</w:t>
        </w:r>
      </w:ins>
      <w:ins w:id="395" w:author="PR Preview" w:date="2026-01-01T00:00:00Z">
        <w:r>
          <w:t xml:space="preserve"> </w:t>
        </w:r>
      </w:ins>
      <w:ins w:id="396" w:author="PR Preview" w:date="2026-01-01T00:00:00Z">
        <w:r>
          <w:t xml:space="preserve">$\mathord{\smash[b]{\underset{\raise.3ex\hbox{$\scriptstyle\sim$}}{x}}\vphantom{x}}$</w:t>
        </w:r>
      </w:ins>
      <w:ins w:id="397" w:author="PR Preview" w:date="2026-01-01T00:00:00Z">
        <w:r>
          <w:t xml:space="preserve">, the map</w:t>
        </w:r>
      </w:ins>
      <w:ins w:id="398" w:author="PR Preview" w:date="2026-01-01T00:00:00Z">
        <w:r>
          <w:t xml:space="preserve"> </w:t>
        </w:r>
      </w:ins>
      <w:ins w:id="399" w:author="PR Preview" w:date="2026-01-01T00:00:00Z">
        <w:r>
          <w:t xml:space="preserve">$\mathbf{S} \mapsto {\mathord{\smash[b]{\underset{\raise.3ex\hbox{$\scriptstyle\sim$}}{x}}\vphantom{x}}}^{\top} \mathbf{S} \mathord{\smash[b]{\underset{\raise.3ex\hbox{$\scriptstyle\sim$}}{x}}\vphantom{x}}$</w:t>
        </w:r>
      </w:ins>
      <w:ins w:id="400" w:author="PR Preview" w:date="2026-01-01T00:00:00Z">
        <w:r>
          <w:t xml:space="preserve"> </w:t>
        </w:r>
      </w:ins>
      <w:ins w:id="401" w:author="PR Preview" w:date="2026-01-01T00:00:00Z">
        <w:r>
          <w:t xml:space="preserve">is linear in</w:t>
        </w:r>
      </w:ins>
      <w:ins w:id="402" w:author="PR Preview" w:date="2026-01-01T00:00:00Z">
        <w:r>
          <w:t xml:space="preserve"> </w:t>
        </w:r>
      </w:ins>
      <m:oMath>
        <m:r>
          <m:rPr>
            <m:sty m:val="bi"/>
          </m:rPr>
          <m:t>S</m:t>
        </m:r>
      </m:oMath>
      <w:ins w:id="403" w:author="PR Preview" w:date="2026-01-01T00:00:00Z">
        <w:r>
          <w:t xml:space="preserve">.</w:t>
        </w:r>
      </w:ins>
    </w:p>
    <w:bookmarkEnd w:id="5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distributive law (</w:t>
      </w:r>
      <w:hyperlink r:id="rId60">
        <w:r>
          <w:rPr>
            <w:rStyle w:val="Hyperlink"/>
          </w:rPr>
          <w:t xml:space="preserve">Theorem 6 in Matrices</w:t>
        </w:r>
      </w:hyperlink>
      <w:r>
        <w:t xml:space="preserve">), applied on the left and then on the right,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 over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 over the sum)</m:t>
              </m:r>
            </m:e>
          </m:eqArr>
        </m:oMath>
      </m:oMathPara>
    </w:p>
    <w:p>
      <w:pPr>
        <w:pStyle w:val="FirstParagraph"/>
      </w:pPr>
      <w:del w:id="404" w:author="PR Preview" w:date="2026-01-01T00:00:00Z">
        <w:r>
          <w:delText xml:space="preserve">For the scalar, a number can be moved out of any product, so</w:delText>
        </w:r>
      </w:del>
      <w:del w:id="405" w:author="PR Preview" w:date="2026-01-01T00:00:00Z">
        <w:r>
          <w:delText xml:space="preserve"> </w:delText>
        </w:r>
      </w:del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r>
          <m:t>c</m:t>
        </m:r>
        <m:r>
          <m:t> </m:t>
        </m:r>
        <m:r>
          <m:rPr>
            <m:sty m:val="bi"/>
          </m:rPr>
          <m:t>A</m:t>
        </m:r>
        <m:r>
          <m:rPr>
            <m:sty m:val="p"/>
          </m:rPr>
          <m:t>)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c</m:t>
        </m:r>
        <m:r>
          <m:t> 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406" w:author="PR Preview" w:date="2026-01-01T00:00:00Z">
        <w:r>
          <w:delText xml:space="preserve">.</w:delText>
        </w:r>
      </w:del>
    </w:p>
    <w:p>
      <w:pPr>
        <w:pStyle w:val="BodyText"/>
      </w:pPr>
      <w:del w:id="407" w:author="PR Preview" w:date="2026-01-01T00:00:00Z">
        <w:r>
          <w:rPr>
            <w:b/>
            <w:bCs/>
          </w:rPr>
          <w:delText xml:space="preserve">Example 14 (Combining two quadratic forms into one)</w:delText>
        </w:r>
      </w:del>
      <w:del w:id="408" w:author="PR Preview" w:date="2026-01-01T00:00:00Z">
        <w:r>
          <w:delText xml:space="preserve"> </w:delText>
        </w:r>
      </w:del>
      <w:del w:id="409" w:author="PR Preview" w:date="2026-01-01T00:00:00Z">
        <w:r>
          <w:delText xml:space="preserve">Take</w:delText>
        </w:r>
      </w:del>
      <w:del w:id="410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del w:id="411" w:author="PR Preview" w:date="2026-01-01T00:00:00Z">
        <w:r>
          <w:delText xml:space="preserve">,</w:delText>
        </w:r>
      </w:del>
      <w:del w:id="412" w:author="PR Preview" w:date="2026-01-01T00:00:00Z">
        <w:r>
          <w:delText xml:space="preserve"> </w:delText>
        </w:r>
      </w:del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I</m:t>
        </m:r>
      </m:oMath>
      <w:del w:id="413" w:author="PR Preview" w:date="2026-01-01T00:00:00Z">
        <w:r>
          <w:delText xml:space="preserve"> </w:delText>
        </w:r>
      </w:del>
      <w:del w:id="414" w:author="PR Preview" w:date="2026-01-01T00:00:00Z">
        <w:r>
          <w:delText xml:space="preserve">and</w:delText>
        </w:r>
      </w:del>
      <w:del w:id="415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del w:id="416" w:author="PR Preview" w:date="2026-01-01T00:00:00Z">
        <w:r>
          <w:delText xml:space="preserve">.</w:delText>
        </w:r>
      </w:del>
      <w:del w:id="417" w:author="PR Preview" w:date="2026-01-01T00:00:00Z">
        <w:r>
          <w:delText xml:space="preserve"> </w:delText>
        </w:r>
      </w:del>
      <w:del w:id="418" w:author="PR Preview" w:date="2026-01-01T00:00:00Z">
        <w:r>
          <w:delText xml:space="preserve">Then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=</m:t>
              </m:r>
              <m:r>
                <m:t>17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I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)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del w:id="419" w:author="PR Preview" w:date="2026-01-01T00:00:00Z">
        <w:r>
          <w:delText xml:space="preserve">which equals</w:delText>
        </w:r>
      </w:del>
      <w:del w:id="420" w:author="PR Preview" w:date="2026-01-01T00:00:00Z">
        <w:r>
          <w:delText xml:space="preserve"> </w:delText>
        </w:r>
      </w:del>
      <m:oMath>
        <m:r>
          <m:t>17</m:t>
        </m:r>
        <m:r>
          <m:rPr>
            <m:sty m:val="p"/>
          </m:rPr>
          <m:t>+</m:t>
        </m:r>
        <m:r>
          <m:t>5</m:t>
        </m:r>
      </m:oMath>
      <w:del w:id="421" w:author="PR Preview" w:date="2026-01-01T00:00:00Z">
        <w:r>
          <w:delText xml:space="preserve">.</w:delText>
        </w:r>
      </w:del>
      <w:del w:id="422" w:author="PR Preview" w:date="2026-01-01T00:00:00Z">
        <w:r>
          <w:delText xml:space="preserve"> </w:delText>
        </w:r>
      </w:del>
      <w:del w:id="423" w:author="PR Preview" w:date="2026-01-01T00:00:00Z">
        <w:r>
          <w:delText xml:space="preserve">In particular,</w:delText>
        </w:r>
      </w:del>
      <w:del w:id="424" w:author="PR Preview" w:date="2026-01-01T00:00:00Z">
        <w:r>
          <w:delText xml:space="preserve"> </w:delText>
        </w:r>
      </w:del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t>c</m:t>
        </m:r>
        <m:r>
          <m:t> </m:t>
        </m:r>
        <m:r>
          <m:rPr>
            <m:sty m:val="bi"/>
          </m:rPr>
          <m:t>I</m:t>
        </m:r>
        <m:r>
          <m:rPr>
            <m:sty m:val="p"/>
          </m:rPr>
          <m:t>)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t>c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del w:id="425" w:author="PR Preview" w:date="2026-01-01T00:00:00Z">
        <w:r>
          <w:delText xml:space="preserve"> </w:delText>
        </w:r>
      </w:del>
      <w:del w:id="426" w:author="PR Preview" w:date="2026-01-01T00:00:00Z">
        <w:r>
          <w:delText xml:space="preserve">for every number</w:delText>
        </w:r>
      </w:del>
      <w:del w:id="427" w:author="PR Preview" w:date="2026-01-01T00:00:00Z">
        <w:r>
          <w:delText xml:space="preserve"> </w:delText>
        </w:r>
      </w:del>
      <m:oMath>
        <m:r>
          <m:t>c</m:t>
        </m:r>
      </m:oMath>
      <w:del w:id="428" w:author="PR Preview" w:date="2026-01-01T00:00:00Z">
        <w:r>
          <w:delText xml:space="preserve">, because</w:delText>
        </w:r>
      </w:del>
      <w:del w:id="429" w:author="PR Preview" w:date="2026-01-01T00:00:00Z">
        <w:r>
          <w:delText xml:space="preserve"> </w:delText>
        </w:r>
      </w:del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I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del w:id="430" w:author="PR Preview" w:date="2026-01-01T00:00:00Z">
        <w:r>
          <w:delText xml:space="preserve">.</w:delText>
        </w:r>
      </w:del>
      <w:del w:id="431" w:author="PR Preview" w:date="2026-01-01T00:00:00Z">
        <w:r>
          <w:delText xml:space="preserve"> </w:delText>
        </w:r>
      </w:del>
      <w:del w:id="432" w:author="PR Preview" w:date="2026-01-01T00:00:00Z">
        <w:r>
          <w:delText xml:space="preserve">This is how two quadratic terms in the same vector combine into a single quadratic form.</w:delText>
        </w:r>
      </w:del>
    </w:p>
    <w:p>
      <w:pPr>
        <w:pStyle w:val="BodyText"/>
      </w:pPr>
      <w:ins w:id="433" w:author="PR Preview" w:date="2026-01-01T00:00:00Z">
        <w:r>
          <w:t xml:space="preserve">$$
    \begin{aligned}
    {\mathord{\smash[b]{\underset{\raise.3ex\hbox{$\scriptstyle\sim$}}{x}}\vphantom{x}}}^{\top}(\mathbf{A} + \mathbf{B})\mathord{\smash[b]{\underset{\raise.3ex\hbox{$\scriptstyle\sim$}}{x}}\vphantom{x}}
    &amp;= \mathopen{}\left({\mathord{\smash[b]{\underset{\raise.3ex\hbox{$\scriptstyle\sim$}}{x}}\vphantom{x}}}^{\top}\mathbf{A} + {\mathord{\smash[b]{\underset{\raise.3ex\hbox{$\scriptstyle\sim$}}{x}}\vphantom{x}}}^{\top}\mathbf{B}\right)\mathclose{}\mathord{\smash[b]{\underset{\raise.3ex\hbox{$\scriptstyle\sim$}}{x}}\vphantom{x}}
    &amp;&amp; \text{(distribute } {\mathord{\smash[b]{\underset{\raise.3ex\hbox{$\scriptstyle\sim$}}{x}}\vphantom{x}}}^{\top} \text{ over the sum)}
    \\
    &amp;= {\mathord{\smash[b]{\underset{\raise.3ex\hbox{$\scriptstyle\sim$}}{x}}\vphantom{x}}}^{\top} \mathbf{A} \mathord{\smash[b]{\underset{\raise.3ex\hbox{$\scriptstyle\sim$}}{x}}\vphantom{x}} + {\mathord{\smash[b]{\underset{\raise.3ex\hbox{$\scriptstyle\sim$}}{x}}\vphantom{x}}}^{\top} \mathbf{B} \mathord{\smash[b]{\underset{\raise.3ex\hbox{$\scriptstyle\sim$}}{x}}\vphantom{x}}
    &amp;&amp; \text{(distribute } \mathord{\smash[b]{\underset{\raise.3ex\hbox{$\scriptstyle\sim$}}{x}}\vphantom{x}}\text{ over the sum)}
    \end{aligned}
    $$</w:t>
        </w:r>
      </w:ins>
    </w:p>
    <w:p>
      <w:pPr>
        <w:pStyle w:val="FirstParagraph"/>
      </w:pPr>
      <w:ins w:id="434" w:author="PR Preview" w:date="2026-01-01T00:00:00Z">
        <w:r>
          <w:t xml:space="preserve">For the scalar, a number can be moved out of any product, so</w:t>
        </w:r>
      </w:ins>
      <w:ins w:id="435" w:author="PR Preview" w:date="2026-01-01T00:00:00Z">
        <w:r>
          <w:t xml:space="preserve"> </w:t>
        </w:r>
      </w:ins>
      <w:ins w:id="436" w:author="PR Preview" w:date="2026-01-01T00:00:00Z">
        <w:r>
          <w:t xml:space="preserve">${\mathord{\smash[b]{\underset{\raise.3ex\hbox{$\scriptstyle\sim$}}{x}}\vphantom{x}}}^{\top}(c\,\mathbf{A})\mathord{\smash[b]{\underset{\raise.3ex\hbox{$\scriptstyle\sim$}}{x}}\vphantom{x}}= c\,{\mathord{\smash[b]{\underset{\raise.3ex\hbox{$\scriptstyle\sim$}}{x}}\vphantom{x}}}^{\top} \mathbf{A} \mathord{\smash[b]{\underset{\raise.3ex\hbox{$\scriptstyle\sim$}}{x}}\vphantom{x}}$</w:t>
        </w:r>
      </w:ins>
      <w:ins w:id="437" w:author="PR Preview" w:date="2026-01-01T00:00:00Z">
        <w:r>
          <w:t xml:space="preserve">.</w:t>
        </w:r>
      </w:ins>
    </w:p>
    <w:bookmarkStart w:id="61" w:name="exm-quadratic-form-additive"/>
    <w:p>
      <w:pPr>
        <w:pStyle w:val="BodyText"/>
      </w:pPr>
      <w:ins w:id="438" w:author="PR Preview" w:date="2026-01-01T00:00:00Z">
        <w:r>
          <w:rPr>
            <w:b/>
            <w:bCs/>
          </w:rPr>
          <w:t xml:space="preserve">Example 14 (Combining two quadratic forms into one)</w:t>
        </w:r>
      </w:ins>
      <w:ins w:id="439" w:author="PR Preview" w:date="2026-01-01T00:00:00Z">
        <w:r>
          <w:t xml:space="preserve"> </w:t>
        </w:r>
      </w:ins>
      <w:ins w:id="440" w:author="PR Preview" w:date="2026-01-01T00:00:00Z">
        <w:r>
          <w:t xml:space="preserve">Take</w:t>
        </w:r>
      </w:ins>
      <w:ins w:id="441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ins w:id="442" w:author="PR Preview" w:date="2026-01-01T00:00:00Z">
        <w:r>
          <w:t xml:space="preserve">,</w:t>
        </w:r>
      </w:ins>
      <w:ins w:id="443" w:author="PR Preview" w:date="2026-01-01T00:00:00Z">
        <w:r>
          <w:t xml:space="preserve"> </w:t>
        </w:r>
      </w:ins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I</m:t>
        </m:r>
      </m:oMath>
      <w:ins w:id="444" w:author="PR Preview" w:date="2026-01-01T00:00:00Z">
        <w:r>
          <w:t xml:space="preserve"> </w:t>
        </w:r>
      </w:ins>
      <w:ins w:id="445" w:author="PR Preview" w:date="2026-01-01T00:00:00Z">
        <w:r>
          <w:t xml:space="preserve">and</w:t>
        </w:r>
      </w:ins>
      <w:ins w:id="446" w:author="PR Preview" w:date="2026-01-01T00:00:00Z">
        <w:r>
          <w:t xml:space="preserve"> </w:t>
        </w:r>
      </w:ins>
      <w:ins w:id="447" w:author="PR Preview" w:date="2026-01-01T00:00:00Z">
        <w:r>
          <w:t xml:space="preserve">$\mathord{\smash[b]{\underset{\raise.3ex\hbox{$\scriptstyle\sim$}}{x}}\vphantom{x}}= (1, 2)$</w:t>
        </w:r>
      </w:ins>
      <w:ins w:id="448" w:author="PR Preview" w:date="2026-01-01T00:00:00Z">
        <w:r>
          <w:t xml:space="preserve">.</w:t>
        </w:r>
      </w:ins>
      <w:ins w:id="449" w:author="PR Preview" w:date="2026-01-01T00:00:00Z">
        <w:r>
          <w:t xml:space="preserve"> </w:t>
        </w:r>
      </w:ins>
      <w:ins w:id="450" w:author="PR Preview" w:date="2026-01-01T00:00:00Z">
        <w:r>
          <w:t xml:space="preserve">Then</w:t>
        </w:r>
      </w:ins>
    </w:p>
    <w:p>
      <w:pPr>
        <w:pStyle w:val="BodyText"/>
      </w:pPr>
      <w:ins w:id="451" w:author="PR Preview" w:date="2026-01-01T00:00:00Z">
        <w:r>
          <w:t xml:space="preserve">$$
    \begin{aligned}
    {\mathord{\smash[b]{\underset{\raise.3ex\hbox{$\scriptstyle\sim$}}{x}}\vphantom{x}}}^{\top} \mathbf{A} \mathord{\smash[b]{\underset{\raise.3ex\hbox{$\scriptstyle\sim$}}{x}}\vphantom{x}} &amp;= 1 + 4 + 12 = 17, \\
    {\mathord{\smash[b]{\underset{\raise.3ex\hbox{$\scriptstyle\sim$}}{x}}\vphantom{x}}}^{\top} \mathbf{I} \mathord{\smash[b]{\underset{\raise.3ex\hbox{$\scriptstyle\sim$}}{x}}\vphantom{x}} &amp;= 1 + 4 = 5, \\
    {\mathord{\smash[b]{\underset{\raise.3ex\hbox{$\scriptstyle\sim$}}{x}}\vphantom{x}}}^{\top}(\mathbf{A} + \mathbf{I})\mathord{\smash[b]{\underset{\raise.3ex\hbox{$\scriptstyle\sim$}}{x}}\vphantom{x}}
    &amp;= {\mathord{\smash[b]{\underset{\raise.3ex\hbox{$\scriptstyle\sim$}}{x}}\vphantom{x}}}^{\top}\begin{bmatrix} 2 &amp; 2 \\ 0 &amp; 4 \end{bmatrix}\mathord{\smash[b]{\underset{\raise.3ex\hbox{$\scriptstyle\sim$}}{x}}\vphantom{x}}\\
    &amp;= 2 + 4 + 16 \\
    &amp;= 22,
    \end{aligned}
    $$</w:t>
        </w:r>
      </w:ins>
    </w:p>
    <w:p>
      <w:pPr>
        <w:pStyle w:val="FirstParagraph"/>
      </w:pPr>
      <w:ins w:id="452" w:author="PR Preview" w:date="2026-01-01T00:00:00Z">
        <w:r>
          <w:t xml:space="preserve">which equals</w:t>
        </w:r>
      </w:ins>
      <w:ins w:id="453" w:author="PR Preview" w:date="2026-01-01T00:00:00Z">
        <w:r>
          <w:t xml:space="preserve"> </w:t>
        </w:r>
      </w:ins>
      <m:oMath>
        <m:r>
          <m:t>17</m:t>
        </m:r>
        <m:r>
          <m:rPr>
            <m:sty m:val="p"/>
          </m:rPr>
          <m:t>+</m:t>
        </m:r>
        <m:r>
          <m:t>5</m:t>
        </m:r>
      </m:oMath>
      <w:ins w:id="454" w:author="PR Preview" w:date="2026-01-01T00:00:00Z">
        <w:r>
          <w:t xml:space="preserve">.</w:t>
        </w:r>
      </w:ins>
      <w:ins w:id="455" w:author="PR Preview" w:date="2026-01-01T00:00:00Z">
        <w:r>
          <w:t xml:space="preserve"> </w:t>
        </w:r>
      </w:ins>
      <w:ins w:id="456" w:author="PR Preview" w:date="2026-01-01T00:00:00Z">
        <w:r>
          <w:t xml:space="preserve">In particular,</w:t>
        </w:r>
      </w:ins>
      <w:ins w:id="457" w:author="PR Preview" w:date="2026-01-01T00:00:00Z">
        <w:r>
          <w:t xml:space="preserve"> </w:t>
        </w:r>
      </w:ins>
      <w:ins w:id="458" w:author="PR Preview" w:date="2026-01-01T00:00:00Z">
        <w:r>
          <w:t xml:space="preserve">${\mathord{\smash[b]{\underset{\raise.3ex\hbox{$\scriptstyle\sim$}}{x}}\vphantom{x}}}^{\top}(\mathbf{A} + c\,\mathbf{I})\mathord{\smash[b]{\underset{\raise.3ex\hbox{$\scriptstyle\sim$}}{x}}\vphantom{x}}= {\mathord{\smash[b]{\underset{\raise.3ex\hbox{$\scriptstyle\sim$}}{x}}\vphantom{x}}}^{\top} \mathbf{A} \mathord{\smash[b]{\underset{\raise.3ex\hbox{$\scriptstyle\sim$}}{x}}\vphantom{x}} + c\,\mathopen{}\left\lVert\mathord{\smash[b]{\underset{\raise.3ex\hbox{$\scriptstyle\sim$}}{x}}\vphantom{x}}\right\rVert\mathclose{}^2$</w:t>
        </w:r>
      </w:ins>
      <w:ins w:id="459" w:author="PR Preview" w:date="2026-01-01T00:00:00Z">
        <w:r>
          <w:t xml:space="preserve"> </w:t>
        </w:r>
      </w:ins>
      <w:ins w:id="460" w:author="PR Preview" w:date="2026-01-01T00:00:00Z">
        <w:r>
          <w:t xml:space="preserve">for every number</w:t>
        </w:r>
      </w:ins>
      <w:ins w:id="461" w:author="PR Preview" w:date="2026-01-01T00:00:00Z">
        <w:r>
          <w:t xml:space="preserve"> </w:t>
        </w:r>
      </w:ins>
      <m:oMath>
        <m:r>
          <m:t>c</m:t>
        </m:r>
      </m:oMath>
      <w:ins w:id="462" w:author="PR Preview" w:date="2026-01-01T00:00:00Z">
        <w:r>
          <w:t xml:space="preserve">, because</w:t>
        </w:r>
      </w:ins>
      <w:ins w:id="463" w:author="PR Preview" w:date="2026-01-01T00:00:00Z">
        <w:r>
          <w:t xml:space="preserve"> </w:t>
        </w:r>
      </w:ins>
      <w:ins w:id="464" w:author="PR Preview" w:date="2026-01-01T00:00:00Z">
        <w:r>
          <w:t xml:space="preserve">${\mathord{\smash[b]{\underset{\raise.3ex\hbox{$\scriptstyle\sim$}}{x}}\vphantom{x}}}^{\top} \mathbf{I} \mathord{\smash[b]{\underset{\raise.3ex\hbox{$\scriptstyle\sim$}}{x}}\vphantom{x}} = {\mathord{\smash[b]{\underset{\raise.3ex\hbox{$\scriptstyle\sim$}}{x}}\vphantom{x}}}^{\top}\mathord{\smash[b]{\underset{\raise.3ex\hbox{$\scriptstyle\sim$}}{x}}\vphantom{x}}= \mathopen{}\left\lVert\mathord{\smash[b]{\underset{\raise.3ex\hbox{$\scriptstyle\sim$}}{x}}\vphantom{x}}\right\rVert\mathclose{}^2$</w:t>
        </w:r>
      </w:ins>
      <w:ins w:id="465" w:author="PR Preview" w:date="2026-01-01T00:00:00Z">
        <w:r>
          <w:t xml:space="preserve">.</w:t>
        </w:r>
      </w:ins>
      <w:ins w:id="466" w:author="PR Preview" w:date="2026-01-01T00:00:00Z">
        <w:r>
          <w:t xml:space="preserve"> </w:t>
        </w:r>
      </w:ins>
      <w:ins w:id="467" w:author="PR Preview" w:date="2026-01-01T00:00:00Z">
        <w:r>
          <w:t xml:space="preserve">This is how two quadratic terms in the same vector combine into a single quadratic form.</w:t>
        </w:r>
      </w:ins>
    </w:p>
    <w:bookmarkEnd w:id="61"/>
    <w:bookmarkStart w:id="62" w:name="def-symmetric-part"/>
    <w:p>
      <w:pPr>
        <w:pStyle w:val="BodyText"/>
      </w:pPr>
      <w:r>
        <w:rPr>
          <w:b/>
          <w:bCs/>
        </w:rPr>
        <w:t xml:space="preserve">Definition 12 (Symmetric part of a square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symmetric part</w:t>
      </w:r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d>
          <m:r>
            <m:t>​</m:t>
          </m:r>
        </m:oMath>
      </m:oMathPara>
    </w:p>
    <w:bookmarkEnd w:id="62"/>
    <w:bookmarkStart w:id="63" w:name="exm-symmetric-part"/>
    <w:p>
      <w:pPr>
        <w:pStyle w:val="FirstParagraph"/>
      </w:pPr>
      <w:r>
        <w:rPr>
          <w:b/>
          <w:bCs/>
        </w:rPr>
        <w:t xml:space="preserve">Example 15 (The symmetric part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symmetric part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  <m:mr>
                          <m:e>
                            <m:r>
                              <m:t>0</m:t>
                            </m:r>
                          </m:e>
                          <m:e>
                            <m:r>
                              <m:t>3</m:t>
                            </m:r>
                          </m:e>
                        </m:mr>
                      </m:m>
                    </m:e>
                  </m:d>
                  <m:r>
                    <m:rPr>
                      <m:sty m:val="p"/>
                    </m:rPr>
                    <m:t>+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0</m:t>
                            </m:r>
                          </m:e>
                        </m:mr>
                        <m:mr>
                          <m:e>
                            <m:r>
                              <m:t>2</m:t>
                            </m:r>
                          </m:e>
                          <m:e>
                            <m:r>
                              <m:t>3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6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symmetric.</w:t>
      </w:r>
    </w:p>
    <w:bookmarkEnd w:id="63"/>
    <w:bookmarkStart w:id="64" w:name="thm-quadratic-form-symmetric"/>
    <w:p>
      <w:pPr>
        <w:pStyle w:val="BodyText"/>
      </w:pPr>
      <w:del w:id="468" w:author="PR Preview" w:date="2026-01-01T00:00:00Z">
        <w:r>
          <w:rPr>
            <w:b/>
            <w:bCs/>
          </w:rPr>
          <w:delText xml:space="preserve">Theorem 7 (A quadratic form depends only on the symmetric part)</w:delText>
        </w:r>
      </w:del>
      <w:del w:id="469" w:author="PR Preview" w:date="2026-01-01T00:00:00Z">
        <w:r>
          <w:delText xml:space="preserve"> </w:delText>
        </w:r>
      </w:del>
      <w:del w:id="470" w:author="PR Preview" w:date="2026-01-01T00:00:00Z">
        <w:r>
          <w:delText xml:space="preserve">If</w:delText>
        </w:r>
      </w:del>
      <w:del w:id="471" w:author="PR Preview" w:date="2026-01-01T00:00:00Z">
        <w:r>
          <w:delText xml:space="preserve"> </w:delText>
        </w:r>
      </w:del>
      <m:oMath>
        <m:r>
          <m:rPr>
            <m:sty m:val="bi"/>
          </m:rPr>
          <m:t>S</m:t>
        </m:r>
      </m:oMath>
      <w:del w:id="472" w:author="PR Preview" w:date="2026-01-01T00:00:00Z">
        <w:r>
          <w:delText xml:space="preserve"> </w:delText>
        </w:r>
      </w:del>
      <w:del w:id="473" w:author="PR Preview" w:date="2026-01-01T00:00:00Z">
        <w:r>
          <w:delText xml:space="preserve">is a</w:delText>
        </w:r>
      </w:del>
      <w:del w:id="474" w:author="PR Preview" w:date="2026-01-01T00:00:00Z">
        <w:r>
          <w:delText xml:space="preserve"> </w:delText>
        </w:r>
      </w:del>
      <m:oMath>
        <m:r>
          <m:t>p</m:t>
        </m:r>
        <m:r>
          <m:rPr>
            <m:sty m:val="p"/>
          </m:rPr>
          <m:t>×</m:t>
        </m:r>
        <m:r>
          <m:t>p</m:t>
        </m:r>
      </m:oMath>
      <w:del w:id="475" w:author="PR Preview" w:date="2026-01-01T00:00:00Z">
        <w:r>
          <w:delText xml:space="preserve"> </w:delText>
        </w:r>
      </w:del>
      <w:del w:id="476" w:author="PR Preview" w:date="2026-01-01T00:00:00Z">
        <w:r>
          <w:delText xml:space="preserve">matrix and</w:delText>
        </w:r>
      </w:del>
      <w:del w:id="477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478" w:author="PR Preview" w:date="2026-01-01T00:00:00Z">
        <w:r>
          <w:delText xml:space="preserve"> </w:delText>
        </w:r>
      </w:del>
      <w:del w:id="479" w:author="PR Preview" w:date="2026-01-01T00:00:00Z">
        <w:r>
          <w:delText xml:space="preserve">is a vector of length</w:delText>
        </w:r>
      </w:del>
      <w:del w:id="480" w:author="PR Preview" w:date="2026-01-01T00:00:00Z">
        <w:r>
          <w:delText xml:space="preserve"> </w:delText>
        </w:r>
      </w:del>
      <m:oMath>
        <m:r>
          <m:t>p</m:t>
        </m:r>
      </m:oMath>
      <w:del w:id="481" w:author="PR Preview" w:date="2026-01-01T00:00:00Z">
        <w:r>
          <w:delText xml:space="preserve">, then</w:delText>
        </w:r>
      </w:del>
    </w:p>
    <w:p>
      <w:pPr>
        <w:pStyle w:val="BodyText"/>
      </w:pPr>
      <m:oMathPara>
        <m:oMathParaPr>
          <m:jc m:val="center"/>
        </m:oMathParaPr>
        <m:oMath>
          <m:sSup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S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sSup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⊤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e>
          </m:d>
          <m:r>
            <m:t>​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.</m:t>
          </m:r>
        </m:oMath>
      </m:oMathPara>
    </w:p>
    <w:p>
      <w:pPr>
        <w:pStyle w:val="BodyText"/>
      </w:pPr>
      <w:ins w:id="482" w:author="PR Preview" w:date="2026-01-01T00:00:00Z">
        <w:r>
          <w:rPr>
            <w:b/>
            <w:bCs/>
          </w:rPr>
          <w:t xml:space="preserve">Theorem 7 (A quadratic form depends only on the symmetric part)</w:t>
        </w:r>
      </w:ins>
      <w:ins w:id="483" w:author="PR Preview" w:date="2026-01-01T00:00:00Z">
        <w:r>
          <w:t xml:space="preserve"> </w:t>
        </w:r>
      </w:ins>
      <w:ins w:id="484" w:author="PR Preview" w:date="2026-01-01T00:00:00Z">
        <w:r>
          <w:t xml:space="preserve">If</w:t>
        </w:r>
      </w:ins>
      <w:ins w:id="485" w:author="PR Preview" w:date="2026-01-01T00:00:00Z">
        <w:r>
          <w:t xml:space="preserve"> </w:t>
        </w:r>
      </w:ins>
      <m:oMath>
        <m:r>
          <m:rPr>
            <m:sty m:val="bi"/>
          </m:rPr>
          <m:t>S</m:t>
        </m:r>
      </m:oMath>
      <w:ins w:id="486" w:author="PR Preview" w:date="2026-01-01T00:00:00Z">
        <w:r>
          <w:t xml:space="preserve"> </w:t>
        </w:r>
      </w:ins>
      <w:ins w:id="487" w:author="PR Preview" w:date="2026-01-01T00:00:00Z">
        <w:r>
          <w:t xml:space="preserve">is a</w:t>
        </w:r>
      </w:ins>
      <w:ins w:id="488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×</m:t>
        </m:r>
        <m:r>
          <m:t>p</m:t>
        </m:r>
      </m:oMath>
      <w:ins w:id="489" w:author="PR Preview" w:date="2026-01-01T00:00:00Z">
        <w:r>
          <w:t xml:space="preserve"> </w:t>
        </w:r>
      </w:ins>
      <w:ins w:id="490" w:author="PR Preview" w:date="2026-01-01T00:00:00Z">
        <w:r>
          <w:t xml:space="preserve">matrix and</w:t>
        </w:r>
      </w:ins>
      <w:ins w:id="491" w:author="PR Preview" w:date="2026-01-01T00:00:00Z">
        <w:r>
          <w:t xml:space="preserve"> </w:t>
        </w:r>
      </w:ins>
      <w:ins w:id="492" w:author="PR Preview" w:date="2026-01-01T00:00:00Z">
        <w:r>
          <w:t xml:space="preserve">$\mathord{\smash[b]{\underset{\raise.3ex\hbox{$\scriptstyle\sim$}}{x}}\vphantom{x}}$</w:t>
        </w:r>
      </w:ins>
      <w:ins w:id="493" w:author="PR Preview" w:date="2026-01-01T00:00:00Z">
        <w:r>
          <w:t xml:space="preserve"> </w:t>
        </w:r>
      </w:ins>
      <w:ins w:id="494" w:author="PR Preview" w:date="2026-01-01T00:00:00Z">
        <w:r>
          <w:t xml:space="preserve">is a vector of length</w:t>
        </w:r>
      </w:ins>
      <w:ins w:id="495" w:author="PR Preview" w:date="2026-01-01T00:00:00Z">
        <w:r>
          <w:t xml:space="preserve"> </w:t>
        </w:r>
      </w:ins>
      <m:oMath>
        <m:r>
          <m:t>p</m:t>
        </m:r>
      </m:oMath>
      <w:ins w:id="496" w:author="PR Preview" w:date="2026-01-01T00:00:00Z">
        <w:r>
          <w:t xml:space="preserve">, then</w:t>
        </w:r>
      </w:ins>
    </w:p>
    <w:p>
      <w:pPr>
        <w:pStyle w:val="BodyText"/>
      </w:pPr>
      <w:ins w:id="497" w:author="PR Preview" w:date="2026-01-01T00:00:00Z">
        <w:r>
          <w:t xml:space="preserve">$$
    {\mathord{\smash[b]{\underset{\raise.3ex\hbox{$\scriptstyle\sim$}}{x}}\vphantom{x}}}^{\top} \mathbf{S} \mathord{\smash[b]{\underset{\raise.3ex\hbox{$\scriptstyle\sim$}}{x}}\vphantom{x}}
    =
    {\mathord{\smash[b]{\underset{\raise.3ex\hbox{$\scriptstyle\sim$}}{x}}\vphantom{x}}}^{\top}\mathopen{}\left(\frac{1}{2}(\mathbf{S}+{\mathbf{S}}^{\top})\right)\mathclose{}\mathord{\smash[b]{\underset{\raise.3ex\hbox{$\scriptstyle\sim$}}{x}}\vphantom{x}}.
    $$</w:t>
        </w:r>
      </w:ins>
    </w:p>
    <w:p>
      <w:pPr>
        <w:pStyle w:val="FirstParagraph"/>
      </w:pPr>
      <w:r>
        <w:t xml:space="preserve">So the value of a quadratic form depends only on the symmetric part</w:t>
      </w:r>
      <w:r>
        <w:t xml:space="preserve"> </w:t>
      </w:r>
      <w:r>
        <w:t xml:space="preserve">(</w:t>
      </w:r>
      <w:hyperlink w:anchor="def-symmetric-part">
        <w:r>
          <w:rPr>
            <w:rStyle w:val="Hyperlink"/>
          </w:rPr>
          <w:t xml:space="preserve">Definition 12</w:t>
        </w:r>
      </w:hyperlink>
      <w:r>
        <w:t xml:space="preserve">) of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.</w:t>
      </w:r>
    </w:p>
    <w:bookmarkEnd w:id="64"/>
    <w:p>
      <w:pPr>
        <w:pStyle w:val="BodyText"/>
      </w:pPr>
      <w:del w:id="498" w:author="PR Preview" w:date="2026-01-01T00:00:00Z">
        <w:r>
          <w:rPr>
            <w:i/>
            <w:iCs/>
          </w:rPr>
          <w:delText xml:space="preserve">Proof</w:delText>
        </w:r>
      </w:del>
      <w:del w:id="499" w:author="PR Preview" w:date="2026-01-01T00:00:00Z">
        <w:r>
          <w:delText xml:space="preserve">. </w:delText>
        </w:r>
      </w:del>
      <w:del w:id="500" w:author="PR Preview" w:date="2026-01-01T00:00:00Z">
        <w:r>
          <w:delText xml:space="preserve">The quadratic form</w:delText>
        </w:r>
      </w:del>
      <w:del w:id="501" w:author="PR Preview" w:date="2026-01-01T00:00:00Z">
        <w:r>
          <w:delText xml:space="preserve"> </w:delText>
        </w:r>
      </w:del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502" w:author="PR Preview" w:date="2026-01-01T00:00:00Z">
        <w:r>
          <w:delText xml:space="preserve"> </w:delText>
        </w:r>
      </w:del>
      <w:del w:id="503" w:author="PR Preview" w:date="2026-01-01T00:00:00Z">
        <w:r>
          <w:delText xml:space="preserve">is a</w:delText>
        </w:r>
      </w:del>
      <w:del w:id="504" w:author="PR Preview" w:date="2026-01-01T00:00:00Z">
        <w:r>
          <w:delText xml:space="preserve"> </w:delText>
        </w:r>
      </w:del>
      <m:oMath>
        <m:r>
          <m:t>1</m:t>
        </m:r>
        <m:r>
          <m:rPr>
            <m:sty m:val="p"/>
          </m:rPr>
          <m:t>×</m:t>
        </m:r>
        <m:r>
          <m:t>1</m:t>
        </m:r>
      </m:oMath>
      <w:del w:id="505" w:author="PR Preview" w:date="2026-01-01T00:00:00Z">
        <w:r>
          <w:delText xml:space="preserve"> </w:delText>
        </w:r>
      </w:del>
      <w:del w:id="506" w:author="PR Preview" w:date="2026-01-01T00:00:00Z">
        <w:r>
          <w:delText xml:space="preserve">matrix,</w:delText>
        </w:r>
      </w:del>
      <w:del w:id="507" w:author="PR Preview" w:date="2026-01-01T00:00:00Z">
        <w:r>
          <w:delText xml:space="preserve"> </w:delText>
        </w:r>
      </w:del>
      <w:del w:id="508" w:author="PR Preview" w:date="2026-01-01T00:00:00Z">
        <w:r>
          <w:delText xml:space="preserve">so it equals its own transpose: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S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</m:eqArr>
        </m:oMath>
      </m:oMathPara>
    </w:p>
    <w:p>
      <w:pPr>
        <w:pStyle w:val="FirstParagraph"/>
      </w:pPr>
      <w:del w:id="509" w:author="PR Preview" w:date="2026-01-01T00:00:00Z">
        <w:r>
          <w:delText xml:space="preserve">Averaging the two expressions for</w:delText>
        </w:r>
      </w:del>
      <w:del w:id="510" w:author="PR Preview" w:date="2026-01-01T00:00:00Z">
        <w:r>
          <w:delText xml:space="preserve"> </w:delText>
        </w:r>
      </w:del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511" w:author="PR Preview" w:date="2026-01-01T00:00:00Z">
        <w:r>
          <w:delText xml:space="preserve">: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+</m:t>
                  </m:r>
                  <m:sSup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(average of two equal numbers)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 inside)</m:t>
              </m:r>
            </m:e>
          </m:eqArr>
        </m:oMath>
      </m:oMathPara>
    </w:p>
    <w:p>
      <w:pPr>
        <w:pStyle w:val="BodyText"/>
      </w:pPr>
      <w:ins w:id="512" w:author="PR Preview" w:date="2026-01-01T00:00:00Z">
        <w:r>
          <w:rPr>
            <w:i/>
            <w:iCs/>
          </w:rPr>
          <w:t xml:space="preserve">Proof</w:t>
        </w:r>
      </w:ins>
      <w:ins w:id="513" w:author="PR Preview" w:date="2026-01-01T00:00:00Z">
        <w:r>
          <w:t xml:space="preserve">. </w:t>
        </w:r>
      </w:ins>
      <w:ins w:id="514" w:author="PR Preview" w:date="2026-01-01T00:00:00Z">
        <w:r>
          <w:t xml:space="preserve">The quadratic form</w:t>
        </w:r>
      </w:ins>
      <w:ins w:id="515" w:author="PR Preview" w:date="2026-01-01T00:00:00Z">
        <w:r>
          <w:t xml:space="preserve"> </w:t>
        </w:r>
      </w:ins>
      <w:ins w:id="516" w:author="PR Preview" w:date="2026-01-01T00:00:00Z">
        <w:r>
          <w:t xml:space="preserve">${\mathord{\smash[b]{\underset{\raise.3ex\hbox{$\scriptstyle\sim$}}{x}}\vphantom{x}}}^{\top} \mathbf{S} \mathord{\smash[b]{\underset{\raise.3ex\hbox{$\scriptstyle\sim$}}{x}}\vphantom{x}}$</w:t>
        </w:r>
      </w:ins>
      <w:ins w:id="517" w:author="PR Preview" w:date="2026-01-01T00:00:00Z">
        <w:r>
          <w:t xml:space="preserve"> </w:t>
        </w:r>
      </w:ins>
      <w:ins w:id="518" w:author="PR Preview" w:date="2026-01-01T00:00:00Z">
        <w:r>
          <w:t xml:space="preserve">is a</w:t>
        </w:r>
      </w:ins>
      <w:ins w:id="519" w:author="PR Preview" w:date="2026-01-01T00:00:00Z">
        <w:r>
          <w:t xml:space="preserve"> </w:t>
        </w:r>
      </w:ins>
      <m:oMath>
        <m:r>
          <m:t>1</m:t>
        </m:r>
        <m:r>
          <m:rPr>
            <m:sty m:val="p"/>
          </m:rPr>
          <m:t>×</m:t>
        </m:r>
        <m:r>
          <m:t>1</m:t>
        </m:r>
      </m:oMath>
      <w:ins w:id="520" w:author="PR Preview" w:date="2026-01-01T00:00:00Z">
        <w:r>
          <w:t xml:space="preserve"> </w:t>
        </w:r>
      </w:ins>
      <w:ins w:id="521" w:author="PR Preview" w:date="2026-01-01T00:00:00Z">
        <w:r>
          <w:t xml:space="preserve">matrix,</w:t>
        </w:r>
      </w:ins>
      <w:ins w:id="522" w:author="PR Preview" w:date="2026-01-01T00:00:00Z">
        <w:r>
          <w:t xml:space="preserve"> </w:t>
        </w:r>
      </w:ins>
      <w:ins w:id="523" w:author="PR Preview" w:date="2026-01-01T00:00:00Z">
        <w:r>
          <w:t xml:space="preserve">so it equals its own transpose:</w:t>
        </w:r>
      </w:ins>
    </w:p>
    <w:p>
      <w:pPr>
        <w:pStyle w:val="BodyText"/>
      </w:pPr>
      <w:ins w:id="524" w:author="PR Preview" w:date="2026-01-01T00:00:00Z">
        <w:r>
          <w:t xml:space="preserve">$$
    \begin{aligned}
    {\mathord{\smash[b]{\underset{\raise.3ex\hbox{$\scriptstyle\sim$}}{x}}\vphantom{x}}}^{\top} \mathbf{S} \mathord{\smash[b]{\underset{\raise.3ex\hbox{$\scriptstyle\sim$}}{x}}\vphantom{x}}
    &amp;= {\mathopen{}\left({\mathord{\smash[b]{\underset{\raise.3ex\hbox{$\scriptstyle\sim$}}{x}}\vphantom{x}}}^{\top} \mathbf{S} \mathord{\smash[b]{\underset{\raise.3ex\hbox{$\scriptstyle\sim$}}{x}}\vphantom{x}}\right)\mathclose{}}^{\top}
    &amp;&amp; \text{(a } 1 \times 1 \text{ matrix is symmetric)}
    \\
    &amp;= {\mathord{\smash[b]{\underset{\raise.3ex\hbox{$\scriptstyle\sim$}}{x}}\vphantom{x}}}^{\top}\,{\mathbf{S}}^{\top}\,{\mathopen{}\left({\mathord{\smash[b]{\underset{\raise.3ex\hbox{$\scriptstyle\sim$}}{x}}\vphantom{x}}}^{\top}\right)\mathclose{}}^{\top}
    &amp;&amp; \text{(transpose of a product, twice)}
    \\
    &amp;= {\mathord{\smash[b]{\underset{\raise.3ex\hbox{$\scriptstyle\sim$}}{x}}\vphantom{x}}}^{\top}\,{\mathbf{S}}^{\top}\,\mathord{\smash[b]{\underset{\raise.3ex\hbox{$\scriptstyle\sim$}}{x}}\vphantom{x}}
    &amp;&amp; \text{(transposing twice changes nothing)}
    \end{aligned}
    $$</w:t>
        </w:r>
      </w:ins>
    </w:p>
    <w:p>
      <w:pPr>
        <w:pStyle w:val="FirstParagraph"/>
      </w:pPr>
      <w:ins w:id="525" w:author="PR Preview" w:date="2026-01-01T00:00:00Z">
        <w:r>
          <w:t xml:space="preserve">Averaging the two expressions for</w:t>
        </w:r>
      </w:ins>
      <w:ins w:id="526" w:author="PR Preview" w:date="2026-01-01T00:00:00Z">
        <w:r>
          <w:t xml:space="preserve"> </w:t>
        </w:r>
      </w:ins>
      <w:ins w:id="527" w:author="PR Preview" w:date="2026-01-01T00:00:00Z">
        <w:r>
          <w:t xml:space="preserve">${\mathord{\smash[b]{\underset{\raise.3ex\hbox{$\scriptstyle\sim$}}{x}}\vphantom{x}}}^{\top} \mathbf{S} \mathord{\smash[b]{\underset{\raise.3ex\hbox{$\scriptstyle\sim$}}{x}}\vphantom{x}}$</w:t>
        </w:r>
      </w:ins>
      <w:ins w:id="528" w:author="PR Preview" w:date="2026-01-01T00:00:00Z">
        <w:r>
          <w:t xml:space="preserve">:</w:t>
        </w:r>
      </w:ins>
    </w:p>
    <w:p>
      <w:pPr>
        <w:pStyle w:val="BodyText"/>
      </w:pPr>
      <w:ins w:id="529" w:author="PR Preview" w:date="2026-01-01T00:00:00Z">
        <w:r>
          <w:t xml:space="preserve">$$
    \begin{aligned}
    {\mathord{\smash[b]{\underset{\raise.3ex\hbox{$\scriptstyle\sim$}}{x}}\vphantom{x}}}^{\top} \mathbf{S} \mathord{\smash[b]{\underset{\raise.3ex\hbox{$\scriptstyle\sim$}}{x}}\vphantom{x}}
    &amp;= \frac{1}{2}\mathopen{}\left({\mathord{\smash[b]{\underset{\raise.3ex\hbox{$\scriptstyle\sim$}}{x}}\vphantom{x}}}^{\top} \mathbf{S} \mathord{\smash[b]{\underset{\raise.3ex\hbox{$\scriptstyle\sim$}}{x}}\vphantom{x}} + {\mathord{\smash[b]{\underset{\raise.3ex\hbox{$\scriptstyle\sim$}}{x}}\vphantom{x}}}^{\top}\,{\mathbf{S}}^{\top}\,\mathord{\smash[b]{\underset{\raise.3ex\hbox{$\scriptstyle\sim$}}{x}}\vphantom{x}}\right)\mathclose{}
    &amp;&amp; \text{(average of two equal numbers)}
    \\
    &amp;= \frac{1}{2}\,{\mathord{\smash[b]{\underset{\raise.3ex\hbox{$\scriptstyle\sim$}}{x}}\vphantom{x}}}^{\top}\mathopen{}\left(\mathbf{S} + {\mathbf{S}}^{\top}\right)\mathclose{}\mathord{\smash[b]{\underset{\raise.3ex\hbox{$\scriptstyle\sim$}}{x}}\vphantom{x}}
    &amp;&amp; \text{(distributive law)}
    \\
    &amp;= {\mathord{\smash[b]{\underset{\raise.3ex\hbox{$\scriptstyle\sim$}}{x}}\vphantom{x}}}^{\top}\mathopen{}\left(\frac{1}{2}(\mathbf{S}+{\mathbf{S}}^{\top})\right)\mathclose{}\mathord{\smash[b]{\underset{\raise.3ex\hbox{$\scriptstyle\sim$}}{x}}\vphantom{x}}
    &amp;&amp; \text{(move the scalar } \tfrac{1}{2} \text{ inside)}
    \end{aligned}
    $$</w:t>
        </w:r>
      </w:ins>
    </w:p>
    <w:p>
      <w:pPr>
        <w:pStyle w:val="FirstParagraph"/>
      </w:pPr>
      <w:r>
        <w:t xml:space="preserve">The distributive step is</w:t>
      </w:r>
      <w:r>
        <w:t xml:space="preserve"> </w:t>
      </w:r>
      <w:hyperlink r:id="rId60">
        <w:r>
          <w:rPr>
            <w:rStyle w:val="Hyperlink"/>
          </w:rPr>
          <w:t xml:space="preserve">Theorem 6 in Matrices</w:t>
        </w:r>
      </w:hyperlink>
      <w:r>
        <w:t xml:space="preserve">,</w:t>
      </w:r>
      <w:r>
        <w:t xml:space="preserve"> </w:t>
      </w:r>
      <w:r>
        <w:t xml:space="preserve">and the transpose step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.</w:t>
      </w:r>
    </w:p>
    <w:bookmarkStart w:id="65" w:name="exm-quadratic-form-symmetric"/>
    <w:p>
      <w:pPr>
        <w:pStyle w:val="BodyText"/>
      </w:pPr>
      <w:del w:id="530" w:author="PR Preview" w:date="2026-01-01T00:00:00Z">
        <w:r>
          <w:rPr>
            <w:b/>
            <w:bCs/>
          </w:rPr>
          <w:delText xml:space="preserve">Example 16 (Replacing a matrix by its symmetric part)</w:delText>
        </w:r>
      </w:del>
      <w:del w:id="531" w:author="PR Preview" w:date="2026-01-01T00:00:00Z">
        <w:r>
          <w:delText xml:space="preserve"> </w:delText>
        </w:r>
      </w:del>
      <w:del w:id="532" w:author="PR Preview" w:date="2026-01-01T00:00:00Z">
        <w:r>
          <w:delText xml:space="preserve">With</w:delText>
        </w:r>
      </w:del>
      <w:del w:id="533" w:author="PR Preview" w:date="2026-01-01T00:00:00Z">
        <w:r>
          <w:delText xml:space="preserve"> </w:delText>
        </w:r>
      </w:del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del w:id="534" w:author="PR Preview" w:date="2026-01-01T00:00:00Z">
        <w:r>
          <w:delText xml:space="preserve"> </w:delText>
        </w:r>
      </w:del>
      <w:del w:id="535" w:author="PR Preview" w:date="2026-01-01T00:00:00Z">
        <w:r>
          <w:delText xml:space="preserve">from</w:delText>
        </w:r>
      </w:del>
      <w:del w:id="536" w:author="PR Preview" w:date="2026-01-01T00:00:00Z">
        <w:r>
          <w:delText xml:space="preserve"> </w:delText>
        </w:r>
      </w:del>
      <w:hyperlink w:anchor="exm-symmetric-part">
        <w:del w:id="537" w:author="PR Preview" w:date="2026-01-01T00:00:00Z">
          <w:r>
            <w:rPr>
              <w:rStyle w:val="Hyperlink"/>
            </w:rPr>
            <w:delText xml:space="preserve">Example 15</w:delText>
          </w:r>
        </w:del>
      </w:hyperlink>
      <w:del w:id="538" w:author="PR Preview" w:date="2026-01-01T00:00:00Z">
        <w:r>
          <w:delText xml:space="preserve"> </w:delText>
        </w:r>
      </w:del>
      <w:del w:id="539" w:author="PR Preview" w:date="2026-01-01T00:00:00Z">
        <w:r>
          <w:delText xml:space="preserve">and</w:delText>
        </w:r>
      </w:del>
      <w:del w:id="540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del w:id="541" w:author="PR Preview" w:date="2026-01-01T00:00:00Z">
        <w:r>
          <w:delText xml:space="preserve">: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del w:id="542" w:author="PR Preview" w:date="2026-01-01T00:00:00Z">
        <w:r>
          <w:delText xml:space="preserve">Both quadratic forms equal the sum of their matrix’s entries,</w:delText>
        </w:r>
      </w:del>
      <w:del w:id="543" w:author="PR Preview" w:date="2026-01-01T00:00:00Z">
        <w:r>
          <w:delText xml:space="preserve"> </w:delText>
        </w:r>
      </w:del>
      <w:del w:id="544" w:author="PR Preview" w:date="2026-01-01T00:00:00Z">
        <w:r>
          <w:delText xml:space="preserve">because every entry of</w:delText>
        </w:r>
      </w:del>
      <w:del w:id="545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546" w:author="PR Preview" w:date="2026-01-01T00:00:00Z">
        <w:r>
          <w:delText xml:space="preserve"> </w:delText>
        </w:r>
      </w:del>
      <w:del w:id="547" w:author="PR Preview" w:date="2026-01-01T00:00:00Z">
        <w:r>
          <w:delText xml:space="preserve">is</w:delText>
        </w:r>
      </w:del>
      <w:del w:id="548" w:author="PR Preview" w:date="2026-01-01T00:00:00Z">
        <w:r>
          <w:delText xml:space="preserve"> </w:delText>
        </w:r>
      </w:del>
      <m:oMath>
        <m:r>
          <m:t>1</m:t>
        </m:r>
      </m:oMath>
      <w:del w:id="549" w:author="PR Preview" w:date="2026-01-01T00:00:00Z">
        <w:r>
          <w:delText xml:space="preserve">.</w:delText>
        </w:r>
      </w:del>
    </w:p>
    <w:p>
      <w:pPr>
        <w:pStyle w:val="BodyText"/>
      </w:pPr>
      <w:ins w:id="550" w:author="PR Preview" w:date="2026-01-01T00:00:00Z">
        <w:r>
          <w:rPr>
            <w:b/>
            <w:bCs/>
          </w:rPr>
          <w:t xml:space="preserve">Example 16 (Replacing a matrix by its symmetric part)</w:t>
        </w:r>
      </w:ins>
      <w:ins w:id="551" w:author="PR Preview" w:date="2026-01-01T00:00:00Z">
        <w:r>
          <w:t xml:space="preserve"> </w:t>
        </w:r>
      </w:ins>
      <w:ins w:id="552" w:author="PR Preview" w:date="2026-01-01T00:00:00Z">
        <w:r>
          <w:t xml:space="preserve">With</w:t>
        </w:r>
      </w:ins>
      <w:ins w:id="553" w:author="PR Preview" w:date="2026-01-01T00:00:00Z">
        <w:r>
          <w:t xml:space="preserve"> </w:t>
        </w:r>
      </w:ins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ins w:id="554" w:author="PR Preview" w:date="2026-01-01T00:00:00Z">
        <w:r>
          <w:t xml:space="preserve"> </w:t>
        </w:r>
      </w:ins>
      <w:ins w:id="555" w:author="PR Preview" w:date="2026-01-01T00:00:00Z">
        <w:r>
          <w:t xml:space="preserve">from</w:t>
        </w:r>
      </w:ins>
      <w:ins w:id="556" w:author="PR Preview" w:date="2026-01-01T00:00:00Z">
        <w:r>
          <w:t xml:space="preserve"> </w:t>
        </w:r>
      </w:ins>
      <w:hyperlink w:anchor="exm-symmetric-part">
        <w:ins w:id="557" w:author="PR Preview" w:date="2026-01-01T00:00:00Z">
          <w:r>
            <w:rPr>
              <w:rStyle w:val="Hyperlink"/>
            </w:rPr>
            <w:t xml:space="preserve">Example 15</w:t>
          </w:r>
        </w:ins>
      </w:hyperlink>
      <w:ins w:id="558" w:author="PR Preview" w:date="2026-01-01T00:00:00Z">
        <w:r>
          <w:t xml:space="preserve"> </w:t>
        </w:r>
      </w:ins>
      <w:ins w:id="559" w:author="PR Preview" w:date="2026-01-01T00:00:00Z">
        <w:r>
          <w:t xml:space="preserve">and</w:t>
        </w:r>
      </w:ins>
      <w:ins w:id="560" w:author="PR Preview" w:date="2026-01-01T00:00:00Z">
        <w:r>
          <w:t xml:space="preserve"> </w:t>
        </w:r>
      </w:ins>
      <w:ins w:id="561" w:author="PR Preview" w:date="2026-01-01T00:00:00Z">
        <w:r>
          <w:t xml:space="preserve">$\mathord{\smash[b]{\underset{\raise.3ex\hbox{$\scriptstyle\sim$}}{x}}\vphantom{x}}= (1, 1)$</w:t>
        </w:r>
      </w:ins>
      <w:ins w:id="562" w:author="PR Preview" w:date="2026-01-01T00:00:00Z">
        <w:r>
          <w:t xml:space="preserve">:</w:t>
        </w:r>
      </w:ins>
    </w:p>
    <w:p>
      <w:pPr>
        <w:pStyle w:val="BodyText"/>
      </w:pPr>
      <w:ins w:id="563" w:author="PR Preview" w:date="2026-01-01T00:00:00Z">
        <w:r>
          <w:t xml:space="preserve">$$
    \begin{aligned}
    {\mathord{\smash[b]{\underset{\raise.3ex\hbox{$\scriptstyle\sim$}}{x}}\vphantom{x}}}^{\top} \mathbf{S} \mathord{\smash[b]{\underset{\raise.3ex\hbox{$\scriptstyle\sim$}}{x}}\vphantom{x}}
    &amp;= 1 + 2 + 0 + 3 \\
    &amp;= 6 \\
    {\mathord{\smash[b]{\underset{\raise.3ex\hbox{$\scriptstyle\sim$}}{x}}\vphantom{x}}}^{\top}\begin{bmatrix} 1 &amp; 1 \\ 1 &amp; 3 \end{bmatrix}\mathord{\smash[b]{\underset{\raise.3ex\hbox{$\scriptstyle\sim$}}{x}}\vphantom{x}}
    &amp;= 1 + 1 + 1 + 3 \\
    &amp;= 6
    \end{aligned}
    $$</w:t>
        </w:r>
      </w:ins>
    </w:p>
    <w:p>
      <w:pPr>
        <w:pStyle w:val="FirstParagraph"/>
      </w:pPr>
      <w:ins w:id="564" w:author="PR Preview" w:date="2026-01-01T00:00:00Z">
        <w:r>
          <w:t xml:space="preserve">Both quadratic forms equal the sum of their matrix’s entries,</w:t>
        </w:r>
      </w:ins>
      <w:ins w:id="565" w:author="PR Preview" w:date="2026-01-01T00:00:00Z">
        <w:r>
          <w:t xml:space="preserve"> </w:t>
        </w:r>
      </w:ins>
      <w:ins w:id="566" w:author="PR Preview" w:date="2026-01-01T00:00:00Z">
        <w:r>
          <w:t xml:space="preserve">because every entry of</w:t>
        </w:r>
      </w:ins>
      <w:ins w:id="567" w:author="PR Preview" w:date="2026-01-01T00:00:00Z">
        <w:r>
          <w:t xml:space="preserve"> </w:t>
        </w:r>
      </w:ins>
      <w:ins w:id="568" w:author="PR Preview" w:date="2026-01-01T00:00:00Z">
        <w:r>
          <w:t xml:space="preserve">$\mathord{\smash[b]{\underset{\raise.3ex\hbox{$\scriptstyle\sim$}}{x}}\vphantom{x}}$</w:t>
        </w:r>
      </w:ins>
      <w:ins w:id="569" w:author="PR Preview" w:date="2026-01-01T00:00:00Z">
        <w:r>
          <w:t xml:space="preserve"> </w:t>
        </w:r>
      </w:ins>
      <w:ins w:id="570" w:author="PR Preview" w:date="2026-01-01T00:00:00Z">
        <w:r>
          <w:t xml:space="preserve">is</w:t>
        </w:r>
      </w:ins>
      <w:ins w:id="571" w:author="PR Preview" w:date="2026-01-01T00:00:00Z">
        <w:r>
          <w:t xml:space="preserve"> </w:t>
        </w:r>
      </w:ins>
      <m:oMath>
        <m:r>
          <m:t>1</m:t>
        </m:r>
      </m:oMath>
      <w:ins w:id="572" w:author="PR Preview" w:date="2026-01-01T00:00:00Z">
        <w:r>
          <w:t xml:space="preserve">.</w:t>
        </w:r>
      </w:ins>
    </w:p>
    <w:bookmarkEnd w:id="65"/>
    <w:bookmarkEnd w:id="66"/>
    <w:bookmarkStart w:id="83" w:name="trace-and-matrix-inner-product"/>
    <w:p>
      <w:pPr>
        <w:pStyle w:val="Heading2"/>
      </w:pPr>
      <w:r>
        <w:t xml:space="preserve">3 Trace and Matrix Inner Product</w:t>
      </w:r>
    </w:p>
    <w:bookmarkStart w:id="67" w:name="def-trace"/>
    <w:p>
      <w:pPr>
        <w:pStyle w:val="FirstParagraph"/>
      </w:pPr>
      <w:r>
        <w:rPr>
          <w:b/>
          <w:bCs/>
        </w:rPr>
        <w:t xml:space="preserve">Definition 13 (Trace)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trace</w:t>
      </w:r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the sum of its diagonal entries: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tr</m:t>
          </m:r>
          <m:r>
            <m:rPr>
              <m:sty m:val="p"/>
            </m:rPr>
            <m:t>(</m:t>
          </m:r>
          <m:r>
            <m:rPr>
              <m:sty m:val="bi"/>
            </m:rPr>
            <m:t>M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M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</m:e>
          </m:nary>
        </m:oMath>
      </m:oMathPara>
    </w:p>
    <w:bookmarkEnd w:id="67"/>
    <w:bookmarkStart w:id="68" w:name="exm-trace"/>
    <w:p>
      <w:pPr>
        <w:pStyle w:val="FirstParagraph"/>
      </w:pPr>
      <w:r>
        <w:rPr>
          <w:b/>
          <w:bCs/>
        </w:rPr>
        <w:t xml:space="preserve">Example 17 (The trace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  <m:mr>
                          <m:e>
                            <m:r>
                              <m:t>3</m:t>
                            </m:r>
                          </m:e>
                          <m:e>
                            <m:r>
                              <m:t>4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bookmarkEnd w:id="68"/>
    <w:bookmarkStart w:id="69" w:name="thm-trace-cyclic"/>
    <w:p>
      <w:pPr>
        <w:pStyle w:val="FirstParagraph"/>
      </w:pPr>
      <w:r>
        <w:rPr>
          <w:b/>
          <w:bCs/>
        </w:rPr>
        <w:t xml:space="preserve">Theorem 8 (The trace of a product does not depend on the order)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tr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m</m:t>
                  </m:r>
                </m:lim>
              </m:limLow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tr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bi"/>
                        </m:rP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n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lim>
              </m:limLow>
            </m:e>
          </m:d>
          <m:r>
            <m:t>​</m:t>
          </m:r>
        </m:oMath>
      </m:oMathPara>
    </w:p>
    <w:bookmarkEnd w:id="6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s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s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two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s</m:t>
                          </m:r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s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</m:eqArr>
        </m:oMath>
      </m:oMathPara>
    </w:p>
    <w:bookmarkStart w:id="70" w:name="exm-trace-cyclic"/>
    <w:p>
      <w:pPr>
        <w:pStyle w:val="FirstParagraph"/>
      </w:pPr>
      <w:r>
        <w:rPr>
          <w:b/>
          <w:bCs/>
        </w:rPr>
        <w:t xml:space="preserve">Example 18 (Traces of the two products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products are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5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5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trace needs only the diagonal entries.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, which 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22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within each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, which is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33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within each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products have different sizes, but their traces agree.</w:t>
      </w:r>
    </w:p>
    <w:bookmarkEnd w:id="70"/>
    <w:bookmarkStart w:id="71" w:name="rem-trace-cyclic-triple"/>
    <w:p>
      <w:pPr>
        <w:pStyle w:val="BodyText"/>
      </w:pPr>
      <w:r>
        <w:rPr>
          <w:i/>
          <w:iCs/>
        </w:rPr>
        <w:t xml:space="preserve">Remark 7</w:t>
      </w:r>
      <w:r>
        <w:t xml:space="preserve"> (Moving a factor of a triple product).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k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bi"/>
          </m:rPr>
          <m:t>C</m:t>
        </m:r>
      </m:oMath>
      <w:r>
        <w:t xml:space="preserve"> </w:t>
      </w:r>
      <w:r>
        <w:t xml:space="preserve">is square.</w:t>
      </w:r>
      <w:r>
        <w:t xml:space="preserve"> </w:t>
      </w:r>
      <w:r>
        <w:t xml:space="preserve">Applying</w:t>
      </w:r>
      <w:r>
        <w:t xml:space="preserve"> </w:t>
      </w:r>
      <w:hyperlink w:anchor="thm-trace-cyclic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to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and the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moves the last factor of the triple product to the front</w:t>
      </w:r>
      <w:r>
        <w:t xml:space="preserve"> </w:t>
      </w:r>
      <w:r>
        <w:t xml:space="preserve">(Banerjee and Roy 2014, chap. 1, Theorem 1.5 and eq. 1.17, p. 19)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bi"/>
                    </m:rP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theorem, applied to the two factors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</m:eqArr>
        </m:oMath>
      </m:oMathPara>
    </w:p>
    <w:p>
      <w:pPr>
        <w:pStyle w:val="FirstParagraph"/>
      </w:pPr>
      <w:r>
        <w:t xml:space="preserve">For example, 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C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2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2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3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rPr>
              <m:sty m:val="bi"/>
            </m:rPr>
            <m:t>C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and both traces are the same: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1"/>
    <w:bookmarkStart w:id="72" w:name="def-matrix-inner-product"/>
    <w:p>
      <w:pPr>
        <w:pStyle w:val="FirstParagraph"/>
      </w:pPr>
      <w:r>
        <w:rPr>
          <w:b/>
          <w:bCs/>
        </w:rPr>
        <w:t xml:space="preserve">Definition 14 (Matrix inner product)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inner product</w:t>
      </w:r>
      <w:r>
        <w:t xml:space="preserve"> </w:t>
      </w:r>
      <w:r>
        <w:t xml:space="preserve">of two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⟨"/>
              <m:sepChr m:val=""/>
              <m:endChr m:val="⟩"/>
              <m:grow/>
            </m:dPr>
            <m:e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  <m:r>
                <m:rPr>
                  <m:sty m:val="bi"/>
                </m:rPr>
                <m:t>B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tr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lim>
              </m:limLow>
            </m:e>
          </m:d>
          <m:r>
            <m:t>​</m:t>
          </m:r>
        </m:oMath>
      </m:oMathPara>
    </w:p>
    <w:bookmarkEnd w:id="72"/>
    <w:p>
      <w:pPr>
        <w:pStyle w:val="FirstParagraph"/>
      </w:pPr>
      <w:r>
        <w:t xml:space="preserve">Banerjee and Roy (2014, chap. 15, eq. 15.7, p. 491)</w:t>
      </w:r>
      <w:r>
        <w:t xml:space="preserve"> </w:t>
      </w:r>
      <w:r>
        <w:t xml:space="preserve">defines the same inner product on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 with the trace.</w:t>
      </w:r>
    </w:p>
    <w:bookmarkStart w:id="73" w:name="thm-matrix-inner-product-entries"/>
    <w:p>
      <w:pPr>
        <w:pStyle w:val="BodyText"/>
      </w:pPr>
      <w:r>
        <w:rPr>
          <w:b/>
          <w:bCs/>
        </w:rPr>
        <w:t xml:space="preserve">Theorem 9 (The matrix inner product multiplies matching entries)</w:t>
      </w:r>
      <w:r>
        <w:t xml:space="preserve"> </w:t>
      </w:r>
      <w:r>
        <w:t xml:space="preserve">For two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⟨"/>
              <m:sepChr m:val=""/>
              <m:endChr m:val="⟩"/>
              <m:grow/>
            </m:dPr>
            <m:e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  <m:r>
                <m:rPr>
                  <m:sty m:val="bi"/>
                </m:rP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</m:e>
          </m:nary>
          <m:r>
            <m:t> </m:t>
          </m:r>
          <m:sSub>
            <m:e>
              <m:r>
                <m:t>b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bookmarkEnd w:id="7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inner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two finite sums)</m:t>
              </m:r>
            </m:e>
          </m:eqArr>
        </m:oMath>
      </m:oMathPara>
    </w:p>
    <w:bookmarkStart w:id="74" w:name="exm-matrix-inner-product"/>
    <w:p>
      <w:pPr>
        <w:pStyle w:val="FirstParagraph"/>
      </w:pPr>
      <w:r>
        <w:rPr>
          <w:b/>
          <w:bCs/>
        </w:rPr>
        <w:t xml:space="preserve">Example 19 (The inner product of two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From</w:t>
      </w:r>
      <w:r>
        <w:t xml:space="preserve"> </w:t>
      </w:r>
      <w:hyperlink w:anchor="def-matrix-inner-product">
        <w:r>
          <w:rPr>
            <w:rStyle w:val="Hyperlink"/>
          </w:rPr>
          <w:t xml:space="preserve">Definition 14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inner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2</m:t>
                                </m:r>
                              </m:e>
                            </m:mr>
                            <m:mr>
                              <m:e>
                                <m:r>
                                  <m:t>3</m:t>
                                </m:r>
                              </m:e>
                              <m:e>
                                <m:r>
                                  <m:t>4</m:t>
                                </m:r>
                              </m:e>
                            </m:mr>
                          </m:m>
                        </m:e>
                      </m:d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0</m:t>
                            </m:r>
                          </m:e>
                          <m:e>
                            <m:r>
                              <m:t>1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3</m:t>
                            </m:r>
                          </m:e>
                        </m:mr>
                        <m:mr>
                          <m:e>
                            <m:r>
                              <m:t>2</m:t>
                            </m:r>
                          </m:e>
                          <m:e>
                            <m:r>
                              <m:t>4</m:t>
                            </m:r>
                          </m:e>
                        </m:mr>
                      </m:m>
                    </m:e>
                  </m:d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0</m:t>
                            </m:r>
                          </m:e>
                          <m:e>
                            <m:r>
                              <m:t>1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3</m:t>
                            </m:r>
                          </m:e>
                          <m:e>
                            <m:r>
                              <m:t>7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4</m:t>
                            </m:r>
                          </m:e>
                          <m:e>
                            <m:r>
                              <m:t>10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From</w:t>
      </w:r>
      <w:r>
        <w:t xml:space="preserve"> </w:t>
      </w:r>
      <w:hyperlink w:anchor="thm-matrix-inner-product-entries">
        <w:r>
          <w:rPr>
            <w:rStyle w:val="Hyperlink"/>
          </w:rPr>
          <w:t xml:space="preserve">Theorem 9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matching entries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74"/>
    <w:bookmarkStart w:id="76" w:name="rem-matrix-inner-product-dot-product"/>
    <w:p>
      <w:pPr>
        <w:pStyle w:val="FirstParagraph"/>
      </w:pPr>
      <w:r>
        <w:rPr>
          <w:i/>
          <w:iCs/>
        </w:rPr>
        <w:t xml:space="preserve">Remark 8</w:t>
      </w:r>
      <w:r>
        <w:t xml:space="preserve"> (The matrix inner product as a dot product). </w:t>
      </w:r>
      <w:hyperlink w:anchor="thm-matrix-inner-product-entries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says that the matrix inner product</w:t>
      </w:r>
      <w:r>
        <w:t xml:space="preserve"> </w:t>
      </w:r>
      <w:r>
        <w:t xml:space="preserve">is the dot product (</w:t>
      </w:r>
      <w:hyperlink r:id="rId75">
        <w:r>
          <w:rPr>
            <w:rStyle w:val="Hyperlink"/>
          </w:rPr>
          <w:t xml:space="preserve">Definition 8 in Vectors</w:t>
        </w:r>
      </w:hyperlink>
      <w:r>
        <w:t xml:space="preserve">) of the two matrices’</w:t>
      </w:r>
      <w:r>
        <w:t xml:space="preserve"> </w:t>
      </w:r>
      <w:r>
        <w:t xml:space="preserve">entries, each listed as one vector of length</w:t>
      </w:r>
      <w:r>
        <w:t xml:space="preserve"> </w:t>
      </w:r>
      <m:oMath>
        <m:r>
          <m:t>n</m:t>
        </m:r>
        <m:r>
          <m:t>p</m:t>
        </m:r>
      </m:oMath>
      <w:r>
        <w:t xml:space="preserve">,</w:t>
      </w:r>
      <w:r>
        <w:t xml:space="preserve"> </w:t>
      </w:r>
      <w:r>
        <w:t xml:space="preserve">with both matrices’ entries listed in the same order.</w:t>
      </w:r>
    </w:p>
    <w:p>
      <w:pPr>
        <w:pStyle w:val="BodyText"/>
      </w:pPr>
      <w:r>
        <w:t xml:space="preserve">For example, listing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exm-matrix-inner-product">
        <w:r>
          <w:rPr>
            <w:rStyle w:val="Hyperlink"/>
          </w:rPr>
          <w:t xml:space="preserve">Example 19</w:t>
        </w:r>
      </w:hyperlink>
      <w:r>
        <w:t xml:space="preserve"> </w:t>
      </w:r>
      <w:r>
        <w:t xml:space="preserve">row by row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6"/>
    <w:bookmarkStart w:id="77" w:name="def-frobenius-norm"/>
    <w:p>
      <w:pPr>
        <w:pStyle w:val="FirstParagraph"/>
      </w:pPr>
      <w:r>
        <w:rPr>
          <w:b/>
          <w:bCs/>
        </w:rPr>
        <w:t xml:space="preserve">Definition 15 (Frobenius norm)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Frobenius norm</w:t>
      </w:r>
      <w:r>
        <w:t xml:space="preserve"> </w:t>
      </w:r>
      <w:r>
        <w:t xml:space="preserve">of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ty m:val="bi"/>
                </m:rPr>
                <m:t>A</m:t>
              </m:r>
            </m:e>
          </m:d>
          <m:sSub>
            <m:e>
              <m:r>
                <m:t>​</m:t>
              </m:r>
            </m:e>
            <m:sub>
              <m:r>
                <m:t>F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A</m:t>
                  </m:r>
                </m:e>
              </m:d>
              <m:r>
                <m:t>​</m:t>
              </m:r>
            </m:e>
          </m:ra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 matrix inner product</w:t>
      </w:r>
      <w:r>
        <w:t xml:space="preserve"> </w:t>
      </w:r>
      <w:r>
        <w:t xml:space="preserve">(</w:t>
      </w:r>
      <w:hyperlink w:anchor="def-matrix-inner-product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77"/>
    <w:bookmarkStart w:id="78" w:name="exm-frobenius-norm"/>
    <w:p>
      <w:pPr>
        <w:pStyle w:val="BodyText"/>
      </w:pPr>
      <w:r>
        <w:rPr>
          <w:b/>
          <w:bCs/>
        </w:rPr>
        <w:t xml:space="preserve">Example 20 (The Frobenius norm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F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​</m:t>
                  </m:r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bi"/>
                        </m:rPr>
                        <m:t>A</m:t>
                      </m:r>
                    </m:e>
                  </m:d>
                  <m:r>
                    <m:t>​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Frobenius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⋅</m:t>
                  </m:r>
                  <m:r>
                    <m:t>4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products of matching entries)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16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30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second step is</w:t>
      </w:r>
      <w:r>
        <w:t xml:space="preserve"> </w:t>
      </w:r>
      <w:hyperlink w:anchor="thm-matrix-inner-product-entries">
        <w:r>
          <w:rPr>
            <w:rStyle w:val="Hyperlink"/>
          </w:rPr>
          <w:t xml:space="preserve">Theorem 9</w:t>
        </w:r>
      </w:hyperlink>
      <w:r>
        <w:t xml:space="preserve">.</w:t>
      </w:r>
    </w:p>
    <w:bookmarkEnd w:id="78"/>
    <w:bookmarkStart w:id="80" w:name="rem-frobenius-norm-entries"/>
    <w:p>
      <w:pPr>
        <w:pStyle w:val="BodyText"/>
      </w:pPr>
      <w:r>
        <w:rPr>
          <w:i/>
          <w:iCs/>
        </w:rPr>
        <w:t xml:space="preserve">Remark 9</w:t>
      </w:r>
      <w:r>
        <w:t xml:space="preserve"> (The Frobenius norm is the Euclidean norm of the entries). </w:t>
      </w:r>
      <w:r>
        <w:t xml:space="preserve">By</w:t>
      </w:r>
      <w:r>
        <w:t xml:space="preserve"> </w:t>
      </w:r>
      <w:hyperlink w:anchor="thm-matrix-inner-product-entries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</m:e>
        </m:d>
        <m:sSubSup>
          <m:e>
            <m:r>
              <m:t>​</m:t>
            </m:r>
          </m:e>
          <m:sub>
            <m:r>
              <m:t>F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j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sSubSup>
                  <m:e>
                    <m:r>
                      <m:t>a</m:t>
                    </m:r>
                  </m:e>
                  <m:sub>
                    <m:r>
                      <m:t>i</m:t>
                    </m:r>
                    <m:r>
                      <m:t>j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nary>
      </m:oMath>
      <w:r>
        <w:t xml:space="preserve">,</w:t>
      </w:r>
      <w:r>
        <w:t xml:space="preserve"> </w:t>
      </w:r>
      <w:r>
        <w:t xml:space="preserve">a sum of squares, so the square root is always defined.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</m:e>
        </m:d>
        <m:sSub>
          <m:e>
            <m:r>
              <m:t>​</m:t>
            </m:r>
          </m:e>
          <m:sub>
            <m:r>
              <m:t>F</m:t>
            </m:r>
          </m:sub>
        </m:sSub>
      </m:oMath>
      <w:r>
        <w:t xml:space="preserve"> </w:t>
      </w:r>
      <w:r>
        <w:t xml:space="preserve">is the Euclidean norm (</w:t>
      </w:r>
      <w:hyperlink r:id="rId79">
        <w:r>
          <w:rPr>
            <w:rStyle w:val="Hyperlink"/>
          </w:rPr>
          <w:t xml:space="preserve">Definition 16 in Vectors</w:t>
        </w:r>
      </w:hyperlink>
      <w:r>
        <w:t xml:space="preserve">)</w:t>
      </w:r>
      <w:r>
        <w:t xml:space="preserve"> </w:t>
      </w:r>
      <w:r>
        <w:t xml:space="preserve">of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listed as one vector of length</w:t>
      </w:r>
      <w:r>
        <w:t xml:space="preserve"> </w:t>
      </w:r>
      <m:oMath>
        <m:r>
          <m:t>n</m:t>
        </m:r>
        <m:r>
          <m:t>p</m:t>
        </m:r>
      </m:oMath>
      <w:r>
        <w:t xml:space="preserve"> </w:t>
      </w:r>
      <w:r>
        <w:t xml:space="preserve">(Banerjee and Roy 2014, chap. 15, Definition 15.4, p. 492)</w:t>
      </w:r>
      <w:r>
        <w:t xml:space="preserve">.</w:t>
      </w:r>
    </w:p>
    <w:p>
      <w:pPr>
        <w:pStyle w:val="BodyText"/>
      </w:pPr>
      <w:r>
        <w:t xml:space="preserve">For example, listing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frobenius-norm">
        <w:r>
          <w:rPr>
            <w:rStyle w:val="Hyperlink"/>
          </w:rPr>
          <w:t xml:space="preserve">Example 20</w:t>
        </w:r>
      </w:hyperlink>
      <w:r>
        <w:t xml:space="preserve"> </w:t>
      </w:r>
      <w:r>
        <w:t xml:space="preserve">row by row gives 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of length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16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30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80"/>
    <w:bookmarkStart w:id="81" w:name="thm-frobenius-norm-columns"/>
    <w:p>
      <w:pPr>
        <w:pStyle w:val="FirstParagraph"/>
      </w:pPr>
      <w:del w:id="573" w:author="PR Preview" w:date="2026-01-01T00:00:00Z">
        <w:r>
          <w:rPr>
            <w:b/>
            <w:bCs/>
          </w:rPr>
          <w:delText xml:space="preserve">Theorem 10 (The squared Frobenius norm adds up the squared column norms)</w:delText>
        </w:r>
      </w:del>
      <w:del w:id="574" w:author="PR Preview" w:date="2026-01-01T00:00:00Z">
        <w:r>
          <w:delText xml:space="preserve"> </w:delText>
        </w:r>
      </w:del>
      <w:del w:id="575" w:author="PR Preview" w:date="2026-01-01T00:00:00Z">
        <w:r>
          <w:delText xml:space="preserve">If</w:delText>
        </w:r>
      </w:del>
      <w:del w:id="576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</m:oMath>
      <w:del w:id="577" w:author="PR Preview" w:date="2026-01-01T00:00:00Z">
        <w:r>
          <w:delText xml:space="preserve"> </w:delText>
        </w:r>
      </w:del>
      <w:del w:id="578" w:author="PR Preview" w:date="2026-01-01T00:00:00Z">
        <w:r>
          <w:delText xml:space="preserve">is an</w:delText>
        </w:r>
      </w:del>
      <w:del w:id="579" w:author="PR Preview" w:date="2026-01-01T00:00:00Z">
        <w:r>
          <w:delText xml:space="preserve"> </w:delText>
        </w:r>
      </w:del>
      <m:oMath>
        <m:r>
          <m:t>n</m:t>
        </m:r>
        <m:r>
          <m:rPr>
            <m:sty m:val="p"/>
          </m:rPr>
          <m:t>×</m:t>
        </m:r>
        <m:r>
          <m:t>p</m:t>
        </m:r>
      </m:oMath>
      <w:del w:id="580" w:author="PR Preview" w:date="2026-01-01T00:00:00Z">
        <w:r>
          <w:delText xml:space="preserve"> </w:delText>
        </w:r>
      </w:del>
      <w:del w:id="581" w:author="PR Preview" w:date="2026-01-01T00:00:00Z">
        <w:r>
          <w:delText xml:space="preserve">matrix</w:delText>
        </w:r>
      </w:del>
      <w:del w:id="582" w:author="PR Preview" w:date="2026-01-01T00:00:00Z">
        <w:r>
          <w:delText xml:space="preserve"> </w:delText>
        </w:r>
      </w:del>
      <w:del w:id="583" w:author="PR Preview" w:date="2026-01-01T00:00:00Z">
        <w:r>
          <w:delText xml:space="preserve">with columns</w:delText>
        </w:r>
      </w:del>
      <w:del w:id="584" w:author="PR Preview" w:date="2026-01-01T00:00:00Z">
        <w:r>
          <w:delText xml:space="preserve"> </w:delText>
        </w:r>
      </w:del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p</m:t>
            </m:r>
          </m:sub>
        </m:sSub>
      </m:oMath>
      <w:del w:id="585" w:author="PR Preview" w:date="2026-01-01T00:00:00Z">
        <w:r>
          <w:delText xml:space="preserve">, then</w:delText>
        </w:r>
      </w:del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ty m:val="bi"/>
                </m:rPr>
                <m:t>A</m:t>
              </m:r>
            </m:e>
          </m:d>
          <m:sSubSup>
            <m:e>
              <m:r>
                <m:t>​</m:t>
              </m:r>
            </m:e>
            <m:sub>
              <m:r>
                <m:t>F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r>
                <m:t>​</m:t>
              </m:r>
            </m:e>
          </m:nary>
          <m:d>
            <m:dPr>
              <m:begChr m:val="∥"/>
              <m:sepChr m:val=""/>
              <m:endChr m:val="∥"/>
              <m:grow/>
            </m:dPr>
            <m:e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del w:id="586" w:author="PR Preview" w:date="2026-01-01T00:00:00Z">
        <w:r>
          <w:rPr>
            <w:i/>
            <w:iCs/>
          </w:rPr>
          <w:delText xml:space="preserve">Proof</w:delText>
        </w:r>
      </w:del>
      <w:del w:id="587" w:author="PR Preview" w:date="2026-01-01T00:00:00Z">
        <w:r>
          <w:delText xml:space="preserve">. </w:delText>
        </w:r>
      </w:del>
      <w:del w:id="588" w:author="PR Preview" w:date="2026-01-01T00:00:00Z">
        <w:r>
          <w:delText xml:space="preserve">Entry</w:delText>
        </w:r>
      </w:del>
      <w:del w:id="589" w:author="PR Preview" w:date="2026-01-01T00:00:00Z">
        <w:r>
          <w:delText xml:space="preserve"> </w:delText>
        </w:r>
      </w:del>
      <m:oMath>
        <m:r>
          <m:t>i</m:t>
        </m:r>
      </m:oMath>
      <w:del w:id="590" w:author="PR Preview" w:date="2026-01-01T00:00:00Z">
        <w:r>
          <w:delText xml:space="preserve"> </w:delText>
        </w:r>
      </w:del>
      <w:del w:id="591" w:author="PR Preview" w:date="2026-01-01T00:00:00Z">
        <w:r>
          <w:delText xml:space="preserve">of</w:delText>
        </w:r>
      </w:del>
      <w:del w:id="592" w:author="PR Preview" w:date="2026-01-01T00:00:00Z">
        <w:r>
          <w:delText xml:space="preserve"> </w:delText>
        </w:r>
      </w:del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del w:id="593" w:author="PR Preview" w:date="2026-01-01T00:00:00Z">
        <w:r>
          <w:delText xml:space="preserve"> </w:delText>
        </w:r>
      </w:del>
      <w:del w:id="594" w:author="PR Preview" w:date="2026-01-01T00:00:00Z">
        <w:r>
          <w:delText xml:space="preserve">is</w:delText>
        </w:r>
      </w:del>
      <w:del w:id="595" w:author="PR Preview" w:date="2026-01-01T00:00:00Z">
        <w:r>
          <w:delText xml:space="preserve"> </w:delText>
        </w:r>
      </w:del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del w:id="596" w:author="PR Preview" w:date="2026-01-01T00:00:00Z">
        <w:r>
          <w:delText xml:space="preserve">, so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F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Sup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Remark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two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limLow>
                        <m:e>
                          <m:r>
                            <m:t>a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j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16 in Vectors</m:t>
              </m:r>
              <m:r>
                <m:rPr>
                  <m:nor/>
                  <m:sty m:val="p"/>
                </m:rPr>
                <m:t>, applied to each column)</m:t>
              </m:r>
            </m:e>
          </m:eqArr>
        </m:oMath>
      </m:oMathPara>
    </w:p>
    <w:p>
      <w:pPr>
        <w:pStyle w:val="FirstParagraph"/>
      </w:pPr>
      <w:del w:id="597" w:author="PR Preview" w:date="2026-01-01T00:00:00Z">
        <w:r>
          <w:rPr>
            <w:b/>
            <w:bCs/>
          </w:rPr>
          <w:delText xml:space="preserve">Example 21 (The Frobenius norm of a</w:delText>
        </w:r>
      </w:del>
      <w:del w:id="598" w:author="PR Preview" w:date="2026-01-01T00:00:00Z">
        <w:r>
          <w:rPr>
            <w:b/>
            <w:bCs/>
          </w:rPr>
          <w:delText xml:space="preserve"> </w:delText>
        </w:r>
      </w:del>
      <m:oMath>
        <m:r>
          <m:t>2</m:t>
        </m:r>
        <m:r>
          <m:rPr>
            <m:sty m:val="p"/>
          </m:rPr>
          <m:t>×</m:t>
        </m:r>
        <m:r>
          <m:t>2</m:t>
        </m:r>
      </m:oMath>
      <w:del w:id="599" w:author="PR Preview" w:date="2026-01-01T00:00:00Z">
        <w:r>
          <w:rPr>
            <w:b/>
            <w:bCs/>
          </w:rPr>
          <w:delText xml:space="preserve"> </w:delText>
        </w:r>
      </w:del>
      <w:del w:id="600" w:author="PR Preview" w:date="2026-01-01T00:00:00Z">
        <w:r>
          <w:rPr>
            <w:b/>
            <w:bCs/>
          </w:rPr>
          <w:delText xml:space="preserve">matrix, column by column)</w:delText>
        </w:r>
      </w:del>
      <w:del w:id="601" w:author="PR Preview" w:date="2026-01-01T00:00:00Z">
        <w:r>
          <w:delText xml:space="preserve"> </w:delText>
        </w:r>
      </w:del>
      <w:del w:id="602" w:author="PR Preview" w:date="2026-01-01T00:00:00Z">
        <w:r>
          <w:delText xml:space="preserve">The matrix</w:delText>
        </w:r>
      </w:del>
      <w:del w:id="603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del w:id="604" w:author="PR Preview" w:date="2026-01-01T00:00:00Z">
        <w:r>
          <w:delText xml:space="preserve"> </w:delText>
        </w:r>
      </w:del>
      <w:del w:id="605" w:author="PR Preview" w:date="2026-01-01T00:00:00Z">
        <w:r>
          <w:delText xml:space="preserve">in</w:delText>
        </w:r>
      </w:del>
      <w:del w:id="606" w:author="PR Preview" w:date="2026-01-01T00:00:00Z">
        <w:r>
          <w:delText xml:space="preserve"> </w:delText>
        </w:r>
      </w:del>
      <w:hyperlink w:anchor="exm-frobenius-norm">
        <w:del w:id="607" w:author="PR Preview" w:date="2026-01-01T00:00:00Z">
          <w:r>
            <w:rPr>
              <w:rStyle w:val="Hyperlink"/>
            </w:rPr>
            <w:delText xml:space="preserve">Example 20</w:delText>
          </w:r>
        </w:del>
      </w:hyperlink>
      <w:del w:id="608" w:author="PR Preview" w:date="2026-01-01T00:00:00Z">
        <w:r>
          <w:delText xml:space="preserve"> </w:delText>
        </w:r>
      </w:del>
      <w:del w:id="609" w:author="PR Preview" w:date="2026-01-01T00:00:00Z">
        <w:r>
          <w:delText xml:space="preserve">has columns</w:delText>
        </w:r>
      </w:del>
      <w:del w:id="610" w:author="PR Preview" w:date="2026-01-01T00:00:00Z">
        <w:r>
          <w:delText xml:space="preserve"> </w:delText>
        </w:r>
      </w:del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del w:id="611" w:author="PR Preview" w:date="2026-01-01T00:00:00Z">
        <w:r>
          <w:delText xml:space="preserve"> </w:delText>
        </w:r>
      </w:del>
      <w:del w:id="612" w:author="PR Preview" w:date="2026-01-01T00:00:00Z">
        <w:r>
          <w:delText xml:space="preserve">and</w:delText>
        </w:r>
      </w:del>
      <w:del w:id="613" w:author="PR Preview" w:date="2026-01-01T00:00:00Z">
        <w:r>
          <w:delText xml:space="preserve"> </w:delText>
        </w:r>
      </w:del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del w:id="614" w:author="PR Preview" w:date="2026-01-01T00:00:00Z">
        <w:r>
          <w:delText xml:space="preserve">, so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F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limLow>
                        <m:e>
                          <m:r>
                            <m:t>a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1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limLow>
                        <m:e>
                          <m:r>
                            <m:t>a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2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  <m:r>
                <m:rPr>
                  <m:sty m:val="p"/>
                </m:rPr>
                <m:t>+</m:t>
              </m:r>
              <m:r>
                <m:t>20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ins w:id="615" w:author="PR Preview" w:date="2026-01-01T00:00:00Z">
        <w:r>
          <w:rPr>
            <w:b/>
            <w:bCs/>
          </w:rPr>
          <w:t xml:space="preserve">Theorem 10 (The squared Frobenius norm adds up the squared column norms)</w:t>
        </w:r>
      </w:ins>
      <w:ins w:id="616" w:author="PR Preview" w:date="2026-01-01T00:00:00Z">
        <w:r>
          <w:t xml:space="preserve"> </w:t>
        </w:r>
      </w:ins>
      <w:ins w:id="617" w:author="PR Preview" w:date="2026-01-01T00:00:00Z">
        <w:r>
          <w:t xml:space="preserve">If</w:t>
        </w:r>
      </w:ins>
      <w:ins w:id="618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619" w:author="PR Preview" w:date="2026-01-01T00:00:00Z">
        <w:r>
          <w:t xml:space="preserve"> </w:t>
        </w:r>
      </w:ins>
      <w:ins w:id="620" w:author="PR Preview" w:date="2026-01-01T00:00:00Z">
        <w:r>
          <w:t xml:space="preserve">is an</w:t>
        </w:r>
      </w:ins>
      <w:ins w:id="621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×</m:t>
        </m:r>
        <m:r>
          <m:t>p</m:t>
        </m:r>
      </m:oMath>
      <w:ins w:id="622" w:author="PR Preview" w:date="2026-01-01T00:00:00Z">
        <w:r>
          <w:t xml:space="preserve"> </w:t>
        </w:r>
      </w:ins>
      <w:ins w:id="623" w:author="PR Preview" w:date="2026-01-01T00:00:00Z">
        <w:r>
          <w:t xml:space="preserve">matrix</w:t>
        </w:r>
      </w:ins>
      <w:ins w:id="624" w:author="PR Preview" w:date="2026-01-01T00:00:00Z">
        <w:r>
          <w:t xml:space="preserve"> </w:t>
        </w:r>
      </w:ins>
      <w:ins w:id="625" w:author="PR Preview" w:date="2026-01-01T00:00:00Z">
        <w:r>
          <w:t xml:space="preserve">with columns</w:t>
        </w:r>
      </w:ins>
      <w:ins w:id="626" w:author="PR Preview" w:date="2026-01-01T00:00:00Z">
        <w:r>
          <w:t xml:space="preserve"> </w:t>
        </w:r>
      </w:ins>
      <w:ins w:id="627" w:author="PR Preview" w:date="2026-01-01T00:00:00Z">
        <w:r>
          <w:t xml:space="preserve">$\mathord{\smash[b]{\underset{\raise.3ex\hbox{$\scriptstyle\sim$}}{a}}\vphantom{a}}_1, \ldots, \mathord{\smash[b]{\underset{\raise.3ex\hbox{$\scriptstyle\sim$}}{a}}\vphantom{a}}_p$</w:t>
        </w:r>
      </w:ins>
      <w:ins w:id="628" w:author="PR Preview" w:date="2026-01-01T00:00:00Z">
        <w:r>
          <w:t xml:space="preserve">, then</w:t>
        </w:r>
      </w:ins>
    </w:p>
    <w:p>
      <w:pPr>
        <w:pStyle w:val="BodyText"/>
      </w:pPr>
      <w:ins w:id="629" w:author="PR Preview" w:date="2026-01-01T00:00:00Z">
        <w:r>
          <w:t xml:space="preserve">$$
    \mathopen{}\left\lVert\mathbf{A}\right\rVert\mathclose{}_F^2 = \sum_{j=1}^p\mathopen{}\left\lVert\mathord{\smash[b]{\underset{\raise.3ex\hbox{$\scriptstyle\sim$}}{a}}\vphantom{a}}_j\right\rVert\mathclose{}^2.
    $$</w:t>
        </w:r>
      </w:ins>
    </w:p>
    <w:bookmarkEnd w:id="81"/>
    <w:p>
      <w:pPr>
        <w:pStyle w:val="FirstParagraph"/>
      </w:pPr>
      <w:ins w:id="630" w:author="PR Preview" w:date="2026-01-01T00:00:00Z">
        <w:r>
          <w:rPr>
            <w:i/>
            <w:iCs/>
          </w:rPr>
          <w:t xml:space="preserve">Proof</w:t>
        </w:r>
      </w:ins>
      <w:ins w:id="631" w:author="PR Preview" w:date="2026-01-01T00:00:00Z">
        <w:r>
          <w:t xml:space="preserve">. </w:t>
        </w:r>
      </w:ins>
      <w:ins w:id="632" w:author="PR Preview" w:date="2026-01-01T00:00:00Z">
        <w:r>
          <w:t xml:space="preserve">Entry</w:t>
        </w:r>
      </w:ins>
      <w:ins w:id="633" w:author="PR Preview" w:date="2026-01-01T00:00:00Z">
        <w:r>
          <w:t xml:space="preserve"> </w:t>
        </w:r>
      </w:ins>
      <m:oMath>
        <m:r>
          <m:t>i</m:t>
        </m:r>
      </m:oMath>
      <w:ins w:id="634" w:author="PR Preview" w:date="2026-01-01T00:00:00Z">
        <w:r>
          <w:t xml:space="preserve"> </w:t>
        </w:r>
      </w:ins>
      <w:ins w:id="635" w:author="PR Preview" w:date="2026-01-01T00:00:00Z">
        <w:r>
          <w:t xml:space="preserve">of</w:t>
        </w:r>
      </w:ins>
      <w:ins w:id="636" w:author="PR Preview" w:date="2026-01-01T00:00:00Z">
        <w:r>
          <w:t xml:space="preserve"> </w:t>
        </w:r>
      </w:ins>
      <w:ins w:id="637" w:author="PR Preview" w:date="2026-01-01T00:00:00Z">
        <w:r>
          <w:t xml:space="preserve">$\mathord{\smash[b]{\underset{\raise.3ex\hbox{$\scriptstyle\sim$}}{a}}\vphantom{a}}_j$</w:t>
        </w:r>
      </w:ins>
      <w:ins w:id="638" w:author="PR Preview" w:date="2026-01-01T00:00:00Z">
        <w:r>
          <w:t xml:space="preserve"> </w:t>
        </w:r>
      </w:ins>
      <w:ins w:id="639" w:author="PR Preview" w:date="2026-01-01T00:00:00Z">
        <w:r>
          <w:t xml:space="preserve">is</w:t>
        </w:r>
      </w:ins>
      <w:ins w:id="640" w:author="PR Preview" w:date="2026-01-01T00:00:00Z">
        <w:r>
          <w:t xml:space="preserve"> </w:t>
        </w:r>
      </w:ins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ins w:id="641" w:author="PR Preview" w:date="2026-01-01T00:00:00Z">
        <w:r>
          <w:t xml:space="preserve">, so</w:t>
        </w:r>
      </w:ins>
    </w:p>
    <w:p>
      <w:pPr>
        <w:pStyle w:val="BodyText"/>
      </w:pPr>
      <w:ins w:id="642" w:author="PR Preview" w:date="2026-01-01T00:00:00Z">
        <w:r>
          <w:t xml:space="preserve">$$
    \begin{aligned}
    \mathopen{}\left\lVert\mathbf{A}\right\rVert\mathclose{}_F^2
    &amp;= \sum_{i=1}^n\sum_{j=1}^pa_{ij}^2
    &amp;&amp; \text{(}\text{Remark~9}\text{)}
    \\
    &amp;= \sum_{j=1}^p\sum_{i=1}^na_{ij}^2
    &amp;&amp; \text{(swap the order of two finite sums)}
    \\
    &amp;= \sum_{j=1}^p\mathopen{}\left\lVert\mathord{\smash[b]{\underset{\raise.3ex\hbox{$\scriptstyle\sim$}}{a}}\vphantom{a}}_j\right\rVert\mathclose{}^2
    &amp;&amp; \text{(}\text{Definition~16 in Vectors}\text{, applied to each column)}
    \end{aligned}
    $$</w:t>
        </w:r>
      </w:ins>
    </w:p>
    <w:bookmarkStart w:id="82" w:name="exm-frobenius-norm-columns"/>
    <w:p>
      <w:pPr>
        <w:pStyle w:val="FirstParagraph"/>
      </w:pPr>
      <w:ins w:id="643" w:author="PR Preview" w:date="2026-01-01T00:00:00Z">
        <w:r>
          <w:rPr>
            <w:b/>
            <w:bCs/>
          </w:rPr>
          <w:t xml:space="preserve">Example 21 (The Frobenius norm of a</w:t>
        </w:r>
      </w:ins>
      <w:ins w:id="644" w:author="PR Preview" w:date="2026-01-01T00:00:00Z">
        <w:r>
          <w:rPr>
            <w:b/>
            <w:bCs/>
          </w:rPr>
          <w:t xml:space="preserve"> </w:t>
        </w:r>
      </w:ins>
      <m:oMath>
        <m:r>
          <m:t>2</m:t>
        </m:r>
        <m:r>
          <m:rPr>
            <m:sty m:val="p"/>
          </m:rPr>
          <m:t>×</m:t>
        </m:r>
        <m:r>
          <m:t>2</m:t>
        </m:r>
      </m:oMath>
      <w:ins w:id="645" w:author="PR Preview" w:date="2026-01-01T00:00:00Z">
        <w:r>
          <w:rPr>
            <w:b/>
            <w:bCs/>
          </w:rPr>
          <w:t xml:space="preserve"> </w:t>
        </w:r>
      </w:ins>
      <w:ins w:id="646" w:author="PR Preview" w:date="2026-01-01T00:00:00Z">
        <w:r>
          <w:rPr>
            <w:b/>
            <w:bCs/>
          </w:rPr>
          <w:t xml:space="preserve">matrix, column by column)</w:t>
        </w:r>
      </w:ins>
      <w:ins w:id="647" w:author="PR Preview" w:date="2026-01-01T00:00:00Z">
        <w:r>
          <w:t xml:space="preserve"> </w:t>
        </w:r>
      </w:ins>
      <w:ins w:id="648" w:author="PR Preview" w:date="2026-01-01T00:00:00Z">
        <w:r>
          <w:t xml:space="preserve">The matrix</w:t>
        </w:r>
      </w:ins>
      <w:ins w:id="649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ins w:id="650" w:author="PR Preview" w:date="2026-01-01T00:00:00Z">
        <w:r>
          <w:t xml:space="preserve"> </w:t>
        </w:r>
      </w:ins>
      <w:ins w:id="651" w:author="PR Preview" w:date="2026-01-01T00:00:00Z">
        <w:r>
          <w:t xml:space="preserve">in</w:t>
        </w:r>
      </w:ins>
      <w:ins w:id="652" w:author="PR Preview" w:date="2026-01-01T00:00:00Z">
        <w:r>
          <w:t xml:space="preserve"> </w:t>
        </w:r>
      </w:ins>
      <w:hyperlink w:anchor="exm-frobenius-norm">
        <w:ins w:id="653" w:author="PR Preview" w:date="2026-01-01T00:00:00Z">
          <w:r>
            <w:rPr>
              <w:rStyle w:val="Hyperlink"/>
            </w:rPr>
            <w:t xml:space="preserve">Example 20</w:t>
          </w:r>
        </w:ins>
      </w:hyperlink>
      <w:ins w:id="654" w:author="PR Preview" w:date="2026-01-01T00:00:00Z">
        <w:r>
          <w:t xml:space="preserve"> </w:t>
        </w:r>
      </w:ins>
      <w:ins w:id="655" w:author="PR Preview" w:date="2026-01-01T00:00:00Z">
        <w:r>
          <w:t xml:space="preserve">has columns</w:t>
        </w:r>
      </w:ins>
      <w:ins w:id="656" w:author="PR Preview" w:date="2026-01-01T00:00:00Z">
        <w:r>
          <w:t xml:space="preserve"> </w:t>
        </w:r>
      </w:ins>
      <w:ins w:id="657" w:author="PR Preview" w:date="2026-01-01T00:00:00Z">
        <w:r>
          <w:t xml:space="preserve">$\mathord{\smash[b]{\underset{\raise.3ex\hbox{$\scriptstyle\sim$}}{a}}\vphantom{a}}_1 = (1, 3)$</w:t>
        </w:r>
      </w:ins>
      <w:ins w:id="658" w:author="PR Preview" w:date="2026-01-01T00:00:00Z">
        <w:r>
          <w:t xml:space="preserve"> </w:t>
        </w:r>
      </w:ins>
      <w:ins w:id="659" w:author="PR Preview" w:date="2026-01-01T00:00:00Z">
        <w:r>
          <w:t xml:space="preserve">and</w:t>
        </w:r>
      </w:ins>
      <w:ins w:id="660" w:author="PR Preview" w:date="2026-01-01T00:00:00Z">
        <w:r>
          <w:t xml:space="preserve"> </w:t>
        </w:r>
      </w:ins>
      <w:ins w:id="661" w:author="PR Preview" w:date="2026-01-01T00:00:00Z">
        <w:r>
          <w:t xml:space="preserve">$\mathord{\smash[b]{\underset{\raise.3ex\hbox{$\scriptstyle\sim$}}{a}}\vphantom{a}}_2 = (2, 4)$</w:t>
        </w:r>
      </w:ins>
      <w:ins w:id="662" w:author="PR Preview" w:date="2026-01-01T00:00:00Z">
        <w:r>
          <w:t xml:space="preserve">, so</w:t>
        </w:r>
      </w:ins>
    </w:p>
    <w:p>
      <w:pPr>
        <w:pStyle w:val="BodyText"/>
      </w:pPr>
      <w:ins w:id="663" w:author="PR Preview" w:date="2026-01-01T00:00:00Z">
        <w:r>
          <w:t xml:space="preserve">$$
    \begin{aligned}
    \mathopen{}\left\lVert\mathbf{A}\right\rVert\mathclose{}_F^2
    &amp;= \mathopen{}\left\lVert\mathord{\smash[b]{\underset{\raise.3ex\hbox{$\scriptstyle\sim$}}{a}}\vphantom{a}}_1\right\rVert\mathclose{}^2 + \mathopen{}\left\lVert\mathord{\smash[b]{\underset{\raise.3ex\hbox{$\scriptstyle\sim$}}{a}}\vphantom{a}}_2\right\rVert\mathclose{}^2
    &amp;&amp; \text{(}\text{Theorem~10}\text{)}
    \\
    &amp;= (1^2 + 3^2) + (2^2 + 4^2)
    &amp;&amp; \text{(definition of the norm)}
    \\
    &amp;= 10 + 20
    &amp;&amp; \text{(square and add)}
    \\
    &amp;= 30
    &amp;&amp; \text{(add)}
    \end{aligned}
    $$</w:t>
        </w:r>
      </w:ins>
    </w:p>
    <w:p>
      <w:pPr>
        <w:pStyle w:val="FirstParagraph"/>
      </w:pPr>
      <w:r>
        <w:t xml:space="preserve">which matches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</m:e>
        </m:d>
        <m:sSub>
          <m:e>
            <m:r>
              <m:t>​</m:t>
            </m:r>
          </m:e>
          <m:sub>
            <m:r>
              <m:t>F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30</m:t>
            </m:r>
          </m:e>
        </m:rad>
      </m:oMath>
      <w:r>
        <w:t xml:space="preserve"> </w:t>
      </w:r>
      <w:r>
        <w:t xml:space="preserve">from</w:t>
      </w:r>
      <w:r>
        <w:t xml:space="preserve"> </w:t>
      </w:r>
      <w:hyperlink w:anchor="exm-frobenius-norm">
        <w:r>
          <w:rPr>
            <w:rStyle w:val="Hyperlink"/>
          </w:rPr>
          <w:t xml:space="preserve">Example 20</w:t>
        </w:r>
      </w:hyperlink>
      <w:r>
        <w:t xml:space="preserve">.</w:t>
      </w:r>
    </w:p>
    <w:bookmarkEnd w:id="82"/>
    <w:bookmarkEnd w:id="83"/>
    <w:bookmarkStart w:id="116" w:name="matrix-decompositions"/>
    <w:p>
      <w:pPr>
        <w:pStyle w:val="Heading2"/>
      </w:pPr>
      <w:r>
        <w:t xml:space="preserve">4 Matrix Decompositions</w:t>
      </w:r>
    </w:p>
    <w:bookmarkStart w:id="84" w:name="def-eigenvalue"/>
    <w:p>
      <w:pPr>
        <w:pStyle w:val="FirstParagraph"/>
      </w:pPr>
      <w:del w:id="664" w:author="PR Preview" w:date="2026-01-01T00:00:00Z">
        <w:r>
          <w:rPr>
            <w:b/>
            <w:bCs/>
          </w:rPr>
          <w:delText xml:space="preserve">Definition 16 (Eigenvalue)</w:delText>
        </w:r>
      </w:del>
      <w:del w:id="665" w:author="PR Preview" w:date="2026-01-01T00:00:00Z">
        <w:r>
          <w:delText xml:space="preserve"> </w:delText>
        </w:r>
      </w:del>
      <w:del w:id="666" w:author="PR Preview" w:date="2026-01-01T00:00:00Z">
        <w:r>
          <w:delText xml:space="preserve">Let</w:delText>
        </w:r>
      </w:del>
      <w:del w:id="667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</m:oMath>
      <w:del w:id="668" w:author="PR Preview" w:date="2026-01-01T00:00:00Z">
        <w:r>
          <w:delText xml:space="preserve"> </w:delText>
        </w:r>
      </w:del>
      <w:del w:id="669" w:author="PR Preview" w:date="2026-01-01T00:00:00Z">
        <w:r>
          <w:delText xml:space="preserve">be a</w:delText>
        </w:r>
      </w:del>
      <w:del w:id="670" w:author="PR Preview" w:date="2026-01-01T00:00:00Z">
        <w:r>
          <w:delText xml:space="preserve"> </w:delText>
        </w:r>
      </w:del>
      <m:oMath>
        <m:r>
          <m:t>p</m:t>
        </m:r>
        <m:r>
          <m:rPr>
            <m:sty m:val="p"/>
          </m:rPr>
          <m:t>×</m:t>
        </m:r>
        <m:r>
          <m:t>p</m:t>
        </m:r>
      </m:oMath>
      <w:del w:id="671" w:author="PR Preview" w:date="2026-01-01T00:00:00Z">
        <w:r>
          <w:delText xml:space="preserve"> </w:delText>
        </w:r>
      </w:del>
      <w:del w:id="672" w:author="PR Preview" w:date="2026-01-01T00:00:00Z">
        <w:r>
          <w:delText xml:space="preserve">matrix.</w:delText>
        </w:r>
      </w:del>
      <w:del w:id="673" w:author="PR Preview" w:date="2026-01-01T00:00:00Z">
        <w:r>
          <w:delText xml:space="preserve"> </w:delText>
        </w:r>
      </w:del>
      <w:del w:id="674" w:author="PR Preview" w:date="2026-01-01T00:00:00Z">
        <w:r>
          <w:delText xml:space="preserve">A real number</w:delText>
        </w:r>
      </w:del>
      <w:del w:id="675" w:author="PR Preview" w:date="2026-01-01T00:00:00Z">
        <w:r>
          <w:delText xml:space="preserve"> </w:delText>
        </w:r>
      </w:del>
      <m:oMath>
        <m:r>
          <m:t>λ</m:t>
        </m:r>
      </m:oMath>
      <w:del w:id="676" w:author="PR Preview" w:date="2026-01-01T00:00:00Z">
        <w:r>
          <w:delText xml:space="preserve"> </w:delText>
        </w:r>
      </w:del>
      <w:del w:id="677" w:author="PR Preview" w:date="2026-01-01T00:00:00Z">
        <w:r>
          <w:delText xml:space="preserve">is an</w:delText>
        </w:r>
      </w:del>
      <w:del w:id="678" w:author="PR Preview" w:date="2026-01-01T00:00:00Z">
        <w:r>
          <w:delText xml:space="preserve"> </w:delText>
        </w:r>
      </w:del>
      <w:del w:id="679" w:author="PR Preview" w:date="2026-01-01T00:00:00Z">
        <w:r>
          <w:rPr>
            <w:b/>
            <w:bCs/>
          </w:rPr>
          <w:delText xml:space="preserve">eigenvalue</w:delText>
        </w:r>
      </w:del>
      <w:del w:id="680" w:author="PR Preview" w:date="2026-01-01T00:00:00Z">
        <w:r>
          <w:delText xml:space="preserve"> </w:delText>
        </w:r>
      </w:del>
      <w:del w:id="681" w:author="PR Preview" w:date="2026-01-01T00:00:00Z">
        <w:r>
          <w:delText xml:space="preserve">of</w:delText>
        </w:r>
      </w:del>
      <w:del w:id="682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</m:oMath>
      <w:del w:id="683" w:author="PR Preview" w:date="2026-01-01T00:00:00Z">
        <w:r>
          <w:delText xml:space="preserve"> </w:delText>
        </w:r>
      </w:del>
      <w:del w:id="684" w:author="PR Preview" w:date="2026-01-01T00:00:00Z">
        <w:r>
          <w:delText xml:space="preserve">if some real vector</w:delText>
        </w:r>
      </w:del>
      <w:del w:id="685" w:author="PR Preview" w:date="2026-01-01T00:00:00Z">
        <w:r>
          <w:delText xml:space="preserve"> </w:delText>
        </w:r>
      </w:del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686" w:author="PR Preview" w:date="2026-01-01T00:00:00Z">
        <w:r>
          <w:delText xml:space="preserve"> </w:delText>
        </w:r>
      </w:del>
      <w:del w:id="687" w:author="PR Preview" w:date="2026-01-01T00:00:00Z">
        <w:r>
          <w:delText xml:space="preserve">of length</w:delText>
        </w:r>
      </w:del>
      <w:del w:id="688" w:author="PR Preview" w:date="2026-01-01T00:00:00Z">
        <w:r>
          <w:delText xml:space="preserve"> </w:delText>
        </w:r>
      </w:del>
      <m:oMath>
        <m:r>
          <m:t>p</m:t>
        </m:r>
      </m:oMath>
      <w:del w:id="689" w:author="PR Preview" w:date="2026-01-01T00:00:00Z">
        <w:r>
          <w:delText xml:space="preserve"> </w:delText>
        </w:r>
      </w:del>
      <w:del w:id="690" w:author="PR Preview" w:date="2026-01-01T00:00:00Z">
        <w:r>
          <w:delText xml:space="preserve">satisfies</w:delText>
        </w:r>
      </w:del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r>
            <m:t>λ</m:t>
          </m:r>
          <m:r>
            <m:t> </m:t>
          </m:r>
          <m:limLow>
            <m:e>
              <m:limLow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p>
      <w:pPr>
        <w:pStyle w:val="FirstParagraph"/>
      </w:pPr>
      <w:del w:id="691" w:author="PR Preview" w:date="2026-01-01T00:00:00Z">
        <w:r>
          <w:rPr>
            <w:b/>
            <w:bCs/>
          </w:rPr>
          <w:delText xml:space="preserve">Definition 17 (Eigenvector)</w:delText>
        </w:r>
      </w:del>
      <w:del w:id="692" w:author="PR Preview" w:date="2026-01-01T00:00:00Z">
        <w:r>
          <w:delText xml:space="preserve"> </w:delText>
        </w:r>
      </w:del>
      <w:del w:id="693" w:author="PR Preview" w:date="2026-01-01T00:00:00Z">
        <w:r>
          <w:delText xml:space="preserve">In</w:delText>
        </w:r>
      </w:del>
      <w:del w:id="694" w:author="PR Preview" w:date="2026-01-01T00:00:00Z">
        <w:r>
          <w:delText xml:space="preserve"> </w:delText>
        </w:r>
      </w:del>
      <w:hyperlink w:anchor="def-eigenvalue">
        <w:del w:id="695" w:author="PR Preview" w:date="2026-01-01T00:00:00Z">
          <w:r>
            <w:rPr>
              <w:rStyle w:val="Hyperlink"/>
            </w:rPr>
            <w:delText xml:space="preserve">Definition 16</w:delText>
          </w:r>
        </w:del>
      </w:hyperlink>
      <w:del w:id="696" w:author="PR Preview" w:date="2026-01-01T00:00:00Z">
        <w:r>
          <w:delText xml:space="preserve">, any such</w:delText>
        </w:r>
      </w:del>
      <w:del w:id="697" w:author="PR Preview" w:date="2026-01-01T00:00:00Z">
        <w:r>
          <w:delText xml:space="preserve"> </w:delText>
        </w:r>
      </w:del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698" w:author="PR Preview" w:date="2026-01-01T00:00:00Z">
        <w:r>
          <w:delText xml:space="preserve"> </w:delText>
        </w:r>
      </w:del>
      <w:del w:id="699" w:author="PR Preview" w:date="2026-01-01T00:00:00Z">
        <w:r>
          <w:delText xml:space="preserve">is an</w:delText>
        </w:r>
      </w:del>
      <w:del w:id="700" w:author="PR Preview" w:date="2026-01-01T00:00:00Z">
        <w:r>
          <w:delText xml:space="preserve"> </w:delText>
        </w:r>
      </w:del>
      <w:del w:id="701" w:author="PR Preview" w:date="2026-01-01T00:00:00Z">
        <w:r>
          <w:rPr>
            <w:b/>
            <w:bCs/>
          </w:rPr>
          <w:delText xml:space="preserve">eigenvector</w:delText>
        </w:r>
      </w:del>
      <w:del w:id="702" w:author="PR Preview" w:date="2026-01-01T00:00:00Z">
        <w:r>
          <w:delText xml:space="preserve"> </w:delText>
        </w:r>
      </w:del>
      <w:del w:id="703" w:author="PR Preview" w:date="2026-01-01T00:00:00Z">
        <w:r>
          <w:delText xml:space="preserve">of</w:delText>
        </w:r>
      </w:del>
      <w:del w:id="704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</m:oMath>
      <w:del w:id="705" w:author="PR Preview" w:date="2026-01-01T00:00:00Z">
        <w:r>
          <w:delText xml:space="preserve"> </w:delText>
        </w:r>
      </w:del>
      <w:del w:id="706" w:author="PR Preview" w:date="2026-01-01T00:00:00Z">
        <w:r>
          <w:delText xml:space="preserve">for</w:delText>
        </w:r>
      </w:del>
      <w:del w:id="707" w:author="PR Preview" w:date="2026-01-01T00:00:00Z">
        <w:r>
          <w:delText xml:space="preserve"> </w:delText>
        </w:r>
      </w:del>
      <m:oMath>
        <m:r>
          <m:t>λ</m:t>
        </m:r>
      </m:oMath>
      <w:del w:id="708" w:author="PR Preview" w:date="2026-01-01T00:00:00Z">
        <w:r>
          <w:delText xml:space="preserve">.</w:delText>
        </w:r>
      </w:del>
    </w:p>
    <w:p>
      <w:pPr>
        <w:pStyle w:val="FirstParagraph"/>
      </w:pPr>
      <w:ins w:id="709" w:author="PR Preview" w:date="2026-01-01T00:00:00Z">
        <w:r>
          <w:rPr>
            <w:b/>
            <w:bCs/>
          </w:rPr>
          <w:t xml:space="preserve">Definition 16 (Eigenvalue)</w:t>
        </w:r>
      </w:ins>
      <w:ins w:id="710" w:author="PR Preview" w:date="2026-01-01T00:00:00Z">
        <w:r>
          <w:t xml:space="preserve"> </w:t>
        </w:r>
      </w:ins>
      <w:ins w:id="711" w:author="PR Preview" w:date="2026-01-01T00:00:00Z">
        <w:r>
          <w:t xml:space="preserve">Let</w:t>
        </w:r>
      </w:ins>
      <w:ins w:id="712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713" w:author="PR Preview" w:date="2026-01-01T00:00:00Z">
        <w:r>
          <w:t xml:space="preserve"> </w:t>
        </w:r>
      </w:ins>
      <w:ins w:id="714" w:author="PR Preview" w:date="2026-01-01T00:00:00Z">
        <w:r>
          <w:t xml:space="preserve">be a</w:t>
        </w:r>
      </w:ins>
      <w:ins w:id="715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×</m:t>
        </m:r>
        <m:r>
          <m:t>p</m:t>
        </m:r>
      </m:oMath>
      <w:ins w:id="716" w:author="PR Preview" w:date="2026-01-01T00:00:00Z">
        <w:r>
          <w:t xml:space="preserve"> </w:t>
        </w:r>
      </w:ins>
      <w:ins w:id="717" w:author="PR Preview" w:date="2026-01-01T00:00:00Z">
        <w:r>
          <w:t xml:space="preserve">matrix.</w:t>
        </w:r>
      </w:ins>
      <w:ins w:id="718" w:author="PR Preview" w:date="2026-01-01T00:00:00Z">
        <w:r>
          <w:t xml:space="preserve"> </w:t>
        </w:r>
      </w:ins>
      <w:ins w:id="719" w:author="PR Preview" w:date="2026-01-01T00:00:00Z">
        <w:r>
          <w:t xml:space="preserve">A real number</w:t>
        </w:r>
      </w:ins>
      <w:ins w:id="720" w:author="PR Preview" w:date="2026-01-01T00:00:00Z">
        <w:r>
          <w:t xml:space="preserve"> </w:t>
        </w:r>
      </w:ins>
      <m:oMath>
        <m:r>
          <m:t>λ</m:t>
        </m:r>
      </m:oMath>
      <w:ins w:id="721" w:author="PR Preview" w:date="2026-01-01T00:00:00Z">
        <w:r>
          <w:t xml:space="preserve"> </w:t>
        </w:r>
      </w:ins>
      <w:ins w:id="722" w:author="PR Preview" w:date="2026-01-01T00:00:00Z">
        <w:r>
          <w:t xml:space="preserve">is an</w:t>
        </w:r>
      </w:ins>
      <w:ins w:id="723" w:author="PR Preview" w:date="2026-01-01T00:00:00Z">
        <w:r>
          <w:t xml:space="preserve"> </w:t>
        </w:r>
      </w:ins>
      <w:ins w:id="724" w:author="PR Preview" w:date="2026-01-01T00:00:00Z">
        <w:r>
          <w:rPr>
            <w:b/>
            <w:bCs/>
          </w:rPr>
          <w:t xml:space="preserve">eigenvalue</w:t>
        </w:r>
      </w:ins>
      <w:ins w:id="725" w:author="PR Preview" w:date="2026-01-01T00:00:00Z">
        <w:r>
          <w:t xml:space="preserve"> </w:t>
        </w:r>
      </w:ins>
      <w:ins w:id="726" w:author="PR Preview" w:date="2026-01-01T00:00:00Z">
        <w:r>
          <w:t xml:space="preserve">of</w:t>
        </w:r>
      </w:ins>
      <w:ins w:id="727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728" w:author="PR Preview" w:date="2026-01-01T00:00:00Z">
        <w:r>
          <w:t xml:space="preserve"> </w:t>
        </w:r>
      </w:ins>
      <w:ins w:id="729" w:author="PR Preview" w:date="2026-01-01T00:00:00Z">
        <w:r>
          <w:t xml:space="preserve">if some real vector</w:t>
        </w:r>
      </w:ins>
      <w:ins w:id="730" w:author="PR Preview" w:date="2026-01-01T00:00:00Z">
        <w:r>
          <w:t xml:space="preserve"> </w:t>
        </w:r>
      </w:ins>
      <w:ins w:id="731" w:author="PR Preview" w:date="2026-01-01T00:00:00Z">
        <w:r>
          <w:t xml:space="preserve">$\mathord{\smash[b]{\underset{\raise.3ex\hbox{$\scriptstyle\sim$}}{v}}\vphantom{v}} \neq \mathord{\smash[b]{\underset{\raise.3ex\hbox{$\scriptstyle\sim$}}{0}}\vphantom{0}}$</w:t>
        </w:r>
      </w:ins>
      <w:ins w:id="732" w:author="PR Preview" w:date="2026-01-01T00:00:00Z">
        <w:r>
          <w:t xml:space="preserve"> </w:t>
        </w:r>
      </w:ins>
      <w:ins w:id="733" w:author="PR Preview" w:date="2026-01-01T00:00:00Z">
        <w:r>
          <w:t xml:space="preserve">of length</w:t>
        </w:r>
      </w:ins>
      <w:ins w:id="734" w:author="PR Preview" w:date="2026-01-01T00:00:00Z">
        <w:r>
          <w:t xml:space="preserve"> </w:t>
        </w:r>
      </w:ins>
      <m:oMath>
        <m:r>
          <m:t>p</m:t>
        </m:r>
      </m:oMath>
      <w:ins w:id="735" w:author="PR Preview" w:date="2026-01-01T00:00:00Z">
        <w:r>
          <w:t xml:space="preserve"> </w:t>
        </w:r>
      </w:ins>
      <w:ins w:id="736" w:author="PR Preview" w:date="2026-01-01T00:00:00Z">
        <w:r>
          <w:t xml:space="preserve">satisfies</w:t>
        </w:r>
      </w:ins>
    </w:p>
    <w:p>
      <w:pPr>
        <w:pStyle w:val="BodyText"/>
      </w:pPr>
      <w:ins w:id="737" w:author="PR Preview" w:date="2026-01-01T00:00:00Z">
        <w:r>
          <w:t xml:space="preserve">$$
    \underbrace{\mathbf{A}}_{p \times p}\,\underbrace{\mathord{\smash[b]{\underset{\raise.3ex\hbox{$\scriptstyle\sim$}}{v}}\vphantom{v}}}_{p \times 1}
    = \lambda\,\underbrace{\mathord{\smash[b]{\underset{\raise.3ex\hbox{$\scriptstyle\sim$}}{v}}\vphantom{v}}}_{p \times 1}
    $$</w:t>
        </w:r>
      </w:ins>
    </w:p>
    <w:bookmarkEnd w:id="84"/>
    <w:bookmarkStart w:id="85" w:name="def-eigenvector"/>
    <w:p>
      <w:pPr>
        <w:pStyle w:val="FirstParagraph"/>
      </w:pPr>
      <w:ins w:id="738" w:author="PR Preview" w:date="2026-01-01T00:00:00Z">
        <w:r>
          <w:rPr>
            <w:b/>
            <w:bCs/>
          </w:rPr>
          <w:t xml:space="preserve">Definition 17 (Eigenvector)</w:t>
        </w:r>
      </w:ins>
      <w:ins w:id="739" w:author="PR Preview" w:date="2026-01-01T00:00:00Z">
        <w:r>
          <w:t xml:space="preserve"> </w:t>
        </w:r>
      </w:ins>
      <w:ins w:id="740" w:author="PR Preview" w:date="2026-01-01T00:00:00Z">
        <w:r>
          <w:t xml:space="preserve">In</w:t>
        </w:r>
      </w:ins>
      <w:ins w:id="741" w:author="PR Preview" w:date="2026-01-01T00:00:00Z">
        <w:r>
          <w:t xml:space="preserve"> </w:t>
        </w:r>
      </w:ins>
      <w:hyperlink w:anchor="def-eigenvalue">
        <w:ins w:id="742" w:author="PR Preview" w:date="2026-01-01T00:00:00Z">
          <w:r>
            <w:rPr>
              <w:rStyle w:val="Hyperlink"/>
            </w:rPr>
            <w:t xml:space="preserve">Definition 16</w:t>
          </w:r>
        </w:ins>
      </w:hyperlink>
      <w:ins w:id="743" w:author="PR Preview" w:date="2026-01-01T00:00:00Z">
        <w:r>
          <w:t xml:space="preserve">, any such</w:t>
        </w:r>
      </w:ins>
      <w:ins w:id="744" w:author="PR Preview" w:date="2026-01-01T00:00:00Z">
        <w:r>
          <w:t xml:space="preserve"> </w:t>
        </w:r>
      </w:ins>
      <w:ins w:id="745" w:author="PR Preview" w:date="2026-01-01T00:00:00Z">
        <w:r>
          <w:t xml:space="preserve">$\mathord{\smash[b]{\underset{\raise.3ex\hbox{$\scriptstyle\sim$}}{v}}\vphantom{v}}$</w:t>
        </w:r>
      </w:ins>
      <w:ins w:id="746" w:author="PR Preview" w:date="2026-01-01T00:00:00Z">
        <w:r>
          <w:t xml:space="preserve"> </w:t>
        </w:r>
      </w:ins>
      <w:ins w:id="747" w:author="PR Preview" w:date="2026-01-01T00:00:00Z">
        <w:r>
          <w:t xml:space="preserve">is an</w:t>
        </w:r>
      </w:ins>
      <w:ins w:id="748" w:author="PR Preview" w:date="2026-01-01T00:00:00Z">
        <w:r>
          <w:t xml:space="preserve"> </w:t>
        </w:r>
      </w:ins>
      <w:ins w:id="749" w:author="PR Preview" w:date="2026-01-01T00:00:00Z">
        <w:r>
          <w:rPr>
            <w:b/>
            <w:bCs/>
          </w:rPr>
          <w:t xml:space="preserve">eigenvector</w:t>
        </w:r>
      </w:ins>
      <w:ins w:id="750" w:author="PR Preview" w:date="2026-01-01T00:00:00Z">
        <w:r>
          <w:t xml:space="preserve"> </w:t>
        </w:r>
      </w:ins>
      <w:ins w:id="751" w:author="PR Preview" w:date="2026-01-01T00:00:00Z">
        <w:r>
          <w:t xml:space="preserve">of</w:t>
        </w:r>
      </w:ins>
      <w:ins w:id="752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753" w:author="PR Preview" w:date="2026-01-01T00:00:00Z">
        <w:r>
          <w:t xml:space="preserve"> </w:t>
        </w:r>
      </w:ins>
      <w:ins w:id="754" w:author="PR Preview" w:date="2026-01-01T00:00:00Z">
        <w:r>
          <w:t xml:space="preserve">for</w:t>
        </w:r>
      </w:ins>
      <w:ins w:id="755" w:author="PR Preview" w:date="2026-01-01T00:00:00Z">
        <w:r>
          <w:t xml:space="preserve"> </w:t>
        </w:r>
      </w:ins>
      <m:oMath>
        <m:r>
          <m:t>λ</m:t>
        </m:r>
      </m:oMath>
      <w:ins w:id="756" w:author="PR Preview" w:date="2026-01-01T00:00:00Z">
        <w:r>
          <w:t xml:space="preserve">.</w:t>
        </w:r>
      </w:ins>
    </w:p>
    <w:bookmarkEnd w:id="85"/>
    <w:bookmarkStart w:id="86" w:name="exm-eigenvalue"/>
    <w:p>
      <w:pPr>
        <w:pStyle w:val="BodyText"/>
      </w:pPr>
      <w:r>
        <w:rPr>
          <w:b/>
          <w:bCs/>
        </w:rPr>
        <w:t xml:space="preserve">Example 22 (Eigenvectors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.</w:t>
      </w:r>
    </w:p>
    <w:p>
      <w:pPr>
        <w:pStyle w:val="BodyText"/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an eigenvector for the eigenvalue</w:t>
      </w:r>
      <w:r>
        <w:t xml:space="preserve"> </w:t>
      </w:r>
      <m:oMath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an eigenvector for the eigenvalue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6"/>
    <w:bookmarkStart w:id="87" w:name="rem-eigenvector-multiples"/>
    <w:p>
      <w:pPr>
        <w:pStyle w:val="FirstParagraph"/>
      </w:pPr>
      <w:del w:id="757" w:author="PR Preview" w:date="2026-01-01T00:00:00Z">
        <w:r>
          <w:rPr>
            <w:i/>
            <w:iCs/>
          </w:rPr>
          <w:delText xml:space="preserve">Remark 10</w:delText>
        </w:r>
      </w:del>
      <w:del w:id="758" w:author="PR Preview" w:date="2026-01-01T00:00:00Z">
        <w:r>
          <w:delText xml:space="preserve"> (Multiples of an eigenvector). </w:delText>
        </w:r>
      </w:del>
      <w:del w:id="759" w:author="PR Preview" w:date="2026-01-01T00:00:00Z">
        <w:r>
          <w:delText xml:space="preserve">Multiplying by</w:delText>
        </w:r>
      </w:del>
      <w:del w:id="760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</m:oMath>
      <w:del w:id="761" w:author="PR Preview" w:date="2026-01-01T00:00:00Z">
        <w:r>
          <w:delText xml:space="preserve"> </w:delText>
        </w:r>
      </w:del>
      <w:del w:id="762" w:author="PR Preview" w:date="2026-01-01T00:00:00Z">
        <w:r>
          <w:delText xml:space="preserve">rescales an eigenvector by</w:delText>
        </w:r>
      </w:del>
      <w:del w:id="763" w:author="PR Preview" w:date="2026-01-01T00:00:00Z">
        <w:r>
          <w:delText xml:space="preserve"> </w:delText>
        </w:r>
      </w:del>
      <m:oMath>
        <m:r>
          <m:t>λ</m:t>
        </m:r>
      </m:oMath>
      <w:del w:id="764" w:author="PR Preview" w:date="2026-01-01T00:00:00Z">
        <w:r>
          <w:delText xml:space="preserve"> </w:delText>
        </w:r>
      </w:del>
      <w:del w:id="765" w:author="PR Preview" w:date="2026-01-01T00:00:00Z">
        <w:r>
          <w:delText xml:space="preserve">and does not change the line it lies on.</w:delText>
        </w:r>
      </w:del>
      <w:del w:id="766" w:author="PR Preview" w:date="2026-01-01T00:00:00Z">
        <w:r>
          <w:delText xml:space="preserve"> </w:delText>
        </w:r>
      </w:del>
      <w:del w:id="767" w:author="PR Preview" w:date="2026-01-01T00:00:00Z">
        <w:r>
          <w:delText xml:space="preserve">Any nonzero multiple</w:delText>
        </w:r>
      </w:del>
      <w:del w:id="768" w:author="PR Preview" w:date="2026-01-01T00:00:00Z">
        <w:r>
          <w:delText xml:space="preserve"> </w:delText>
        </w:r>
      </w:del>
      <m:oMath>
        <m:r>
          <m:t>c</m:t>
        </m:r>
        <m:r>
          <m:t> 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769" w:author="PR Preview" w:date="2026-01-01T00:00:00Z">
        <w:r>
          <w:delText xml:space="preserve"> </w:delText>
        </w:r>
      </w:del>
      <w:del w:id="770" w:author="PR Preview" w:date="2026-01-01T00:00:00Z">
        <w:r>
          <w:delText xml:space="preserve">of an eigenvector</w:delText>
        </w:r>
      </w:del>
      <w:del w:id="771" w:author="PR Preview" w:date="2026-01-01T00:00:00Z">
        <w:r>
          <w:delText xml:space="preserve"> </w:delText>
        </w:r>
      </w:del>
      <w:del w:id="772" w:author="PR Preview" w:date="2026-01-01T00:00:00Z">
        <w:r>
          <w:delText xml:space="preserve">is also an eigenvector for the same</w:delText>
        </w:r>
      </w:del>
      <w:del w:id="773" w:author="PR Preview" w:date="2026-01-01T00:00:00Z">
        <w:r>
          <w:delText xml:space="preserve"> </w:delText>
        </w:r>
      </w:del>
      <m:oMath>
        <m:r>
          <m:t>λ</m:t>
        </m:r>
      </m:oMath>
      <w:del w:id="774" w:author="PR Preview" w:date="2026-01-01T00:00:00Z">
        <w:r>
          <w:delText xml:space="preserve">: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</m:t>
              </m:r>
              <m:r>
                <m:t>c</m:t>
              </m:r>
              <m:r>
                <m:rPr>
                  <m:nor/>
                  <m:sty m:val="p"/>
                </m:rPr>
                <m:t>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t>λ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 is an eigenvector for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</m:eqArr>
        </m:oMath>
      </m:oMathPara>
    </w:p>
    <w:p>
      <w:pPr>
        <w:pStyle w:val="FirstParagraph"/>
      </w:pPr>
      <w:ins w:id="775" w:author="PR Preview" w:date="2026-01-01T00:00:00Z">
        <w:r>
          <w:rPr>
            <w:i/>
            <w:iCs/>
          </w:rPr>
          <w:t xml:space="preserve">Remark 10</w:t>
        </w:r>
      </w:ins>
      <w:ins w:id="776" w:author="PR Preview" w:date="2026-01-01T00:00:00Z">
        <w:r>
          <w:t xml:space="preserve"> (Multiples of an eigenvector). </w:t>
        </w:r>
      </w:ins>
      <w:ins w:id="777" w:author="PR Preview" w:date="2026-01-01T00:00:00Z">
        <w:r>
          <w:t xml:space="preserve">Multiplying by</w:t>
        </w:r>
      </w:ins>
      <w:ins w:id="778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779" w:author="PR Preview" w:date="2026-01-01T00:00:00Z">
        <w:r>
          <w:t xml:space="preserve"> </w:t>
        </w:r>
      </w:ins>
      <w:ins w:id="780" w:author="PR Preview" w:date="2026-01-01T00:00:00Z">
        <w:r>
          <w:t xml:space="preserve">rescales an eigenvector by</w:t>
        </w:r>
      </w:ins>
      <w:ins w:id="781" w:author="PR Preview" w:date="2026-01-01T00:00:00Z">
        <w:r>
          <w:t xml:space="preserve"> </w:t>
        </w:r>
      </w:ins>
      <m:oMath>
        <m:r>
          <m:t>λ</m:t>
        </m:r>
      </m:oMath>
      <w:ins w:id="782" w:author="PR Preview" w:date="2026-01-01T00:00:00Z">
        <w:r>
          <w:t xml:space="preserve"> </w:t>
        </w:r>
      </w:ins>
      <w:ins w:id="783" w:author="PR Preview" w:date="2026-01-01T00:00:00Z">
        <w:r>
          <w:t xml:space="preserve">and does not change the line it lies on.</w:t>
        </w:r>
      </w:ins>
      <w:ins w:id="784" w:author="PR Preview" w:date="2026-01-01T00:00:00Z">
        <w:r>
          <w:t xml:space="preserve"> </w:t>
        </w:r>
      </w:ins>
      <w:ins w:id="785" w:author="PR Preview" w:date="2026-01-01T00:00:00Z">
        <w:r>
          <w:t xml:space="preserve">Any nonzero multiple</w:t>
        </w:r>
      </w:ins>
      <w:ins w:id="786" w:author="PR Preview" w:date="2026-01-01T00:00:00Z">
        <w:r>
          <w:t xml:space="preserve"> </w:t>
        </w:r>
      </w:ins>
      <w:ins w:id="787" w:author="PR Preview" w:date="2026-01-01T00:00:00Z">
        <w:r>
          <w:t xml:space="preserve">$c\,\mathord{\smash[b]{\underset{\raise.3ex\hbox{$\scriptstyle\sim$}}{v}}\vphantom{v}}$</w:t>
        </w:r>
      </w:ins>
      <w:ins w:id="788" w:author="PR Preview" w:date="2026-01-01T00:00:00Z">
        <w:r>
          <w:t xml:space="preserve"> </w:t>
        </w:r>
      </w:ins>
      <w:ins w:id="789" w:author="PR Preview" w:date="2026-01-01T00:00:00Z">
        <w:r>
          <w:t xml:space="preserve">of an eigenvector</w:t>
        </w:r>
      </w:ins>
      <w:ins w:id="790" w:author="PR Preview" w:date="2026-01-01T00:00:00Z">
        <w:r>
          <w:t xml:space="preserve"> </w:t>
        </w:r>
      </w:ins>
      <w:ins w:id="791" w:author="PR Preview" w:date="2026-01-01T00:00:00Z">
        <w:r>
          <w:t xml:space="preserve">is also an eigenvector for the same</w:t>
        </w:r>
      </w:ins>
      <w:ins w:id="792" w:author="PR Preview" w:date="2026-01-01T00:00:00Z">
        <w:r>
          <w:t xml:space="preserve"> </w:t>
        </w:r>
      </w:ins>
      <m:oMath>
        <m:r>
          <m:t>λ</m:t>
        </m:r>
      </m:oMath>
      <w:ins w:id="793" w:author="PR Preview" w:date="2026-01-01T00:00:00Z">
        <w:r>
          <w:t xml:space="preserve">:</w:t>
        </w:r>
      </w:ins>
    </w:p>
    <w:p>
      <w:pPr>
        <w:pStyle w:val="BodyText"/>
      </w:pPr>
      <w:ins w:id="794" w:author="PR Preview" w:date="2026-01-01T00:00:00Z">
        <w:r>
          <w:t xml:space="preserve">$$
    \begin{aligned}
    \mathbf{A}(c\,\mathord{\smash[b]{\underset{\raise.3ex\hbox{$\scriptstyle\sim$}}{v}}\vphantom{v}})
    &amp;= c\,\mathbf{A}\mathord{\smash[b]{\underset{\raise.3ex\hbox{$\scriptstyle\sim$}}{v}}\vphantom{v}}
    &amp;&amp; \text{(move the scalar } c \text{ to the front)}
    \\
    &amp;= c\,\lambda\mathord{\smash[b]{\underset{\raise.3ex\hbox{$\scriptstyle\sim$}}{v}}\vphantom{v}}
    &amp;&amp; \text{(} \mathord{\smash[b]{\underset{\raise.3ex\hbox{$\scriptstyle\sim$}}{v}}\vphantom{v}} \text{ is an eigenvector for } \lambda\text{)}
    \\
    &amp;= \lambda\,(c\,\mathord{\smash[b]{\underset{\raise.3ex\hbox{$\scriptstyle\sim$}}{v}}\vphantom{v}})
    &amp;&amp; \text{(multiplication of numbers is commutative)}
    \end{aligned}
    $$</w:t>
        </w:r>
      </w:ins>
    </w:p>
    <w:p>
      <w:pPr>
        <w:pStyle w:val="FirstParagraph"/>
      </w:pPr>
      <w:r>
        <w:t xml:space="preserve">For example, in</w:t>
      </w:r>
      <w:r>
        <w:t xml:space="preserve"> </w:t>
      </w:r>
      <w:hyperlink w:anchor="exm-eigenvalue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an eigenvector for the eigenvalue</w:t>
      </w:r>
      <w:r>
        <w:t xml:space="preserve"> </w:t>
      </w:r>
      <m:oMath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7"/>
    <w:bookmarkStart w:id="88" w:name="exm-not-eigenvector"/>
    <w:p>
      <w:pPr>
        <w:pStyle w:val="FirstParagraph"/>
      </w:pPr>
      <w:r>
        <w:rPr>
          <w:b/>
          <w:bCs/>
        </w:rPr>
        <w:t xml:space="preserve">Example 23 (A vector that is not an eigenvector)</w:t>
      </w:r>
      <w:r>
        <w:t xml:space="preserve"> </w:t>
      </w:r>
      <w:r>
        <w:t xml:space="preserve">For the same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an eigenvector: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no number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second entries would need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⋅</m:t>
        </m:r>
        <m:r>
          <m:t>0</m:t>
        </m:r>
      </m:oMath>
      <w:r>
        <w:t xml:space="preserve">.</w:t>
      </w:r>
    </w:p>
    <w:bookmarkEnd w:id="88"/>
    <w:bookmarkStart w:id="90" w:name="rem-real-eigenvalues"/>
    <w:p>
      <w:pPr>
        <w:pStyle w:val="BodyText"/>
      </w:pPr>
      <w:del w:id="795" w:author="PR Preview" w:date="2026-01-01T00:00:00Z">
        <w:r>
          <w:rPr>
            <w:i/>
            <w:iCs/>
          </w:rPr>
          <w:delText xml:space="preserve">Remark 11</w:delText>
        </w:r>
      </w:del>
      <w:del w:id="796" w:author="PR Preview" w:date="2026-01-01T00:00:00Z">
        <w:r>
          <w:delText xml:space="preserve"> (Real and complex eigenvalues). </w:delText>
        </w:r>
      </w:del>
      <w:del w:id="797" w:author="PR Preview" w:date="2026-01-01T00:00:00Z">
        <w:r>
          <w:delText xml:space="preserve">These notes take</w:delText>
        </w:r>
      </w:del>
      <w:del w:id="798" w:author="PR Preview" w:date="2026-01-01T00:00:00Z">
        <w:r>
          <w:delText xml:space="preserve"> </w:delText>
        </w:r>
      </w:del>
      <m:oMath>
        <m:r>
          <m:t>λ</m:t>
        </m:r>
      </m:oMath>
      <w:del w:id="799" w:author="PR Preview" w:date="2026-01-01T00:00:00Z">
        <w:r>
          <w:delText xml:space="preserve"> </w:delText>
        </w:r>
      </w:del>
      <w:del w:id="800" w:author="PR Preview" w:date="2026-01-01T00:00:00Z">
        <w:r>
          <w:delText xml:space="preserve">and</w:delText>
        </w:r>
      </w:del>
      <w:del w:id="801" w:author="PR Preview" w:date="2026-01-01T00:00:00Z">
        <w:r>
          <w:delText xml:space="preserve"> </w:delText>
        </w:r>
      </w:del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802" w:author="PR Preview" w:date="2026-01-01T00:00:00Z">
        <w:r>
          <w:delText xml:space="preserve"> </w:delText>
        </w:r>
      </w:del>
      <w:del w:id="803" w:author="PR Preview" w:date="2026-01-01T00:00:00Z">
        <w:r>
          <w:delText xml:space="preserve">to be real.</w:delText>
        </w:r>
      </w:del>
      <w:del w:id="804" w:author="PR Preview" w:date="2026-01-01T00:00:00Z">
        <w:r>
          <w:delText xml:space="preserve"> </w:delText>
        </w:r>
      </w:del>
      <w:del w:id="805" w:author="PR Preview" w:date="2026-01-01T00:00:00Z">
        <w:r>
          <w:delText xml:space="preserve">Banerjee and Roy (2014, chap. 11, Definition 11.1, pp. 312-313)</w:delText>
        </w:r>
      </w:del>
      <w:del w:id="806" w:author="PR Preview" w:date="2026-01-01T00:00:00Z">
        <w:r>
          <w:delText xml:space="preserve"> </w:delText>
        </w:r>
      </w:del>
      <w:del w:id="807" w:author="PR Preview" w:date="2026-01-01T00:00:00Z">
        <w:r>
          <w:delText xml:space="preserve">also allows</w:delText>
        </w:r>
      </w:del>
      <w:del w:id="808" w:author="PR Preview" w:date="2026-01-01T00:00:00Z">
        <w:r>
          <w:delText xml:space="preserve"> </w:delText>
        </w:r>
      </w:del>
      <w:hyperlink r:id="rId89">
        <w:del w:id="809" w:author="PR Preview" w:date="2026-01-01T00:00:00Z">
          <w:r>
            <w:rPr>
              <w:rStyle w:val="Hyperlink"/>
            </w:rPr>
            <w:delText xml:space="preserve">complex</w:delText>
          </w:r>
        </w:del>
      </w:hyperlink>
      <w:del w:id="810" w:author="PR Preview" w:date="2026-01-01T00:00:00Z">
        <w:r>
          <w:delText xml:space="preserve"> </w:delText>
        </w:r>
      </w:del>
      <w:del w:id="811" w:author="PR Preview" w:date="2026-01-01T00:00:00Z">
        <w:r>
          <w:delText xml:space="preserve">eigenvalues and eigenvectors,</w:delText>
        </w:r>
      </w:del>
      <w:del w:id="812" w:author="PR Preview" w:date="2026-01-01T00:00:00Z">
        <w:r>
          <w:delText xml:space="preserve"> </w:delText>
        </w:r>
      </w:del>
      <w:del w:id="813" w:author="PR Preview" w:date="2026-01-01T00:00:00Z">
        <w:r>
          <w:delText xml:space="preserve">because some real matrices, such as a rotation by</w:delText>
        </w:r>
      </w:del>
      <w:del w:id="814" w:author="PR Preview" w:date="2026-01-01T00:00:00Z">
        <w:r>
          <w:delText xml:space="preserve"> </w:delText>
        </w:r>
      </w:del>
      <m:oMath>
        <m:r>
          <m:t>90</m:t>
        </m:r>
      </m:oMath>
      <w:del w:id="815" w:author="PR Preview" w:date="2026-01-01T00:00:00Z">
        <w:r>
          <w:delText xml:space="preserve"> </w:delText>
        </w:r>
      </w:del>
      <w:del w:id="816" w:author="PR Preview" w:date="2026-01-01T00:00:00Z">
        <w:r>
          <w:delText xml:space="preserve">degrees,</w:delText>
        </w:r>
      </w:del>
      <w:del w:id="817" w:author="PR Preview" w:date="2026-01-01T00:00:00Z">
        <w:r>
          <w:delText xml:space="preserve"> </w:delText>
        </w:r>
      </w:del>
      <w:del w:id="818" w:author="PR Preview" w:date="2026-01-01T00:00:00Z">
        <w:r>
          <w:delText xml:space="preserve">have no real eigenvalues</w:delText>
        </w:r>
      </w:del>
      <w:del w:id="819" w:author="PR Preview" w:date="2026-01-01T00:00:00Z">
        <w:r>
          <w:delText xml:space="preserve"> </w:delText>
        </w:r>
      </w:del>
      <w:del w:id="820" w:author="PR Preview" w:date="2026-01-01T00:00:00Z">
        <w:r>
          <w:delText xml:space="preserve">(Banerjee and Roy 2014, chap. 11, Example 11.2, p. 312)</w:delText>
        </w:r>
      </w:del>
      <w:del w:id="821" w:author="PR Preview" w:date="2026-01-01T00:00:00Z">
        <w:r>
          <w:delText xml:space="preserve">.</w:delText>
        </w:r>
      </w:del>
    </w:p>
    <w:p>
      <w:pPr>
        <w:pStyle w:val="BodyText"/>
      </w:pPr>
      <w:del w:id="822" w:author="PR Preview" w:date="2026-01-01T00:00:00Z">
        <w:r>
          <w:delText xml:space="preserve">For example,</w:delText>
        </w:r>
      </w:del>
      <w:del w:id="823" w:author="PR Preview" w:date="2026-01-01T00:00:00Z">
        <w:r>
          <w:delText xml:space="preserve"> </w:delText>
        </w:r>
      </w:del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del w:id="824" w:author="PR Preview" w:date="2026-01-01T00:00:00Z">
        <w:r>
          <w:delText xml:space="preserve"> </w:delText>
        </w:r>
      </w:del>
      <w:del w:id="825" w:author="PR Preview" w:date="2026-01-01T00:00:00Z">
        <w:r>
          <w:delText xml:space="preserve">rotates each vector in the plane counterclockwise by</w:delText>
        </w:r>
      </w:del>
      <w:del w:id="826" w:author="PR Preview" w:date="2026-01-01T00:00:00Z">
        <w:r>
          <w:delText xml:space="preserve"> </w:delText>
        </w:r>
      </w:del>
      <m:oMath>
        <m:r>
          <m:t>90</m:t>
        </m:r>
      </m:oMath>
      <w:del w:id="827" w:author="PR Preview" w:date="2026-01-01T00:00:00Z">
        <w:r>
          <w:delText xml:space="preserve"> </w:delText>
        </w:r>
      </w:del>
      <w:del w:id="828" w:author="PR Preview" w:date="2026-01-01T00:00:00Z">
        <w:r>
          <w:delText xml:space="preserve">degrees:</w:delText>
        </w:r>
      </w:del>
      <w:del w:id="829" w:author="PR Preview" w:date="2026-01-01T00:00:00Z">
        <w:r>
          <w:delText xml:space="preserve"> </w:delText>
        </w:r>
      </w:del>
      <m:oMath>
        <m:r>
          <m:rPr>
            <m:sty m:val="bi"/>
          </m:rPr>
          <m:t>R</m:t>
        </m:r>
        <m:r>
          <m:t> 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del w:id="830" w:author="PR Preview" w:date="2026-01-01T00:00:00Z">
        <w:r>
          <w:delText xml:space="preserve">.</w:delText>
        </w:r>
      </w:del>
      <w:del w:id="831" w:author="PR Preview" w:date="2026-01-01T00:00:00Z">
        <w:r>
          <w:delText xml:space="preserve"> </w:delText>
        </w:r>
      </w:del>
      <w:del w:id="832" w:author="PR Preview" w:date="2026-01-01T00:00:00Z">
        <w:r>
          <w:delText xml:space="preserve">Suppose</w:delText>
        </w:r>
      </w:del>
      <w:del w:id="833" w:author="PR Preview" w:date="2026-01-01T00:00:00Z">
        <w:r>
          <w:delText xml:space="preserve"> </w:delText>
        </w:r>
      </w:del>
      <m:oMath>
        <m:r>
          <m:rPr>
            <m:sty m:val="bi"/>
          </m:rPr>
          <m:t>R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λ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834" w:author="PR Preview" w:date="2026-01-01T00:00:00Z">
        <w:r>
          <w:delText xml:space="preserve"> </w:delText>
        </w:r>
      </w:del>
      <w:del w:id="835" w:author="PR Preview" w:date="2026-01-01T00:00:00Z">
        <w:r>
          <w:delText xml:space="preserve">for a real number</w:delText>
        </w:r>
      </w:del>
      <w:del w:id="836" w:author="PR Preview" w:date="2026-01-01T00:00:00Z">
        <w:r>
          <w:delText xml:space="preserve"> </w:delText>
        </w:r>
      </w:del>
      <m:oMath>
        <m:r>
          <m:t>λ</m:t>
        </m:r>
      </m:oMath>
      <w:del w:id="837" w:author="PR Preview" w:date="2026-01-01T00:00:00Z">
        <w:r>
          <w:delText xml:space="preserve">.</w:delText>
        </w:r>
      </w:del>
      <w:del w:id="838" w:author="PR Preview" w:date="2026-01-01T00:00:00Z">
        <w:r>
          <w:delText xml:space="preserve"> </w:delText>
        </w:r>
      </w:del>
      <w:del w:id="839" w:author="PR Preview" w:date="2026-01-01T00:00:00Z">
        <w:r>
          <w:delText xml:space="preserve">Matching entries gives</w:delText>
        </w:r>
      </w:del>
      <w:del w:id="840" w:author="PR Preview" w:date="2026-01-01T00:00:00Z">
        <w:r>
          <w:delText xml:space="preserve"> </w:delText>
        </w:r>
      </w:del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del w:id="841" w:author="PR Preview" w:date="2026-01-01T00:00:00Z">
        <w:r>
          <w:delText xml:space="preserve"> </w:delText>
        </w:r>
      </w:del>
      <w:del w:id="842" w:author="PR Preview" w:date="2026-01-01T00:00:00Z">
        <w:r>
          <w:delText xml:space="preserve">and</w:delText>
        </w:r>
      </w:del>
      <w:del w:id="843" w:author="PR Preview" w:date="2026-01-01T00:00:00Z">
        <w:r>
          <w:delText xml:space="preserve"> </w:delText>
        </w:r>
      </w:del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del w:id="844" w:author="PR Preview" w:date="2026-01-01T00:00:00Z">
        <w:r>
          <w:delText xml:space="preserve">.</w:delText>
        </w:r>
      </w:del>
      <w:del w:id="845" w:author="PR Preview" w:date="2026-01-01T00:00:00Z">
        <w:r>
          <w:delText xml:space="preserve"> </w:delText>
        </w:r>
      </w:del>
      <w:del w:id="846" w:author="PR Preview" w:date="2026-01-01T00:00:00Z">
        <w:r>
          <w:delText xml:space="preserve">Substituting the second equation into the first gives</w:delText>
        </w:r>
      </w:del>
      <w:del w:id="847" w:author="PR Preview" w:date="2026-01-01T00:00:00Z">
        <w:r>
          <w:delText xml:space="preserve"> </w:delText>
        </w:r>
      </w:del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t>λ</m:t>
            </m:r>
          </m:e>
          <m:sup>
            <m:r>
              <m:t>2</m:t>
            </m:r>
          </m:sup>
        </m:sSup>
        <m:sSub>
          <m:e>
            <m:r>
              <m:t>v</m:t>
            </m:r>
          </m:e>
          <m:sub>
            <m:r>
              <m:t>2</m:t>
            </m:r>
          </m:sub>
        </m:sSub>
      </m:oMath>
      <w:del w:id="848" w:author="PR Preview" w:date="2026-01-01T00:00:00Z">
        <w:r>
          <w:delText xml:space="preserve">,</w:delText>
        </w:r>
      </w:del>
      <w:del w:id="849" w:author="PR Preview" w:date="2026-01-01T00:00:00Z">
        <w:r>
          <w:delText xml:space="preserve"> </w:delText>
        </w:r>
      </w:del>
      <w:del w:id="850" w:author="PR Preview" w:date="2026-01-01T00:00:00Z">
        <w:r>
          <w:delText xml:space="preserve">so</w:delText>
        </w:r>
      </w:del>
      <w:del w:id="851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del w:id="852" w:author="PR Preview" w:date="2026-01-01T00:00:00Z">
        <w:r>
          <w:delText xml:space="preserve">.</w:delText>
        </w:r>
      </w:del>
      <w:del w:id="853" w:author="PR Preview" w:date="2026-01-01T00:00:00Z">
        <w:r>
          <w:delText xml:space="preserve"> </w:delText>
        </w:r>
      </w:del>
      <w:del w:id="854" w:author="PR Preview" w:date="2026-01-01T00:00:00Z">
        <w:r>
          <w:delText xml:space="preserve">Since</w:delText>
        </w:r>
      </w:del>
      <w:del w:id="855" w:author="PR Preview" w:date="2026-01-01T00:00:00Z">
        <w:r>
          <w:delText xml:space="preserve"> </w:delText>
        </w:r>
      </w:del>
      <m:oMath>
        <m:r>
          <m:t>1</m:t>
        </m:r>
        <m:r>
          <m:rPr>
            <m:sty m:val="p"/>
          </m:rPr>
          <m:t>+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del w:id="856" w:author="PR Preview" w:date="2026-01-01T00:00:00Z">
        <w:r>
          <w:delText xml:space="preserve">,</w:delText>
        </w:r>
      </w:del>
      <w:del w:id="857" w:author="PR Preview" w:date="2026-01-01T00:00:00Z">
        <w:r>
          <w:delText xml:space="preserve"> </w:delText>
        </w:r>
      </w:del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del w:id="858" w:author="PR Preview" w:date="2026-01-01T00:00:00Z">
        <w:r>
          <w:delText xml:space="preserve">,</w:delText>
        </w:r>
      </w:del>
      <w:del w:id="859" w:author="PR Preview" w:date="2026-01-01T00:00:00Z">
        <w:r>
          <w:delText xml:space="preserve"> </w:delText>
        </w:r>
      </w:del>
      <w:del w:id="860" w:author="PR Preview" w:date="2026-01-01T00:00:00Z">
        <w:r>
          <w:delText xml:space="preserve">and then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del w:id="861" w:author="PR Preview" w:date="2026-01-01T00:00:00Z">
        <w:r>
          <w:delText xml:space="preserve">So the only solution is</w:delText>
        </w:r>
      </w:del>
      <w:del w:id="862" w:author="PR Preview" w:date="2026-01-01T00:00:00Z">
        <w:r>
          <w:delText xml:space="preserve"> </w:delText>
        </w:r>
      </w:del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863" w:author="PR Preview" w:date="2026-01-01T00:00:00Z">
        <w:r>
          <w:delText xml:space="preserve">,</w:delText>
        </w:r>
      </w:del>
      <w:del w:id="864" w:author="PR Preview" w:date="2026-01-01T00:00:00Z">
        <w:r>
          <w:delText xml:space="preserve"> </w:delText>
        </w:r>
      </w:del>
      <w:del w:id="865" w:author="PR Preview" w:date="2026-01-01T00:00:00Z">
        <w:r>
          <w:delText xml:space="preserve">and</w:delText>
        </w:r>
      </w:del>
      <w:del w:id="866" w:author="PR Preview" w:date="2026-01-01T00:00:00Z">
        <w:r>
          <w:delText xml:space="preserve"> </w:delText>
        </w:r>
      </w:del>
      <m:oMath>
        <m:r>
          <m:rPr>
            <m:sty m:val="bi"/>
          </m:rPr>
          <m:t>R</m:t>
        </m:r>
      </m:oMath>
      <w:del w:id="867" w:author="PR Preview" w:date="2026-01-01T00:00:00Z">
        <w:r>
          <w:delText xml:space="preserve"> </w:delText>
        </w:r>
      </w:del>
      <w:del w:id="868" w:author="PR Preview" w:date="2026-01-01T00:00:00Z">
        <w:r>
          <w:delText xml:space="preserve">has no real eigenvalue.</w:delText>
        </w:r>
      </w:del>
    </w:p>
    <w:p>
      <w:pPr>
        <w:pStyle w:val="BodyText"/>
      </w:pPr>
      <w:ins w:id="869" w:author="PR Preview" w:date="2026-01-01T00:00:00Z">
        <w:r>
          <w:rPr>
            <w:i/>
            <w:iCs/>
          </w:rPr>
          <w:t xml:space="preserve">Remark 11</w:t>
        </w:r>
      </w:ins>
      <w:ins w:id="870" w:author="PR Preview" w:date="2026-01-01T00:00:00Z">
        <w:r>
          <w:t xml:space="preserve"> (Real and complex eigenvalues). </w:t>
        </w:r>
      </w:ins>
      <w:ins w:id="871" w:author="PR Preview" w:date="2026-01-01T00:00:00Z">
        <w:r>
          <w:t xml:space="preserve">These notes take</w:t>
        </w:r>
      </w:ins>
      <w:ins w:id="872" w:author="PR Preview" w:date="2026-01-01T00:00:00Z">
        <w:r>
          <w:t xml:space="preserve"> </w:t>
        </w:r>
      </w:ins>
      <m:oMath>
        <m:r>
          <m:t>λ</m:t>
        </m:r>
      </m:oMath>
      <w:ins w:id="873" w:author="PR Preview" w:date="2026-01-01T00:00:00Z">
        <w:r>
          <w:t xml:space="preserve"> </w:t>
        </w:r>
      </w:ins>
      <w:ins w:id="874" w:author="PR Preview" w:date="2026-01-01T00:00:00Z">
        <w:r>
          <w:t xml:space="preserve">and</w:t>
        </w:r>
      </w:ins>
      <w:ins w:id="875" w:author="PR Preview" w:date="2026-01-01T00:00:00Z">
        <w:r>
          <w:t xml:space="preserve"> </w:t>
        </w:r>
      </w:ins>
      <w:ins w:id="876" w:author="PR Preview" w:date="2026-01-01T00:00:00Z">
        <w:r>
          <w:t xml:space="preserve">$\mathord{\smash[b]{\underset{\raise.3ex\hbox{$\scriptstyle\sim$}}{v}}\vphantom{v}}$</w:t>
        </w:r>
      </w:ins>
      <w:ins w:id="877" w:author="PR Preview" w:date="2026-01-01T00:00:00Z">
        <w:r>
          <w:t xml:space="preserve"> </w:t>
        </w:r>
      </w:ins>
      <w:ins w:id="878" w:author="PR Preview" w:date="2026-01-01T00:00:00Z">
        <w:r>
          <w:t xml:space="preserve">to be real.</w:t>
        </w:r>
      </w:ins>
      <w:ins w:id="879" w:author="PR Preview" w:date="2026-01-01T00:00:00Z">
        <w:r>
          <w:t xml:space="preserve"> </w:t>
        </w:r>
      </w:ins>
      <w:ins w:id="880" w:author="PR Preview" w:date="2026-01-01T00:00:00Z">
        <w:r>
          <w:t xml:space="preserve">Banerjee and Roy (2014, chap. 11, Definition 11.1, pp. 312-313)</w:t>
        </w:r>
      </w:ins>
      <w:ins w:id="881" w:author="PR Preview" w:date="2026-01-01T00:00:00Z">
        <w:r>
          <w:t xml:space="preserve"> </w:t>
        </w:r>
      </w:ins>
      <w:ins w:id="882" w:author="PR Preview" w:date="2026-01-01T00:00:00Z">
        <w:r>
          <w:t xml:space="preserve">also allows</w:t>
        </w:r>
      </w:ins>
      <w:ins w:id="883" w:author="PR Preview" w:date="2026-01-01T00:00:00Z">
        <w:r>
          <w:t xml:space="preserve"> </w:t>
        </w:r>
      </w:ins>
      <w:hyperlink r:id="rId89">
        <w:ins w:id="884" w:author="PR Preview" w:date="2026-01-01T00:00:00Z">
          <w:r>
            <w:rPr>
              <w:rStyle w:val="Hyperlink"/>
            </w:rPr>
            <w:t xml:space="preserve">complex</w:t>
          </w:r>
        </w:ins>
      </w:hyperlink>
      <w:ins w:id="885" w:author="PR Preview" w:date="2026-01-01T00:00:00Z">
        <w:r>
          <w:t xml:space="preserve"> </w:t>
        </w:r>
      </w:ins>
      <w:ins w:id="886" w:author="PR Preview" w:date="2026-01-01T00:00:00Z">
        <w:r>
          <w:t xml:space="preserve">eigenvalues and eigenvectors,</w:t>
        </w:r>
      </w:ins>
      <w:ins w:id="887" w:author="PR Preview" w:date="2026-01-01T00:00:00Z">
        <w:r>
          <w:t xml:space="preserve"> </w:t>
        </w:r>
      </w:ins>
      <w:ins w:id="888" w:author="PR Preview" w:date="2026-01-01T00:00:00Z">
        <w:r>
          <w:t xml:space="preserve">because some real matrices, such as a rotation by</w:t>
        </w:r>
      </w:ins>
      <w:ins w:id="889" w:author="PR Preview" w:date="2026-01-01T00:00:00Z">
        <w:r>
          <w:t xml:space="preserve"> </w:t>
        </w:r>
      </w:ins>
      <m:oMath>
        <m:r>
          <m:t>90</m:t>
        </m:r>
      </m:oMath>
      <w:ins w:id="890" w:author="PR Preview" w:date="2026-01-01T00:00:00Z">
        <w:r>
          <w:t xml:space="preserve"> </w:t>
        </w:r>
      </w:ins>
      <w:ins w:id="891" w:author="PR Preview" w:date="2026-01-01T00:00:00Z">
        <w:r>
          <w:t xml:space="preserve">degrees,</w:t>
        </w:r>
      </w:ins>
      <w:ins w:id="892" w:author="PR Preview" w:date="2026-01-01T00:00:00Z">
        <w:r>
          <w:t xml:space="preserve"> </w:t>
        </w:r>
      </w:ins>
      <w:ins w:id="893" w:author="PR Preview" w:date="2026-01-01T00:00:00Z">
        <w:r>
          <w:t xml:space="preserve">have no real eigenvalues</w:t>
        </w:r>
      </w:ins>
      <w:ins w:id="894" w:author="PR Preview" w:date="2026-01-01T00:00:00Z">
        <w:r>
          <w:t xml:space="preserve"> </w:t>
        </w:r>
      </w:ins>
      <w:ins w:id="895" w:author="PR Preview" w:date="2026-01-01T00:00:00Z">
        <w:r>
          <w:t xml:space="preserve">(Banerjee and Roy 2014, chap. 11, Example 11.2, p. 312)</w:t>
        </w:r>
      </w:ins>
      <w:ins w:id="896" w:author="PR Preview" w:date="2026-01-01T00:00:00Z">
        <w:r>
          <w:t xml:space="preserve">.</w:t>
        </w:r>
      </w:ins>
    </w:p>
    <w:p>
      <w:pPr>
        <w:pStyle w:val="BodyText"/>
      </w:pPr>
      <w:ins w:id="897" w:author="PR Preview" w:date="2026-01-01T00:00:00Z">
        <w:r>
          <w:t xml:space="preserve">For example,</w:t>
        </w:r>
      </w:ins>
      <w:ins w:id="898" w:author="PR Preview" w:date="2026-01-01T00:00:00Z">
        <w:r>
          <w:t xml:space="preserve"> </w:t>
        </w:r>
      </w:ins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ins w:id="899" w:author="PR Preview" w:date="2026-01-01T00:00:00Z">
        <w:r>
          <w:t xml:space="preserve"> </w:t>
        </w:r>
      </w:ins>
      <w:ins w:id="900" w:author="PR Preview" w:date="2026-01-01T00:00:00Z">
        <w:r>
          <w:t xml:space="preserve">rotates each vector in the plane counterclockwise by</w:t>
        </w:r>
      </w:ins>
      <w:ins w:id="901" w:author="PR Preview" w:date="2026-01-01T00:00:00Z">
        <w:r>
          <w:t xml:space="preserve"> </w:t>
        </w:r>
      </w:ins>
      <m:oMath>
        <m:r>
          <m:t>90</m:t>
        </m:r>
      </m:oMath>
      <w:ins w:id="902" w:author="PR Preview" w:date="2026-01-01T00:00:00Z">
        <w:r>
          <w:t xml:space="preserve"> </w:t>
        </w:r>
      </w:ins>
      <w:ins w:id="903" w:author="PR Preview" w:date="2026-01-01T00:00:00Z">
        <w:r>
          <w:t xml:space="preserve">degrees:</w:t>
        </w:r>
      </w:ins>
      <w:ins w:id="904" w:author="PR Preview" w:date="2026-01-01T00:00:00Z">
        <w:r>
          <w:t xml:space="preserve"> </w:t>
        </w:r>
      </w:ins>
      <m:oMath>
        <m:r>
          <m:rPr>
            <m:sty m:val="bi"/>
          </m:rPr>
          <m:t>R</m:t>
        </m:r>
        <m:r>
          <m:t> 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ins w:id="905" w:author="PR Preview" w:date="2026-01-01T00:00:00Z">
        <w:r>
          <w:t xml:space="preserve">.</w:t>
        </w:r>
      </w:ins>
      <w:ins w:id="906" w:author="PR Preview" w:date="2026-01-01T00:00:00Z">
        <w:r>
          <w:t xml:space="preserve"> </w:t>
        </w:r>
      </w:ins>
      <w:ins w:id="907" w:author="PR Preview" w:date="2026-01-01T00:00:00Z">
        <w:r>
          <w:t xml:space="preserve">Suppose</w:t>
        </w:r>
      </w:ins>
      <w:ins w:id="908" w:author="PR Preview" w:date="2026-01-01T00:00:00Z">
        <w:r>
          <w:t xml:space="preserve"> </w:t>
        </w:r>
      </w:ins>
      <w:ins w:id="909" w:author="PR Preview" w:date="2026-01-01T00:00:00Z">
        <w:r>
          <w:t xml:space="preserve">$\mathbf{R}\mathord{\smash[b]{\underset{\raise.3ex\hbox{$\scriptstyle\sim$}}{v}}\vphantom{v}} = \lambda\mathord{\smash[b]{\underset{\raise.3ex\hbox{$\scriptstyle\sim$}}{v}}\vphantom{v}}$</w:t>
        </w:r>
      </w:ins>
      <w:ins w:id="910" w:author="PR Preview" w:date="2026-01-01T00:00:00Z">
        <w:r>
          <w:t xml:space="preserve"> </w:t>
        </w:r>
      </w:ins>
      <w:ins w:id="911" w:author="PR Preview" w:date="2026-01-01T00:00:00Z">
        <w:r>
          <w:t xml:space="preserve">for a real number</w:t>
        </w:r>
      </w:ins>
      <w:ins w:id="912" w:author="PR Preview" w:date="2026-01-01T00:00:00Z">
        <w:r>
          <w:t xml:space="preserve"> </w:t>
        </w:r>
      </w:ins>
      <m:oMath>
        <m:r>
          <m:t>λ</m:t>
        </m:r>
      </m:oMath>
      <w:ins w:id="913" w:author="PR Preview" w:date="2026-01-01T00:00:00Z">
        <w:r>
          <w:t xml:space="preserve">.</w:t>
        </w:r>
      </w:ins>
      <w:ins w:id="914" w:author="PR Preview" w:date="2026-01-01T00:00:00Z">
        <w:r>
          <w:t xml:space="preserve"> </w:t>
        </w:r>
      </w:ins>
      <w:ins w:id="915" w:author="PR Preview" w:date="2026-01-01T00:00:00Z">
        <w:r>
          <w:t xml:space="preserve">Matching entries gives</w:t>
        </w:r>
      </w:ins>
      <w:ins w:id="916" w:author="PR Preview" w:date="2026-01-01T00:00:00Z">
        <w:r>
          <w:t xml:space="preserve"> </w:t>
        </w:r>
      </w:ins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ins w:id="917" w:author="PR Preview" w:date="2026-01-01T00:00:00Z">
        <w:r>
          <w:t xml:space="preserve"> </w:t>
        </w:r>
      </w:ins>
      <w:ins w:id="918" w:author="PR Preview" w:date="2026-01-01T00:00:00Z">
        <w:r>
          <w:t xml:space="preserve">and</w:t>
        </w:r>
      </w:ins>
      <w:ins w:id="919" w:author="PR Preview" w:date="2026-01-01T00:00:00Z">
        <w:r>
          <w:t xml:space="preserve"> </w:t>
        </w:r>
      </w:ins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ins w:id="920" w:author="PR Preview" w:date="2026-01-01T00:00:00Z">
        <w:r>
          <w:t xml:space="preserve">.</w:t>
        </w:r>
      </w:ins>
      <w:ins w:id="921" w:author="PR Preview" w:date="2026-01-01T00:00:00Z">
        <w:r>
          <w:t xml:space="preserve"> </w:t>
        </w:r>
      </w:ins>
      <w:ins w:id="922" w:author="PR Preview" w:date="2026-01-01T00:00:00Z">
        <w:r>
          <w:t xml:space="preserve">Substituting the second equation into the first gives</w:t>
        </w:r>
      </w:ins>
      <w:ins w:id="923" w:author="PR Preview" w:date="2026-01-01T00:00:00Z">
        <w:r>
          <w:t xml:space="preserve"> </w:t>
        </w:r>
      </w:ins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t>λ</m:t>
            </m:r>
          </m:e>
          <m:sup>
            <m:r>
              <m:t>2</m:t>
            </m:r>
          </m:sup>
        </m:sSup>
        <m:sSub>
          <m:e>
            <m:r>
              <m:t>v</m:t>
            </m:r>
          </m:e>
          <m:sub>
            <m:r>
              <m:t>2</m:t>
            </m:r>
          </m:sub>
        </m:sSub>
      </m:oMath>
      <w:ins w:id="924" w:author="PR Preview" w:date="2026-01-01T00:00:00Z">
        <w:r>
          <w:t xml:space="preserve">,</w:t>
        </w:r>
      </w:ins>
      <w:ins w:id="925" w:author="PR Preview" w:date="2026-01-01T00:00:00Z">
        <w:r>
          <w:t xml:space="preserve"> </w:t>
        </w:r>
      </w:ins>
      <w:ins w:id="926" w:author="PR Preview" w:date="2026-01-01T00:00:00Z">
        <w:r>
          <w:t xml:space="preserve">so</w:t>
        </w:r>
      </w:ins>
      <w:ins w:id="927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ins w:id="928" w:author="PR Preview" w:date="2026-01-01T00:00:00Z">
        <w:r>
          <w:t xml:space="preserve">.</w:t>
        </w:r>
      </w:ins>
      <w:ins w:id="929" w:author="PR Preview" w:date="2026-01-01T00:00:00Z">
        <w:r>
          <w:t xml:space="preserve"> </w:t>
        </w:r>
      </w:ins>
      <w:ins w:id="930" w:author="PR Preview" w:date="2026-01-01T00:00:00Z">
        <w:r>
          <w:t xml:space="preserve">Since</w:t>
        </w:r>
      </w:ins>
      <w:ins w:id="931" w:author="PR Preview" w:date="2026-01-01T00:00:00Z">
        <w:r>
          <w:t xml:space="preserve"> </w:t>
        </w:r>
      </w:ins>
      <m:oMath>
        <m:r>
          <m:t>1</m:t>
        </m:r>
        <m:r>
          <m:rPr>
            <m:sty m:val="p"/>
          </m:rPr>
          <m:t>+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ins w:id="932" w:author="PR Preview" w:date="2026-01-01T00:00:00Z">
        <w:r>
          <w:t xml:space="preserve">,</w:t>
        </w:r>
      </w:ins>
      <w:ins w:id="933" w:author="PR Preview" w:date="2026-01-01T00:00:00Z">
        <w:r>
          <w:t xml:space="preserve"> </w:t>
        </w:r>
      </w:ins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ins w:id="934" w:author="PR Preview" w:date="2026-01-01T00:00:00Z">
        <w:r>
          <w:t xml:space="preserve">,</w:t>
        </w:r>
      </w:ins>
      <w:ins w:id="935" w:author="PR Preview" w:date="2026-01-01T00:00:00Z">
        <w:r>
          <w:t xml:space="preserve"> </w:t>
        </w:r>
      </w:ins>
      <w:ins w:id="936" w:author="PR Preview" w:date="2026-01-01T00:00:00Z">
        <w:r>
          <w:t xml:space="preserve">and then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ins w:id="937" w:author="PR Preview" w:date="2026-01-01T00:00:00Z">
        <w:r>
          <w:t xml:space="preserve">So the only solution is</w:t>
        </w:r>
      </w:ins>
      <w:ins w:id="938" w:author="PR Preview" w:date="2026-01-01T00:00:00Z">
        <w:r>
          <w:t xml:space="preserve"> </w:t>
        </w:r>
      </w:ins>
      <w:ins w:id="939" w:author="PR Preview" w:date="2026-01-01T00:00:00Z">
        <w:r>
          <w:t xml:space="preserve">$\mathord{\smash[b]{\underset{\raise.3ex\hbox{$\scriptstyle\sim$}}{v}}\vphantom{v}} = \mathord{\smash[b]{\underset{\raise.3ex\hbox{$\scriptstyle\sim$}}{0}}\vphantom{0}}$</w:t>
        </w:r>
      </w:ins>
      <w:ins w:id="940" w:author="PR Preview" w:date="2026-01-01T00:00:00Z">
        <w:r>
          <w:t xml:space="preserve">,</w:t>
        </w:r>
      </w:ins>
      <w:ins w:id="941" w:author="PR Preview" w:date="2026-01-01T00:00:00Z">
        <w:r>
          <w:t xml:space="preserve"> </w:t>
        </w:r>
      </w:ins>
      <w:ins w:id="942" w:author="PR Preview" w:date="2026-01-01T00:00:00Z">
        <w:r>
          <w:t xml:space="preserve">and</w:t>
        </w:r>
      </w:ins>
      <w:ins w:id="943" w:author="PR Preview" w:date="2026-01-01T00:00:00Z">
        <w:r>
          <w:t xml:space="preserve"> </w:t>
        </w:r>
      </w:ins>
      <m:oMath>
        <m:r>
          <m:rPr>
            <m:sty m:val="bi"/>
          </m:rPr>
          <m:t>R</m:t>
        </m:r>
      </m:oMath>
      <w:ins w:id="944" w:author="PR Preview" w:date="2026-01-01T00:00:00Z">
        <w:r>
          <w:t xml:space="preserve"> </w:t>
        </w:r>
      </w:ins>
      <w:ins w:id="945" w:author="PR Preview" w:date="2026-01-01T00:00:00Z">
        <w:r>
          <w:t xml:space="preserve">has no real eigenvalue.</w:t>
        </w:r>
      </w:ins>
    </w:p>
    <w:bookmarkEnd w:id="9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9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14 of the</w:t>
            </w:r>
            <w:r>
              <w:t xml:space="preserve"> </w:t>
            </w:r>
            <w:hyperlink r:id="rId94">
              <w:r>
                <w:rPr>
                  <w:rStyle w:val="Hyperlink"/>
                  <w:i/>
                  <w:iCs/>
                </w:rPr>
                <w:t xml:space="preserve">Essence of linear algebra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shows the geometric meaning of eigenvectors and eigenvalues: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hyperlink r:id="rId95">
              <w:r>
                <w:rPr>
                  <w:rStyle w:val="Hyperlink"/>
                </w:rPr>
                <w:t xml:space="preserve">Eigenvectors and eigenvalues</w:t>
              </w:r>
            </w:hyperlink>
            <w:r>
              <w:t xml:space="preserve"> </w:t>
            </w:r>
            <w:r>
              <w:t xml:space="preserve">shows how certain vectors maintain their direction during a linear transformation and are merely stretched or squished by an eigenvalue factor (</w:t>
            </w:r>
            <w:hyperlink w:anchor="def-eigenvalue">
              <w:r>
                <w:rPr>
                  <w:rStyle w:val="Hyperlink"/>
                </w:rPr>
                <w:t xml:space="preserve">Definition 16</w:t>
              </w:r>
            </w:hyperlink>
            <w:r>
              <w:t xml:space="preserve">).</w:t>
            </w:r>
          </w:p>
          <w:p/>
        </w:tc>
      </w:tr>
    </w:tbl>
    <w:bookmarkStart w:id="96" w:name="thm-spectral"/>
    <w:p>
      <w:pPr>
        <w:pStyle w:val="FirstParagraph"/>
      </w:pPr>
      <w:r>
        <w:rPr>
          <w:b/>
          <w:bCs/>
        </w:rPr>
        <w:t xml:space="preserve">Theorem 11 (Spectral theorem for symmetric matrices)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with real entries,</w:t>
      </w:r>
      <w:r>
        <w:t xml:space="preserve"> </w:t>
      </w:r>
      <w:r>
        <w:t xml:space="preserve">then there are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(</w:t>
      </w:r>
      <w:hyperlink w:anchor="def-diagonal-matrix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with real diagonal entries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Q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"/>
                    </m:rPr>
                    <m:t>Λ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</m:oMath>
      </m:oMathPara>
    </w:p>
    <w:p>
      <w:pPr>
        <w:pStyle w:val="FirstParagraph"/>
      </w:pPr>
      <w:r>
        <w:t xml:space="preserve">Each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an eigenvalue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eigenvalue">
        <w:r>
          <w:rPr>
            <w:rStyle w:val="Hyperlink"/>
          </w:rPr>
          <w:t xml:space="preserve">Definition 16</w:t>
        </w:r>
      </w:hyperlink>
      <w:r>
        <w:t xml:space="preserve">),</w:t>
      </w:r>
      <w:r>
        <w:t xml:space="preserve"> </w:t>
      </w:r>
      <w:r>
        <w:t xml:space="preserve">and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96"/>
    <w:bookmarkStart w:id="98" w:name="rem-spectral-equivalent-form"/>
    <w:p>
      <w:pPr>
        <w:pStyle w:val="BodyText"/>
      </w:pPr>
      <w:r>
        <w:rPr>
          <w:i/>
          <w:iCs/>
        </w:rPr>
        <w:t xml:space="preserve">Remark 12</w:t>
      </w:r>
      <w:r>
        <w:t xml:space="preserve"> (An equivalent form of the spectral theorem). </w:t>
      </w:r>
      <w:r>
        <w:t xml:space="preserve">The proof, by</w:t>
      </w:r>
      <w:r>
        <w:t xml:space="preserve"> </w:t>
      </w:r>
      <w:hyperlink r:id="rId97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p</m:t>
        </m:r>
      </m:oMath>
      <w:r>
        <w:t xml:space="preserve">, is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Banerjee and Roy (2014, chap. 11, Theorem 11.27, p. 349)</w:t>
      </w:r>
      <w:r>
        <w:t xml:space="preserve">,</w:t>
      </w:r>
      <w:r>
        <w:t xml:space="preserve"> </w:t>
      </w:r>
      <w:r>
        <w:t xml:space="preserve">which states the result in the equivalent form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b"/>
          </m:rPr>
          <m:t>Λ</m:t>
        </m:r>
      </m:oMath>
      <w:r>
        <w:t xml:space="preserve">.</w:t>
      </w:r>
      <w:r>
        <w:t xml:space="preserve"> </w:t>
      </w:r>
      <w:r>
        <w:t xml:space="preserve">The two forms are equivalent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w:anchor="rem-orthogonal-matrix-columns">
        <w:r>
          <w:rPr>
            <w:rStyle w:val="Hyperlink"/>
          </w:rPr>
          <w:t xml:space="preserve">Remark 5</w:t>
        </w:r>
      </w:hyperlink>
      <w:r>
        <w:t xml:space="preserve">).</w:t>
      </w:r>
      <w:r>
        <w:t xml:space="preserve"> </w:t>
      </w:r>
      <w:r>
        <w:t xml:space="preserve">Multiplying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by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on the left and by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on the right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r>
                    <m:rPr>
                      <m:sty m:val="b"/>
                    </m:rPr>
                    <m:t>Λ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bi"/>
                </m:rPr>
                <m:t>Q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Q</m:t>
                  </m:r>
                </m:e>
              </m:d>
              <m:r>
                <m:t>​</m:t>
              </m:r>
              <m:r>
                <m:rPr>
                  <m:sty m:val="b"/>
                </m:rPr>
                <m:t>Λ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Q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"/>
                </m:rPr>
                <m:t>Λ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orthogonal)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p>
      <w:pPr>
        <w:pStyle w:val="FirstParagraph"/>
      </w:pPr>
      <w:r>
        <w:t xml:space="preserve">Multiplying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b"/>
          </m:rPr>
          <m:t>Λ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on the left and by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on the right</w:t>
      </w:r>
      <w:r>
        <w:t xml:space="preserve"> </w:t>
      </w:r>
      <w:r>
        <w:t xml:space="preserve">gives back the first form: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Q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bi"/>
                </m:rPr>
                <m:t>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p>
      <w:pPr>
        <w:pStyle w:val="FirstParagraph"/>
      </w:pPr>
      <w:r>
        <w:t xml:space="preserve">For example, 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symmetric, 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Q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 diagonal matrix with the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eigenvalue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on its diagonal.</w:t>
      </w:r>
    </w:p>
    <w:bookmarkEnd w:id="98"/>
    <w:bookmarkStart w:id="99" w:name="def-eigendecomposition"/>
    <w:p>
      <w:pPr>
        <w:pStyle w:val="BodyText"/>
      </w:pPr>
      <w:r>
        <w:rPr>
          <w:b/>
          <w:bCs/>
        </w:rPr>
        <w:t xml:space="preserve">Definition 18 (Eigendecomposition (spectral decomposition))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with real entries.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eigendecomposition</w:t>
      </w:r>
      <w:r>
        <w:t xml:space="preserve">, or</w:t>
      </w:r>
      <w:r>
        <w:t xml:space="preserve"> </w:t>
      </w:r>
      <w:r>
        <w:rPr>
          <w:b/>
          <w:bCs/>
        </w:rPr>
        <w:t xml:space="preserve">spectral decomposition</w:t>
      </w:r>
      <w:r>
        <w:t xml:space="preserve">,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factorization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r>
            <m:rPr>
              <m:sty m:val="bi"/>
            </m:rPr>
            <m:t>Q</m:t>
          </m:r>
          <m:r>
            <m:rPr>
              <m:sty m:val="b"/>
            </m:rPr>
            <m:t>Λ</m:t>
          </m:r>
          <m:sSup>
            <m:e>
              <m:r>
                <m:rPr>
                  <m:sty m:val="bi"/>
                </m:rPr>
                <m:t>Q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 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 (</w:t>
      </w:r>
      <w:hyperlink w:anchor="def-diagonal-matrix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99"/>
    <w:bookmarkStart w:id="101" w:name="exm-spectral"/>
    <w:p>
      <w:pPr>
        <w:pStyle w:val="BodyText"/>
      </w:pPr>
      <w:r>
        <w:rPr>
          <w:b/>
          <w:bCs/>
        </w:rPr>
        <w:t xml:space="preserve">Example 24 (An eigendecomposition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symmetric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eigenvalue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found the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They are orthogonal (</w:t>
      </w:r>
      <w:hyperlink r:id="rId100">
        <w:r>
          <w:rPr>
            <w:rStyle w:val="Hyperlink"/>
          </w:rPr>
          <w:t xml:space="preserve">Definition 15 in Vectors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Each has norm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1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1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(</w:t>
      </w:r>
      <w:hyperlink r:id="rId79">
        <w:r>
          <w:rPr>
            <w:rStyle w:val="Hyperlink"/>
          </w:rPr>
          <w:t xml:space="preserve">Definition 16 in Vectors</w:t>
        </w:r>
      </w:hyperlink>
      <w:r>
        <w:t xml:space="preserve">),</w:t>
      </w:r>
      <w:r>
        <w:t xml:space="preserve"> </w:t>
      </w:r>
      <w:r>
        <w:t xml:space="preserve">so dividing each by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gives two orthonormal eigenvectors</w:t>
      </w:r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19 in Vectors</w:t>
        </w:r>
      </w:hyperlink>
      <w:r>
        <w:t xml:space="preserve">).</w:t>
      </w:r>
      <w:r>
        <w:t xml:space="preserve"> </w:t>
      </w:r>
      <w:r>
        <w:t xml:space="preserve">Put them in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and the matching eigenvalues 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Q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"/>
            </m:rPr>
            <m:t>Λ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This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symmetric, 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Q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01"/>
    <w:bookmarkStart w:id="102" w:name="rem-eigendecomposition-not-unique"/>
    <w:p>
      <w:pPr>
        <w:pStyle w:val="BodyText"/>
      </w:pPr>
      <w:r>
        <w:rPr>
          <w:i/>
          <w:iCs/>
        </w:rPr>
        <w:t xml:space="preserve">Remark 13</w:t>
      </w:r>
      <w:r>
        <w:t xml:space="preserve"> (An eigendecomposition is not unique). </w:t>
      </w:r>
      <w:r>
        <w:t xml:space="preserve">A symmetric matrix can have more than one eigendecomposition.</w:t>
      </w:r>
      <w:r>
        <w:t xml:space="preserve"> </w:t>
      </w:r>
      <w:r>
        <w:t xml:space="preserve">Reordering the eigenvalues 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,</w:t>
      </w:r>
      <w:r>
        <w:t xml:space="preserve"> </w:t>
      </w:r>
      <w:r>
        <w:t xml:space="preserve">and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with them, gives another one,</w:t>
      </w:r>
      <w:r>
        <w:t xml:space="preserve"> </w:t>
      </w:r>
      <w:r>
        <w:t xml:space="preserve">and so does multiplying a column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For example, take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spectral">
        <w:r>
          <w:rPr>
            <w:rStyle w:val="Hyperlink"/>
          </w:rPr>
          <w:t xml:space="preserve">Example 24</w:t>
        </w:r>
      </w:hyperlink>
      <w:r>
        <w:t xml:space="preserve">.</w:t>
      </w:r>
      <w:r>
        <w:t xml:space="preserve"> </w:t>
      </w:r>
      <w:r>
        <w:t xml:space="preserve">Swapping the two eigenvalues and the two columns 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Q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sSub>
            <m:e>
              <m:r>
                <m:rPr>
                  <m:sty m:val="b"/>
                </m:rPr>
                <m:t>Λ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and multiplying the second column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Q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sSub>
                <m:e>
                  <m:r>
                    <m:rPr>
                      <m:sty m:val="b"/>
                    </m:rPr>
                    <m:t>Λ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Λ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The columns of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 reordered or multiplied 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still orthonormal,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orthogonal.</w:t>
      </w:r>
      <w:r>
        <w:t xml:space="preserve"> </w:t>
      </w:r>
      <w:r>
        <w:t xml:space="preserve">Both products give back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Q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rPr>
                      <m:sty m:val="b"/>
                    </m:rPr>
                    <m:t>Λ</m:t>
                  </m:r>
                </m:e>
                <m:sub>
                  <m:r>
                    <m:t>1</m:t>
                  </m:r>
                </m:sub>
              </m:sSub>
              <m:sSup>
                <m:e>
                  <m:sSub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2</m:t>
                              </m:r>
                            </m:e>
                          </m:rad>
                        </m:den>
                      </m:f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Q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rPr>
                      <m:sty m:val="b"/>
                    </m:rPr>
                    <m:t>Λ</m:t>
                  </m:r>
                </m:e>
                <m:sub>
                  <m:r>
                    <m:t>2</m:t>
                  </m:r>
                </m:sub>
              </m:sSub>
              <m:sSup>
                <m:e>
                  <m:sSub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2</m:t>
                              </m:r>
                            </m:e>
                          </m:rad>
                        </m:den>
                      </m:f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102"/>
    <w:bookmarkStart w:id="104" w:name="thm-svd"/>
    <w:p>
      <w:pPr>
        <w:pStyle w:val="FirstParagraph"/>
      </w:pPr>
      <w:r>
        <w:rPr>
          <w:b/>
          <w:bCs/>
        </w:rPr>
        <w:t xml:space="preserve">Theorem 12 (Singular value decomposition)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 real entries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</m:oMath>
      <w:r>
        <w:t xml:space="preserve"> </w:t>
      </w:r>
      <w:r>
        <w:t xml:space="preserve">(</w:t>
      </w:r>
      <w:hyperlink r:id="rId103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  <w:r>
        <w:t xml:space="preserve"> </w:t>
      </w:r>
      <w:r>
        <w:t xml:space="preserve">Then there are</w:t>
      </w:r>
      <w:r>
        <w:t xml:space="preserve"> </w:t>
      </w: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orthogonal matrix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sSub>
          <m:e>
            <m:r>
              <m:t>σ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σ</m:t>
            </m:r>
          </m:e>
          <m:sub>
            <m:r>
              <m:t>r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U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D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has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σ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r</m:t>
        </m:r>
      </m:oMath>
      <w:r>
        <w:t xml:space="preserve"> </w:t>
      </w:r>
      <w:r>
        <w:t xml:space="preserve">and every other entry</w:t>
      </w:r>
      <w:r>
        <w:t xml:space="preserve"> </w:t>
      </w:r>
      <m:oMath>
        <m:r>
          <m:t>0</m:t>
        </m:r>
      </m:oMath>
      <w:r>
        <w:t xml:space="preserve">.</w:t>
      </w:r>
    </w:p>
    <w:bookmarkEnd w:id="104"/>
    <w:bookmarkStart w:id="105" w:name="rem-svd-any-matrix"/>
    <w:p>
      <w:pPr>
        <w:pStyle w:val="BodyText"/>
      </w:pPr>
      <w:r>
        <w:rPr>
          <w:i/>
          <w:iCs/>
        </w:rPr>
        <w:t xml:space="preserve">Remark 14</w:t>
      </w:r>
      <w:r>
        <w:t xml:space="preserve"> (The SVD applies to every real matrix). </w:t>
      </w:r>
      <w:r>
        <w:t xml:space="preserve">The proof is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Banerjee and Roy (2014, chap. 12, Theorem 12.1, p. 373)</w:t>
      </w:r>
      <w:r>
        <w:t xml:space="preserve">.</w:t>
      </w:r>
      <w:r>
        <w:t xml:space="preserve"> </w:t>
      </w:r>
      <w:r>
        <w:t xml:space="preserve">Unlike the spectral theorem (</w:t>
      </w:r>
      <w:hyperlink w:anchor="thm-spectral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w:hyperlink w:anchor="thm-svd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applies to every real matrix,</w:t>
      </w:r>
      <w:r>
        <w:t xml:space="preserve"> </w:t>
      </w:r>
      <w:r>
        <w:t xml:space="preserve">including one that is not square or not symmetric.</w:t>
      </w:r>
    </w:p>
    <w:p>
      <w:pPr>
        <w:pStyle w:val="BodyText"/>
      </w:pPr>
      <w:r>
        <w:t xml:space="preserve">For example,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not square, so</w:t>
      </w:r>
      <w:r>
        <w:t xml:space="preserve"> </w:t>
      </w:r>
      <w:hyperlink w:anchor="thm-spectral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does not apply to it.</w:t>
      </w:r>
      <w:r>
        <w:t xml:space="preserve"> </w:t>
      </w:r>
      <w:r>
        <w:t xml:space="preserve">It has rank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w:hyperlink w:anchor="thm-svd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holds with</w:t>
      </w:r>
      <w:r>
        <w:t xml:space="preserve"> </w:t>
      </w:r>
      <m:oMath>
        <m:r>
          <m:rPr>
            <m:sty m:val="bi"/>
          </m:rPr>
          <m:t>U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the orthogonal 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from</w:t>
      </w:r>
      <w:r>
        <w:t xml:space="preserve"> </w:t>
      </w:r>
      <w:hyperlink w:anchor="exm-spectral">
        <w:r>
          <w:rPr>
            <w:rStyle w:val="Hyperlink"/>
          </w:rPr>
          <w:t xml:space="preserve">Example 24</w:t>
        </w:r>
      </w:hyperlink>
      <w:r>
        <w:t xml:space="preserve">,</w:t>
      </w:r>
      <w:r>
        <w:t xml:space="preserve"> </w:t>
      </w:r>
      <w:r>
        <w:t xml:space="preserve">which is symmetric, so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V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the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identity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bi"/>
          </m:rPr>
          <m:t>U</m:t>
        </m:r>
      </m:oMath>
      <w:r>
        <w:t xml:space="preserve"> </w:t>
      </w:r>
      <w:r>
        <w:t xml:space="preserve">is orthogonal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the single singular value is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.</w:t>
      </w:r>
    </w:p>
    <w:bookmarkEnd w:id="105"/>
    <w:bookmarkStart w:id="106" w:name="def-svd"/>
    <w:p>
      <w:pPr>
        <w:pStyle w:val="BodyText"/>
      </w:pPr>
      <w:r>
        <w:rPr>
          <w:b/>
          <w:bCs/>
        </w:rPr>
        <w:t xml:space="preserve">Definition 19 (Singular value decomposition)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 real entries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singular value decomposition</w:t>
      </w:r>
      <w:r>
        <w:t xml:space="preserve"> </w:t>
      </w:r>
      <w:r>
        <w:t xml:space="preserve">(SVD)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factorization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U</m:t>
        </m:r>
        <m:r>
          <m:rPr>
            <m:sty m:val="bi"/>
          </m:rPr>
          <m:t>D</m:t>
        </m:r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as in</w:t>
      </w:r>
      <w:r>
        <w:t xml:space="preserve"> </w:t>
      </w:r>
      <w:hyperlink w:anchor="thm-svd">
        <w:r>
          <w:rPr>
            <w:rStyle w:val="Hyperlink"/>
          </w:rPr>
          <w:t xml:space="preserve">Theorem 12</w:t>
        </w:r>
      </w:hyperlink>
      <w:r>
        <w:t xml:space="preserve">.</w:t>
      </w:r>
    </w:p>
    <w:bookmarkEnd w:id="106"/>
    <w:bookmarkStart w:id="107" w:name="def-singular-values"/>
    <w:p>
      <w:pPr>
        <w:pStyle w:val="BodyText"/>
      </w:pPr>
      <w:r>
        <w:rPr>
          <w:b/>
          <w:bCs/>
        </w:rPr>
        <w:t xml:space="preserve">Definition 20 (Singular values)</w:t>
      </w:r>
      <w:r>
        <w:t xml:space="preserve"> </w:t>
      </w:r>
      <w:r>
        <w:t xml:space="preserve">The numbers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σ</m:t>
            </m:r>
          </m:e>
          <m:sub>
            <m:r>
              <m:t>r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on the diagonal 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in a singular value decomposition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svd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singular values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07"/>
    <w:bookmarkStart w:id="108" w:name="exm-svd"/>
    <w:p>
      <w:pPr>
        <w:pStyle w:val="BodyText"/>
      </w:pPr>
      <w:r>
        <w:rPr>
          <w:b/>
          <w:bCs/>
        </w:rPr>
        <w:t xml:space="preserve">Example 25 (An SVD of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U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</m:m>
            </m:e>
          </m:d>
          <m:r>
            <m:t>  </m:t>
          </m:r>
          <m:r>
            <m:rPr>
              <m:sty m:val="bi"/>
            </m:rPr>
            <m:t>D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</m:e>
                    </m:rad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m:oMath>
        <m:r>
          <m:rPr>
            <m:sty m:val="bi"/>
          </m:rPr>
          <m:t>V</m:t>
        </m:r>
      </m:oMath>
      <w:del w:id="946" w:author="PR Preview" w:date="2026-01-01T00:00:00Z">
        <w:r>
          <w:delText xml:space="preserve"> </w:delText>
        </w:r>
      </w:del>
      <w:del w:id="947" w:author="PR Preview" w:date="2026-01-01T00:00:00Z">
        <w:r>
          <w:delText xml:space="preserve">is the orthogonal matrix</w:delText>
        </w:r>
      </w:del>
      <w:del w:id="948" w:author="PR Preview" w:date="2026-01-01T00:00:00Z">
        <w:r>
          <w:delText xml:space="preserve"> </w:delText>
        </w:r>
      </w:del>
      <m:oMath>
        <m:r>
          <m:rPr>
            <m:sty m:val="bi"/>
          </m:rPr>
          <m:t>Q</m:t>
        </m:r>
      </m:oMath>
      <w:del w:id="949" w:author="PR Preview" w:date="2026-01-01T00:00:00Z">
        <w:r>
          <w:delText xml:space="preserve"> </w:delText>
        </w:r>
      </w:del>
      <w:del w:id="950" w:author="PR Preview" w:date="2026-01-01T00:00:00Z">
        <w:r>
          <w:delText xml:space="preserve">from</w:delText>
        </w:r>
      </w:del>
      <w:del w:id="951" w:author="PR Preview" w:date="2026-01-01T00:00:00Z">
        <w:r>
          <w:delText xml:space="preserve"> </w:delText>
        </w:r>
      </w:del>
      <w:hyperlink w:anchor="exm-spectral">
        <w:del w:id="952" w:author="PR Preview" w:date="2026-01-01T00:00:00Z">
          <w:r>
            <w:rPr>
              <w:rStyle w:val="Hyperlink"/>
            </w:rPr>
            <w:delText xml:space="preserve">Example 24</w:delText>
          </w:r>
        </w:del>
      </w:hyperlink>
      <w:del w:id="953" w:author="PR Preview" w:date="2026-01-01T00:00:00Z">
        <w:r>
          <w:delText xml:space="preserve">.</w:delText>
        </w:r>
      </w:del>
      <w:del w:id="954" w:author="PR Preview" w:date="2026-01-01T00:00:00Z">
        <w:r>
          <w:delText xml:space="preserve"> </w:delText>
        </w:r>
      </w:del>
      <m:oMath>
        <m:r>
          <m:rPr>
            <m:sty m:val="bi"/>
          </m:rPr>
          <m:t>U</m:t>
        </m:r>
      </m:oMath>
      <w:del w:id="955" w:author="PR Preview" w:date="2026-01-01T00:00:00Z">
        <w:r>
          <w:delText xml:space="preserve"> </w:delText>
        </w:r>
      </w:del>
      <w:del w:id="956" w:author="PR Preview" w:date="2026-01-01T00:00:00Z">
        <w:r>
          <w:delText xml:space="preserve">is orthogonal too.</w:delText>
        </w:r>
      </w:del>
      <w:del w:id="957" w:author="PR Preview" w:date="2026-01-01T00:00:00Z">
        <w:r>
          <w:delText xml:space="preserve"> </w:delText>
        </w:r>
      </w:del>
      <w:del w:id="958" w:author="PR Preview" w:date="2026-01-01T00:00:00Z">
        <w:r>
          <w:delText xml:space="preserve">Entry</w:delText>
        </w:r>
      </w:del>
      <w:del w:id="959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del w:id="960" w:author="PR Preview" w:date="2026-01-01T00:00:00Z">
        <w:r>
          <w:delText xml:space="preserve"> </w:delText>
        </w:r>
      </w:del>
      <w:del w:id="961" w:author="PR Preview" w:date="2026-01-01T00:00:00Z">
        <w:r>
          <w:delText xml:space="preserve">of</w:delText>
        </w:r>
      </w:del>
      <w:del w:id="962" w:author="PR Preview" w:date="2026-01-01T00:00:00Z">
        <w:r>
          <w:delText xml:space="preserve"> </w:delText>
        </w:r>
      </w:del>
      <m:oMath>
        <m:sSup>
          <m:e>
            <m:r>
              <m:rPr>
                <m:sty m:val="bi"/>
              </m:rPr>
              <m:t>U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U</m:t>
        </m:r>
      </m:oMath>
      <w:del w:id="963" w:author="PR Preview" w:date="2026-01-01T00:00:00Z">
        <w:r>
          <w:delText xml:space="preserve"> </w:delText>
        </w:r>
      </w:del>
      <w:del w:id="964" w:author="PR Preview" w:date="2026-01-01T00:00:00Z">
        <w:r>
          <w:delText xml:space="preserve">is the dot product of columns</w:delText>
        </w:r>
      </w:del>
      <w:del w:id="965" w:author="PR Preview" w:date="2026-01-01T00:00:00Z">
        <w:r>
          <w:delText xml:space="preserve"> </w:delText>
        </w:r>
      </w:del>
      <m:oMath>
        <m:r>
          <m:t>i</m:t>
        </m:r>
      </m:oMath>
      <w:del w:id="966" w:author="PR Preview" w:date="2026-01-01T00:00:00Z">
        <w:r>
          <w:delText xml:space="preserve"> </w:delText>
        </w:r>
      </w:del>
      <w:del w:id="967" w:author="PR Preview" w:date="2026-01-01T00:00:00Z">
        <w:r>
          <w:delText xml:space="preserve">and</w:delText>
        </w:r>
      </w:del>
      <w:del w:id="968" w:author="PR Preview" w:date="2026-01-01T00:00:00Z">
        <w:r>
          <w:delText xml:space="preserve"> </w:delText>
        </w:r>
      </w:del>
      <m:oMath>
        <m:r>
          <m:t>j</m:t>
        </m:r>
      </m:oMath>
      <w:del w:id="969" w:author="PR Preview" w:date="2026-01-01T00:00:00Z">
        <w:r>
          <w:delText xml:space="preserve"> </w:delText>
        </w:r>
      </w:del>
      <w:del w:id="970" w:author="PR Preview" w:date="2026-01-01T00:00:00Z">
        <w:r>
          <w:delText xml:space="preserve">of</w:delText>
        </w:r>
      </w:del>
      <w:del w:id="971" w:author="PR Preview" w:date="2026-01-01T00:00:00Z">
        <w:r>
          <w:delText xml:space="preserve"> </w:delText>
        </w:r>
      </w:del>
      <m:oMath>
        <m:r>
          <m:rPr>
            <m:sty m:val="bi"/>
          </m:rPr>
          <m:t>U</m:t>
        </m:r>
      </m:oMath>
      <w:del w:id="972" w:author="PR Preview" w:date="2026-01-01T00:00:00Z">
        <w:r>
          <w:delText xml:space="preserve">,</w:delText>
        </w:r>
      </w:del>
      <w:del w:id="973" w:author="PR Preview" w:date="2026-01-01T00:00:00Z">
        <w:r>
          <w:delText xml:space="preserve"> </w:delText>
        </w:r>
      </w:del>
      <w:del w:id="974" w:author="PR Preview" w:date="2026-01-01T00:00:00Z">
        <w:r>
          <w:delText xml:space="preserve">and those columns are</w:delText>
        </w:r>
      </w:del>
      <w:del w:id="975" w:author="PR Preview" w:date="2026-01-01T00:00:00Z">
        <w:r>
          <w:delText xml:space="preserve"> </w:delText>
        </w:r>
      </w:del>
      <m:oMath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)</m:t>
        </m:r>
      </m:oMath>
      <w:del w:id="976" w:author="PR Preview" w:date="2026-01-01T00:00:00Z">
        <w:r>
          <w:delText xml:space="preserve">,</w:delText>
        </w:r>
      </w:del>
      <w:del w:id="977" w:author="PR Preview" w:date="2026-01-01T00:00:00Z">
        <w:r>
          <w:delText xml:space="preserve"> </w:delText>
        </w:r>
      </w:del>
      <m:oMath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del w:id="978" w:author="PR Preview" w:date="2026-01-01T00:00:00Z">
        <w:r>
          <w:delText xml:space="preserve"> </w:delText>
        </w:r>
      </w:del>
      <w:del w:id="979" w:author="PR Preview" w:date="2026-01-01T00:00:00Z">
        <w:r>
          <w:delText xml:space="preserve">and</w:delText>
        </w:r>
      </w:del>
      <w:del w:id="980" w:author="PR Preview" w:date="2026-01-01T00:00:00Z">
        <w:r>
          <w:delText xml:space="preserve"> </w:delText>
        </w:r>
      </w:del>
      <m:oMath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)</m:t>
        </m:r>
      </m:oMath>
      <w:del w:id="981" w:author="PR Preview" w:date="2026-01-01T00:00:00Z">
        <w:r>
          <w:delText xml:space="preserve">: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>
        <m:r>
          <m:rPr>
            <m:sty m:val="bi"/>
          </m:rPr>
          <m:t>V</m:t>
        </m:r>
      </m:oMath>
      <w:ins w:id="982" w:author="PR Preview" w:date="2026-01-01T00:00:00Z">
        <w:r>
          <w:t xml:space="preserve"> </w:t>
        </w:r>
      </w:ins>
      <w:ins w:id="983" w:author="PR Preview" w:date="2026-01-01T00:00:00Z">
        <w:r>
          <w:t xml:space="preserve">is the orthogonal matrix</w:t>
        </w:r>
      </w:ins>
      <w:ins w:id="984" w:author="PR Preview" w:date="2026-01-01T00:00:00Z">
        <w:r>
          <w:t xml:space="preserve"> </w:t>
        </w:r>
      </w:ins>
      <m:oMath>
        <m:r>
          <m:rPr>
            <m:sty m:val="bi"/>
          </m:rPr>
          <m:t>Q</m:t>
        </m:r>
      </m:oMath>
      <w:ins w:id="985" w:author="PR Preview" w:date="2026-01-01T00:00:00Z">
        <w:r>
          <w:t xml:space="preserve"> </w:t>
        </w:r>
      </w:ins>
      <w:ins w:id="986" w:author="PR Preview" w:date="2026-01-01T00:00:00Z">
        <w:r>
          <w:t xml:space="preserve">from</w:t>
        </w:r>
      </w:ins>
      <w:ins w:id="987" w:author="PR Preview" w:date="2026-01-01T00:00:00Z">
        <w:r>
          <w:t xml:space="preserve"> </w:t>
        </w:r>
      </w:ins>
      <w:hyperlink w:anchor="exm-spectral">
        <w:ins w:id="988" w:author="PR Preview" w:date="2026-01-01T00:00:00Z">
          <w:r>
            <w:rPr>
              <w:rStyle w:val="Hyperlink"/>
            </w:rPr>
            <w:t xml:space="preserve">Example 24</w:t>
          </w:r>
        </w:ins>
      </w:hyperlink>
      <w:ins w:id="989" w:author="PR Preview" w:date="2026-01-01T00:00:00Z">
        <w:r>
          <w:t xml:space="preserve">.</w:t>
        </w:r>
      </w:ins>
      <w:ins w:id="990" w:author="PR Preview" w:date="2026-01-01T00:00:00Z">
        <w:r>
          <w:t xml:space="preserve"> </w:t>
        </w:r>
      </w:ins>
      <m:oMath>
        <m:r>
          <m:rPr>
            <m:sty m:val="bi"/>
          </m:rPr>
          <m:t>U</m:t>
        </m:r>
      </m:oMath>
      <w:ins w:id="991" w:author="PR Preview" w:date="2026-01-01T00:00:00Z">
        <w:r>
          <w:t xml:space="preserve"> </w:t>
        </w:r>
      </w:ins>
      <w:ins w:id="992" w:author="PR Preview" w:date="2026-01-01T00:00:00Z">
        <w:r>
          <w:t xml:space="preserve">is orthogonal too.</w:t>
        </w:r>
      </w:ins>
      <w:ins w:id="993" w:author="PR Preview" w:date="2026-01-01T00:00:00Z">
        <w:r>
          <w:t xml:space="preserve"> </w:t>
        </w:r>
      </w:ins>
      <w:ins w:id="994" w:author="PR Preview" w:date="2026-01-01T00:00:00Z">
        <w:r>
          <w:t xml:space="preserve">Entry</w:t>
        </w:r>
      </w:ins>
      <w:ins w:id="995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ins w:id="996" w:author="PR Preview" w:date="2026-01-01T00:00:00Z">
        <w:r>
          <w:t xml:space="preserve"> </w:t>
        </w:r>
      </w:ins>
      <w:ins w:id="997" w:author="PR Preview" w:date="2026-01-01T00:00:00Z">
        <w:r>
          <w:t xml:space="preserve">of</w:t>
        </w:r>
      </w:ins>
      <w:ins w:id="998" w:author="PR Preview" w:date="2026-01-01T00:00:00Z">
        <w:r>
          <w:t xml:space="preserve"> </w:t>
        </w:r>
      </w:ins>
      <m:oMath>
        <m:sSup>
          <m:e>
            <m:r>
              <m:rPr>
                <m:sty m:val="bi"/>
              </m:rPr>
              <m:t>U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U</m:t>
        </m:r>
      </m:oMath>
      <w:ins w:id="999" w:author="PR Preview" w:date="2026-01-01T00:00:00Z">
        <w:r>
          <w:t xml:space="preserve"> </w:t>
        </w:r>
      </w:ins>
      <w:ins w:id="1000" w:author="PR Preview" w:date="2026-01-01T00:00:00Z">
        <w:r>
          <w:t xml:space="preserve">is the dot product of columns</w:t>
        </w:r>
      </w:ins>
      <w:ins w:id="1001" w:author="PR Preview" w:date="2026-01-01T00:00:00Z">
        <w:r>
          <w:t xml:space="preserve"> </w:t>
        </w:r>
      </w:ins>
      <m:oMath>
        <m:r>
          <m:t>i</m:t>
        </m:r>
      </m:oMath>
      <w:ins w:id="1002" w:author="PR Preview" w:date="2026-01-01T00:00:00Z">
        <w:r>
          <w:t xml:space="preserve"> </w:t>
        </w:r>
      </w:ins>
      <w:ins w:id="1003" w:author="PR Preview" w:date="2026-01-01T00:00:00Z">
        <w:r>
          <w:t xml:space="preserve">and</w:t>
        </w:r>
      </w:ins>
      <w:ins w:id="1004" w:author="PR Preview" w:date="2026-01-01T00:00:00Z">
        <w:r>
          <w:t xml:space="preserve"> </w:t>
        </w:r>
      </w:ins>
      <m:oMath>
        <m:r>
          <m:t>j</m:t>
        </m:r>
      </m:oMath>
      <w:ins w:id="1005" w:author="PR Preview" w:date="2026-01-01T00:00:00Z">
        <w:r>
          <w:t xml:space="preserve"> </w:t>
        </w:r>
      </w:ins>
      <w:ins w:id="1006" w:author="PR Preview" w:date="2026-01-01T00:00:00Z">
        <w:r>
          <w:t xml:space="preserve">of</w:t>
        </w:r>
      </w:ins>
      <w:ins w:id="1007" w:author="PR Preview" w:date="2026-01-01T00:00:00Z">
        <w:r>
          <w:t xml:space="preserve"> </w:t>
        </w:r>
      </w:ins>
      <m:oMath>
        <m:r>
          <m:rPr>
            <m:sty m:val="bi"/>
          </m:rPr>
          <m:t>U</m:t>
        </m:r>
      </m:oMath>
      <w:ins w:id="1008" w:author="PR Preview" w:date="2026-01-01T00:00:00Z">
        <w:r>
          <w:t xml:space="preserve">,</w:t>
        </w:r>
      </w:ins>
      <w:ins w:id="1009" w:author="PR Preview" w:date="2026-01-01T00:00:00Z">
        <w:r>
          <w:t xml:space="preserve"> </w:t>
        </w:r>
      </w:ins>
      <w:ins w:id="1010" w:author="PR Preview" w:date="2026-01-01T00:00:00Z">
        <w:r>
          <w:t xml:space="preserve">and those columns are</w:t>
        </w:r>
      </w:ins>
      <w:ins w:id="1011" w:author="PR Preview" w:date="2026-01-01T00:00:00Z">
        <w:r>
          <w:t xml:space="preserve"> </w:t>
        </w:r>
      </w:ins>
      <w:ins w:id="1012" w:author="PR Preview" w:date="2026-01-01T00:00:00Z">
        <w:r>
          <w:t xml:space="preserve">$\mathord{\smash[b]{\underset{\raise.3ex\hbox{$\scriptstyle\sim$}}{u}}\vphantom{u}}_1 = (\frac{1}{\sqrt{2}}, 0, \frac{1}{\sqrt{2}})$</w:t>
        </w:r>
      </w:ins>
      <w:ins w:id="1013" w:author="PR Preview" w:date="2026-01-01T00:00:00Z">
        <w:r>
          <w:t xml:space="preserve">,</w:t>
        </w:r>
      </w:ins>
      <w:ins w:id="1014" w:author="PR Preview" w:date="2026-01-01T00:00:00Z">
        <w:r>
          <w:t xml:space="preserve"> </w:t>
        </w:r>
      </w:ins>
      <w:ins w:id="1015" w:author="PR Preview" w:date="2026-01-01T00:00:00Z">
        <w:r>
          <w:t xml:space="preserve">$\mathord{\smash[b]{\underset{\raise.3ex\hbox{$\scriptstyle\sim$}}{u}}\vphantom{u}}_2 = (0, 1, 0)$</w:t>
        </w:r>
      </w:ins>
      <w:ins w:id="1016" w:author="PR Preview" w:date="2026-01-01T00:00:00Z">
        <w:r>
          <w:t xml:space="preserve"> </w:t>
        </w:r>
      </w:ins>
      <w:ins w:id="1017" w:author="PR Preview" w:date="2026-01-01T00:00:00Z">
        <w:r>
          <w:t xml:space="preserve">and</w:t>
        </w:r>
      </w:ins>
      <w:ins w:id="1018" w:author="PR Preview" w:date="2026-01-01T00:00:00Z">
        <w:r>
          <w:t xml:space="preserve"> </w:t>
        </w:r>
      </w:ins>
      <w:ins w:id="1019" w:author="PR Preview" w:date="2026-01-01T00:00:00Z">
        <w:r>
          <w:t xml:space="preserve">$\mathord{\smash[b]{\underset{\raise.3ex\hbox{$\scriptstyle\sim$}}{u}}\vphantom{u}}_3 = (\frac{1}{\sqrt{2}}, 0, -\frac{1}{\sqrt{2}})$</w:t>
        </w:r>
      </w:ins>
      <w:ins w:id="1020" w:author="PR Preview" w:date="2026-01-01T00:00:00Z">
        <w:r>
          <w:t xml:space="preserve">:</w:t>
        </w:r>
      </w:ins>
    </w:p>
    <w:p>
      <w:pPr>
        <w:pStyle w:val="BodyText"/>
      </w:pPr>
      <w:ins w:id="1021" w:author="PR Preview" w:date="2026-01-01T00:00:00Z">
        <w:r>
          <w:t xml:space="preserve">$$
    \begin{aligned}
    \mathord{\smash[b]{\underset{\raise.3ex\hbox{$\scriptstyle\sim$}}{u}}\vphantom{u}}_1 \cdot \mathord{\smash[b]{\underset{\raise.3ex\hbox{$\scriptstyle\sim$}}{u}}\vphantom{u}}_1
    &amp;= \tfrac{1}{\sqrt{2}} \cdot\tfrac{1}{\sqrt{2}} + 0 \cdot 0 + \tfrac{1}{\sqrt{2}} \cdot\tfrac{1}{\sqrt{2}}
    &amp;&amp; \text{(definition of the dot product)}
    \\
    &amp;= \tfrac{1}{2} + 0 + \tfrac{1}{2}
    &amp;&amp; \text{(multiply)}
    \\
    &amp;= 1
    &amp;&amp; \text{(add)}
    \end{aligned}
    $$</w:t>
        </w:r>
      </w:ins>
    </w:p>
    <w:p>
      <w:pPr>
        <w:pStyle w:val="FirstParagraph"/>
      </w:pPr>
      <w:ins w:id="1022" w:author="PR Preview" w:date="2026-01-01T00:00:00Z">
        <w:r>
          <w:t xml:space="preserve">$$
    \begin{aligned}
    \mathord{\smash[b]{\underset{\raise.3ex\hbox{$\scriptstyle\sim$}}{u}}\vphantom{u}}_2 \cdot \mathord{\smash[b]{\underset{\raise.3ex\hbox{$\scriptstyle\sim$}}{u}}\vphantom{u}}_2
    &amp;= 0 \cdot 0 + 1 \cdot 1 + 0 \cdot 0
    &amp;&amp; \text{(definition of the dot product)}
    \\
    &amp;= 0 + 1 + 0
    &amp;&amp; \text{(multiply)}
    \\
    &amp;= 1
    &amp;&amp; \text{(add)}
    \end{aligned}
    $$</w:t>
        </w:r>
      </w:ins>
    </w:p>
    <w:p>
      <w:pPr>
        <w:pStyle w:val="FirstParagraph"/>
      </w:pPr>
      <w:ins w:id="1023" w:author="PR Preview" w:date="2026-01-01T00:00:00Z">
        <w:r>
          <w:t xml:space="preserve">$$
    \begin{aligned}
    \mathord{\smash[b]{\underset{\raise.3ex\hbox{$\scriptstyle\sim$}}{u}}\vphantom{u}}_3 \cdot \mathord{\smash[b]{\underset{\raise.3ex\hbox{$\scriptstyle\sim$}}{u}}\vphantom{u}}_3
    &amp;= \tfrac{1}{\sqrt{2}} \cdot\tfrac{1}{\sqrt{2}} + 0 \cdot 0 + \mathopen{}\left(-\tfrac{1}{\sqrt{2}}\right)\mathclose{} \cdot\mathopen{}\left(-\tfrac{1}{\sqrt{2}}\right)\mathclose{}
    &amp;&amp; \text{(definition of the dot product)}
    \\
    &amp;= \tfrac{1}{2} + 0 + \tfrac{1}{2}
    &amp;&amp; \text{(multiply)}
    \\
    &amp;= 1
    &amp;&amp; \text{(add)}
    \end{aligned}
    $$</w:t>
        </w:r>
      </w:ins>
    </w:p>
    <w:p>
      <w:pPr>
        <w:pStyle w:val="FirstParagraph"/>
      </w:pPr>
      <w:ins w:id="1024" w:author="PR Preview" w:date="2026-01-01T00:00:00Z">
        <w:r>
          <w:t xml:space="preserve">$$
    \begin{aligned}
    \mathord{\smash[b]{\underset{\raise.3ex\hbox{$\scriptstyle\sim$}}{u}}\vphantom{u}}_1 \cdot \mathord{\smash[b]{\underset{\raise.3ex\hbox{$\scriptstyle\sim$}}{u}}\vphantom{u}}_2
    &amp;= \tfrac{1}{\sqrt{2}} \cdot 0 + 0 \cdot 1 + \tfrac{1}{\sqrt{2}} \cdot 0
    &amp;&amp; \text{(definition of the dot product)}
    \\
    &amp;= 0 + 0 + 0
    &amp;&amp; \text{(multiply)}
    \\
    &amp;= 0
    &amp;&amp; \text{(add)}
    \end{aligned}
    $$</w:t>
        </w:r>
      </w:ins>
    </w:p>
    <w:p>
      <w:pPr>
        <w:pStyle w:val="FirstParagraph"/>
      </w:pPr>
      <w:ins w:id="1025" w:author="PR Preview" w:date="2026-01-01T00:00:00Z">
        <w:r>
          <w:t xml:space="preserve">$$
    \begin{aligned}
    \mathord{\smash[b]{\underset{\raise.3ex\hbox{$\scriptstyle\sim$}}{u}}\vphantom{u}}_1 \cdot \mathord{\smash[b]{\underset{\raise.3ex\hbox{$\scriptstyle\sim$}}{u}}\vphantom{u}}_3
    &amp;= \tfrac{1}{\sqrt{2}} \cdot\tfrac{1}{\sqrt{2}} + 0 \cdot 0 + \tfrac{1}{\sqrt{2}} \cdot\mathopen{}\left(-\tfrac{1}{\sqrt{2}}\right)\mathclose{}
    &amp;&amp; \text{(definition of the dot product)}
    \\
    &amp;= \tfrac{1}{2} + 0 - \tfrac{1}{2}
    &amp;&amp; \text{(multiply)}
    \\
    &amp;= 0
    &amp;&amp; \text{(add)}
    \end{aligned}
    $$</w:t>
        </w:r>
      </w:ins>
    </w:p>
    <w:p>
      <w:pPr>
        <w:pStyle w:val="FirstParagraph"/>
      </w:pPr>
      <w:ins w:id="1026" w:author="PR Preview" w:date="2026-01-01T00:00:00Z">
        <w:r>
          <w:t xml:space="preserve">$$
    \begin{aligned}
    \mathord{\smash[b]{\underset{\raise.3ex\hbox{$\scriptstyle\sim$}}{u}}\vphantom{u}}_2 \cdot \mathord{\smash[b]{\underset{\raise.3ex\hbox{$\scriptstyle\sim$}}{u}}\vphantom{u}}_3
    &amp;= 0 \cdot\tfrac{1}{\sqrt{2}} + 1 \cdot 0 + 0 \cdot\mathopen{}\left(-\tfrac{1}{\sqrt{2}}\right)\mathclose{}
    &amp;&amp; \text{(definition of the dot product)}
    \\
    &amp;= 0 + 0 + 0
    &amp;&amp; \text{(multiply)}
    \\
    &amp;= 0
    &amp;&amp; \text{(add)}
    \end{aligned}
    $$</w:t>
        </w:r>
      </w:ins>
    </w:p>
    <w:p>
      <w:pPr>
        <w:pStyle w:val="FirstParagraph"/>
      </w:pPr>
      <w:r>
        <w:t xml:space="preserve">The dot product is symmetric,</w:t>
      </w:r>
      <w:r>
        <w:t xml:space="preserve"> </w:t>
      </w:r>
      <w:r>
        <w:t xml:space="preserve">so these six values fill in all nine entries,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U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U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</m:oMath>
      <w:r>
        <w:t xml:space="preserve">.</w:t>
      </w:r>
    </w:p>
    <w:p>
      <w:pPr>
        <w:pStyle w:val="BodyText"/>
      </w:pPr>
      <m:oMath>
        <m:r>
          <m:rPr>
            <m:sty m:val="bi"/>
          </m:rPr>
          <m:t>V</m:t>
        </m:r>
      </m:oMath>
      <w:r>
        <w:t xml:space="preserve"> </w:t>
      </w:r>
      <w:r>
        <w:t xml:space="preserve">is symmetric, so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V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, because its two columns are linearly independent,</w:t>
      </w:r>
      <w:r>
        <w:t xml:space="preserve"> </w:t>
      </w:r>
      <w:r>
        <w:t xml:space="preserve">and its singular values are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.</w:t>
      </w:r>
    </w:p>
    <w:bookmarkEnd w:id="108"/>
    <w:bookmarkStart w:id="109" w:name="rem-svd-not-unique"/>
    <w:p>
      <w:pPr>
        <w:pStyle w:val="BodyText"/>
      </w:pPr>
      <w:r>
        <w:rPr>
          <w:i/>
          <w:iCs/>
        </w:rPr>
        <w:t xml:space="preserve">Remark 15</w:t>
      </w:r>
      <w:r>
        <w:t xml:space="preserve"> (An SVD is not unique). </w:t>
      </w:r>
      <w:r>
        <w:t xml:space="preserve">An SVD is not unique</w:t>
      </w:r>
      <w:r>
        <w:t xml:space="preserve"> </w:t>
      </w:r>
      <w:r>
        <w:t xml:space="preserve">(Banerjee and Roy 2014, chap. 12, Examples 12.2 and 12.3, p. 378)</w:t>
      </w:r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multiplying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both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 another one.</w:t>
      </w:r>
      <w:r>
        <w:t xml:space="preserve"> </w:t>
      </w:r>
      <w:r>
        <w:t xml:space="preserve">The singular values do not depend on which SVD is chosen</w:t>
      </w:r>
      <w:r>
        <w:t xml:space="preserve"> </w:t>
      </w:r>
      <w:r>
        <w:t xml:space="preserve">(Banerjee and Roy 2014, chap. 12, pp. 371 and 378)</w:t>
      </w:r>
      <w:r>
        <w:t xml:space="preserve">.</w:t>
      </w:r>
    </w:p>
    <w:p>
      <w:pPr>
        <w:pStyle w:val="BodyText"/>
      </w:pPr>
      <w:r>
        <w:t xml:space="preserve">For example, in</w:t>
      </w:r>
      <w:r>
        <w:t xml:space="preserve"> </w:t>
      </w:r>
      <w:hyperlink w:anchor="exm-svd">
        <w:r>
          <w:rPr>
            <w:rStyle w:val="Hyperlink"/>
          </w:rPr>
          <w:t xml:space="preserve">Example 25</w:t>
        </w:r>
      </w:hyperlink>
      <w:r>
        <w:t xml:space="preserve">,</w:t>
      </w:r>
      <w:r>
        <w:t xml:space="preserve"> </w:t>
      </w:r>
      <w:r>
        <w:t xml:space="preserve">multiplying the first columns 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U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</m:m>
            </m:e>
          </m:d>
          <m:r>
            <m:t>  </m:t>
          </m:r>
          <m:sSub>
            <m:e>
              <m:r>
                <m:rPr>
                  <m:sty m:val="bi"/>
                </m:rPr>
                <m:t>V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Their columns are the columns 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,</w:t>
      </w:r>
      <w:r>
        <w:t xml:space="preserve"> </w:t>
      </w:r>
      <w:r>
        <w:t xml:space="preserve">some multiplied 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still orthonormal.</w:t>
      </w:r>
      <w:r>
        <w:t xml:space="preserve"> </w:t>
      </w:r>
      <w:r>
        <w:t xml:space="preserve">With the same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D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2</m:t>
                              </m:r>
                            </m:e>
                          </m:rad>
                        </m:den>
                      </m:f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D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again.</w:t>
      </w:r>
      <w:r>
        <w:t xml:space="preserve"> </w:t>
      </w:r>
      <w:r>
        <w:t xml:space="preserve">Both SVDs have the singular values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.</w:t>
      </w:r>
    </w:p>
    <w:bookmarkEnd w:id="109"/>
    <w:bookmarkStart w:id="110" w:name="rem-svd-zero-singular-values"/>
    <w:p>
      <w:pPr>
        <w:pStyle w:val="BodyText"/>
      </w:pPr>
      <w:r>
        <w:rPr>
          <w:i/>
          <w:iCs/>
        </w:rPr>
        <w:t xml:space="preserve">Remark 16</w:t>
      </w:r>
      <w:r>
        <w:t xml:space="preserve"> (Counting zero singular values). </w:t>
      </w:r>
      <w:r>
        <w:t xml:space="preserve">Some texts, and R’s</w:t>
      </w:r>
      <w:r>
        <w:t xml:space="preserve"> </w:t>
      </w:r>
      <w:r>
        <w:rPr>
          <w:rStyle w:val="VerbatimChar"/>
        </w:rPr>
        <w:t xml:space="preserve">svd()</w:t>
      </w:r>
      <w:r>
        <w:t xml:space="preserve">,</w:t>
      </w:r>
      <w:r>
        <w:t xml:space="preserve"> </w:t>
      </w:r>
      <w:r>
        <w:t xml:space="preserve">also count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singular values equal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that every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has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singular values.</w:t>
      </w:r>
    </w:p>
    <w:p>
      <w:pPr>
        <w:pStyle w:val="BodyText"/>
      </w:pPr>
      <w:r>
        <w:t xml:space="preserve">For example,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has rank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Taking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bi"/>
          </m:rPr>
          <m:t>B</m:t>
        </m:r>
      </m:oMath>
      <w:r>
        <w:t xml:space="preserve"> </w:t>
      </w:r>
      <w:r>
        <w:t xml:space="preserve">gives an SVD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bi"/>
          </m:rPr>
          <m:t>B</m:t>
        </m:r>
        <m:sSup>
          <m:e>
            <m:sSub>
              <m:e>
                <m:r>
                  <m:rPr>
                    <m:sty m:val="bi"/>
                  </m:rPr>
                  <m:t>I</m:t>
                </m:r>
              </m:e>
              <m:sub>
                <m:r>
                  <m:t>2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def-singular-values">
        <w:r>
          <w:rPr>
            <w:rStyle w:val="Hyperlink"/>
          </w:rPr>
          <w:t xml:space="preserve">Definition 20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has one singular value,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svd()</w:t>
      </w:r>
      <w:r>
        <w:t xml:space="preserve"> </w:t>
      </w:r>
      <w:r>
        <w:t xml:space="preserve">reports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singular values for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.</w:t>
      </w:r>
    </w:p>
    <w:bookmarkEnd w:id="110"/>
    <w:bookmarkStart w:id="111" w:name="thm-svd-evd"/>
    <w:p>
      <w:pPr>
        <w:pStyle w:val="BodyText"/>
      </w:pPr>
      <w:r>
        <w:rPr>
          <w:b/>
          <w:bCs/>
        </w:rPr>
        <w:t xml:space="preserve">Theorem 13 (An SVD gives an eigendecomposition of</w:t>
      </w:r>
      <w:r>
        <w:rPr>
          <w:b/>
          <w:bCs/>
        </w:rP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U</m:t>
        </m:r>
        <m:r>
          <m:rPr>
            <m:sty m:val="bi"/>
          </m:rPr>
          <m:t>D</m:t>
        </m:r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a singular value decomposition (</w:t>
      </w:r>
      <w:hyperlink w:anchor="def-svd">
        <w:r>
          <w:rPr>
            <w:rStyle w:val="Hyperlink"/>
          </w:rPr>
          <w:t xml:space="preserve">Definition 19</w:t>
        </w:r>
      </w:hyperlink>
      <w:r>
        <w:t xml:space="preserve">) of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singular values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σ</m:t>
            </m:r>
          </m:e>
          <m:sub>
            <m:r>
              <m:t>r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V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"/>
                    </m:rPr>
                    <m:t>Λ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"/>
          </m:rPr>
          <m:t>Λ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D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D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</m:oMath>
      <w:r>
        <w:t xml:space="preserve">-th diagonal entry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r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V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an eigendecomposition</w:t>
      </w:r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18</w:t>
        </w:r>
      </w:hyperlink>
      <w:r>
        <w:t xml:space="preserve">)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is an eigenvector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for the eigenvalue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1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Symmetry.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A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</m:eqArr>
        </m:oMath>
      </m:oMathPara>
    </w:p>
    <w:p>
      <w:pPr>
        <w:pStyle w:val="FirstParagraph"/>
      </w:pPr>
      <w:r>
        <w:t xml:space="preserve">The first step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r>
        <w:t xml:space="preserve">and the second follows from</w:t>
      </w:r>
      <w:r>
        <w:t xml:space="preserve"> </w:t>
      </w:r>
      <w:hyperlink r:id="rId112">
        <w:r>
          <w:rPr>
            <w:rStyle w:val="Hyperlink"/>
          </w:rPr>
          <w:t xml:space="preserve">Definition 3 in Matrices</w:t>
        </w:r>
      </w:hyperlink>
      <w:r>
        <w:t xml:space="preserve">,</w:t>
      </w:r>
      <w:r>
        <w:t xml:space="preserve"> </w:t>
      </w:r>
      <w:r>
        <w:t xml:space="preserve">which swaps rows and columns, so swapping them again restores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factorization.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U</m:t>
                      </m:r>
                      <m:r>
                        <m:rPr>
                          <m:sty m:val="bi"/>
                        </m:rPr>
                        <m:t>D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V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SVD)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D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V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the product of </m:t>
              </m:r>
              <m:r>
                <m:rPr>
                  <m:sty m:val="bi"/>
                </m:rPr>
                <m:t>U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V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the product of </m:t>
              </m:r>
              <m:r>
                <m:rPr>
                  <m:sty m:val="bi"/>
                </m:rPr>
                <m:t>D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U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U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U</m:t>
              </m:r>
              <m:r>
                <m:rPr>
                  <m:nor/>
                  <m:sty m:val="p"/>
                </m:rPr>
                <m:t> is orthogonal)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D</m:t>
                  </m:r>
                </m:e>
              </m:d>
              <m:r>
                <m:t>​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The entries of</w:t>
      </w:r>
      <w:r>
        <w:rPr>
          <w:b/>
          <w:bCs/>
        </w:rPr>
        <w:t xml:space="preserve"> </w:t>
      </w:r>
      <m:oMath>
        <m:r>
          <m:rPr>
            <m:sty m:val="b"/>
          </m:rPr>
          <m:t>Λ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i</m:t>
            </m:r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Only the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k</m:t>
            </m:r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r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can be nonzero.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λ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k</m:t>
                  </m:r>
                </m:sub>
              </m:sSub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k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</m:eqArr>
        </m:oMath>
      </m:oMathPara>
    </w:p>
    <w:p>
      <w:pPr>
        <w:pStyle w:val="FirstParagraph"/>
      </w:pPr>
      <w:r>
        <w:t xml:space="preserve">The term for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nonzero only if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  <w:r>
        <w:t xml:space="preserve"> </w:t>
      </w:r>
      <w:r>
        <w:t xml:space="preserve">On the diagonal, only the term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t xml:space="preserve">can be nonzero, and 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only term that can be nonzero)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σ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t>σ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σ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a square)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r</m:t>
        </m:r>
      </m:oMath>
      <w:r>
        <w:t xml:space="preserve">, every term is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del w:id="1027" w:author="PR Preview" w:date="2026-01-01T00:00:00Z">
        <w:r>
          <w:rPr>
            <w:b/>
            <w:bCs/>
          </w:rPr>
          <w:delText xml:space="preserve">The eigenvectors.</w:delText>
        </w:r>
      </w:del>
      <w:del w:id="1028" w:author="PR Preview" w:date="2026-01-01T00:00:00Z">
        <w:r>
          <w:delText xml:space="preserve"> </w:delText>
        </w:r>
      </w:del>
      <w:del w:id="1029" w:author="PR Preview" w:date="2026-01-01T00:00:00Z">
        <w:r>
          <w:delText xml:space="preserve">Write</w:delText>
        </w:r>
      </w:del>
      <w:del w:id="1030" w:author="PR Preview" w:date="2026-01-01T00:00:00Z">
        <w:r>
          <w:delText xml:space="preserve"> </w:delText>
        </w:r>
      </w:del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del w:id="1031" w:author="PR Preview" w:date="2026-01-01T00:00:00Z">
        <w:r>
          <w:delText xml:space="preserve"> </w:delText>
        </w:r>
      </w:del>
      <w:del w:id="1032" w:author="PR Preview" w:date="2026-01-01T00:00:00Z">
        <w:r>
          <w:delText xml:space="preserve">for column</w:delText>
        </w:r>
      </w:del>
      <w:del w:id="1033" w:author="PR Preview" w:date="2026-01-01T00:00:00Z">
        <w:r>
          <w:delText xml:space="preserve"> </w:delText>
        </w:r>
      </w:del>
      <m:oMath>
        <m:r>
          <m:t>i</m:t>
        </m:r>
      </m:oMath>
      <w:del w:id="1034" w:author="PR Preview" w:date="2026-01-01T00:00:00Z">
        <w:r>
          <w:delText xml:space="preserve"> </w:delText>
        </w:r>
      </w:del>
      <w:del w:id="1035" w:author="PR Preview" w:date="2026-01-01T00:00:00Z">
        <w:r>
          <w:delText xml:space="preserve">of</w:delText>
        </w:r>
      </w:del>
      <w:del w:id="1036" w:author="PR Preview" w:date="2026-01-01T00:00:00Z">
        <w:r>
          <w:delText xml:space="preserve"> </w:delText>
        </w:r>
      </w:del>
      <m:oMath>
        <m:r>
          <m:rPr>
            <m:sty m:val="bi"/>
          </m:rPr>
          <m:t>V</m:t>
        </m:r>
      </m:oMath>
      <w:del w:id="1037" w:author="PR Preview" w:date="2026-01-01T00:00:00Z">
        <w:r>
          <w:delText xml:space="preserve">,</w:delText>
        </w:r>
      </w:del>
      <w:del w:id="1038" w:author="PR Preview" w:date="2026-01-01T00:00:00Z">
        <w:r>
          <w:delText xml:space="preserve"> </w:delText>
        </w:r>
      </w:del>
      <w:del w:id="1039" w:author="PR Preview" w:date="2026-01-01T00:00:00Z">
        <w:r>
          <w:delText xml:space="preserve">and</w:delText>
        </w:r>
      </w:del>
      <w:del w:id="1040" w:author="PR Preview" w:date="2026-01-01T00:00:00Z">
        <w:r>
          <w:delText xml:space="preserve"> </w:delText>
        </w:r>
      </w:del>
      <m:oMath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del w:id="1041" w:author="PR Preview" w:date="2026-01-01T00:00:00Z">
        <w:r>
          <w:delText xml:space="preserve"> </w:delText>
        </w:r>
      </w:del>
      <w:del w:id="1042" w:author="PR Preview" w:date="2026-01-01T00:00:00Z">
        <w:r>
          <w:delText xml:space="preserve">for the indicator vector (</w:delText>
        </w:r>
      </w:del>
      <w:hyperlink r:id="rId113">
        <w:del w:id="1043" w:author="PR Preview" w:date="2026-01-01T00:00:00Z">
          <w:r>
            <w:rPr>
              <w:rStyle w:val="Hyperlink"/>
            </w:rPr>
            <w:delText xml:space="preserve">Definition 14 in Vectors</w:delText>
          </w:r>
        </w:del>
      </w:hyperlink>
      <w:del w:id="1044" w:author="PR Preview" w:date="2026-01-01T00:00:00Z">
        <w:r>
          <w:delText xml:space="preserve">) of length</w:delText>
        </w:r>
      </w:del>
      <w:del w:id="1045" w:author="PR Preview" w:date="2026-01-01T00:00:00Z">
        <w:r>
          <w:delText xml:space="preserve"> </w:delText>
        </w:r>
      </w:del>
      <m:oMath>
        <m:r>
          <m:t>p</m:t>
        </m:r>
      </m:oMath>
      <w:del w:id="1046" w:author="PR Preview" w:date="2026-01-01T00:00:00Z">
        <w:r>
          <w:delText xml:space="preserve">.</w:delText>
        </w:r>
      </w:del>
      <w:del w:id="1047" w:author="PR Preview" w:date="2026-01-01T00:00:00Z">
        <w:r>
          <w:delText xml:space="preserve"> </w:delText>
        </w:r>
      </w:del>
      <w:del w:id="1048" w:author="PR Preview" w:date="2026-01-01T00:00:00Z">
        <w:r>
          <w:delText xml:space="preserve">Column</w:delText>
        </w:r>
      </w:del>
      <w:del w:id="1049" w:author="PR Preview" w:date="2026-01-01T00:00:00Z">
        <w:r>
          <w:delText xml:space="preserve"> </w:delText>
        </w:r>
      </w:del>
      <m:oMath>
        <m:r>
          <m:t>i</m:t>
        </m:r>
      </m:oMath>
      <w:del w:id="1050" w:author="PR Preview" w:date="2026-01-01T00:00:00Z">
        <w:r>
          <w:delText xml:space="preserve"> </w:delText>
        </w:r>
      </w:del>
      <w:del w:id="1051" w:author="PR Preview" w:date="2026-01-01T00:00:00Z">
        <w:r>
          <w:delText xml:space="preserve">of</w:delText>
        </w:r>
      </w:del>
      <w:del w:id="1052" w:author="PR Preview" w:date="2026-01-01T00:00:00Z">
        <w:r>
          <w:delText xml:space="preserve"> </w:delText>
        </w:r>
      </w:del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V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del w:id="1053" w:author="PR Preview" w:date="2026-01-01T00:00:00Z">
        <w:r>
          <w:delText xml:space="preserve"> </w:delText>
        </w:r>
      </w:del>
      <w:del w:id="1054" w:author="PR Preview" w:date="2026-01-01T00:00:00Z">
        <w:r>
          <w:delText xml:space="preserve">says</w:delText>
        </w:r>
      </w:del>
      <w:del w:id="1055" w:author="PR Preview" w:date="2026-01-01T00:00:00Z">
        <w:r>
          <w:delText xml:space="preserve"> </w:delText>
        </w:r>
      </w:del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del w:id="1056" w:author="PR Preview" w:date="2026-01-01T00:00:00Z">
        <w:r>
          <w:delText xml:space="preserve">.</w:delText>
        </w:r>
      </w:del>
      <w:del w:id="1057" w:author="PR Preview" w:date="2026-01-01T00:00:00Z">
        <w:r>
          <w:delText xml:space="preserve"> </w:delText>
        </w:r>
      </w:del>
      <w:del w:id="1058" w:author="PR Preview" w:date="2026-01-01T00:00:00Z">
        <w:r>
          <w:delText xml:space="preserve">Then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rPr>
                  <m:sty m:val="b"/>
                </m:rPr>
                <m:t>Λ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factorization)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rPr>
                  <m:sty m:val="b"/>
                </m:rPr>
                <m:t>Λ</m:t>
              </m:r>
              <m:r>
                <m:t> </m:t>
              </m:r>
              <m:sSub>
                <m:e>
                  <m:limLow>
                    <m:e>
                      <m:r>
                        <m:t>e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e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limLow>
                    <m:e>
                      <m:r>
                        <m:t>e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(column </m:t>
              </m:r>
              <m:r>
                <m:t>i</m:t>
              </m:r>
              <m:r>
                <m:rPr>
                  <m:nor/>
                  <m:sty m:val="p"/>
                </m:rPr>
                <m:t> of the diagonal matrix 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V</m:t>
              </m:r>
              <m:sSub>
                <m:e>
                  <m:limLow>
                    <m:e>
                      <m:r>
                        <m:t>e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V</m:t>
              </m:r>
              <m:sSub>
                <m:e>
                  <m:limLow>
                    <m:e>
                      <m:r>
                        <m:t>e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is column </m:t>
              </m:r>
              <m:r>
                <m:t>i</m:t>
              </m:r>
              <m:r>
                <m:rPr>
                  <m:nor/>
                  <m:sty m:val="p"/>
                </m:rPr>
                <m:t> of </m:t>
              </m:r>
              <m:r>
                <m:rPr>
                  <m:sty m:val="bi"/>
                </m:rPr>
                <m:t>V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del w:id="1059" w:author="PR Preview" w:date="2026-01-01T00:00:00Z">
        <w:r>
          <w:delText xml:space="preserve">and</w:delText>
        </w:r>
      </w:del>
      <w:del w:id="1060" w:author="PR Preview" w:date="2026-01-01T00:00:00Z">
        <w:r>
          <w:delText xml:space="preserve"> </w:delText>
        </w:r>
      </w:del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1061" w:author="PR Preview" w:date="2026-01-01T00:00:00Z">
        <w:r>
          <w:delText xml:space="preserve"> </w:delText>
        </w:r>
      </w:del>
      <w:del w:id="1062" w:author="PR Preview" w:date="2026-01-01T00:00:00Z">
        <w:r>
          <w:delText xml:space="preserve">because it has norm</w:delText>
        </w:r>
      </w:del>
      <w:del w:id="1063" w:author="PR Preview" w:date="2026-01-01T00:00:00Z">
        <w:r>
          <w:delText xml:space="preserve"> </w:delText>
        </w:r>
      </w:del>
      <m:oMath>
        <m:r>
          <m:t>1</m:t>
        </m:r>
      </m:oMath>
      <w:del w:id="1064" w:author="PR Preview" w:date="2026-01-01T00:00:00Z">
        <w:r>
          <w:delText xml:space="preserve">.</w:delText>
        </w:r>
      </w:del>
    </w:p>
    <w:p>
      <w:pPr>
        <w:pStyle w:val="BodyText"/>
      </w:pPr>
      <w:ins w:id="1065" w:author="PR Preview" w:date="2026-01-01T00:00:00Z">
        <w:r>
          <w:rPr>
            <w:b/>
            <w:bCs/>
          </w:rPr>
          <w:t xml:space="preserve">The eigenvectors.</w:t>
        </w:r>
      </w:ins>
      <w:ins w:id="1066" w:author="PR Preview" w:date="2026-01-01T00:00:00Z">
        <w:r>
          <w:t xml:space="preserve"> </w:t>
        </w:r>
      </w:ins>
      <w:ins w:id="1067" w:author="PR Preview" w:date="2026-01-01T00:00:00Z">
        <w:r>
          <w:t xml:space="preserve">Write</w:t>
        </w:r>
      </w:ins>
      <w:ins w:id="1068" w:author="PR Preview" w:date="2026-01-01T00:00:00Z">
        <w:r>
          <w:t xml:space="preserve"> </w:t>
        </w:r>
      </w:ins>
      <w:ins w:id="1069" w:author="PR Preview" w:date="2026-01-01T00:00:00Z">
        <w:r>
          <w:t xml:space="preserve">$\mathord{\smash[b]{\underset{\raise.3ex\hbox{$\scriptstyle\sim$}}{v}}\vphantom{v}}_i$</w:t>
        </w:r>
      </w:ins>
      <w:ins w:id="1070" w:author="PR Preview" w:date="2026-01-01T00:00:00Z">
        <w:r>
          <w:t xml:space="preserve"> </w:t>
        </w:r>
      </w:ins>
      <w:ins w:id="1071" w:author="PR Preview" w:date="2026-01-01T00:00:00Z">
        <w:r>
          <w:t xml:space="preserve">for column</w:t>
        </w:r>
      </w:ins>
      <w:ins w:id="1072" w:author="PR Preview" w:date="2026-01-01T00:00:00Z">
        <w:r>
          <w:t xml:space="preserve"> </w:t>
        </w:r>
      </w:ins>
      <m:oMath>
        <m:r>
          <m:t>i</m:t>
        </m:r>
      </m:oMath>
      <w:ins w:id="1073" w:author="PR Preview" w:date="2026-01-01T00:00:00Z">
        <w:r>
          <w:t xml:space="preserve"> </w:t>
        </w:r>
      </w:ins>
      <w:ins w:id="1074" w:author="PR Preview" w:date="2026-01-01T00:00:00Z">
        <w:r>
          <w:t xml:space="preserve">of</w:t>
        </w:r>
      </w:ins>
      <w:ins w:id="1075" w:author="PR Preview" w:date="2026-01-01T00:00:00Z">
        <w:r>
          <w:t xml:space="preserve"> </w:t>
        </w:r>
      </w:ins>
      <m:oMath>
        <m:r>
          <m:rPr>
            <m:sty m:val="bi"/>
          </m:rPr>
          <m:t>V</m:t>
        </m:r>
      </m:oMath>
      <w:ins w:id="1076" w:author="PR Preview" w:date="2026-01-01T00:00:00Z">
        <w:r>
          <w:t xml:space="preserve">,</w:t>
        </w:r>
      </w:ins>
      <w:ins w:id="1077" w:author="PR Preview" w:date="2026-01-01T00:00:00Z">
        <w:r>
          <w:t xml:space="preserve"> </w:t>
        </w:r>
      </w:ins>
      <w:ins w:id="1078" w:author="PR Preview" w:date="2026-01-01T00:00:00Z">
        <w:r>
          <w:t xml:space="preserve">and</w:t>
        </w:r>
      </w:ins>
      <w:ins w:id="1079" w:author="PR Preview" w:date="2026-01-01T00:00:00Z">
        <w:r>
          <w:t xml:space="preserve"> </w:t>
        </w:r>
      </w:ins>
      <w:ins w:id="1080" w:author="PR Preview" w:date="2026-01-01T00:00:00Z">
        <w:r>
          <w:t xml:space="preserve">$\mathord{\smash[b]{\underset{\raise.3ex\hbox{$\scriptstyle\sim$}}{e}}\vphantom{e}}_i$</w:t>
        </w:r>
      </w:ins>
      <w:ins w:id="1081" w:author="PR Preview" w:date="2026-01-01T00:00:00Z">
        <w:r>
          <w:t xml:space="preserve"> </w:t>
        </w:r>
      </w:ins>
      <w:ins w:id="1082" w:author="PR Preview" w:date="2026-01-01T00:00:00Z">
        <w:r>
          <w:t xml:space="preserve">for the indicator vector (</w:t>
        </w:r>
      </w:ins>
      <w:hyperlink r:id="rId113">
        <w:ins w:id="1083" w:author="PR Preview" w:date="2026-01-01T00:00:00Z">
          <w:r>
            <w:rPr>
              <w:rStyle w:val="Hyperlink"/>
            </w:rPr>
            <w:t xml:space="preserve">Definition 14 in Vectors</w:t>
          </w:r>
        </w:ins>
      </w:hyperlink>
      <w:ins w:id="1084" w:author="PR Preview" w:date="2026-01-01T00:00:00Z">
        <w:r>
          <w:t xml:space="preserve">) of length</w:t>
        </w:r>
      </w:ins>
      <w:ins w:id="1085" w:author="PR Preview" w:date="2026-01-01T00:00:00Z">
        <w:r>
          <w:t xml:space="preserve"> </w:t>
        </w:r>
      </w:ins>
      <m:oMath>
        <m:r>
          <m:t>p</m:t>
        </m:r>
      </m:oMath>
      <w:ins w:id="1086" w:author="PR Preview" w:date="2026-01-01T00:00:00Z">
        <w:r>
          <w:t xml:space="preserve">.</w:t>
        </w:r>
      </w:ins>
      <w:ins w:id="1087" w:author="PR Preview" w:date="2026-01-01T00:00:00Z">
        <w:r>
          <w:t xml:space="preserve"> </w:t>
        </w:r>
      </w:ins>
      <w:ins w:id="1088" w:author="PR Preview" w:date="2026-01-01T00:00:00Z">
        <w:r>
          <w:t xml:space="preserve">Column</w:t>
        </w:r>
      </w:ins>
      <w:ins w:id="1089" w:author="PR Preview" w:date="2026-01-01T00:00:00Z">
        <w:r>
          <w:t xml:space="preserve"> </w:t>
        </w:r>
      </w:ins>
      <m:oMath>
        <m:r>
          <m:t>i</m:t>
        </m:r>
      </m:oMath>
      <w:ins w:id="1090" w:author="PR Preview" w:date="2026-01-01T00:00:00Z">
        <w:r>
          <w:t xml:space="preserve"> </w:t>
        </w:r>
      </w:ins>
      <w:ins w:id="1091" w:author="PR Preview" w:date="2026-01-01T00:00:00Z">
        <w:r>
          <w:t xml:space="preserve">of</w:t>
        </w:r>
      </w:ins>
      <w:ins w:id="1092" w:author="PR Preview" w:date="2026-01-01T00:00:00Z">
        <w:r>
          <w:t xml:space="preserve"> </w:t>
        </w:r>
      </w:ins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V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ins w:id="1093" w:author="PR Preview" w:date="2026-01-01T00:00:00Z">
        <w:r>
          <w:t xml:space="preserve"> </w:t>
        </w:r>
      </w:ins>
      <w:ins w:id="1094" w:author="PR Preview" w:date="2026-01-01T00:00:00Z">
        <w:r>
          <w:t xml:space="preserve">says</w:t>
        </w:r>
      </w:ins>
      <w:ins w:id="1095" w:author="PR Preview" w:date="2026-01-01T00:00:00Z">
        <w:r>
          <w:t xml:space="preserve"> </w:t>
        </w:r>
      </w:ins>
      <w:ins w:id="1096" w:author="PR Preview" w:date="2026-01-01T00:00:00Z">
        <w:r>
          <w:t xml:space="preserve">${\mathbf{V}}^{\top}\mathord{\smash[b]{\underset{\raise.3ex\hbox{$\scriptstyle\sim$}}{v}}\vphantom{v}}_i = \mathord{\smash[b]{\underset{\raise.3ex\hbox{$\scriptstyle\sim$}}{e}}\vphantom{e}}_i$</w:t>
        </w:r>
      </w:ins>
      <w:ins w:id="1097" w:author="PR Preview" w:date="2026-01-01T00:00:00Z">
        <w:r>
          <w:t xml:space="preserve">.</w:t>
        </w:r>
      </w:ins>
      <w:ins w:id="1098" w:author="PR Preview" w:date="2026-01-01T00:00:00Z">
        <w:r>
          <w:t xml:space="preserve"> </w:t>
        </w:r>
      </w:ins>
      <w:ins w:id="1099" w:author="PR Preview" w:date="2026-01-01T00:00:00Z">
        <w:r>
          <w:t xml:space="preserve">Then</w:t>
        </w:r>
      </w:ins>
    </w:p>
    <w:p>
      <w:pPr>
        <w:pStyle w:val="BodyText"/>
      </w:pPr>
      <w:ins w:id="1100" w:author="PR Preview" w:date="2026-01-01T00:00:00Z">
        <w:r>
          <w:t xml:space="preserve">$$
    \begin{aligned}
    {\mathbf{A}}^{\top}\mathbf{A}\,\mathord{\smash[b]{\underset{\raise.3ex\hbox{$\scriptstyle\sim$}}{v}}\vphantom{v}}_i
    &amp;= \mathbf{V}\mathbf{\Lambda}\,{\mathbf{V}}^{\top}\mathord{\smash[b]{\underset{\raise.3ex\hbox{$\scriptstyle\sim$}}{v}}\vphantom{v}}_i
    &amp;&amp; \text{(the factorization)}
    \\
    &amp;= \mathbf{V}\mathbf{\Lambda}\,\mathord{\smash[b]{\underset{\raise.3ex\hbox{$\scriptstyle\sim$}}{e}}\vphantom{e}}_i
    &amp;&amp; \text{(} {\mathbf{V}}^{\top}\mathord{\smash[b]{\underset{\raise.3ex\hbox{$\scriptstyle\sim$}}{v}}\vphantom{v}}_i = \mathord{\smash[b]{\underset{\raise.3ex\hbox{$\scriptstyle\sim$}}{e}}\vphantom{e}}_i \text{)}
    \\
    &amp;= \mathbf{V}\,(\lambda_i\,\mathord{\smash[b]{\underset{\raise.3ex\hbox{$\scriptstyle\sim$}}{e}}\vphantom{e}}_i)
    &amp;&amp; \text{(column } i \text{ of the diagonal matrix } \mathbf{\Lambda} \text{)}
    \\
    &amp;= \lambda_i\,\mathbf{V}\mathord{\smash[b]{\underset{\raise.3ex\hbox{$\scriptstyle\sim$}}{e}}\vphantom{e}}_i
    &amp;&amp; \text{(move the scalar } \lambda_i \text{ to the front)}
    \\
    &amp;= \lambda_i\,\mathord{\smash[b]{\underset{\raise.3ex\hbox{$\scriptstyle\sim$}}{v}}\vphantom{v}}_i
    &amp;&amp; \text{(} \mathbf{V}\mathord{\smash[b]{\underset{\raise.3ex\hbox{$\scriptstyle\sim$}}{e}}\vphantom{e}}_i \text{ is column } i \text{ of } \mathbf{V} \text{)}
    \end{aligned}
    $$</w:t>
        </w:r>
      </w:ins>
    </w:p>
    <w:p>
      <w:pPr>
        <w:pStyle w:val="FirstParagraph"/>
      </w:pPr>
      <w:ins w:id="1101" w:author="PR Preview" w:date="2026-01-01T00:00:00Z">
        <w:r>
          <w:t xml:space="preserve">and</w:t>
        </w:r>
      </w:ins>
      <w:ins w:id="1102" w:author="PR Preview" w:date="2026-01-01T00:00:00Z">
        <w:r>
          <w:t xml:space="preserve"> </w:t>
        </w:r>
      </w:ins>
      <w:ins w:id="1103" w:author="PR Preview" w:date="2026-01-01T00:00:00Z">
        <w:r>
          <w:t xml:space="preserve">$\mathord{\smash[b]{\underset{\raise.3ex\hbox{$\scriptstyle\sim$}}{v}}\vphantom{v}}_i \neq \mathord{\smash[b]{\underset{\raise.3ex\hbox{$\scriptstyle\sim$}}{0}}\vphantom{0}}$</w:t>
        </w:r>
      </w:ins>
      <w:ins w:id="1104" w:author="PR Preview" w:date="2026-01-01T00:00:00Z">
        <w:r>
          <w:t xml:space="preserve"> </w:t>
        </w:r>
      </w:ins>
      <w:ins w:id="1105" w:author="PR Preview" w:date="2026-01-01T00:00:00Z">
        <w:r>
          <w:t xml:space="preserve">because it has norm</w:t>
        </w:r>
      </w:ins>
      <w:ins w:id="1106" w:author="PR Preview" w:date="2026-01-01T00:00:00Z">
        <w:r>
          <w:t xml:space="preserve"> </w:t>
        </w:r>
      </w:ins>
      <m:oMath>
        <m:r>
          <m:t>1</m:t>
        </m:r>
      </m:oMath>
      <w:ins w:id="1107" w:author="PR Preview" w:date="2026-01-01T00:00:00Z">
        <w:r>
          <w:t xml:space="preserve">.</w:t>
        </w:r>
      </w:ins>
    </w:p>
    <w:bookmarkStart w:id="114" w:name="exm-svd-evd"/>
    <w:p>
      <w:pPr>
        <w:pStyle w:val="BodyText"/>
      </w:pPr>
      <w:r>
        <w:rPr>
          <w:b/>
          <w:bCs/>
        </w:rPr>
        <w:t xml:space="preserve">Example 26 (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for the matrix of the SVD example)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svd">
        <w:r>
          <w:rPr>
            <w:rStyle w:val="Hyperlink"/>
          </w:rPr>
          <w:t xml:space="preserve">Example 25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hyperlink w:anchor="thm-svd-evd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says its eigenvalues are</w:t>
      </w:r>
      <w:r>
        <w:t xml:space="preserve"> </w:t>
      </w:r>
      <m:oMath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σ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with the columns of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as eigenvectors.</w:t>
      </w:r>
      <w:r>
        <w:t xml:space="preserve"> </w:t>
      </w:r>
      <w:r>
        <w:t xml:space="preserve">Checking the first column, up to its factor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4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second: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114"/>
    <w:bookmarkStart w:id="115" w:name="rem-svd-from-evd"/>
    <w:p>
      <w:pPr>
        <w:pStyle w:val="FirstParagraph"/>
      </w:pPr>
      <w:r>
        <w:rPr>
          <w:i/>
          <w:iCs/>
        </w:rPr>
        <w:t xml:space="preserve">Remark 17</w:t>
      </w:r>
      <w:r>
        <w:t xml:space="preserve"> (Building an SVD from an eigendecomposition). </w:t>
      </w:r>
      <w:hyperlink w:anchor="thm-svd-evd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matches</w:t>
      </w:r>
      <w:r>
        <w:t xml:space="preserve"> </w:t>
      </w:r>
      <w:r>
        <w:t xml:space="preserve">Banerjee and Roy (2014, chap. 12, pp. 372-373)</w:t>
      </w:r>
      <w:r>
        <w:t xml:space="preserve">,</w:t>
      </w:r>
      <w:r>
        <w:t xml:space="preserve"> </w:t>
      </w:r>
      <w:r>
        <w:t xml:space="preserve">which works in the other direction:</w:t>
      </w:r>
      <w:r>
        <w:t xml:space="preserve"> </w:t>
      </w:r>
      <w:r>
        <w:t xml:space="preserve">it constructs an SVD from a spectral decomposition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and sets</w:t>
      </w:r>
      <w:r>
        <w:t xml:space="preserve"> </w:t>
      </w:r>
      <m:oMath>
        <m:sSub>
          <m:e>
            <m:r>
              <m:t>σ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rad>
      </m:oMath>
      <w:r>
        <w:t xml:space="preserve">.</w:t>
      </w:r>
    </w:p>
    <w:p>
      <w:pPr>
        <w:pStyle w:val="BodyText"/>
      </w:pPr>
      <w:r>
        <w:t xml:space="preserve">For example, in</w:t>
      </w:r>
      <w:r>
        <w:t xml:space="preserve"> </w:t>
      </w:r>
      <w:hyperlink w:anchor="exm-svd-evd">
        <w:r>
          <w:rPr>
            <w:rStyle w:val="Hyperlink"/>
          </w:rPr>
          <w:t xml:space="preserve">Example 26</w:t>
        </w:r>
      </w:hyperlink>
      <w:r>
        <w:t xml:space="preserve"> </w:t>
      </w:r>
      <w:r>
        <w:t xml:space="preserve">the eigenvalues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ad>
          <m:radPr>
            <m:degHide m:val="on"/>
          </m:radPr>
          <m:deg/>
          <m:e>
            <m:r>
              <m:t>4</m:t>
            </m:r>
          </m:e>
        </m:rad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are the singular values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svd">
        <w:r>
          <w:rPr>
            <w:rStyle w:val="Hyperlink"/>
          </w:rPr>
          <w:t xml:space="preserve">Example 25</w:t>
        </w:r>
      </w:hyperlink>
      <w:r>
        <w:t xml:space="preserve">.</w:t>
      </w:r>
    </w:p>
    <w:bookmarkEnd w:id="115"/>
    <w:bookmarkEnd w:id="116"/>
    <w:bookmarkStart w:id="146" w:name="definite-matrices"/>
    <w:p>
      <w:pPr>
        <w:pStyle w:val="Heading2"/>
      </w:pPr>
      <w:r>
        <w:t xml:space="preserve">5 Definite Matrices</w:t>
      </w:r>
    </w:p>
    <w:bookmarkStart w:id="117" w:name="def-positive-semidefinite"/>
    <w:p>
      <w:pPr>
        <w:pStyle w:val="FirstParagraph"/>
      </w:pPr>
      <w:r>
        <w:rPr>
          <w:b/>
          <w:bCs/>
        </w:rPr>
        <w:t xml:space="preserve">Definition 21 (Positive semidefinite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positive semidefinite</w:t>
      </w:r>
      <w:r>
        <w:t xml:space="preserve"> </w:t>
      </w:r>
      <w:r>
        <w:t xml:space="preserve">if it satisfies both conditions: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4"/>
        </w:numPr>
      </w:pPr>
      <w:del w:id="1108" w:author="PR Preview" w:date="2026-01-01T00:00:00Z">
        <w:r>
          <w:delText xml:space="preserve">Every quadratic form (</w:delText>
        </w:r>
      </w:del>
      <w:hyperlink w:anchor="def-quadratic-form">
        <w:del w:id="1109" w:author="PR Preview" w:date="2026-01-01T00:00:00Z">
          <w:r>
            <w:rPr>
              <w:rStyle w:val="Hyperlink"/>
            </w:rPr>
            <w:delText xml:space="preserve">Definition 11</w:delText>
          </w:r>
        </w:del>
      </w:hyperlink>
      <w:del w:id="1110" w:author="PR Preview" w:date="2026-01-01T00:00:00Z">
        <w:r>
          <w:delText xml:space="preserve">) in</w:delText>
        </w:r>
      </w:del>
      <w:del w:id="1111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</m:oMath>
      <w:del w:id="1112" w:author="PR Preview" w:date="2026-01-01T00:00:00Z">
        <w:r>
          <w:delText xml:space="preserve"> </w:delText>
        </w:r>
      </w:del>
      <w:del w:id="1113" w:author="PR Preview" w:date="2026-01-01T00:00:00Z">
        <w:r>
          <w:delText xml:space="preserve">is non-negative:</w:delText>
        </w:r>
      </w:del>
      <w:del w:id="1114" w:author="PR Preview" w:date="2026-01-01T00:00:00Z">
        <w:r>
          <w:delText xml:space="preserve"> </w:delText>
        </w:r>
      </w:del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≥</m:t>
        </m:r>
        <m:r>
          <m:t>0</m:t>
        </m:r>
      </m:oMath>
      <w:del w:id="1115" w:author="PR Preview" w:date="2026-01-01T00:00:00Z">
        <w:r>
          <w:delText xml:space="preserve"> </w:delText>
        </w:r>
      </w:del>
      <w:del w:id="1116" w:author="PR Preview" w:date="2026-01-01T00:00:00Z">
        <w:r>
          <w:delText xml:space="preserve">for every vector</w:delText>
        </w:r>
      </w:del>
      <w:del w:id="1117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1118" w:author="PR Preview" w:date="2026-01-01T00:00:00Z">
        <w:r>
          <w:delText xml:space="preserve"> </w:delText>
        </w:r>
      </w:del>
      <w:del w:id="1119" w:author="PR Preview" w:date="2026-01-01T00:00:00Z">
        <w:r>
          <w:delText xml:space="preserve">of length</w:delText>
        </w:r>
      </w:del>
      <w:del w:id="1120" w:author="PR Preview" w:date="2026-01-01T00:00:00Z">
        <w:r>
          <w:delText xml:space="preserve"> </w:delText>
        </w:r>
      </w:del>
      <m:oMath>
        <m:r>
          <m:t>p</m:t>
        </m:r>
      </m:oMath>
      <w:del w:id="1121" w:author="PR Preview" w:date="2026-01-01T00:00:00Z">
        <w:r>
          <w:delText xml:space="preserve">.</w:delText>
        </w:r>
      </w:del>
    </w:p>
    <w:p>
      <w:pPr>
        <w:pStyle w:val="FirstParagraph"/>
      </w:pPr>
      <w:del w:id="1122" w:author="PR Preview" w:date="2026-01-01T00:00:00Z">
        <w:r>
          <w:rPr>
            <w:b/>
            <w:bCs/>
          </w:rPr>
          <w:delText xml:space="preserve">Example 27 (A positive semidefinite matrix)</w:delText>
        </w:r>
      </w:del>
      <w:del w:id="1123" w:author="PR Preview" w:date="2026-01-01T00:00:00Z">
        <w:r>
          <w:delText xml:space="preserve"> </w:delText>
        </w:r>
      </w:del>
      <w:del w:id="1124" w:author="PR Preview" w:date="2026-01-01T00:00:00Z">
        <w:r>
          <w:delText xml:space="preserve">Let</w:delText>
        </w:r>
      </w:del>
      <w:del w:id="1125" w:author="PR Preview" w:date="2026-01-01T00:00:00Z">
        <w:r>
          <w:delText xml:space="preserve"> </w:delText>
        </w:r>
      </w:del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del w:id="1126" w:author="PR Preview" w:date="2026-01-01T00:00:00Z">
        <w:r>
          <w:delText xml:space="preserve">,</w:delText>
        </w:r>
      </w:del>
      <w:del w:id="1127" w:author="PR Preview" w:date="2026-01-01T00:00:00Z">
        <w:r>
          <w:delText xml:space="preserve"> </w:delText>
        </w:r>
      </w:del>
      <w:del w:id="1128" w:author="PR Preview" w:date="2026-01-01T00:00:00Z">
        <w:r>
          <w:delText xml:space="preserve">which is symmetric.</w:delText>
        </w:r>
      </w:del>
      <w:del w:id="1129" w:author="PR Preview" w:date="2026-01-01T00:00:00Z">
        <w:r>
          <w:delText xml:space="preserve"> </w:delText>
        </w:r>
      </w:del>
      <w:del w:id="1130" w:author="PR Preview" w:date="2026-01-01T00:00:00Z">
        <w:r>
          <w:delText xml:space="preserve">For any</w:delText>
        </w:r>
      </w:del>
      <w:del w:id="1131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del w:id="1132" w:author="PR Preview" w:date="2026-01-01T00:00:00Z">
        <w:r>
          <w:delText xml:space="preserve">: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 the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(complete the square)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square is non-negative)</m:t>
              </m:r>
            </m:e>
          </m:eqArr>
        </m:oMath>
      </m:oMathPara>
    </w:p>
    <w:p>
      <w:pPr>
        <w:pStyle w:val="Compact"/>
        <w:numPr>
          <w:ilvl w:val="0"/>
          <w:numId w:val="1004"/>
        </w:numPr>
      </w:pPr>
      <w:ins w:id="1133" w:author="PR Preview" w:date="2026-01-01T00:00:00Z">
        <w:r>
          <w:t xml:space="preserve">Every quadratic form (</w:t>
        </w:r>
      </w:ins>
      <w:hyperlink w:anchor="def-quadratic-form">
        <w:ins w:id="1134" w:author="PR Preview" w:date="2026-01-01T00:00:00Z">
          <w:r>
            <w:rPr>
              <w:rStyle w:val="Hyperlink"/>
            </w:rPr>
            <w:t xml:space="preserve">Definition 11</w:t>
          </w:r>
        </w:ins>
      </w:hyperlink>
      <w:ins w:id="1135" w:author="PR Preview" w:date="2026-01-01T00:00:00Z">
        <w:r>
          <w:t xml:space="preserve">) in</w:t>
        </w:r>
      </w:ins>
      <w:ins w:id="1136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1137" w:author="PR Preview" w:date="2026-01-01T00:00:00Z">
        <w:r>
          <w:t xml:space="preserve"> </w:t>
        </w:r>
      </w:ins>
      <w:ins w:id="1138" w:author="PR Preview" w:date="2026-01-01T00:00:00Z">
        <w:r>
          <w:t xml:space="preserve">is non-negative:</w:t>
        </w:r>
      </w:ins>
      <w:ins w:id="1139" w:author="PR Preview" w:date="2026-01-01T00:00:00Z">
        <w:r>
          <w:t xml:space="preserve"> </w:t>
        </w:r>
      </w:ins>
      <w:ins w:id="1140" w:author="PR Preview" w:date="2026-01-01T00:00:00Z">
        <w:r>
          <w:t xml:space="preserve">${\mathord{\smash[b]{\underset{\raise.3ex\hbox{$\scriptstyle\sim$}}{x}}\vphantom{x}}}^{\top} \mathbf{A} \mathord{\smash[b]{\underset{\raise.3ex\hbox{$\scriptstyle\sim$}}{x}}\vphantom{x}} \ge 0$</w:t>
        </w:r>
      </w:ins>
      <w:ins w:id="1141" w:author="PR Preview" w:date="2026-01-01T00:00:00Z">
        <w:r>
          <w:t xml:space="preserve"> </w:t>
        </w:r>
      </w:ins>
      <w:ins w:id="1142" w:author="PR Preview" w:date="2026-01-01T00:00:00Z">
        <w:r>
          <w:t xml:space="preserve">for every vector</w:t>
        </w:r>
      </w:ins>
      <w:ins w:id="1143" w:author="PR Preview" w:date="2026-01-01T00:00:00Z">
        <w:r>
          <w:t xml:space="preserve"> </w:t>
        </w:r>
      </w:ins>
      <w:ins w:id="1144" w:author="PR Preview" w:date="2026-01-01T00:00:00Z">
        <w:r>
          <w:t xml:space="preserve">$\mathord{\smash[b]{\underset{\raise.3ex\hbox{$\scriptstyle\sim$}}{x}}\vphantom{x}}$</w:t>
        </w:r>
      </w:ins>
      <w:ins w:id="1145" w:author="PR Preview" w:date="2026-01-01T00:00:00Z">
        <w:r>
          <w:t xml:space="preserve"> </w:t>
        </w:r>
      </w:ins>
      <w:ins w:id="1146" w:author="PR Preview" w:date="2026-01-01T00:00:00Z">
        <w:r>
          <w:t xml:space="preserve">of length</w:t>
        </w:r>
      </w:ins>
      <w:ins w:id="1147" w:author="PR Preview" w:date="2026-01-01T00:00:00Z">
        <w:r>
          <w:t xml:space="preserve"> </w:t>
        </w:r>
      </w:ins>
      <m:oMath>
        <m:r>
          <m:t>p</m:t>
        </m:r>
      </m:oMath>
      <w:ins w:id="1148" w:author="PR Preview" w:date="2026-01-01T00:00:00Z">
        <w:r>
          <w:t xml:space="preserve">.</w:t>
        </w:r>
      </w:ins>
    </w:p>
    <w:bookmarkEnd w:id="117"/>
    <w:bookmarkStart w:id="118" w:name="exm-positive-semidefinite"/>
    <w:p>
      <w:pPr>
        <w:pStyle w:val="FirstParagraph"/>
      </w:pPr>
      <w:ins w:id="1149" w:author="PR Preview" w:date="2026-01-01T00:00:00Z">
        <w:r>
          <w:rPr>
            <w:b/>
            <w:bCs/>
          </w:rPr>
          <w:t xml:space="preserve">Example 27 (A positive semidefinite matrix)</w:t>
        </w:r>
      </w:ins>
      <w:ins w:id="1150" w:author="PR Preview" w:date="2026-01-01T00:00:00Z">
        <w:r>
          <w:t xml:space="preserve"> </w:t>
        </w:r>
      </w:ins>
      <w:ins w:id="1151" w:author="PR Preview" w:date="2026-01-01T00:00:00Z">
        <w:r>
          <w:t xml:space="preserve">Let</w:t>
        </w:r>
      </w:ins>
      <w:ins w:id="1152" w:author="PR Preview" w:date="2026-01-01T00:00:00Z">
        <w:r>
          <w:t xml:space="preserve"> </w:t>
        </w:r>
      </w:ins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ins w:id="1153" w:author="PR Preview" w:date="2026-01-01T00:00:00Z">
        <w:r>
          <w:t xml:space="preserve">,</w:t>
        </w:r>
      </w:ins>
      <w:ins w:id="1154" w:author="PR Preview" w:date="2026-01-01T00:00:00Z">
        <w:r>
          <w:t xml:space="preserve"> </w:t>
        </w:r>
      </w:ins>
      <w:ins w:id="1155" w:author="PR Preview" w:date="2026-01-01T00:00:00Z">
        <w:r>
          <w:t xml:space="preserve">which is symmetric.</w:t>
        </w:r>
      </w:ins>
      <w:ins w:id="1156" w:author="PR Preview" w:date="2026-01-01T00:00:00Z">
        <w:r>
          <w:t xml:space="preserve"> </w:t>
        </w:r>
      </w:ins>
      <w:ins w:id="1157" w:author="PR Preview" w:date="2026-01-01T00:00:00Z">
        <w:r>
          <w:t xml:space="preserve">For any</w:t>
        </w:r>
      </w:ins>
      <w:ins w:id="1158" w:author="PR Preview" w:date="2026-01-01T00:00:00Z">
        <w:r>
          <w:t xml:space="preserve"> </w:t>
        </w:r>
      </w:ins>
      <w:ins w:id="1159" w:author="PR Preview" w:date="2026-01-01T00:00:00Z">
        <w:r>
          <w:t xml:space="preserve">$\mathord{\smash[b]{\underset{\raise.3ex\hbox{$\scriptstyle\sim$}}{x}}\vphantom{x}}= (x_1, x_2)$</w:t>
        </w:r>
      </w:ins>
      <w:ins w:id="1160" w:author="PR Preview" w:date="2026-01-01T00:00:00Z">
        <w:r>
          <w:t xml:space="preserve">:</w:t>
        </w:r>
      </w:ins>
    </w:p>
    <w:p>
      <w:pPr>
        <w:pStyle w:val="BodyText"/>
      </w:pPr>
      <w:ins w:id="1161" w:author="PR Preview" w:date="2026-01-01T00:00:00Z">
        <w:r>
          <w:t xml:space="preserve">$$
    \begin{aligned}
    {\mathord{\smash[b]{\underset{\raise.3ex\hbox{$\scriptstyle\sim$}}{x}}\vphantom{x}}}^{\top} \mathbf{B} \mathord{\smash[b]{\underset{\raise.3ex\hbox{$\scriptstyle\sim$}}{x}}\vphantom{x}}
    &amp;= x_1^2 + x_1 x_2 + x_2 x_1 + x_2^2
    &amp;&amp; \text{(multiply out the quadratic form)}
    \\
    &amp;= (x_1 + x_2)^2
    &amp;&amp; \text{(complete the square)}
    \\
    &amp;\ge 0
    &amp;&amp; \text{(a square is non-negative)}
    \end{aligned}
    $$</w:t>
        </w:r>
      </w:ins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positive semidefinite.</w:t>
      </w:r>
    </w:p>
    <w:bookmarkEnd w:id="118"/>
    <w:bookmarkStart w:id="119" w:name="def-positive-definite"/>
    <w:p>
      <w:pPr>
        <w:pStyle w:val="BodyText"/>
      </w:pPr>
      <w:r>
        <w:rPr>
          <w:b/>
          <w:bCs/>
        </w:rPr>
        <w:t xml:space="preserve">Definition 22 (Positive definite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positive definite</w:t>
      </w:r>
      <w:r>
        <w:t xml:space="preserve"> </w:t>
      </w:r>
      <w:r>
        <w:t xml:space="preserve">if it satisfies both conditions: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w:del w:id="1162" w:author="PR Preview" w:date="2026-01-01T00:00:00Z">
        <w:r>
          <w:delText xml:space="preserve">Every quadratic form (</w:delText>
        </w:r>
      </w:del>
      <w:hyperlink w:anchor="def-quadratic-form">
        <w:del w:id="1163" w:author="PR Preview" w:date="2026-01-01T00:00:00Z">
          <w:r>
            <w:rPr>
              <w:rStyle w:val="Hyperlink"/>
            </w:rPr>
            <w:delText xml:space="preserve">Definition 11</w:delText>
          </w:r>
        </w:del>
      </w:hyperlink>
      <w:del w:id="1164" w:author="PR Preview" w:date="2026-01-01T00:00:00Z">
        <w:r>
          <w:delText xml:space="preserve">) in</w:delText>
        </w:r>
      </w:del>
      <w:del w:id="1165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</m:oMath>
      <w:del w:id="1166" w:author="PR Preview" w:date="2026-01-01T00:00:00Z">
        <w:r>
          <w:delText xml:space="preserve"> </w:delText>
        </w:r>
      </w:del>
      <w:del w:id="1167" w:author="PR Preview" w:date="2026-01-01T00:00:00Z">
        <w:r>
          <w:delText xml:space="preserve">at a nonzero vector is positive:</w:delText>
        </w:r>
      </w:del>
      <w:del w:id="1168" w:author="PR Preview" w:date="2026-01-01T00:00:00Z">
        <w:r>
          <w:delText xml:space="preserve"> </w:delText>
        </w:r>
      </w:del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&gt;</m:t>
        </m:r>
        <m:r>
          <m:t>0</m:t>
        </m:r>
      </m:oMath>
      <w:del w:id="1169" w:author="PR Preview" w:date="2026-01-01T00:00:00Z">
        <w:r>
          <w:delText xml:space="preserve"> </w:delText>
        </w:r>
      </w:del>
      <w:del w:id="1170" w:author="PR Preview" w:date="2026-01-01T00:00:00Z">
        <w:r>
          <w:delText xml:space="preserve">for every vector</w:delText>
        </w:r>
      </w:del>
      <w:del w:id="1171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1172" w:author="PR Preview" w:date="2026-01-01T00:00:00Z">
        <w:r>
          <w:delText xml:space="preserve"> </w:delText>
        </w:r>
      </w:del>
      <w:del w:id="1173" w:author="PR Preview" w:date="2026-01-01T00:00:00Z">
        <w:r>
          <w:delText xml:space="preserve">of length</w:delText>
        </w:r>
      </w:del>
      <w:del w:id="1174" w:author="PR Preview" w:date="2026-01-01T00:00:00Z">
        <w:r>
          <w:delText xml:space="preserve"> </w:delText>
        </w:r>
      </w:del>
      <m:oMath>
        <m:r>
          <m:t>p</m:t>
        </m:r>
      </m:oMath>
      <w:del w:id="1175" w:author="PR Preview" w:date="2026-01-01T00:00:00Z">
        <w:r>
          <w:delText xml:space="preserve">.</w:delText>
        </w:r>
      </w:del>
    </w:p>
    <w:p>
      <w:pPr>
        <w:pStyle w:val="Compact"/>
        <w:numPr>
          <w:ilvl w:val="0"/>
          <w:numId w:val="1005"/>
        </w:numPr>
      </w:pPr>
      <w:ins w:id="1176" w:author="PR Preview" w:date="2026-01-01T00:00:00Z">
        <w:r>
          <w:t xml:space="preserve">Every quadratic form (</w:t>
        </w:r>
      </w:ins>
      <w:hyperlink w:anchor="def-quadratic-form">
        <w:ins w:id="1177" w:author="PR Preview" w:date="2026-01-01T00:00:00Z">
          <w:r>
            <w:rPr>
              <w:rStyle w:val="Hyperlink"/>
            </w:rPr>
            <w:t xml:space="preserve">Definition 11</w:t>
          </w:r>
        </w:ins>
      </w:hyperlink>
      <w:ins w:id="1178" w:author="PR Preview" w:date="2026-01-01T00:00:00Z">
        <w:r>
          <w:t xml:space="preserve">) in</w:t>
        </w:r>
      </w:ins>
      <w:ins w:id="1179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1180" w:author="PR Preview" w:date="2026-01-01T00:00:00Z">
        <w:r>
          <w:t xml:space="preserve"> </w:t>
        </w:r>
      </w:ins>
      <w:ins w:id="1181" w:author="PR Preview" w:date="2026-01-01T00:00:00Z">
        <w:r>
          <w:t xml:space="preserve">at a nonzero vector is positive:</w:t>
        </w:r>
      </w:ins>
      <w:ins w:id="1182" w:author="PR Preview" w:date="2026-01-01T00:00:00Z">
        <w:r>
          <w:t xml:space="preserve"> </w:t>
        </w:r>
      </w:ins>
      <w:ins w:id="1183" w:author="PR Preview" w:date="2026-01-01T00:00:00Z">
        <w:r>
          <w:t xml:space="preserve">${\mathord{\smash[b]{\underset{\raise.3ex\hbox{$\scriptstyle\sim$}}{x}}\vphantom{x}}}^{\top} \mathbf{A} \mathord{\smash[b]{\underset{\raise.3ex\hbox{$\scriptstyle\sim$}}{x}}\vphantom{x}} &gt; 0$</w:t>
        </w:r>
      </w:ins>
      <w:ins w:id="1184" w:author="PR Preview" w:date="2026-01-01T00:00:00Z">
        <w:r>
          <w:t xml:space="preserve"> </w:t>
        </w:r>
      </w:ins>
      <w:ins w:id="1185" w:author="PR Preview" w:date="2026-01-01T00:00:00Z">
        <w:r>
          <w:t xml:space="preserve">for every vector</w:t>
        </w:r>
      </w:ins>
      <w:ins w:id="1186" w:author="PR Preview" w:date="2026-01-01T00:00:00Z">
        <w:r>
          <w:t xml:space="preserve"> </w:t>
        </w:r>
      </w:ins>
      <w:ins w:id="1187" w:author="PR Preview" w:date="2026-01-01T00:00:00Z">
        <w:r>
          <w:t xml:space="preserve">$\mathord{\smash[b]{\underset{\raise.3ex\hbox{$\scriptstyle\sim$}}{x}}\vphantom{x}}\neq \mathord{\smash[b]{\underset{\raise.3ex\hbox{$\scriptstyle\sim$}}{0}}\vphantom{0}}$</w:t>
        </w:r>
      </w:ins>
      <w:ins w:id="1188" w:author="PR Preview" w:date="2026-01-01T00:00:00Z">
        <w:r>
          <w:t xml:space="preserve"> </w:t>
        </w:r>
      </w:ins>
      <w:ins w:id="1189" w:author="PR Preview" w:date="2026-01-01T00:00:00Z">
        <w:r>
          <w:t xml:space="preserve">of length</w:t>
        </w:r>
      </w:ins>
      <w:ins w:id="1190" w:author="PR Preview" w:date="2026-01-01T00:00:00Z">
        <w:r>
          <w:t xml:space="preserve"> </w:t>
        </w:r>
      </w:ins>
      <m:oMath>
        <m:r>
          <m:t>p</m:t>
        </m:r>
      </m:oMath>
      <w:ins w:id="1191" w:author="PR Preview" w:date="2026-01-01T00:00:00Z">
        <w:r>
          <w:t xml:space="preserve">.</w:t>
        </w:r>
      </w:ins>
    </w:p>
    <w:bookmarkEnd w:id="119"/>
    <w:bookmarkStart w:id="120" w:name="exm-positive-definite"/>
    <w:p>
      <w:pPr>
        <w:pStyle w:val="FirstParagraph"/>
      </w:pPr>
      <w:r>
        <w:rPr>
          <w:b/>
          <w:bCs/>
        </w:rPr>
        <w:t xml:space="preserve">Example 28 (Positive definite, semidefinite, and neither)</w:t>
      </w:r>
      <w:r>
        <w:t xml:space="preserve"> </w:t>
      </w:r>
      <w:r>
        <w:t xml:space="preserve"> </w:t>
      </w:r>
    </w:p>
    <w:p>
      <w:pPr>
        <w:numPr>
          <w:ilvl w:val="0"/>
          <w:numId w:val="1006"/>
        </w:numPr>
      </w:pPr>
      <w:del w:id="1192" w:author="PR Preview" w:date="2026-01-01T00:00:00Z">
        <w:r>
          <w:delText xml:space="preserve">The identity matrix</w:delText>
        </w:r>
      </w:del>
      <w:del w:id="1193" w:author="PR Preview" w:date="2026-01-01T00:00:00Z">
        <w:r>
          <w:delText xml:space="preserve"> </w:delText>
        </w:r>
      </w:del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del w:id="1194" w:author="PR Preview" w:date="2026-01-01T00:00:00Z">
        <w:r>
          <w:delText xml:space="preserve"> </w:delText>
        </w:r>
      </w:del>
      <w:del w:id="1195" w:author="PR Preview" w:date="2026-01-01T00:00:00Z">
        <w:r>
          <w:delText xml:space="preserve">(</w:delText>
        </w:r>
      </w:del>
      <w:hyperlink r:id="rId11">
        <w:del w:id="1196" w:author="PR Preview" w:date="2026-01-01T00:00:00Z">
          <w:r>
            <w:rPr>
              <w:rStyle w:val="Hyperlink"/>
            </w:rPr>
            <w:delText xml:space="preserve">Definition 12 in Matrices</w:delText>
          </w:r>
        </w:del>
      </w:hyperlink>
      <w:del w:id="1197" w:author="PR Preview" w:date="2026-01-01T00:00:00Z">
        <w:r>
          <w:delText xml:space="preserve">) is positive definite:</w:delText>
        </w:r>
      </w:del>
      <w:del w:id="1198" w:author="PR Preview" w:date="2026-01-01T00:00:00Z">
        <w:r>
          <w:delText xml:space="preserve"> </w:delText>
        </w:r>
      </w:del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del w:id="1199" w:author="PR Preview" w:date="2026-01-01T00:00:00Z">
        <w:r>
          <w:delText xml:space="preserve">,</w:delText>
        </w:r>
      </w:del>
      <w:del w:id="1200" w:author="PR Preview" w:date="2026-01-01T00:00:00Z">
        <w:r>
          <w:delText xml:space="preserve"> </w:delText>
        </w:r>
      </w:del>
      <w:del w:id="1201" w:author="PR Preview" w:date="2026-01-01T00:00:00Z">
        <w:r>
          <w:delText xml:space="preserve">which is positive unless every</w:delText>
        </w:r>
      </w:del>
      <w:del w:id="1202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t>i</m:t>
            </m:r>
          </m:sub>
        </m:sSub>
      </m:oMath>
      <w:del w:id="1203" w:author="PR Preview" w:date="2026-01-01T00:00:00Z">
        <w:r>
          <w:delText xml:space="preserve"> </w:delText>
        </w:r>
      </w:del>
      <w:del w:id="1204" w:author="PR Preview" w:date="2026-01-01T00:00:00Z">
        <w:r>
          <w:delText xml:space="preserve">is</w:delText>
        </w:r>
      </w:del>
      <w:del w:id="1205" w:author="PR Preview" w:date="2026-01-01T00:00:00Z">
        <w:r>
          <w:delText xml:space="preserve"> </w:delText>
        </w:r>
      </w:del>
      <m:oMath>
        <m:r>
          <m:t>0</m:t>
        </m:r>
      </m:oMath>
      <w:del w:id="1206" w:author="PR Preview" w:date="2026-01-01T00:00:00Z">
        <w:r>
          <w:delText xml:space="preserve">.</w:delText>
        </w:r>
      </w:del>
    </w:p>
    <w:p>
      <w:pPr>
        <w:numPr>
          <w:ilvl w:val="0"/>
          <w:numId w:val="1006"/>
        </w:numPr>
      </w:pP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del w:id="1207" w:author="PR Preview" w:date="2026-01-01T00:00:00Z">
        <w:r>
          <w:delText xml:space="preserve"> </w:delText>
        </w:r>
      </w:del>
      <w:del w:id="1208" w:author="PR Preview" w:date="2026-01-01T00:00:00Z">
        <w:r>
          <w:delText xml:space="preserve">from</w:delText>
        </w:r>
      </w:del>
      <w:del w:id="1209" w:author="PR Preview" w:date="2026-01-01T00:00:00Z">
        <w:r>
          <w:delText xml:space="preserve"> </w:delText>
        </w:r>
      </w:del>
      <w:hyperlink w:anchor="exm-positive-semidefinite">
        <w:del w:id="1210" w:author="PR Preview" w:date="2026-01-01T00:00:00Z">
          <w:r>
            <w:rPr>
              <w:rStyle w:val="Hyperlink"/>
            </w:rPr>
            <w:delText xml:space="preserve">Example 27</w:delText>
          </w:r>
        </w:del>
      </w:hyperlink>
      <w:del w:id="1211" w:author="PR Preview" w:date="2026-01-01T00:00:00Z">
        <w:r>
          <w:delText xml:space="preserve"> </w:delText>
        </w:r>
      </w:del>
      <w:del w:id="1212" w:author="PR Preview" w:date="2026-01-01T00:00:00Z">
        <w:r>
          <w:delText xml:space="preserve">is positive semidefinite</w:delText>
        </w:r>
      </w:del>
      <w:del w:id="1213" w:author="PR Preview" w:date="2026-01-01T00:00:00Z">
        <w:r>
          <w:delText xml:space="preserve"> </w:delText>
        </w:r>
      </w:del>
      <w:del w:id="1214" w:author="PR Preview" w:date="2026-01-01T00:00:00Z">
        <w:r>
          <w:delText xml:space="preserve">but not positive definite:</w:delText>
        </w:r>
      </w:del>
      <w:del w:id="1215" w:author="PR Preview" w:date="2026-01-01T00:00:00Z">
        <w:r>
          <w:delText xml:space="preserve"> </w:delText>
        </w:r>
      </w:del>
      <w:del w:id="1216" w:author="PR Preview" w:date="2026-01-01T00:00:00Z">
        <w:r>
          <w:delText xml:space="preserve">at</w:delText>
        </w:r>
      </w:del>
      <w:del w:id="1217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1218" w:author="PR Preview" w:date="2026-01-01T00:00:00Z">
        <w:r>
          <w:delText xml:space="preserve">,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6"/>
        </w:numPr>
      </w:pP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del w:id="1219" w:author="PR Preview" w:date="2026-01-01T00:00:00Z">
        <w:r>
          <w:delText xml:space="preserve"> </w:delText>
        </w:r>
      </w:del>
      <w:del w:id="1220" w:author="PR Preview" w:date="2026-01-01T00:00:00Z">
        <w:r>
          <w:delText xml:space="preserve">is symmetric</w:delText>
        </w:r>
      </w:del>
      <w:del w:id="1221" w:author="PR Preview" w:date="2026-01-01T00:00:00Z">
        <w:r>
          <w:delText xml:space="preserve"> </w:delText>
        </w:r>
      </w:del>
      <w:del w:id="1222" w:author="PR Preview" w:date="2026-01-01T00:00:00Z">
        <w:r>
          <w:delText xml:space="preserve">but not positive semidefinite:</w:delText>
        </w:r>
      </w:del>
      <w:del w:id="1223" w:author="PR Preview" w:date="2026-01-01T00:00:00Z">
        <w:r>
          <w:delText xml:space="preserve"> </w:delText>
        </w:r>
      </w:del>
      <w:del w:id="1224" w:author="PR Preview" w:date="2026-01-01T00:00:00Z">
        <w:r>
          <w:delText xml:space="preserve">at</w:delText>
        </w:r>
      </w:del>
      <w:del w:id="1225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del w:id="1226" w:author="PR Preview" w:date="2026-01-01T00:00:00Z">
        <w:r>
          <w:delText xml:space="preserve">,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D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del w:id="1227" w:author="PR Preview" w:date="2026-01-01T00:00:00Z">
        <w:r>
          <w:rPr>
            <w:i/>
            <w:iCs/>
          </w:rPr>
          <w:delText xml:space="preserve">Remark 18</w:delText>
        </w:r>
      </w:del>
      <w:del w:id="1228" w:author="PR Preview" w:date="2026-01-01T00:00:00Z">
        <w:r>
          <w:delText xml:space="preserve"> (Why the definition requires symmetry). </w:delText>
        </w:r>
      </w:del>
      <w:del w:id="1229" w:author="PR Preview" w:date="2026-01-01T00:00:00Z">
        <w:r>
          <w:delText xml:space="preserve">A positive definite matrix is positive semidefinite</w:delText>
        </w:r>
      </w:del>
      <w:del w:id="1230" w:author="PR Preview" w:date="2026-01-01T00:00:00Z">
        <w:r>
          <w:delText xml:space="preserve"> </w:delText>
        </w:r>
      </w:del>
      <w:del w:id="1231" w:author="PR Preview" w:date="2026-01-01T00:00:00Z">
        <w:r>
          <w:delText xml:space="preserve">(</w:delText>
        </w:r>
      </w:del>
      <w:hyperlink w:anchor="def-positive-semidefinite">
        <w:del w:id="1232" w:author="PR Preview" w:date="2026-01-01T00:00:00Z">
          <w:r>
            <w:rPr>
              <w:rStyle w:val="Hyperlink"/>
            </w:rPr>
            <w:delText xml:space="preserve">Definition 21</w:delText>
          </w:r>
        </w:del>
      </w:hyperlink>
      <w:del w:id="1233" w:author="PR Preview" w:date="2026-01-01T00:00:00Z">
        <w:r>
          <w:delText xml:space="preserve">):</w:delText>
        </w:r>
      </w:del>
      <w:del w:id="1234" w:author="PR Preview" w:date="2026-01-01T00:00:00Z">
        <w:r>
          <w:delText xml:space="preserve"> </w:delText>
        </w:r>
      </w:del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&gt;</m:t>
        </m:r>
        <m:r>
          <m:t>0</m:t>
        </m:r>
      </m:oMath>
      <w:del w:id="1235" w:author="PR Preview" w:date="2026-01-01T00:00:00Z">
        <w:r>
          <w:delText xml:space="preserve"> </w:delText>
        </w:r>
      </w:del>
      <w:del w:id="1236" w:author="PR Preview" w:date="2026-01-01T00:00:00Z">
        <w:r>
          <w:delText xml:space="preserve">for every</w:delText>
        </w:r>
      </w:del>
      <w:del w:id="1237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1238" w:author="PR Preview" w:date="2026-01-01T00:00:00Z">
        <w:r>
          <w:delText xml:space="preserve">,</w:delText>
        </w:r>
      </w:del>
      <w:del w:id="1239" w:author="PR Preview" w:date="2026-01-01T00:00:00Z">
        <w:r>
          <w:delText xml:space="preserve"> </w:delText>
        </w:r>
      </w:del>
      <w:del w:id="1240" w:author="PR Preview" w:date="2026-01-01T00:00:00Z">
        <w:r>
          <w:delText xml:space="preserve">and</w:delText>
        </w:r>
      </w:del>
      <w:del w:id="1241" w:author="PR Preview" w:date="2026-01-01T00:00:00Z">
        <w:r>
          <w:delText xml:space="preserve"> </w:delText>
        </w:r>
      </w:del>
      <m:oMath>
        <m:sSup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0</m:t>
        </m:r>
      </m:oMath>
      <w:del w:id="1242" w:author="PR Preview" w:date="2026-01-01T00:00:00Z">
        <w:r>
          <w:delText xml:space="preserve">.</w:delText>
        </w:r>
      </w:del>
      <w:del w:id="1243" w:author="PR Preview" w:date="2026-01-01T00:00:00Z">
        <w:r>
          <w:delText xml:space="preserve"> </w:delText>
        </w:r>
      </w:del>
      <w:del w:id="1244" w:author="PR Preview" w:date="2026-01-01T00:00:00Z">
        <w:r>
          <w:delText xml:space="preserve">For example,</w:delText>
        </w:r>
      </w:del>
      <w:del w:id="1245" w:author="PR Preview" w:date="2026-01-01T00:00:00Z">
        <w:r>
          <w:delText xml:space="preserve"> </w:delText>
        </w:r>
      </w:del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del w:id="1246" w:author="PR Preview" w:date="2026-01-01T00:00:00Z">
        <w:r>
          <w:delText xml:space="preserve"> </w:delText>
        </w:r>
      </w:del>
      <w:del w:id="1247" w:author="PR Preview" w:date="2026-01-01T00:00:00Z">
        <w:r>
          <w:delText xml:space="preserve">in</w:delText>
        </w:r>
      </w:del>
      <w:del w:id="1248" w:author="PR Preview" w:date="2026-01-01T00:00:00Z">
        <w:r>
          <w:delText xml:space="preserve"> </w:delText>
        </w:r>
      </w:del>
      <w:hyperlink w:anchor="exm-positive-definite">
        <w:del w:id="1249" w:author="PR Preview" w:date="2026-01-01T00:00:00Z">
          <w:r>
            <w:rPr>
              <w:rStyle w:val="Hyperlink"/>
            </w:rPr>
            <w:delText xml:space="preserve">Example 28</w:delText>
          </w:r>
        </w:del>
      </w:hyperlink>
      <w:del w:id="1250" w:author="PR Preview" w:date="2026-01-01T00:00:00Z">
        <w:r>
          <w:delText xml:space="preserve"> </w:delText>
        </w:r>
      </w:del>
      <w:del w:id="1251" w:author="PR Preview" w:date="2026-01-01T00:00:00Z">
        <w:r>
          <w:delText xml:space="preserve">is both.</w:delText>
        </w:r>
      </w:del>
    </w:p>
    <w:p>
      <w:pPr>
        <w:pStyle w:val="BodyText"/>
      </w:pPr>
      <w:del w:id="1252" w:author="PR Preview" w:date="2026-01-01T00:00:00Z">
        <w:r>
          <w:delText xml:space="preserve">Some sources drop the symmetry condition from both definitions.</w:delText>
        </w:r>
      </w:del>
      <w:del w:id="1253" w:author="PR Preview" w:date="2026-01-01T00:00:00Z">
        <w:r>
          <w:delText xml:space="preserve"> </w:delText>
        </w:r>
      </w:del>
      <w:del w:id="1254" w:author="PR Preview" w:date="2026-01-01T00:00:00Z">
        <w:r>
          <w:delText xml:space="preserve">These notes keep it,</w:delText>
        </w:r>
      </w:del>
      <w:del w:id="1255" w:author="PR Preview" w:date="2026-01-01T00:00:00Z">
        <w:r>
          <w:delText xml:space="preserve"> </w:delText>
        </w:r>
      </w:del>
      <w:del w:id="1256" w:author="PR Preview" w:date="2026-01-01T00:00:00Z">
        <w:r>
          <w:delText xml:space="preserve">because without it a matrix can pass the quadratic-form condition</w:delText>
        </w:r>
      </w:del>
      <w:del w:id="1257" w:author="PR Preview" w:date="2026-01-01T00:00:00Z">
        <w:r>
          <w:delText xml:space="preserve"> </w:delText>
        </w:r>
      </w:del>
      <w:del w:id="1258" w:author="PR Preview" w:date="2026-01-01T00:00:00Z">
        <w:r>
          <w:delText xml:space="preserve">and still have no real eigenvalues (</w:delText>
        </w:r>
      </w:del>
      <w:hyperlink w:anchor="def-eigenvalue">
        <w:del w:id="1259" w:author="PR Preview" w:date="2026-01-01T00:00:00Z">
          <w:r>
            <w:rPr>
              <w:rStyle w:val="Hyperlink"/>
            </w:rPr>
            <w:delText xml:space="preserve">Definition 16</w:delText>
          </w:r>
        </w:del>
      </w:hyperlink>
      <w:del w:id="1260" w:author="PR Preview" w:date="2026-01-01T00:00:00Z">
        <w:r>
          <w:delText xml:space="preserve">).</w:delText>
        </w:r>
      </w:del>
      <w:del w:id="1261" w:author="PR Preview" w:date="2026-01-01T00:00:00Z">
        <w:r>
          <w:delText xml:space="preserve"> </w:delText>
        </w:r>
      </w:del>
      <w:del w:id="1262" w:author="PR Preview" w:date="2026-01-01T00:00:00Z">
        <w:r>
          <w:delText xml:space="preserve">For example,</w:delText>
        </w:r>
      </w:del>
      <w:del w:id="1263" w:author="PR Preview" w:date="2026-01-01T00:00:00Z">
        <w:r>
          <w:delText xml:space="preserve"> </w:delText>
        </w:r>
      </w:del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del w:id="1264" w:author="PR Preview" w:date="2026-01-01T00:00:00Z">
        <w:r>
          <w:delText xml:space="preserve"> </w:delText>
        </w:r>
      </w:del>
      <w:del w:id="1265" w:author="PR Preview" w:date="2026-01-01T00:00:00Z">
        <w:r>
          <w:delText xml:space="preserve">is not symmetric, and for any</w:delText>
        </w:r>
      </w:del>
      <w:del w:id="1266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del w:id="1267" w:author="PR Preview" w:date="2026-01-01T00:00:00Z">
        <w:r>
          <w:delText xml:space="preserve">: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 the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middle terms cancel)</m:t>
              </m:r>
            </m:e>
          </m:eqArr>
        </m:oMath>
      </m:oMathPara>
    </w:p>
    <w:p>
      <w:pPr>
        <w:pStyle w:val="FirstParagraph"/>
      </w:pPr>
      <w:del w:id="1268" w:author="PR Preview" w:date="2026-01-01T00:00:00Z">
        <w:r>
          <w:delText xml:space="preserve">which is positive for every</w:delText>
        </w:r>
      </w:del>
      <w:del w:id="1269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1270" w:author="PR Preview" w:date="2026-01-01T00:00:00Z">
        <w:r>
          <w:delText xml:space="preserve">.</w:delText>
        </w:r>
      </w:del>
      <w:del w:id="1271" w:author="PR Preview" w:date="2026-01-01T00:00:00Z">
        <w:r>
          <w:delText xml:space="preserve"> </w:delText>
        </w:r>
      </w:del>
      <w:del w:id="1272" w:author="PR Preview" w:date="2026-01-01T00:00:00Z">
        <w:r>
          <w:delText xml:space="preserve">But suppose</w:delText>
        </w:r>
      </w:del>
      <w:del w:id="1273" w:author="PR Preview" w:date="2026-01-01T00:00:00Z">
        <w:r>
          <w:delText xml:space="preserve"> </w:delText>
        </w:r>
      </w:del>
      <m:oMath>
        <m:r>
          <m:rPr>
            <m:sty m:val="bi"/>
          </m:rPr>
          <m:t>C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λ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1274" w:author="PR Preview" w:date="2026-01-01T00:00:00Z">
        <w:r>
          <w:delText xml:space="preserve"> </w:delText>
        </w:r>
      </w:del>
      <w:del w:id="1275" w:author="PR Preview" w:date="2026-01-01T00:00:00Z">
        <w:r>
          <w:delText xml:space="preserve">for a real number</w:delText>
        </w:r>
      </w:del>
      <w:del w:id="1276" w:author="PR Preview" w:date="2026-01-01T00:00:00Z">
        <w:r>
          <w:delText xml:space="preserve"> </w:delText>
        </w:r>
      </w:del>
      <m:oMath>
        <m:r>
          <m:t>λ</m:t>
        </m:r>
      </m:oMath>
      <w:del w:id="1277" w:author="PR Preview" w:date="2026-01-01T00:00:00Z">
        <w:r>
          <w:delText xml:space="preserve">.</w:delText>
        </w:r>
      </w:del>
      <w:del w:id="1278" w:author="PR Preview" w:date="2026-01-01T00:00:00Z">
        <w:r>
          <w:delText xml:space="preserve"> </w:delText>
        </w:r>
      </w:del>
      <w:del w:id="1279" w:author="PR Preview" w:date="2026-01-01T00:00:00Z">
        <w:r>
          <w:delText xml:space="preserve">Matching entries gives</w:delText>
        </w:r>
      </w:del>
      <w:del w:id="1280" w:author="PR Preview" w:date="2026-01-01T00:00:00Z">
        <w:r>
          <w:delText xml:space="preserve"> </w:delText>
        </w:r>
      </w:del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del w:id="1281" w:author="PR Preview" w:date="2026-01-01T00:00:00Z">
        <w:r>
          <w:delText xml:space="preserve"> </w:delText>
        </w:r>
      </w:del>
      <w:del w:id="1282" w:author="PR Preview" w:date="2026-01-01T00:00:00Z">
        <w:r>
          <w:delText xml:space="preserve">and</w:delText>
        </w:r>
      </w:del>
      <w:del w:id="1283" w:author="PR Preview" w:date="2026-01-01T00:00:00Z">
        <w:r>
          <w:delText xml:space="preserve"> </w:delText>
        </w:r>
      </w:del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del w:id="1284" w:author="PR Preview" w:date="2026-01-01T00:00:00Z">
        <w:r>
          <w:delText xml:space="preserve">,</w:delText>
        </w:r>
      </w:del>
      <w:del w:id="1285" w:author="PR Preview" w:date="2026-01-01T00:00:00Z">
        <w:r>
          <w:delText xml:space="preserve"> </w:delText>
        </w:r>
      </w:del>
      <w:del w:id="1286" w:author="PR Preview" w:date="2026-01-01T00:00:00Z">
        <w:r>
          <w:delText xml:space="preserve">so</w:delText>
        </w:r>
      </w:del>
      <w:del w:id="1287" w:author="PR Preview" w:date="2026-01-01T00:00:00Z">
        <w:r>
          <w:delText xml:space="preserve"> </w:delText>
        </w:r>
      </w:del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del w:id="1288" w:author="PR Preview" w:date="2026-01-01T00:00:00Z">
        <w:r>
          <w:delText xml:space="preserve"> </w:delText>
        </w:r>
      </w:del>
      <w:del w:id="1289" w:author="PR Preview" w:date="2026-01-01T00:00:00Z">
        <w:r>
          <w:delText xml:space="preserve">and</w:delText>
        </w:r>
      </w:del>
      <w:del w:id="1290" w:author="PR Preview" w:date="2026-01-01T00:00:00Z">
        <w:r>
          <w:delText xml:space="preserve"> </w:delText>
        </w:r>
      </w:del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del w:id="1291" w:author="PR Preview" w:date="2026-01-01T00:00:00Z">
        <w:r>
          <w:delText xml:space="preserve">.</w:delText>
        </w:r>
      </w:del>
      <w:del w:id="1292" w:author="PR Preview" w:date="2026-01-01T00:00:00Z">
        <w:r>
          <w:delText xml:space="preserve"> </w:delText>
        </w:r>
      </w:del>
      <w:del w:id="1293" w:author="PR Preview" w:date="2026-01-01T00:00:00Z">
        <w:r>
          <w:delText xml:space="preserve">Substituting the first into the second gives</w:delText>
        </w:r>
      </w:del>
      <w:del w:id="1294" w:author="PR Preview" w:date="2026-01-01T00:00:00Z">
        <w:r>
          <w:delText xml:space="preserve"> </w:delText>
        </w:r>
      </w:del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sSub>
          <m:e>
            <m:r>
              <m:t>v</m:t>
            </m:r>
          </m:e>
          <m:sub>
            <m:r>
              <m:t>1</m:t>
            </m:r>
          </m:sub>
        </m:sSub>
      </m:oMath>
      <w:del w:id="1295" w:author="PR Preview" w:date="2026-01-01T00:00:00Z">
        <w:r>
          <w:delText xml:space="preserve">,</w:delText>
        </w:r>
      </w:del>
      <w:del w:id="1296" w:author="PR Preview" w:date="2026-01-01T00:00:00Z">
        <w:r>
          <w:delText xml:space="preserve"> </w:delText>
        </w:r>
      </w:del>
      <w:del w:id="1297" w:author="PR Preview" w:date="2026-01-01T00:00:00Z">
        <w:r>
          <w:delText xml:space="preserve">so</w:delText>
        </w:r>
      </w:del>
      <w:del w:id="1298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λ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del w:id="1299" w:author="PR Preview" w:date="2026-01-01T00:00:00Z">
        <w:r>
          <w:delText xml:space="preserve">.</w:delText>
        </w:r>
      </w:del>
      <w:del w:id="1300" w:author="PR Preview" w:date="2026-01-01T00:00:00Z">
        <w:r>
          <w:delText xml:space="preserve"> </w:delText>
        </w:r>
      </w:del>
      <w:del w:id="1301" w:author="PR Preview" w:date="2026-01-01T00:00:00Z">
        <w:r>
          <w:delText xml:space="preserve">Since</w:delText>
        </w:r>
      </w:del>
      <w:del w:id="1302" w:author="PR Preview" w:date="2026-01-01T00:00:00Z">
        <w:r>
          <w:delText xml:space="preserve"> </w:delText>
        </w:r>
      </w:del>
      <m:oMath>
        <m:r>
          <m:t>1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del w:id="1303" w:author="PR Preview" w:date="2026-01-01T00:00:00Z">
        <w:r>
          <w:delText xml:space="preserve">,</w:delText>
        </w:r>
      </w:del>
      <w:del w:id="1304" w:author="PR Preview" w:date="2026-01-01T00:00:00Z">
        <w:r>
          <w:delText xml:space="preserve"> </w:delText>
        </w:r>
      </w:del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del w:id="1305" w:author="PR Preview" w:date="2026-01-01T00:00:00Z">
        <w:r>
          <w:delText xml:space="preserve">,</w:delText>
        </w:r>
      </w:del>
      <w:del w:id="1306" w:author="PR Preview" w:date="2026-01-01T00:00:00Z">
        <w:r>
          <w:delText xml:space="preserve"> </w:delText>
        </w:r>
      </w:del>
      <w:del w:id="1307" w:author="PR Preview" w:date="2026-01-01T00:00:00Z">
        <w:r>
          <w:delText xml:space="preserve">and then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del w:id="1308" w:author="PR Preview" w:date="2026-01-01T00:00:00Z">
        <w:r>
          <w:delText xml:space="preserve">So no real</w:delText>
        </w:r>
      </w:del>
      <w:del w:id="1309" w:author="PR Preview" w:date="2026-01-01T00:00:00Z">
        <w:r>
          <w:delText xml:space="preserve"> </w:delText>
        </w:r>
      </w:del>
      <m:oMath>
        <m:r>
          <m:t>λ</m:t>
        </m:r>
      </m:oMath>
      <w:del w:id="1310" w:author="PR Preview" w:date="2026-01-01T00:00:00Z">
        <w:r>
          <w:delText xml:space="preserve"> </w:delText>
        </w:r>
      </w:del>
      <w:del w:id="1311" w:author="PR Preview" w:date="2026-01-01T00:00:00Z">
        <w:r>
          <w:delText xml:space="preserve">has an eigenvector</w:delText>
        </w:r>
      </w:del>
      <w:del w:id="1312" w:author="PR Preview" w:date="2026-01-01T00:00:00Z">
        <w:r>
          <w:delText xml:space="preserve"> </w:delText>
        </w:r>
      </w:del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1313" w:author="PR Preview" w:date="2026-01-01T00:00:00Z">
        <w:r>
          <w:delText xml:space="preserve">.</w:delText>
        </w:r>
      </w:del>
    </w:p>
    <w:p>
      <w:pPr>
        <w:numPr>
          <w:ilvl w:val="0"/>
          <w:numId w:val="1006"/>
        </w:numPr>
      </w:pPr>
      <w:ins w:id="1314" w:author="PR Preview" w:date="2026-01-01T00:00:00Z">
        <w:r>
          <w:t xml:space="preserve">The identity matrix</w:t>
        </w:r>
      </w:ins>
      <w:ins w:id="1315" w:author="PR Preview" w:date="2026-01-01T00:00:00Z">
        <w:r>
          <w:t xml:space="preserve"> </w:t>
        </w:r>
      </w:ins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ins w:id="1316" w:author="PR Preview" w:date="2026-01-01T00:00:00Z">
        <w:r>
          <w:t xml:space="preserve"> </w:t>
        </w:r>
      </w:ins>
      <w:ins w:id="1317" w:author="PR Preview" w:date="2026-01-01T00:00:00Z">
        <w:r>
          <w:t xml:space="preserve">(</w:t>
        </w:r>
      </w:ins>
      <w:hyperlink r:id="rId11">
        <w:ins w:id="1318" w:author="PR Preview" w:date="2026-01-01T00:00:00Z">
          <w:r>
            <w:rPr>
              <w:rStyle w:val="Hyperlink"/>
            </w:rPr>
            <w:t xml:space="preserve">Definition 12 in Matrices</w:t>
          </w:r>
        </w:ins>
      </w:hyperlink>
      <w:ins w:id="1319" w:author="PR Preview" w:date="2026-01-01T00:00:00Z">
        <w:r>
          <w:t xml:space="preserve">) is positive definite:</w:t>
        </w:r>
      </w:ins>
      <w:ins w:id="1320" w:author="PR Preview" w:date="2026-01-01T00:00:00Z">
        <w:r>
          <w:t xml:space="preserve"> </w:t>
        </w:r>
      </w:ins>
      <w:ins w:id="1321" w:author="PR Preview" w:date="2026-01-01T00:00:00Z">
        <w:r>
          <w:t xml:space="preserve">${\mathord{\smash[b]{\underset{\raise.3ex\hbox{$\scriptstyle\sim$}}{x}}\vphantom{x}}}^{\top} \mathbf{I}_p \mathord{\smash[b]{\underset{\raise.3ex\hbox{$\scriptstyle\sim$}}{x}}\vphantom{x}} = \sum_{i=1}^px_i^2$</w:t>
        </w:r>
      </w:ins>
      <w:ins w:id="1322" w:author="PR Preview" w:date="2026-01-01T00:00:00Z">
        <w:r>
          <w:t xml:space="preserve">,</w:t>
        </w:r>
      </w:ins>
      <w:ins w:id="1323" w:author="PR Preview" w:date="2026-01-01T00:00:00Z">
        <w:r>
          <w:t xml:space="preserve"> </w:t>
        </w:r>
      </w:ins>
      <w:ins w:id="1324" w:author="PR Preview" w:date="2026-01-01T00:00:00Z">
        <w:r>
          <w:t xml:space="preserve">which is positive unless every</w:t>
        </w:r>
      </w:ins>
      <w:ins w:id="1325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i</m:t>
            </m:r>
          </m:sub>
        </m:sSub>
      </m:oMath>
      <w:ins w:id="1326" w:author="PR Preview" w:date="2026-01-01T00:00:00Z">
        <w:r>
          <w:t xml:space="preserve"> </w:t>
        </w:r>
      </w:ins>
      <w:ins w:id="1327" w:author="PR Preview" w:date="2026-01-01T00:00:00Z">
        <w:r>
          <w:t xml:space="preserve">is</w:t>
        </w:r>
      </w:ins>
      <w:ins w:id="1328" w:author="PR Preview" w:date="2026-01-01T00:00:00Z">
        <w:r>
          <w:t xml:space="preserve"> </w:t>
        </w:r>
      </w:ins>
      <m:oMath>
        <m:r>
          <m:t>0</m:t>
        </m:r>
      </m:oMath>
      <w:ins w:id="1329" w:author="PR Preview" w:date="2026-01-01T00:00:00Z">
        <w:r>
          <w:t xml:space="preserve">.</w:t>
        </w:r>
      </w:ins>
    </w:p>
    <w:p>
      <w:pPr>
        <w:numPr>
          <w:ilvl w:val="0"/>
          <w:numId w:val="1006"/>
        </w:numPr>
      </w:pP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ins w:id="1330" w:author="PR Preview" w:date="2026-01-01T00:00:00Z">
        <w:r>
          <w:t xml:space="preserve"> </w:t>
        </w:r>
      </w:ins>
      <w:ins w:id="1331" w:author="PR Preview" w:date="2026-01-01T00:00:00Z">
        <w:r>
          <w:t xml:space="preserve">from</w:t>
        </w:r>
      </w:ins>
      <w:ins w:id="1332" w:author="PR Preview" w:date="2026-01-01T00:00:00Z">
        <w:r>
          <w:t xml:space="preserve"> </w:t>
        </w:r>
      </w:ins>
      <w:hyperlink w:anchor="exm-positive-semidefinite">
        <w:ins w:id="1333" w:author="PR Preview" w:date="2026-01-01T00:00:00Z">
          <w:r>
            <w:rPr>
              <w:rStyle w:val="Hyperlink"/>
            </w:rPr>
            <w:t xml:space="preserve">Example 27</w:t>
          </w:r>
        </w:ins>
      </w:hyperlink>
      <w:ins w:id="1334" w:author="PR Preview" w:date="2026-01-01T00:00:00Z">
        <w:r>
          <w:t xml:space="preserve"> </w:t>
        </w:r>
      </w:ins>
      <w:ins w:id="1335" w:author="PR Preview" w:date="2026-01-01T00:00:00Z">
        <w:r>
          <w:t xml:space="preserve">is positive semidefinite</w:t>
        </w:r>
      </w:ins>
      <w:ins w:id="1336" w:author="PR Preview" w:date="2026-01-01T00:00:00Z">
        <w:r>
          <w:t xml:space="preserve"> </w:t>
        </w:r>
      </w:ins>
      <w:ins w:id="1337" w:author="PR Preview" w:date="2026-01-01T00:00:00Z">
        <w:r>
          <w:t xml:space="preserve">but not positive definite:</w:t>
        </w:r>
      </w:ins>
      <w:ins w:id="1338" w:author="PR Preview" w:date="2026-01-01T00:00:00Z">
        <w:r>
          <w:t xml:space="preserve"> </w:t>
        </w:r>
      </w:ins>
      <w:ins w:id="1339" w:author="PR Preview" w:date="2026-01-01T00:00:00Z">
        <w:r>
          <w:t xml:space="preserve">at</w:t>
        </w:r>
      </w:ins>
      <w:ins w:id="1340" w:author="PR Preview" w:date="2026-01-01T00:00:00Z">
        <w:r>
          <w:t xml:space="preserve"> </w:t>
        </w:r>
      </w:ins>
      <w:ins w:id="1341" w:author="PR Preview" w:date="2026-01-01T00:00:00Z">
        <w:r>
          <w:t xml:space="preserve">$\mathord{\smash[b]{\underset{\raise.3ex\hbox{$\scriptstyle\sim$}}{x}}\vphantom{x}}= (1, -1) \neq \mathord{\smash[b]{\underset{\raise.3ex\hbox{$\scriptstyle\sim$}}{0}}\vphantom{0}}$</w:t>
        </w:r>
      </w:ins>
      <w:ins w:id="1342" w:author="PR Preview" w:date="2026-01-01T00:00:00Z">
        <w:r>
          <w:t xml:space="preserve">,</w:t>
        </w:r>
      </w:ins>
    </w:p>
    <w:p>
      <w:pPr>
        <w:pStyle w:val="BodyText"/>
      </w:pPr>
      <w:ins w:id="1343" w:author="PR Preview" w:date="2026-01-01T00:00:00Z">
        <w:r>
          <w:t xml:space="preserve">$$
    \begin{aligned}
    {\mathord{\smash[b]{\underset{\raise.3ex\hbox{$\scriptstyle\sim$}}{x}}\vphantom{x}}}^{\top} \mathbf{B} \mathord{\smash[b]{\underset{\raise.3ex\hbox{$\scriptstyle\sim$}}{x}}\vphantom{x}} &amp;= (1 - 1)^2 \\
    &amp;= 0.
    \end{aligned}
    $$</w:t>
        </w:r>
      </w:ins>
    </w:p>
    <w:p>
      <w:pPr>
        <w:numPr>
          <w:ilvl w:val="0"/>
          <w:numId w:val="1006"/>
        </w:numPr>
      </w:pP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ins w:id="1344" w:author="PR Preview" w:date="2026-01-01T00:00:00Z">
        <w:r>
          <w:t xml:space="preserve"> </w:t>
        </w:r>
      </w:ins>
      <w:ins w:id="1345" w:author="PR Preview" w:date="2026-01-01T00:00:00Z">
        <w:r>
          <w:t xml:space="preserve">is symmetric</w:t>
        </w:r>
      </w:ins>
      <w:ins w:id="1346" w:author="PR Preview" w:date="2026-01-01T00:00:00Z">
        <w:r>
          <w:t xml:space="preserve"> </w:t>
        </w:r>
      </w:ins>
      <w:ins w:id="1347" w:author="PR Preview" w:date="2026-01-01T00:00:00Z">
        <w:r>
          <w:t xml:space="preserve">but not positive semidefinite:</w:t>
        </w:r>
      </w:ins>
      <w:ins w:id="1348" w:author="PR Preview" w:date="2026-01-01T00:00:00Z">
        <w:r>
          <w:t xml:space="preserve"> </w:t>
        </w:r>
      </w:ins>
      <w:ins w:id="1349" w:author="PR Preview" w:date="2026-01-01T00:00:00Z">
        <w:r>
          <w:t xml:space="preserve">at</w:t>
        </w:r>
      </w:ins>
      <w:ins w:id="1350" w:author="PR Preview" w:date="2026-01-01T00:00:00Z">
        <w:r>
          <w:t xml:space="preserve"> </w:t>
        </w:r>
      </w:ins>
      <w:ins w:id="1351" w:author="PR Preview" w:date="2026-01-01T00:00:00Z">
        <w:r>
          <w:t xml:space="preserve">$\mathord{\smash[b]{\underset{\raise.3ex\hbox{$\scriptstyle\sim$}}{x}}\vphantom{x}}= (1, -1)$</w:t>
        </w:r>
      </w:ins>
      <w:ins w:id="1352" w:author="PR Preview" w:date="2026-01-01T00:00:00Z">
        <w:r>
          <w:t xml:space="preserve">,</w:t>
        </w:r>
      </w:ins>
    </w:p>
    <w:p>
      <w:pPr>
        <w:pStyle w:val="BodyText"/>
      </w:pPr>
      <w:ins w:id="1353" w:author="PR Preview" w:date="2026-01-01T00:00:00Z">
        <w:r>
          <w:t xml:space="preserve">$$
    \begin{aligned}
    {\mathord{\smash[b]{\underset{\raise.3ex\hbox{$\scriptstyle\sim$}}{x}}\vphantom{x}}}^{\top} \mathbf{D} \mathord{\smash[b]{\underset{\raise.3ex\hbox{$\scriptstyle\sim$}}{x}}\vphantom{x}} &amp;= 1 - 2 - 2 + 1 \\
    &amp;= -2 \\
    &amp;&lt; 0.
    \end{aligned}
    $$</w:t>
        </w:r>
      </w:ins>
    </w:p>
    <w:bookmarkEnd w:id="120"/>
    <w:bookmarkStart w:id="121" w:name="rem-positive-definite-symmetry"/>
    <w:p>
      <w:pPr>
        <w:pStyle w:val="FirstParagraph"/>
      </w:pPr>
      <w:ins w:id="1354" w:author="PR Preview" w:date="2026-01-01T00:00:00Z">
        <w:r>
          <w:rPr>
            <w:i/>
            <w:iCs/>
          </w:rPr>
          <w:t xml:space="preserve">Remark 18</w:t>
        </w:r>
      </w:ins>
      <w:ins w:id="1355" w:author="PR Preview" w:date="2026-01-01T00:00:00Z">
        <w:r>
          <w:t xml:space="preserve"> (Why the definition requires symmetry). </w:t>
        </w:r>
      </w:ins>
      <w:ins w:id="1356" w:author="PR Preview" w:date="2026-01-01T00:00:00Z">
        <w:r>
          <w:t xml:space="preserve">A positive definite matrix is positive semidefinite</w:t>
        </w:r>
      </w:ins>
      <w:ins w:id="1357" w:author="PR Preview" w:date="2026-01-01T00:00:00Z">
        <w:r>
          <w:t xml:space="preserve"> </w:t>
        </w:r>
      </w:ins>
      <w:ins w:id="1358" w:author="PR Preview" w:date="2026-01-01T00:00:00Z">
        <w:r>
          <w:t xml:space="preserve">(</w:t>
        </w:r>
      </w:ins>
      <w:hyperlink w:anchor="def-positive-semidefinite">
        <w:ins w:id="1359" w:author="PR Preview" w:date="2026-01-01T00:00:00Z">
          <w:r>
            <w:rPr>
              <w:rStyle w:val="Hyperlink"/>
            </w:rPr>
            <w:t xml:space="preserve">Definition 21</w:t>
          </w:r>
        </w:ins>
      </w:hyperlink>
      <w:ins w:id="1360" w:author="PR Preview" w:date="2026-01-01T00:00:00Z">
        <w:r>
          <w:t xml:space="preserve">):</w:t>
        </w:r>
      </w:ins>
      <w:ins w:id="1361" w:author="PR Preview" w:date="2026-01-01T00:00:00Z">
        <w:r>
          <w:t xml:space="preserve"> </w:t>
        </w:r>
      </w:ins>
      <w:ins w:id="1362" w:author="PR Preview" w:date="2026-01-01T00:00:00Z">
        <w:r>
          <w:t xml:space="preserve">${\mathord{\smash[b]{\underset{\raise.3ex\hbox{$\scriptstyle\sim$}}{x}}\vphantom{x}}}^{\top} \mathbf{A} \mathord{\smash[b]{\underset{\raise.3ex\hbox{$\scriptstyle\sim$}}{x}}\vphantom{x}} &gt; 0$</w:t>
        </w:r>
      </w:ins>
      <w:ins w:id="1363" w:author="PR Preview" w:date="2026-01-01T00:00:00Z">
        <w:r>
          <w:t xml:space="preserve"> </w:t>
        </w:r>
      </w:ins>
      <w:ins w:id="1364" w:author="PR Preview" w:date="2026-01-01T00:00:00Z">
        <w:r>
          <w:t xml:space="preserve">for every</w:t>
        </w:r>
      </w:ins>
      <w:ins w:id="1365" w:author="PR Preview" w:date="2026-01-01T00:00:00Z">
        <w:r>
          <w:t xml:space="preserve"> </w:t>
        </w:r>
      </w:ins>
      <w:ins w:id="1366" w:author="PR Preview" w:date="2026-01-01T00:00:00Z">
        <w:r>
          <w:t xml:space="preserve">$\mathord{\smash[b]{\underset{\raise.3ex\hbox{$\scriptstyle\sim$}}{x}}\vphantom{x}}\neq \mathord{\smash[b]{\underset{\raise.3ex\hbox{$\scriptstyle\sim$}}{0}}\vphantom{0}}$</w:t>
        </w:r>
      </w:ins>
      <w:ins w:id="1367" w:author="PR Preview" w:date="2026-01-01T00:00:00Z">
        <w:r>
          <w:t xml:space="preserve">,</w:t>
        </w:r>
      </w:ins>
      <w:ins w:id="1368" w:author="PR Preview" w:date="2026-01-01T00:00:00Z">
        <w:r>
          <w:t xml:space="preserve"> </w:t>
        </w:r>
      </w:ins>
      <w:ins w:id="1369" w:author="PR Preview" w:date="2026-01-01T00:00:00Z">
        <w:r>
          <w:t xml:space="preserve">and</w:t>
        </w:r>
      </w:ins>
      <w:ins w:id="1370" w:author="PR Preview" w:date="2026-01-01T00:00:00Z">
        <w:r>
          <w:t xml:space="preserve"> </w:t>
        </w:r>
      </w:ins>
      <w:ins w:id="1371" w:author="PR Preview" w:date="2026-01-01T00:00:00Z">
        <w:r>
          <w:t xml:space="preserve">${\mathord{\smash[b]{\underset{\raise.3ex\hbox{$\scriptstyle\sim$}}{0}}\vphantom{0}}}^{\top}\mathbf{A}\mathord{\smash[b]{\underset{\raise.3ex\hbox{$\scriptstyle\sim$}}{0}}\vphantom{0}}= 0$</w:t>
        </w:r>
      </w:ins>
      <w:ins w:id="1372" w:author="PR Preview" w:date="2026-01-01T00:00:00Z">
        <w:r>
          <w:t xml:space="preserve">.</w:t>
        </w:r>
      </w:ins>
      <w:ins w:id="1373" w:author="PR Preview" w:date="2026-01-01T00:00:00Z">
        <w:r>
          <w:t xml:space="preserve"> </w:t>
        </w:r>
      </w:ins>
      <w:ins w:id="1374" w:author="PR Preview" w:date="2026-01-01T00:00:00Z">
        <w:r>
          <w:t xml:space="preserve">For example,</w:t>
        </w:r>
      </w:ins>
      <w:ins w:id="1375" w:author="PR Preview" w:date="2026-01-01T00:00:00Z">
        <w:r>
          <w:t xml:space="preserve"> </w:t>
        </w:r>
      </w:ins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ins w:id="1376" w:author="PR Preview" w:date="2026-01-01T00:00:00Z">
        <w:r>
          <w:t xml:space="preserve"> </w:t>
        </w:r>
      </w:ins>
      <w:ins w:id="1377" w:author="PR Preview" w:date="2026-01-01T00:00:00Z">
        <w:r>
          <w:t xml:space="preserve">in</w:t>
        </w:r>
      </w:ins>
      <w:ins w:id="1378" w:author="PR Preview" w:date="2026-01-01T00:00:00Z">
        <w:r>
          <w:t xml:space="preserve"> </w:t>
        </w:r>
      </w:ins>
      <w:hyperlink w:anchor="exm-positive-definite">
        <w:ins w:id="1379" w:author="PR Preview" w:date="2026-01-01T00:00:00Z">
          <w:r>
            <w:rPr>
              <w:rStyle w:val="Hyperlink"/>
            </w:rPr>
            <w:t xml:space="preserve">Example 28</w:t>
          </w:r>
        </w:ins>
      </w:hyperlink>
      <w:ins w:id="1380" w:author="PR Preview" w:date="2026-01-01T00:00:00Z">
        <w:r>
          <w:t xml:space="preserve"> </w:t>
        </w:r>
      </w:ins>
      <w:ins w:id="1381" w:author="PR Preview" w:date="2026-01-01T00:00:00Z">
        <w:r>
          <w:t xml:space="preserve">is both.</w:t>
        </w:r>
      </w:ins>
    </w:p>
    <w:p>
      <w:pPr>
        <w:pStyle w:val="BodyText"/>
      </w:pPr>
      <w:ins w:id="1382" w:author="PR Preview" w:date="2026-01-01T00:00:00Z">
        <w:r>
          <w:t xml:space="preserve">Some sources drop the symmetry condition from both definitions.</w:t>
        </w:r>
      </w:ins>
      <w:ins w:id="1383" w:author="PR Preview" w:date="2026-01-01T00:00:00Z">
        <w:r>
          <w:t xml:space="preserve"> </w:t>
        </w:r>
      </w:ins>
      <w:ins w:id="1384" w:author="PR Preview" w:date="2026-01-01T00:00:00Z">
        <w:r>
          <w:t xml:space="preserve">These notes keep it,</w:t>
        </w:r>
      </w:ins>
      <w:ins w:id="1385" w:author="PR Preview" w:date="2026-01-01T00:00:00Z">
        <w:r>
          <w:t xml:space="preserve"> </w:t>
        </w:r>
      </w:ins>
      <w:ins w:id="1386" w:author="PR Preview" w:date="2026-01-01T00:00:00Z">
        <w:r>
          <w:t xml:space="preserve">because without it a matrix can pass the quadratic-form condition</w:t>
        </w:r>
      </w:ins>
      <w:ins w:id="1387" w:author="PR Preview" w:date="2026-01-01T00:00:00Z">
        <w:r>
          <w:t xml:space="preserve"> </w:t>
        </w:r>
      </w:ins>
      <w:ins w:id="1388" w:author="PR Preview" w:date="2026-01-01T00:00:00Z">
        <w:r>
          <w:t xml:space="preserve">and still have no real eigenvalues (</w:t>
        </w:r>
      </w:ins>
      <w:hyperlink w:anchor="def-eigenvalue">
        <w:ins w:id="1389" w:author="PR Preview" w:date="2026-01-01T00:00:00Z">
          <w:r>
            <w:rPr>
              <w:rStyle w:val="Hyperlink"/>
            </w:rPr>
            <w:t xml:space="preserve">Definition 16</w:t>
          </w:r>
        </w:ins>
      </w:hyperlink>
      <w:ins w:id="1390" w:author="PR Preview" w:date="2026-01-01T00:00:00Z">
        <w:r>
          <w:t xml:space="preserve">).</w:t>
        </w:r>
      </w:ins>
      <w:ins w:id="1391" w:author="PR Preview" w:date="2026-01-01T00:00:00Z">
        <w:r>
          <w:t xml:space="preserve"> </w:t>
        </w:r>
      </w:ins>
      <w:ins w:id="1392" w:author="PR Preview" w:date="2026-01-01T00:00:00Z">
        <w:r>
          <w:t xml:space="preserve">For example,</w:t>
        </w:r>
      </w:ins>
      <w:ins w:id="1393" w:author="PR Preview" w:date="2026-01-01T00:00:00Z">
        <w:r>
          <w:t xml:space="preserve"> </w:t>
        </w:r>
      </w:ins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ins w:id="1394" w:author="PR Preview" w:date="2026-01-01T00:00:00Z">
        <w:r>
          <w:t xml:space="preserve"> </w:t>
        </w:r>
      </w:ins>
      <w:ins w:id="1395" w:author="PR Preview" w:date="2026-01-01T00:00:00Z">
        <w:r>
          <w:t xml:space="preserve">is not symmetric, and for any</w:t>
        </w:r>
      </w:ins>
      <w:ins w:id="1396" w:author="PR Preview" w:date="2026-01-01T00:00:00Z">
        <w:r>
          <w:t xml:space="preserve"> </w:t>
        </w:r>
      </w:ins>
      <w:ins w:id="1397" w:author="PR Preview" w:date="2026-01-01T00:00:00Z">
        <w:r>
          <w:t xml:space="preserve">$\mathord{\smash[b]{\underset{\raise.3ex\hbox{$\scriptstyle\sim$}}{x}}\vphantom{x}}= (x_1, x_2)$</w:t>
        </w:r>
      </w:ins>
      <w:ins w:id="1398" w:author="PR Preview" w:date="2026-01-01T00:00:00Z">
        <w:r>
          <w:t xml:space="preserve">:</w:t>
        </w:r>
      </w:ins>
    </w:p>
    <w:p>
      <w:pPr>
        <w:pStyle w:val="BodyText"/>
      </w:pPr>
      <w:ins w:id="1399" w:author="PR Preview" w:date="2026-01-01T00:00:00Z">
        <w:r>
          <w:t xml:space="preserve">$$
    \begin{aligned}
    {\mathord{\smash[b]{\underset{\raise.3ex\hbox{$\scriptstyle\sim$}}{x}}\vphantom{x}}}^{\top} \mathbf{C} \mathord{\smash[b]{\underset{\raise.3ex\hbox{$\scriptstyle\sim$}}{x}}\vphantom{x}}
    &amp;= x_1 (x_1 + x_2) + x_2 (-x_1 + x_2)
    &amp;&amp; \text{(multiply out the quadratic form)}
    \\
    &amp;= x_1^2 + x_1 x_2 - x_2 x_1 + x_2^2
    &amp;&amp; \text{(distribute)}
    \\
    &amp;= x_1^2 + x_2^2
    &amp;&amp; \text{(the middle terms cancel)}
    \end{aligned}
    $$</w:t>
        </w:r>
      </w:ins>
    </w:p>
    <w:p>
      <w:pPr>
        <w:pStyle w:val="FirstParagraph"/>
      </w:pPr>
      <w:ins w:id="1400" w:author="PR Preview" w:date="2026-01-01T00:00:00Z">
        <w:r>
          <w:t xml:space="preserve">which is positive for every</w:t>
        </w:r>
      </w:ins>
      <w:ins w:id="1401" w:author="PR Preview" w:date="2026-01-01T00:00:00Z">
        <w:r>
          <w:t xml:space="preserve"> </w:t>
        </w:r>
      </w:ins>
      <w:ins w:id="1402" w:author="PR Preview" w:date="2026-01-01T00:00:00Z">
        <w:r>
          <w:t xml:space="preserve">$\mathord{\smash[b]{\underset{\raise.3ex\hbox{$\scriptstyle\sim$}}{x}}\vphantom{x}}\neq \mathord{\smash[b]{\underset{\raise.3ex\hbox{$\scriptstyle\sim$}}{0}}\vphantom{0}}$</w:t>
        </w:r>
      </w:ins>
      <w:ins w:id="1403" w:author="PR Preview" w:date="2026-01-01T00:00:00Z">
        <w:r>
          <w:t xml:space="preserve">.</w:t>
        </w:r>
      </w:ins>
      <w:ins w:id="1404" w:author="PR Preview" w:date="2026-01-01T00:00:00Z">
        <w:r>
          <w:t xml:space="preserve"> </w:t>
        </w:r>
      </w:ins>
      <w:ins w:id="1405" w:author="PR Preview" w:date="2026-01-01T00:00:00Z">
        <w:r>
          <w:t xml:space="preserve">But suppose</w:t>
        </w:r>
      </w:ins>
      <w:ins w:id="1406" w:author="PR Preview" w:date="2026-01-01T00:00:00Z">
        <w:r>
          <w:t xml:space="preserve"> </w:t>
        </w:r>
      </w:ins>
      <w:ins w:id="1407" w:author="PR Preview" w:date="2026-01-01T00:00:00Z">
        <w:r>
          <w:t xml:space="preserve">$\mathbf{C}\mathord{\smash[b]{\underset{\raise.3ex\hbox{$\scriptstyle\sim$}}{v}}\vphantom{v}} = \lambda\mathord{\smash[b]{\underset{\raise.3ex\hbox{$\scriptstyle\sim$}}{v}}\vphantom{v}}$</w:t>
        </w:r>
      </w:ins>
      <w:ins w:id="1408" w:author="PR Preview" w:date="2026-01-01T00:00:00Z">
        <w:r>
          <w:t xml:space="preserve"> </w:t>
        </w:r>
      </w:ins>
      <w:ins w:id="1409" w:author="PR Preview" w:date="2026-01-01T00:00:00Z">
        <w:r>
          <w:t xml:space="preserve">for a real number</w:t>
        </w:r>
      </w:ins>
      <w:ins w:id="1410" w:author="PR Preview" w:date="2026-01-01T00:00:00Z">
        <w:r>
          <w:t xml:space="preserve"> </w:t>
        </w:r>
      </w:ins>
      <m:oMath>
        <m:r>
          <m:t>λ</m:t>
        </m:r>
      </m:oMath>
      <w:ins w:id="1411" w:author="PR Preview" w:date="2026-01-01T00:00:00Z">
        <w:r>
          <w:t xml:space="preserve">.</w:t>
        </w:r>
      </w:ins>
      <w:ins w:id="1412" w:author="PR Preview" w:date="2026-01-01T00:00:00Z">
        <w:r>
          <w:t xml:space="preserve"> </w:t>
        </w:r>
      </w:ins>
      <w:ins w:id="1413" w:author="PR Preview" w:date="2026-01-01T00:00:00Z">
        <w:r>
          <w:t xml:space="preserve">Matching entries gives</w:t>
        </w:r>
      </w:ins>
      <w:ins w:id="1414" w:author="PR Preview" w:date="2026-01-01T00:00:00Z">
        <w:r>
          <w:t xml:space="preserve"> </w:t>
        </w:r>
      </w:ins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ins w:id="1415" w:author="PR Preview" w:date="2026-01-01T00:00:00Z">
        <w:r>
          <w:t xml:space="preserve"> </w:t>
        </w:r>
      </w:ins>
      <w:ins w:id="1416" w:author="PR Preview" w:date="2026-01-01T00:00:00Z">
        <w:r>
          <w:t xml:space="preserve">and</w:t>
        </w:r>
      </w:ins>
      <w:ins w:id="1417" w:author="PR Preview" w:date="2026-01-01T00:00:00Z">
        <w:r>
          <w:t xml:space="preserve"> </w:t>
        </w:r>
      </w:ins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ins w:id="1418" w:author="PR Preview" w:date="2026-01-01T00:00:00Z">
        <w:r>
          <w:t xml:space="preserve">,</w:t>
        </w:r>
      </w:ins>
      <w:ins w:id="1419" w:author="PR Preview" w:date="2026-01-01T00:00:00Z">
        <w:r>
          <w:t xml:space="preserve"> </w:t>
        </w:r>
      </w:ins>
      <w:ins w:id="1420" w:author="PR Preview" w:date="2026-01-01T00:00:00Z">
        <w:r>
          <w:t xml:space="preserve">so</w:t>
        </w:r>
      </w:ins>
      <w:ins w:id="1421" w:author="PR Preview" w:date="2026-01-01T00:00:00Z">
        <w:r>
          <w:t xml:space="preserve"> </w:t>
        </w:r>
      </w:ins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ins w:id="1422" w:author="PR Preview" w:date="2026-01-01T00:00:00Z">
        <w:r>
          <w:t xml:space="preserve"> </w:t>
        </w:r>
      </w:ins>
      <w:ins w:id="1423" w:author="PR Preview" w:date="2026-01-01T00:00:00Z">
        <w:r>
          <w:t xml:space="preserve">and</w:t>
        </w:r>
      </w:ins>
      <w:ins w:id="1424" w:author="PR Preview" w:date="2026-01-01T00:00:00Z">
        <w:r>
          <w:t xml:space="preserve"> </w:t>
        </w:r>
      </w:ins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ins w:id="1425" w:author="PR Preview" w:date="2026-01-01T00:00:00Z">
        <w:r>
          <w:t xml:space="preserve">.</w:t>
        </w:r>
      </w:ins>
      <w:ins w:id="1426" w:author="PR Preview" w:date="2026-01-01T00:00:00Z">
        <w:r>
          <w:t xml:space="preserve"> </w:t>
        </w:r>
      </w:ins>
      <w:ins w:id="1427" w:author="PR Preview" w:date="2026-01-01T00:00:00Z">
        <w:r>
          <w:t xml:space="preserve">Substituting the first into the second gives</w:t>
        </w:r>
      </w:ins>
      <w:ins w:id="1428" w:author="PR Preview" w:date="2026-01-01T00:00:00Z">
        <w:r>
          <w:t xml:space="preserve"> </w:t>
        </w:r>
      </w:ins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sSub>
          <m:e>
            <m:r>
              <m:t>v</m:t>
            </m:r>
          </m:e>
          <m:sub>
            <m:r>
              <m:t>1</m:t>
            </m:r>
          </m:sub>
        </m:sSub>
      </m:oMath>
      <w:ins w:id="1429" w:author="PR Preview" w:date="2026-01-01T00:00:00Z">
        <w:r>
          <w:t xml:space="preserve">,</w:t>
        </w:r>
      </w:ins>
      <w:ins w:id="1430" w:author="PR Preview" w:date="2026-01-01T00:00:00Z">
        <w:r>
          <w:t xml:space="preserve"> </w:t>
        </w:r>
      </w:ins>
      <w:ins w:id="1431" w:author="PR Preview" w:date="2026-01-01T00:00:00Z">
        <w:r>
          <w:t xml:space="preserve">so</w:t>
        </w:r>
      </w:ins>
      <w:ins w:id="1432" w:author="PR Preview" w:date="2026-01-01T00:00:00Z">
        <w:r>
          <w:t xml:space="preserve"> </w:t>
        </w:r>
      </w:ins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λ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ins w:id="1433" w:author="PR Preview" w:date="2026-01-01T00:00:00Z">
        <w:r>
          <w:t xml:space="preserve">.</w:t>
        </w:r>
      </w:ins>
      <w:ins w:id="1434" w:author="PR Preview" w:date="2026-01-01T00:00:00Z">
        <w:r>
          <w:t xml:space="preserve"> </w:t>
        </w:r>
      </w:ins>
      <w:ins w:id="1435" w:author="PR Preview" w:date="2026-01-01T00:00:00Z">
        <w:r>
          <w:t xml:space="preserve">Since</w:t>
        </w:r>
      </w:ins>
      <w:ins w:id="1436" w:author="PR Preview" w:date="2026-01-01T00:00:00Z">
        <w:r>
          <w:t xml:space="preserve"> </w:t>
        </w:r>
      </w:ins>
      <m:oMath>
        <m:r>
          <m:t>1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ins w:id="1437" w:author="PR Preview" w:date="2026-01-01T00:00:00Z">
        <w:r>
          <w:t xml:space="preserve">,</w:t>
        </w:r>
      </w:ins>
      <w:ins w:id="1438" w:author="PR Preview" w:date="2026-01-01T00:00:00Z">
        <w:r>
          <w:t xml:space="preserve"> </w:t>
        </w:r>
      </w:ins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ins w:id="1439" w:author="PR Preview" w:date="2026-01-01T00:00:00Z">
        <w:r>
          <w:t xml:space="preserve">,</w:t>
        </w:r>
      </w:ins>
      <w:ins w:id="1440" w:author="PR Preview" w:date="2026-01-01T00:00:00Z">
        <w:r>
          <w:t xml:space="preserve"> </w:t>
        </w:r>
      </w:ins>
      <w:ins w:id="1441" w:author="PR Preview" w:date="2026-01-01T00:00:00Z">
        <w:r>
          <w:t xml:space="preserve">and then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ins w:id="1442" w:author="PR Preview" w:date="2026-01-01T00:00:00Z">
        <w:r>
          <w:t xml:space="preserve">So no real</w:t>
        </w:r>
      </w:ins>
      <w:ins w:id="1443" w:author="PR Preview" w:date="2026-01-01T00:00:00Z">
        <w:r>
          <w:t xml:space="preserve"> </w:t>
        </w:r>
      </w:ins>
      <m:oMath>
        <m:r>
          <m:t>λ</m:t>
        </m:r>
      </m:oMath>
      <w:ins w:id="1444" w:author="PR Preview" w:date="2026-01-01T00:00:00Z">
        <w:r>
          <w:t xml:space="preserve"> </w:t>
        </w:r>
      </w:ins>
      <w:ins w:id="1445" w:author="PR Preview" w:date="2026-01-01T00:00:00Z">
        <w:r>
          <w:t xml:space="preserve">has an eigenvector</w:t>
        </w:r>
      </w:ins>
      <w:ins w:id="1446" w:author="PR Preview" w:date="2026-01-01T00:00:00Z">
        <w:r>
          <w:t xml:space="preserve"> </w:t>
        </w:r>
      </w:ins>
      <w:ins w:id="1447" w:author="PR Preview" w:date="2026-01-01T00:00:00Z">
        <w:r>
          <w:t xml:space="preserve">$\mathord{\smash[b]{\underset{\raise.3ex\hbox{$\scriptstyle\sim$}}{v}}\vphantom{v}} \neq \mathord{\smash[b]{\underset{\raise.3ex\hbox{$\scriptstyle\sim$}}{0}}\vphantom{0}}$</w:t>
        </w:r>
      </w:ins>
      <w:ins w:id="1448" w:author="PR Preview" w:date="2026-01-01T00:00:00Z">
        <w:r>
          <w:t xml:space="preserve">.</w:t>
        </w:r>
      </w:ins>
    </w:p>
    <w:bookmarkEnd w:id="121"/>
    <w:p>
      <w:pPr>
        <w:pStyle w:val="BodyText"/>
      </w:pPr>
      <w:r>
        <w:t xml:space="preserve">See also</w:t>
      </w:r>
      <w:r>
        <w:t xml:space="preserve"> </w:t>
      </w:r>
      <w:hyperlink r:id="rId122">
        <w:r>
          <w:rPr>
            <w:rStyle w:val="Hyperlink"/>
          </w:rPr>
          <w:t xml:space="preserve">https://en.wikipedia.org/wiki/Definite_matrix</w:t>
        </w:r>
      </w:hyperlink>
      <w:r>
        <w:t xml:space="preserve">.</w:t>
      </w:r>
    </w:p>
    <w:bookmarkStart w:id="123" w:name="thm-definite-eigenvalues"/>
    <w:p>
      <w:pPr>
        <w:pStyle w:val="BodyText"/>
      </w:pPr>
      <w:r>
        <w:rPr>
          <w:b/>
          <w:bCs/>
        </w:rPr>
        <w:t xml:space="preserve">Theorem 14 (Definiteness and eigenvalues)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with real entries,</w:t>
      </w:r>
      <w:r>
        <w:t xml:space="preserve"> </w:t>
      </w:r>
      <w:r>
        <w:t xml:space="preserve">with eigendecomposition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18</w:t>
        </w:r>
      </w:hyperlink>
      <w:r>
        <w:t xml:space="preserve">)</w:t>
      </w:r>
      <w:r>
        <w:t xml:space="preserve"> </w:t>
      </w:r>
      <w:r>
        <w:t xml:space="preserve">and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semidefinite (</w:t>
      </w:r>
      <w:hyperlink w:anchor="def-positive-semidefinite">
        <w:r>
          <w:rPr>
            <w:rStyle w:val="Hyperlink"/>
          </w:rPr>
          <w:t xml:space="preserve">Definition 21</w:t>
        </w:r>
      </w:hyperlink>
      <w:r>
        <w:t xml:space="preserve">)</w:t>
      </w:r>
      <w:r>
        <w:t xml:space="preserve"> </w:t>
      </w:r>
      <w:r>
        <w:t xml:space="preserve">if and only if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</w:t>
      </w:r>
      <w:r>
        <w:t xml:space="preserve"> </w:t>
      </w:r>
      <w:r>
        <w:t xml:space="preserve">if and only if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23"/>
    <w:p>
      <w:pPr>
        <w:pStyle w:val="FirstParagraph"/>
      </w:pPr>
      <w:del w:id="1449" w:author="PR Preview" w:date="2026-01-01T00:00:00Z">
        <w:r>
          <w:rPr>
            <w:i/>
            <w:iCs/>
          </w:rPr>
          <w:delText xml:space="preserve">Proof</w:delText>
        </w:r>
      </w:del>
      <w:del w:id="1450" w:author="PR Preview" w:date="2026-01-01T00:00:00Z">
        <w:r>
          <w:delText xml:space="preserve">. </w:delText>
        </w:r>
      </w:del>
      <w:del w:id="1451" w:author="PR Preview" w:date="2026-01-01T00:00:00Z">
        <w:r>
          <w:delText xml:space="preserve">For any vector</w:delText>
        </w:r>
      </w:del>
      <w:del w:id="1452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1453" w:author="PR Preview" w:date="2026-01-01T00:00:00Z">
        <w:r>
          <w:delText xml:space="preserve"> </w:delText>
        </w:r>
      </w:del>
      <w:del w:id="1454" w:author="PR Preview" w:date="2026-01-01T00:00:00Z">
        <w:r>
          <w:delText xml:space="preserve">of length</w:delText>
        </w:r>
      </w:del>
      <w:del w:id="1455" w:author="PR Preview" w:date="2026-01-01T00:00:00Z">
        <w:r>
          <w:delText xml:space="preserve"> </w:delText>
        </w:r>
      </w:del>
      <m:oMath>
        <m:r>
          <m:t>p</m:t>
        </m:r>
      </m:oMath>
      <w:del w:id="1456" w:author="PR Preview" w:date="2026-01-01T00:00:00Z">
        <w:r>
          <w:delText xml:space="preserve">, let</w:delText>
        </w:r>
      </w:del>
      <w:del w:id="1457" w:author="PR Preview" w:date="2026-01-01T00:00:00Z">
        <w:r>
          <w:delText xml:space="preserve"> </w:delText>
        </w:r>
      </w:del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1458" w:author="PR Preview" w:date="2026-01-01T00:00:00Z">
        <w:r>
          <w:delText xml:space="preserve">.</w:delText>
        </w:r>
      </w:del>
      <w:del w:id="1459" w:author="PR Preview" w:date="2026-01-01T00:00:00Z">
        <w:r>
          <w:delText xml:space="preserve"> </w:delText>
        </w:r>
      </w:del>
      <w:del w:id="1460" w:author="PR Preview" w:date="2026-01-01T00:00:00Z">
        <w:r>
          <w:delText xml:space="preserve">Then: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eigendecomposition)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Q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"/>
                </m:rPr>
                <m:t>Λ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"/>
                </m:rPr>
                <m:t>Λ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 is diagonal)</m:t>
              </m:r>
            </m:e>
          </m:eqArr>
        </m:oMath>
      </m:oMathPara>
    </w:p>
    <w:p>
      <w:pPr>
        <w:pStyle w:val="FirstParagraph"/>
      </w:pPr>
      <w:del w:id="1461" w:author="PR Preview" w:date="2026-01-01T00:00:00Z">
        <w:r>
          <w:delText xml:space="preserve">The second step is</w:delText>
        </w:r>
      </w:del>
      <w:del w:id="1462" w:author="PR Preview" w:date="2026-01-01T00:00:00Z">
        <w:r>
          <w:delText xml:space="preserve"> </w:delText>
        </w:r>
      </w:del>
      <w:hyperlink r:id="rId32">
        <w:del w:id="1463" w:author="PR Preview" w:date="2026-01-01T00:00:00Z">
          <w:r>
            <w:rPr>
              <w:rStyle w:val="Hyperlink"/>
            </w:rPr>
            <w:delText xml:space="preserve">Theorem 16 in Matrices</w:delText>
          </w:r>
        </w:del>
      </w:hyperlink>
      <w:del w:id="1464" w:author="PR Preview" w:date="2026-01-01T00:00:00Z">
        <w:r>
          <w:delText xml:space="preserve">.</w:delText>
        </w:r>
      </w:del>
      <w:del w:id="1465" w:author="PR Preview" w:date="2026-01-01T00:00:00Z">
        <w:r>
          <w:delText xml:space="preserve"> </w:delText>
        </w:r>
      </w:del>
      <w:del w:id="1466" w:author="PR Preview" w:date="2026-01-01T00:00:00Z">
        <w:r>
          <w:delText xml:space="preserve">Also,</w:delText>
        </w:r>
      </w:del>
      <w:del w:id="1467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1468" w:author="PR Preview" w:date="2026-01-01T00:00:00Z">
        <w:r>
          <w:delText xml:space="preserve"> </w:delText>
        </w:r>
      </w:del>
      <w:del w:id="1469" w:author="PR Preview" w:date="2026-01-01T00:00:00Z">
        <w:r>
          <w:delText xml:space="preserve">exactly when</w:delText>
        </w:r>
      </w:del>
      <w:del w:id="1470" w:author="PR Preview" w:date="2026-01-01T00:00:00Z">
        <w:r>
          <w:delText xml:space="preserve"> </w:delText>
        </w:r>
      </w:del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1471" w:author="PR Preview" w:date="2026-01-01T00:00:00Z">
        <w:r>
          <w:delText xml:space="preserve">:</w:delText>
        </w:r>
      </w:del>
      <w:del w:id="1472" w:author="PR Preview" w:date="2026-01-01T00:00:00Z">
        <w:r>
          <w:delText xml:space="preserve"> </w:delText>
        </w:r>
      </w:del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del w:id="1473" w:author="PR Preview" w:date="2026-01-01T00:00:00Z">
        <w:r>
          <w:delText xml:space="preserve"> </w:delText>
        </w:r>
      </w:del>
      <w:del w:id="1474" w:author="PR Preview" w:date="2026-01-01T00:00:00Z">
        <w:r>
          <w:delText xml:space="preserve">for an orthogonal matrix</w:delText>
        </w:r>
      </w:del>
      <w:del w:id="1475" w:author="PR Preview" w:date="2026-01-01T00:00:00Z">
        <w:r>
          <w:delText xml:space="preserve"> </w:delText>
        </w:r>
      </w:del>
      <w:del w:id="1476" w:author="PR Preview" w:date="2026-01-01T00:00:00Z">
        <w:r>
          <w:delText xml:space="preserve">(</w:delText>
        </w:r>
      </w:del>
      <w:hyperlink w:anchor="def-orthogonal-matrix">
        <w:del w:id="1477" w:author="PR Preview" w:date="2026-01-01T00:00:00Z">
          <w:r>
            <w:rPr>
              <w:rStyle w:val="Hyperlink"/>
            </w:rPr>
            <w:delText xml:space="preserve">Definition 10</w:delText>
          </w:r>
        </w:del>
      </w:hyperlink>
      <w:del w:id="1478" w:author="PR Preview" w:date="2026-01-01T00:00:00Z">
        <w:r>
          <w:delText xml:space="preserve">),</w:delText>
        </w:r>
      </w:del>
      <w:del w:id="1479" w:author="PR Preview" w:date="2026-01-01T00:00:00Z">
        <w:r>
          <w:delText xml:space="preserve"> </w:delText>
        </w:r>
      </w:del>
      <w:del w:id="1480" w:author="PR Preview" w:date="2026-01-01T00:00:00Z">
        <w:r>
          <w:delText xml:space="preserve">so</w:delText>
        </w:r>
      </w:del>
      <w:del w:id="1481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bi"/>
          </m:rPr>
          <m:t>Q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1482" w:author="PR Preview" w:date="2026-01-01T00:00:00Z">
        <w:r>
          <w:delText xml:space="preserve">.</w:delText>
        </w:r>
      </w:del>
    </w:p>
    <w:p>
      <w:pPr>
        <w:pStyle w:val="BodyText"/>
      </w:pPr>
      <w:del w:id="1483" w:author="PR Preview" w:date="2026-01-01T00:00:00Z">
        <w:r>
          <w:rPr>
            <w:i/>
            <w:iCs/>
          </w:rPr>
          <w:delText xml:space="preserve">If every</w:delText>
        </w:r>
      </w:del>
      <w:del w:id="1484" w:author="PR Preview" w:date="2026-01-01T00:00:00Z">
        <w:r>
          <w:rPr>
            <w:i/>
            <w:iCs/>
          </w:rPr>
          <w:delText xml:space="preserve"> </w:delText>
        </w:r>
      </w:del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del w:id="1485" w:author="PR Preview" w:date="2026-01-01T00:00:00Z">
        <w:r>
          <w:delText xml:space="preserve">, then every term</w:delText>
        </w:r>
      </w:del>
      <w:del w:id="1486" w:author="PR Preview" w:date="2026-01-01T00:00:00Z">
        <w:r>
          <w:delText xml:space="preserve"> </w:delText>
        </w:r>
      </w:del>
      <m:oMath>
        <m:sSub>
          <m:e>
            <m:r>
              <m:t>λ</m:t>
            </m:r>
          </m:e>
          <m:sub>
            <m:r>
              <m:t>i</m:t>
            </m:r>
          </m:sub>
        </m:sSub>
        <m:sSubSup>
          <m:e>
            <m:r>
              <m:t>y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del w:id="1487" w:author="PR Preview" w:date="2026-01-01T00:00:00Z">
        <w:r>
          <w:delText xml:space="preserve">,</w:delText>
        </w:r>
      </w:del>
      <w:del w:id="1488" w:author="PR Preview" w:date="2026-01-01T00:00:00Z">
        <w:r>
          <w:delText xml:space="preserve"> </w:delText>
        </w:r>
      </w:del>
      <w:del w:id="1489" w:author="PR Preview" w:date="2026-01-01T00:00:00Z">
        <w:r>
          <w:delText xml:space="preserve">so</w:delText>
        </w:r>
      </w:del>
      <w:del w:id="1490" w:author="PR Preview" w:date="2026-01-01T00:00:00Z">
        <w:r>
          <w:delText xml:space="preserve"> </w:delText>
        </w:r>
      </w:del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≥</m:t>
        </m:r>
        <m:r>
          <m:t>0</m:t>
        </m:r>
      </m:oMath>
      <w:del w:id="1491" w:author="PR Preview" w:date="2026-01-01T00:00:00Z">
        <w:r>
          <w:delText xml:space="preserve">.</w:delText>
        </w:r>
      </w:del>
      <w:del w:id="1492" w:author="PR Preview" w:date="2026-01-01T00:00:00Z">
        <w:r>
          <w:delText xml:space="preserve"> </w:delText>
        </w:r>
      </w:del>
      <w:del w:id="1493" w:author="PR Preview" w:date="2026-01-01T00:00:00Z">
        <w:r>
          <w:rPr>
            <w:i/>
            <w:iCs/>
          </w:rPr>
          <w:delText xml:space="preserve">If every</w:delText>
        </w:r>
      </w:del>
      <w:del w:id="1494" w:author="PR Preview" w:date="2026-01-01T00:00:00Z">
        <w:r>
          <w:rPr>
            <w:i/>
            <w:iCs/>
          </w:rPr>
          <w:delText xml:space="preserve"> </w:delText>
        </w:r>
      </w:del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del w:id="1495" w:author="PR Preview" w:date="2026-01-01T00:00:00Z">
        <w:r>
          <w:delText xml:space="preserve"> </w:delText>
        </w:r>
      </w:del>
      <w:del w:id="1496" w:author="PR Preview" w:date="2026-01-01T00:00:00Z">
        <w:r>
          <w:delText xml:space="preserve">and</w:delText>
        </w:r>
      </w:del>
      <w:del w:id="1497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1498" w:author="PR Preview" w:date="2026-01-01T00:00:00Z">
        <w:r>
          <w:delText xml:space="preserve">,</w:delText>
        </w:r>
      </w:del>
      <w:del w:id="1499" w:author="PR Preview" w:date="2026-01-01T00:00:00Z">
        <w:r>
          <w:delText xml:space="preserve"> </w:delText>
        </w:r>
      </w:del>
      <w:del w:id="1500" w:author="PR Preview" w:date="2026-01-01T00:00:00Z">
        <w:r>
          <w:delText xml:space="preserve">then some</w:delText>
        </w:r>
      </w:del>
      <w:del w:id="1501" w:author="PR Preview" w:date="2026-01-01T00:00:00Z">
        <w:r>
          <w:delText xml:space="preserve"> </w:delText>
        </w:r>
      </w:del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≠</m:t>
        </m:r>
        <m:r>
          <m:t>0</m:t>
        </m:r>
      </m:oMath>
      <w:del w:id="1502" w:author="PR Preview" w:date="2026-01-01T00:00:00Z">
        <w:r>
          <w:delText xml:space="preserve">,</w:delText>
        </w:r>
      </w:del>
      <w:del w:id="1503" w:author="PR Preview" w:date="2026-01-01T00:00:00Z">
        <w:r>
          <w:delText xml:space="preserve"> </w:delText>
        </w:r>
      </w:del>
      <w:del w:id="1504" w:author="PR Preview" w:date="2026-01-01T00:00:00Z">
        <w:r>
          <w:delText xml:space="preserve">so at least one term is positive and the rest are non-negative,</w:delText>
        </w:r>
      </w:del>
      <w:del w:id="1505" w:author="PR Preview" w:date="2026-01-01T00:00:00Z">
        <w:r>
          <w:delText xml:space="preserve"> </w:delText>
        </w:r>
      </w:del>
      <w:del w:id="1506" w:author="PR Preview" w:date="2026-01-01T00:00:00Z">
        <w:r>
          <w:delText xml:space="preserve">and</w:delText>
        </w:r>
      </w:del>
      <w:del w:id="1507" w:author="PR Preview" w:date="2026-01-01T00:00:00Z">
        <w:r>
          <w:delText xml:space="preserve"> </w:delText>
        </w:r>
      </w:del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&gt;</m:t>
        </m:r>
        <m:r>
          <m:t>0</m:t>
        </m:r>
      </m:oMath>
      <w:del w:id="1508" w:author="PR Preview" w:date="2026-01-01T00:00:00Z">
        <w:r>
          <w:delText xml:space="preserve">.</w:delText>
        </w:r>
      </w:del>
    </w:p>
    <w:p>
      <w:pPr>
        <w:pStyle w:val="BodyText"/>
      </w:pPr>
      <w:del w:id="1509" w:author="PR Preview" w:date="2026-01-01T00:00:00Z">
        <w:r>
          <w:rPr>
            <w:i/>
            <w:iCs/>
          </w:rPr>
          <w:delText xml:space="preserve">Conversely</w:delText>
        </w:r>
      </w:del>
      <w:del w:id="1510" w:author="PR Preview" w:date="2026-01-01T00:00:00Z">
        <w:r>
          <w:delText xml:space="preserve">, take</w:delText>
        </w:r>
      </w:del>
      <w:del w:id="1511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del w:id="1512" w:author="PR Preview" w:date="2026-01-01T00:00:00Z">
        <w:r>
          <w:delText xml:space="preserve">, column</w:delText>
        </w:r>
      </w:del>
      <w:del w:id="1513" w:author="PR Preview" w:date="2026-01-01T00:00:00Z">
        <w:r>
          <w:delText xml:space="preserve"> </w:delText>
        </w:r>
      </w:del>
      <m:oMath>
        <m:r>
          <m:t>i</m:t>
        </m:r>
      </m:oMath>
      <w:del w:id="1514" w:author="PR Preview" w:date="2026-01-01T00:00:00Z">
        <w:r>
          <w:delText xml:space="preserve"> </w:delText>
        </w:r>
      </w:del>
      <w:del w:id="1515" w:author="PR Preview" w:date="2026-01-01T00:00:00Z">
        <w:r>
          <w:delText xml:space="preserve">of</w:delText>
        </w:r>
      </w:del>
      <w:del w:id="1516" w:author="PR Preview" w:date="2026-01-01T00:00:00Z">
        <w:r>
          <w:delText xml:space="preserve"> </w:delText>
        </w:r>
      </w:del>
      <m:oMath>
        <m:r>
          <m:rPr>
            <m:sty m:val="bi"/>
          </m:rPr>
          <m:t>Q</m:t>
        </m:r>
      </m:oMath>
      <w:del w:id="1517" w:author="PR Preview" w:date="2026-01-01T00:00:00Z">
        <w:r>
          <w:delText xml:space="preserve">,</w:delText>
        </w:r>
      </w:del>
      <w:del w:id="1518" w:author="PR Preview" w:date="2026-01-01T00:00:00Z">
        <w:r>
          <w:delText xml:space="preserve"> </w:delText>
        </w:r>
      </w:del>
      <w:del w:id="1519" w:author="PR Preview" w:date="2026-01-01T00:00:00Z">
        <w:r>
          <w:delText xml:space="preserve">which is not</w:delText>
        </w:r>
      </w:del>
      <w:del w:id="1520" w:author="PR Preview" w:date="2026-01-01T00:00:00Z">
        <w:r>
          <w:delText xml:space="preserve"> </w:delText>
        </w:r>
      </w:del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1521" w:author="PR Preview" w:date="2026-01-01T00:00:00Z">
        <w:r>
          <w:delText xml:space="preserve"> </w:delText>
        </w:r>
      </w:del>
      <w:del w:id="1522" w:author="PR Preview" w:date="2026-01-01T00:00:00Z">
        <w:r>
          <w:delText xml:space="preserve">because it has norm 1.</w:delText>
        </w:r>
      </w:del>
      <w:del w:id="1523" w:author="PR Preview" w:date="2026-01-01T00:00:00Z">
        <w:r>
          <w:delText xml:space="preserve"> </w:delText>
        </w:r>
      </w:del>
      <w:del w:id="1524" w:author="PR Preview" w:date="2026-01-01T00:00:00Z">
        <w:r>
          <w:delText xml:space="preserve">Then</w:delText>
        </w:r>
      </w:del>
      <w:del w:id="1525" w:author="PR Preview" w:date="2026-01-01T00:00:00Z">
        <w:r>
          <w:delText xml:space="preserve"> </w:delText>
        </w:r>
      </w:del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del w:id="1526" w:author="PR Preview" w:date="2026-01-01T00:00:00Z">
        <w:r>
          <w:delText xml:space="preserve"> </w:delText>
        </w:r>
      </w:del>
      <w:del w:id="1527" w:author="PR Preview" w:date="2026-01-01T00:00:00Z">
        <w:r>
          <w:delText xml:space="preserve">is column</w:delText>
        </w:r>
      </w:del>
      <w:del w:id="1528" w:author="PR Preview" w:date="2026-01-01T00:00:00Z">
        <w:r>
          <w:delText xml:space="preserve"> </w:delText>
        </w:r>
      </w:del>
      <m:oMath>
        <m:r>
          <m:t>i</m:t>
        </m:r>
      </m:oMath>
      <w:del w:id="1529" w:author="PR Preview" w:date="2026-01-01T00:00:00Z">
        <w:r>
          <w:delText xml:space="preserve"> </w:delText>
        </w:r>
      </w:del>
      <w:del w:id="1530" w:author="PR Preview" w:date="2026-01-01T00:00:00Z">
        <w:r>
          <w:delText xml:space="preserve">of</w:delText>
        </w:r>
      </w:del>
      <w:del w:id="1531" w:author="PR Preview" w:date="2026-01-01T00:00:00Z">
        <w:r>
          <w:delText xml:space="preserve"> </w:delText>
        </w:r>
      </w:del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del w:id="1532" w:author="PR Preview" w:date="2026-01-01T00:00:00Z">
        <w:r>
          <w:delText xml:space="preserve">,</w:delText>
        </w:r>
      </w:del>
      <w:del w:id="1533" w:author="PR Preview" w:date="2026-01-01T00:00:00Z">
        <w:r>
          <w:delText xml:space="preserve"> </w:delText>
        </w:r>
      </w:del>
      <w:del w:id="1534" w:author="PR Preview" w:date="2026-01-01T00:00:00Z">
        <w:r>
          <w:delText xml:space="preserve">so</w:delText>
        </w:r>
      </w:del>
      <w:del w:id="1535" w:author="PR Preview" w:date="2026-01-01T00:00:00Z">
        <w:r>
          <w:delText xml:space="preserve"> </w:delText>
        </w:r>
      </w:del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del w:id="1536" w:author="PR Preview" w:date="2026-01-01T00:00:00Z">
        <w:r>
          <w:delText xml:space="preserve"> </w:delText>
        </w:r>
      </w:del>
      <w:del w:id="1537" w:author="PR Preview" w:date="2026-01-01T00:00:00Z">
        <w:r>
          <w:delText xml:space="preserve">and every other entry of</w:delText>
        </w:r>
      </w:del>
      <w:del w:id="1538" w:author="PR Preview" w:date="2026-01-01T00:00:00Z">
        <w:r>
          <w:delText xml:space="preserve"> </w:delText>
        </w:r>
      </w:del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1539" w:author="PR Preview" w:date="2026-01-01T00:00:00Z">
        <w:r>
          <w:delText xml:space="preserve"> </w:delText>
        </w:r>
      </w:del>
      <w:del w:id="1540" w:author="PR Preview" w:date="2026-01-01T00:00:00Z">
        <w:r>
          <w:delText xml:space="preserve">is</w:delText>
        </w:r>
      </w:del>
      <w:del w:id="1541" w:author="PR Preview" w:date="2026-01-01T00:00:00Z">
        <w:r>
          <w:delText xml:space="preserve"> </w:delText>
        </w:r>
      </w:del>
      <m:oMath>
        <m:r>
          <m:t>0</m:t>
        </m:r>
      </m:oMath>
      <w:del w:id="1542" w:author="PR Preview" w:date="2026-01-01T00:00:00Z">
        <w:r>
          <w:delText xml:space="preserve">,</w:delText>
        </w:r>
      </w:del>
      <w:del w:id="1543" w:author="PR Preview" w:date="2026-01-01T00:00:00Z">
        <w:r>
          <w:delText xml:space="preserve"> </w:delText>
        </w:r>
      </w:del>
      <w:del w:id="1544" w:author="PR Preview" w:date="2026-01-01T00:00:00Z">
        <w:r>
          <w:delText xml:space="preserve">and the display gives</w:delText>
        </w:r>
      </w:del>
      <w:del w:id="1545" w:author="PR Preview" w:date="2026-01-01T00:00:00Z">
        <w:r>
          <w:delText xml:space="preserve"> </w:delText>
        </w:r>
      </w:del>
      <m:oMath>
        <m:sSup>
          <m:e>
            <m:sSub>
              <m:e>
                <m:limLow>
                  <m:e>
                    <m:r>
                      <m:t>q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i</m:t>
            </m:r>
          </m:sub>
        </m:sSub>
      </m:oMath>
      <w:del w:id="1546" w:author="PR Preview" w:date="2026-01-01T00:00:00Z">
        <w:r>
          <w:delText xml:space="preserve">.</w:delText>
        </w:r>
      </w:del>
      <w:del w:id="1547" w:author="PR Preview" w:date="2026-01-01T00:00:00Z">
        <w:r>
          <w:delText xml:space="preserve"> </w:delText>
        </w:r>
      </w:del>
      <w:del w:id="1548" w:author="PR Preview" w:date="2026-01-01T00:00:00Z">
        <w:r>
          <w:delText xml:space="preserve">So if</w:delText>
        </w:r>
      </w:del>
      <w:del w:id="1549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</m:oMath>
      <w:del w:id="1550" w:author="PR Preview" w:date="2026-01-01T00:00:00Z">
        <w:r>
          <w:delText xml:space="preserve"> </w:delText>
        </w:r>
      </w:del>
      <w:del w:id="1551" w:author="PR Preview" w:date="2026-01-01T00:00:00Z">
        <w:r>
          <w:delText xml:space="preserve">is positive semidefinite,</w:delText>
        </w:r>
      </w:del>
      <w:del w:id="1552" w:author="PR Preview" w:date="2026-01-01T00:00:00Z">
        <w:r>
          <w:delText xml:space="preserve"> </w:delText>
        </w:r>
      </w:del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del w:id="1553" w:author="PR Preview" w:date="2026-01-01T00:00:00Z">
        <w:r>
          <w:delText xml:space="preserve">,</w:delText>
        </w:r>
      </w:del>
      <w:del w:id="1554" w:author="PR Preview" w:date="2026-01-01T00:00:00Z">
        <w:r>
          <w:delText xml:space="preserve"> </w:delText>
        </w:r>
      </w:del>
      <w:del w:id="1555" w:author="PR Preview" w:date="2026-01-01T00:00:00Z">
        <w:r>
          <w:delText xml:space="preserve">and if</w:delText>
        </w:r>
      </w:del>
      <w:del w:id="1556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</m:oMath>
      <w:del w:id="1557" w:author="PR Preview" w:date="2026-01-01T00:00:00Z">
        <w:r>
          <w:delText xml:space="preserve"> </w:delText>
        </w:r>
      </w:del>
      <w:del w:id="1558" w:author="PR Preview" w:date="2026-01-01T00:00:00Z">
        <w:r>
          <w:delText xml:space="preserve">is positive definite,</w:delText>
        </w:r>
      </w:del>
      <w:del w:id="1559" w:author="PR Preview" w:date="2026-01-01T00:00:00Z">
        <w:r>
          <w:delText xml:space="preserve"> </w:delText>
        </w:r>
      </w:del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del w:id="1560" w:author="PR Preview" w:date="2026-01-01T00:00:00Z">
        <w:r>
          <w:delText xml:space="preserve">.</w:delText>
        </w:r>
      </w:del>
    </w:p>
    <w:p>
      <w:pPr>
        <w:pStyle w:val="FirstParagraph"/>
      </w:pPr>
      <w:ins w:id="1561" w:author="PR Preview" w:date="2026-01-01T00:00:00Z">
        <w:r>
          <w:rPr>
            <w:i/>
            <w:iCs/>
          </w:rPr>
          <w:t xml:space="preserve">Proof</w:t>
        </w:r>
      </w:ins>
      <w:ins w:id="1562" w:author="PR Preview" w:date="2026-01-01T00:00:00Z">
        <w:r>
          <w:t xml:space="preserve">. </w:t>
        </w:r>
      </w:ins>
      <w:ins w:id="1563" w:author="PR Preview" w:date="2026-01-01T00:00:00Z">
        <w:r>
          <w:t xml:space="preserve">For any vector</w:t>
        </w:r>
      </w:ins>
      <w:ins w:id="1564" w:author="PR Preview" w:date="2026-01-01T00:00:00Z">
        <w:r>
          <w:t xml:space="preserve"> </w:t>
        </w:r>
      </w:ins>
      <w:ins w:id="1565" w:author="PR Preview" w:date="2026-01-01T00:00:00Z">
        <w:r>
          <w:t xml:space="preserve">$\mathord{\smash[b]{\underset{\raise.3ex\hbox{$\scriptstyle\sim$}}{x}}\vphantom{x}}$</w:t>
        </w:r>
      </w:ins>
      <w:ins w:id="1566" w:author="PR Preview" w:date="2026-01-01T00:00:00Z">
        <w:r>
          <w:t xml:space="preserve"> </w:t>
        </w:r>
      </w:ins>
      <w:ins w:id="1567" w:author="PR Preview" w:date="2026-01-01T00:00:00Z">
        <w:r>
          <w:t xml:space="preserve">of length</w:t>
        </w:r>
      </w:ins>
      <w:ins w:id="1568" w:author="PR Preview" w:date="2026-01-01T00:00:00Z">
        <w:r>
          <w:t xml:space="preserve"> </w:t>
        </w:r>
      </w:ins>
      <m:oMath>
        <m:r>
          <m:t>p</m:t>
        </m:r>
      </m:oMath>
      <w:ins w:id="1569" w:author="PR Preview" w:date="2026-01-01T00:00:00Z">
        <w:r>
          <w:t xml:space="preserve">, let</w:t>
        </w:r>
      </w:ins>
      <w:ins w:id="1570" w:author="PR Preview" w:date="2026-01-01T00:00:00Z">
        <w:r>
          <w:t xml:space="preserve"> </w:t>
        </w:r>
      </w:ins>
      <w:ins w:id="1571" w:author="PR Preview" w:date="2026-01-01T00:00:00Z">
        <w:r>
          <w:t xml:space="preserve">$\mathord{\smash[b]{\underset{\raise.3ex\hbox{$\scriptstyle\sim$}}{y}}\vphantom{y}} = {\mathbf{Q}}^{\top}\mathord{\smash[b]{\underset{\raise.3ex\hbox{$\scriptstyle\sim$}}{x}}\vphantom{x}}$</w:t>
        </w:r>
      </w:ins>
      <w:ins w:id="1572" w:author="PR Preview" w:date="2026-01-01T00:00:00Z">
        <w:r>
          <w:t xml:space="preserve">.</w:t>
        </w:r>
      </w:ins>
      <w:ins w:id="1573" w:author="PR Preview" w:date="2026-01-01T00:00:00Z">
        <w:r>
          <w:t xml:space="preserve"> </w:t>
        </w:r>
      </w:ins>
      <w:ins w:id="1574" w:author="PR Preview" w:date="2026-01-01T00:00:00Z">
        <w:r>
          <w:t xml:space="preserve">Then:</w:t>
        </w:r>
      </w:ins>
    </w:p>
    <w:p>
      <w:pPr>
        <w:pStyle w:val="BodyText"/>
      </w:pPr>
      <w:ins w:id="1575" w:author="PR Preview" w:date="2026-01-01T00:00:00Z">
        <w:r>
          <w:t xml:space="preserve">$$
    \begin{aligned}
    {\mathord{\smash[b]{\underset{\raise.3ex\hbox{$\scriptstyle\sim$}}{x}}\vphantom{x}}}^{\top} \mathbf{A} \mathord{\smash[b]{\underset{\raise.3ex\hbox{$\scriptstyle\sim$}}{x}}\vphantom{x}}
    &amp;= {\mathord{\smash[b]{\underset{\raise.3ex\hbox{$\scriptstyle\sim$}}{x}}\vphantom{x}}}^{\top}\mathbf{Q}\mathbf{\Lambda}{\mathbf{Q}}^{\top}\mathord{\smash[b]{\underset{\raise.3ex\hbox{$\scriptstyle\sim$}}{x}}\vphantom{x}}
    &amp;&amp; \text{(substitute the eigendecomposition)}
    \\
    &amp;= {\mathopen{}\left({\mathbf{Q}}^{\top}\mathord{\smash[b]{\underset{\raise.3ex\hbox{$\scriptstyle\sim$}}{x}}\vphantom{x}}\right)\mathclose{}}^{\top}\mathbf{\Lambda}\mathopen{}\left({\mathbf{Q}}^{\top}\mathord{\smash[b]{\underset{\raise.3ex\hbox{$\scriptstyle\sim$}}{x}}\vphantom{x}}\right)\mathclose{}
    &amp;&amp; \text{(transpose of a product)}
    \\
    &amp;= {\mathord{\smash[b]{\underset{\raise.3ex\hbox{$\scriptstyle\sim$}}{y}}\vphantom{y}}}^{\top}\mathbf{\Lambda}\mathord{\smash[b]{\underset{\raise.3ex\hbox{$\scriptstyle\sim$}}{y}}\vphantom{y}}
    &amp;&amp; \text{(definition of } \mathord{\smash[b]{\underset{\raise.3ex\hbox{$\scriptstyle\sim$}}{y}}\vphantom{y}} \text{)}
    \\
    &amp;= \sum_{i=1}^p\lambda_i y_i^2
    &amp;&amp; \text{(} \mathbf{\Lambda} \text{ is diagonal)}
    \end{aligned}
    $$</w:t>
        </w:r>
      </w:ins>
    </w:p>
    <w:p>
      <w:pPr>
        <w:pStyle w:val="FirstParagraph"/>
      </w:pPr>
      <w:ins w:id="1576" w:author="PR Preview" w:date="2026-01-01T00:00:00Z">
        <w:r>
          <w:t xml:space="preserve">The second step is</w:t>
        </w:r>
      </w:ins>
      <w:ins w:id="1577" w:author="PR Preview" w:date="2026-01-01T00:00:00Z">
        <w:r>
          <w:t xml:space="preserve"> </w:t>
        </w:r>
      </w:ins>
      <w:hyperlink r:id="rId32">
        <w:ins w:id="1578" w:author="PR Preview" w:date="2026-01-01T00:00:00Z">
          <w:r>
            <w:rPr>
              <w:rStyle w:val="Hyperlink"/>
            </w:rPr>
            <w:t xml:space="preserve">Theorem 16 in Matrices</w:t>
          </w:r>
        </w:ins>
      </w:hyperlink>
      <w:ins w:id="1579" w:author="PR Preview" w:date="2026-01-01T00:00:00Z">
        <w:r>
          <w:t xml:space="preserve">.</w:t>
        </w:r>
      </w:ins>
      <w:ins w:id="1580" w:author="PR Preview" w:date="2026-01-01T00:00:00Z">
        <w:r>
          <w:t xml:space="preserve"> </w:t>
        </w:r>
      </w:ins>
      <w:ins w:id="1581" w:author="PR Preview" w:date="2026-01-01T00:00:00Z">
        <w:r>
          <w:t xml:space="preserve">Also,</w:t>
        </w:r>
      </w:ins>
      <w:ins w:id="1582" w:author="PR Preview" w:date="2026-01-01T00:00:00Z">
        <w:r>
          <w:t xml:space="preserve"> </w:t>
        </w:r>
      </w:ins>
      <w:ins w:id="1583" w:author="PR Preview" w:date="2026-01-01T00:00:00Z">
        <w:r>
          <w:t xml:space="preserve">$\mathord{\smash[b]{\underset{\raise.3ex\hbox{$\scriptstyle\sim$}}{x}}\vphantom{x}}= \mathord{\smash[b]{\underset{\raise.3ex\hbox{$\scriptstyle\sim$}}{0}}\vphantom{0}}$</w:t>
        </w:r>
      </w:ins>
      <w:ins w:id="1584" w:author="PR Preview" w:date="2026-01-01T00:00:00Z">
        <w:r>
          <w:t xml:space="preserve"> </w:t>
        </w:r>
      </w:ins>
      <w:ins w:id="1585" w:author="PR Preview" w:date="2026-01-01T00:00:00Z">
        <w:r>
          <w:t xml:space="preserve">exactly when</w:t>
        </w:r>
      </w:ins>
      <w:ins w:id="1586" w:author="PR Preview" w:date="2026-01-01T00:00:00Z">
        <w:r>
          <w:t xml:space="preserve"> </w:t>
        </w:r>
      </w:ins>
      <w:ins w:id="1587" w:author="PR Preview" w:date="2026-01-01T00:00:00Z">
        <w:r>
          <w:t xml:space="preserve">$\mathord{\smash[b]{\underset{\raise.3ex\hbox{$\scriptstyle\sim$}}{y}}\vphantom{y}} = \mathord{\smash[b]{\underset{\raise.3ex\hbox{$\scriptstyle\sim$}}{0}}\vphantom{0}}$</w:t>
        </w:r>
      </w:ins>
      <w:ins w:id="1588" w:author="PR Preview" w:date="2026-01-01T00:00:00Z">
        <w:r>
          <w:t xml:space="preserve">:</w:t>
        </w:r>
      </w:ins>
      <w:ins w:id="1589" w:author="PR Preview" w:date="2026-01-01T00:00:00Z">
        <w:r>
          <w:t xml:space="preserve"> </w:t>
        </w:r>
      </w:ins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ins w:id="1590" w:author="PR Preview" w:date="2026-01-01T00:00:00Z">
        <w:r>
          <w:t xml:space="preserve"> </w:t>
        </w:r>
      </w:ins>
      <w:ins w:id="1591" w:author="PR Preview" w:date="2026-01-01T00:00:00Z">
        <w:r>
          <w:t xml:space="preserve">for an orthogonal matrix</w:t>
        </w:r>
      </w:ins>
      <w:ins w:id="1592" w:author="PR Preview" w:date="2026-01-01T00:00:00Z">
        <w:r>
          <w:t xml:space="preserve"> </w:t>
        </w:r>
      </w:ins>
      <w:ins w:id="1593" w:author="PR Preview" w:date="2026-01-01T00:00:00Z">
        <w:r>
          <w:t xml:space="preserve">(</w:t>
        </w:r>
      </w:ins>
      <w:hyperlink w:anchor="def-orthogonal-matrix">
        <w:ins w:id="1594" w:author="PR Preview" w:date="2026-01-01T00:00:00Z">
          <w:r>
            <w:rPr>
              <w:rStyle w:val="Hyperlink"/>
            </w:rPr>
            <w:t xml:space="preserve">Definition 10</w:t>
          </w:r>
        </w:ins>
      </w:hyperlink>
      <w:ins w:id="1595" w:author="PR Preview" w:date="2026-01-01T00:00:00Z">
        <w:r>
          <w:t xml:space="preserve">),</w:t>
        </w:r>
      </w:ins>
      <w:ins w:id="1596" w:author="PR Preview" w:date="2026-01-01T00:00:00Z">
        <w:r>
          <w:t xml:space="preserve"> </w:t>
        </w:r>
      </w:ins>
      <w:ins w:id="1597" w:author="PR Preview" w:date="2026-01-01T00:00:00Z">
        <w:r>
          <w:t xml:space="preserve">so</w:t>
        </w:r>
      </w:ins>
      <w:ins w:id="1598" w:author="PR Preview" w:date="2026-01-01T00:00:00Z">
        <w:r>
          <w:t xml:space="preserve"> </w:t>
        </w:r>
      </w:ins>
      <w:ins w:id="1599" w:author="PR Preview" w:date="2026-01-01T00:00:00Z">
        <w:r>
          <w:t xml:space="preserve">$\mathord{\smash[b]{\underset{\raise.3ex\hbox{$\scriptstyle\sim$}}{x}}\vphantom{x}}= \mathbf{Q}\mathord{\smash[b]{\underset{\raise.3ex\hbox{$\scriptstyle\sim$}}{y}}\vphantom{y}}$</w:t>
        </w:r>
      </w:ins>
      <w:ins w:id="1600" w:author="PR Preview" w:date="2026-01-01T00:00:00Z">
        <w:r>
          <w:t xml:space="preserve">.</w:t>
        </w:r>
      </w:ins>
    </w:p>
    <w:p>
      <w:pPr>
        <w:pStyle w:val="BodyText"/>
      </w:pPr>
      <w:ins w:id="1601" w:author="PR Preview" w:date="2026-01-01T00:00:00Z">
        <w:r>
          <w:rPr>
            <w:i/>
            <w:iCs/>
          </w:rPr>
          <w:t xml:space="preserve">If every</w:t>
        </w:r>
      </w:ins>
      <w:ins w:id="1602" w:author="PR Preview" w:date="2026-01-01T00:00:00Z">
        <w:r>
          <w:rPr>
            <w:i/>
            <w:iCs/>
          </w:rPr>
          <w:t xml:space="preserve"> </w:t>
        </w:r>
      </w:ins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ins w:id="1603" w:author="PR Preview" w:date="2026-01-01T00:00:00Z">
        <w:r>
          <w:t xml:space="preserve">, then every term</w:t>
        </w:r>
      </w:ins>
      <w:ins w:id="1604" w:author="PR Preview" w:date="2026-01-01T00:00:00Z">
        <w:r>
          <w:t xml:space="preserve"> </w:t>
        </w:r>
      </w:ins>
      <m:oMath>
        <m:sSub>
          <m:e>
            <m:r>
              <m:t>λ</m:t>
            </m:r>
          </m:e>
          <m:sub>
            <m:r>
              <m:t>i</m:t>
            </m:r>
          </m:sub>
        </m:sSub>
        <m:sSubSup>
          <m:e>
            <m:r>
              <m:t>y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ins w:id="1605" w:author="PR Preview" w:date="2026-01-01T00:00:00Z">
        <w:r>
          <w:t xml:space="preserve">,</w:t>
        </w:r>
      </w:ins>
      <w:ins w:id="1606" w:author="PR Preview" w:date="2026-01-01T00:00:00Z">
        <w:r>
          <w:t xml:space="preserve"> </w:t>
        </w:r>
      </w:ins>
      <w:ins w:id="1607" w:author="PR Preview" w:date="2026-01-01T00:00:00Z">
        <w:r>
          <w:t xml:space="preserve">so</w:t>
        </w:r>
      </w:ins>
      <w:ins w:id="1608" w:author="PR Preview" w:date="2026-01-01T00:00:00Z">
        <w:r>
          <w:t xml:space="preserve"> </w:t>
        </w:r>
      </w:ins>
      <w:ins w:id="1609" w:author="PR Preview" w:date="2026-01-01T00:00:00Z">
        <w:r>
          <w:t xml:space="preserve">${\mathord{\smash[b]{\underset{\raise.3ex\hbox{$\scriptstyle\sim$}}{x}}\vphantom{x}}}^{\top} \mathbf{A} \mathord{\smash[b]{\underset{\raise.3ex\hbox{$\scriptstyle\sim$}}{x}}\vphantom{x}} \ge 0$</w:t>
        </w:r>
      </w:ins>
      <w:ins w:id="1610" w:author="PR Preview" w:date="2026-01-01T00:00:00Z">
        <w:r>
          <w:t xml:space="preserve">.</w:t>
        </w:r>
      </w:ins>
      <w:ins w:id="1611" w:author="PR Preview" w:date="2026-01-01T00:00:00Z">
        <w:r>
          <w:t xml:space="preserve"> </w:t>
        </w:r>
      </w:ins>
      <w:ins w:id="1612" w:author="PR Preview" w:date="2026-01-01T00:00:00Z">
        <w:r>
          <w:rPr>
            <w:i/>
            <w:iCs/>
          </w:rPr>
          <w:t xml:space="preserve">If every</w:t>
        </w:r>
      </w:ins>
      <w:ins w:id="1613" w:author="PR Preview" w:date="2026-01-01T00:00:00Z">
        <w:r>
          <w:rPr>
            <w:i/>
            <w:iCs/>
          </w:rPr>
          <w:t xml:space="preserve"> </w:t>
        </w:r>
      </w:ins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ins w:id="1614" w:author="PR Preview" w:date="2026-01-01T00:00:00Z">
        <w:r>
          <w:t xml:space="preserve"> </w:t>
        </w:r>
      </w:ins>
      <w:ins w:id="1615" w:author="PR Preview" w:date="2026-01-01T00:00:00Z">
        <w:r>
          <w:t xml:space="preserve">and</w:t>
        </w:r>
      </w:ins>
      <w:ins w:id="1616" w:author="PR Preview" w:date="2026-01-01T00:00:00Z">
        <w:r>
          <w:t xml:space="preserve"> </w:t>
        </w:r>
      </w:ins>
      <w:ins w:id="1617" w:author="PR Preview" w:date="2026-01-01T00:00:00Z">
        <w:r>
          <w:t xml:space="preserve">$\mathord{\smash[b]{\underset{\raise.3ex\hbox{$\scriptstyle\sim$}}{x}}\vphantom{x}}\neq \mathord{\smash[b]{\underset{\raise.3ex\hbox{$\scriptstyle\sim$}}{0}}\vphantom{0}}$</w:t>
        </w:r>
      </w:ins>
      <w:ins w:id="1618" w:author="PR Preview" w:date="2026-01-01T00:00:00Z">
        <w:r>
          <w:t xml:space="preserve">,</w:t>
        </w:r>
      </w:ins>
      <w:ins w:id="1619" w:author="PR Preview" w:date="2026-01-01T00:00:00Z">
        <w:r>
          <w:t xml:space="preserve"> </w:t>
        </w:r>
      </w:ins>
      <w:ins w:id="1620" w:author="PR Preview" w:date="2026-01-01T00:00:00Z">
        <w:r>
          <w:t xml:space="preserve">then some</w:t>
        </w:r>
      </w:ins>
      <w:ins w:id="1621" w:author="PR Preview" w:date="2026-01-01T00:00:00Z">
        <w:r>
          <w:t xml:space="preserve"> </w:t>
        </w:r>
      </w:ins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≠</m:t>
        </m:r>
        <m:r>
          <m:t>0</m:t>
        </m:r>
      </m:oMath>
      <w:ins w:id="1622" w:author="PR Preview" w:date="2026-01-01T00:00:00Z">
        <w:r>
          <w:t xml:space="preserve">,</w:t>
        </w:r>
      </w:ins>
      <w:ins w:id="1623" w:author="PR Preview" w:date="2026-01-01T00:00:00Z">
        <w:r>
          <w:t xml:space="preserve"> </w:t>
        </w:r>
      </w:ins>
      <w:ins w:id="1624" w:author="PR Preview" w:date="2026-01-01T00:00:00Z">
        <w:r>
          <w:t xml:space="preserve">so at least one term is positive and the rest are non-negative,</w:t>
        </w:r>
      </w:ins>
      <w:ins w:id="1625" w:author="PR Preview" w:date="2026-01-01T00:00:00Z">
        <w:r>
          <w:t xml:space="preserve"> </w:t>
        </w:r>
      </w:ins>
      <w:ins w:id="1626" w:author="PR Preview" w:date="2026-01-01T00:00:00Z">
        <w:r>
          <w:t xml:space="preserve">and</w:t>
        </w:r>
      </w:ins>
      <w:ins w:id="1627" w:author="PR Preview" w:date="2026-01-01T00:00:00Z">
        <w:r>
          <w:t xml:space="preserve"> </w:t>
        </w:r>
      </w:ins>
      <w:ins w:id="1628" w:author="PR Preview" w:date="2026-01-01T00:00:00Z">
        <w:r>
          <w:t xml:space="preserve">${\mathord{\smash[b]{\underset{\raise.3ex\hbox{$\scriptstyle\sim$}}{x}}\vphantom{x}}}^{\top} \mathbf{A} \mathord{\smash[b]{\underset{\raise.3ex\hbox{$\scriptstyle\sim$}}{x}}\vphantom{x}} &gt; 0$</w:t>
        </w:r>
      </w:ins>
      <w:ins w:id="1629" w:author="PR Preview" w:date="2026-01-01T00:00:00Z">
        <w:r>
          <w:t xml:space="preserve">.</w:t>
        </w:r>
      </w:ins>
    </w:p>
    <w:p>
      <w:pPr>
        <w:pStyle w:val="BodyText"/>
      </w:pPr>
      <w:ins w:id="1630" w:author="PR Preview" w:date="2026-01-01T00:00:00Z">
        <w:r>
          <w:rPr>
            <w:i/>
            <w:iCs/>
          </w:rPr>
          <w:t xml:space="preserve">Conversely</w:t>
        </w:r>
      </w:ins>
      <w:ins w:id="1631" w:author="PR Preview" w:date="2026-01-01T00:00:00Z">
        <w:r>
          <w:t xml:space="preserve">, take</w:t>
        </w:r>
      </w:ins>
      <w:ins w:id="1632" w:author="PR Preview" w:date="2026-01-01T00:00:00Z">
        <w:r>
          <w:t xml:space="preserve"> </w:t>
        </w:r>
      </w:ins>
      <w:ins w:id="1633" w:author="PR Preview" w:date="2026-01-01T00:00:00Z">
        <w:r>
          <w:t xml:space="preserve">$\mathord{\smash[b]{\underset{\raise.3ex\hbox{$\scriptstyle\sim$}}{x}}\vphantom{x}}= \mathord{\smash[b]{\underset{\raise.3ex\hbox{$\scriptstyle\sim$}}{q}}\vphantom{q}}_i$</w:t>
        </w:r>
      </w:ins>
      <w:ins w:id="1634" w:author="PR Preview" w:date="2026-01-01T00:00:00Z">
        <w:r>
          <w:t xml:space="preserve">, column</w:t>
        </w:r>
      </w:ins>
      <w:ins w:id="1635" w:author="PR Preview" w:date="2026-01-01T00:00:00Z">
        <w:r>
          <w:t xml:space="preserve"> </w:t>
        </w:r>
      </w:ins>
      <m:oMath>
        <m:r>
          <m:t>i</m:t>
        </m:r>
      </m:oMath>
      <w:ins w:id="1636" w:author="PR Preview" w:date="2026-01-01T00:00:00Z">
        <w:r>
          <w:t xml:space="preserve"> </w:t>
        </w:r>
      </w:ins>
      <w:ins w:id="1637" w:author="PR Preview" w:date="2026-01-01T00:00:00Z">
        <w:r>
          <w:t xml:space="preserve">of</w:t>
        </w:r>
      </w:ins>
      <w:ins w:id="1638" w:author="PR Preview" w:date="2026-01-01T00:00:00Z">
        <w:r>
          <w:t xml:space="preserve"> </w:t>
        </w:r>
      </w:ins>
      <m:oMath>
        <m:r>
          <m:rPr>
            <m:sty m:val="bi"/>
          </m:rPr>
          <m:t>Q</m:t>
        </m:r>
      </m:oMath>
      <w:ins w:id="1639" w:author="PR Preview" w:date="2026-01-01T00:00:00Z">
        <w:r>
          <w:t xml:space="preserve">,</w:t>
        </w:r>
      </w:ins>
      <w:ins w:id="1640" w:author="PR Preview" w:date="2026-01-01T00:00:00Z">
        <w:r>
          <w:t xml:space="preserve"> </w:t>
        </w:r>
      </w:ins>
      <w:ins w:id="1641" w:author="PR Preview" w:date="2026-01-01T00:00:00Z">
        <w:r>
          <w:t xml:space="preserve">which is not</w:t>
        </w:r>
      </w:ins>
      <w:ins w:id="1642" w:author="PR Preview" w:date="2026-01-01T00:00:00Z">
        <w:r>
          <w:t xml:space="preserve"> </w:t>
        </w:r>
      </w:ins>
      <w:ins w:id="1643" w:author="PR Preview" w:date="2026-01-01T00:00:00Z">
        <w:r>
          <w:t xml:space="preserve">$\mathord{\smash[b]{\underset{\raise.3ex\hbox{$\scriptstyle\sim$}}{0}}\vphantom{0}}$</w:t>
        </w:r>
      </w:ins>
      <w:ins w:id="1644" w:author="PR Preview" w:date="2026-01-01T00:00:00Z">
        <w:r>
          <w:t xml:space="preserve"> </w:t>
        </w:r>
      </w:ins>
      <w:ins w:id="1645" w:author="PR Preview" w:date="2026-01-01T00:00:00Z">
        <w:r>
          <w:t xml:space="preserve">because it has norm 1.</w:t>
        </w:r>
      </w:ins>
      <w:ins w:id="1646" w:author="PR Preview" w:date="2026-01-01T00:00:00Z">
        <w:r>
          <w:t xml:space="preserve"> </w:t>
        </w:r>
      </w:ins>
      <w:ins w:id="1647" w:author="PR Preview" w:date="2026-01-01T00:00:00Z">
        <w:r>
          <w:t xml:space="preserve">Then</w:t>
        </w:r>
      </w:ins>
      <w:ins w:id="1648" w:author="PR Preview" w:date="2026-01-01T00:00:00Z">
        <w:r>
          <w:t xml:space="preserve"> </w:t>
        </w:r>
      </w:ins>
      <w:ins w:id="1649" w:author="PR Preview" w:date="2026-01-01T00:00:00Z">
        <w:r>
          <w:t xml:space="preserve">$\mathord{\smash[b]{\underset{\raise.3ex\hbox{$\scriptstyle\sim$}}{y}}\vphantom{y}} = {\mathbf{Q}}^{\top}\mathord{\smash[b]{\underset{\raise.3ex\hbox{$\scriptstyle\sim$}}{q}}\vphantom{q}}_i$</w:t>
        </w:r>
      </w:ins>
      <w:ins w:id="1650" w:author="PR Preview" w:date="2026-01-01T00:00:00Z">
        <w:r>
          <w:t xml:space="preserve"> </w:t>
        </w:r>
      </w:ins>
      <w:ins w:id="1651" w:author="PR Preview" w:date="2026-01-01T00:00:00Z">
        <w:r>
          <w:t xml:space="preserve">is column</w:t>
        </w:r>
      </w:ins>
      <w:ins w:id="1652" w:author="PR Preview" w:date="2026-01-01T00:00:00Z">
        <w:r>
          <w:t xml:space="preserve"> </w:t>
        </w:r>
      </w:ins>
      <m:oMath>
        <m:r>
          <m:t>i</m:t>
        </m:r>
      </m:oMath>
      <w:ins w:id="1653" w:author="PR Preview" w:date="2026-01-01T00:00:00Z">
        <w:r>
          <w:t xml:space="preserve"> </w:t>
        </w:r>
      </w:ins>
      <w:ins w:id="1654" w:author="PR Preview" w:date="2026-01-01T00:00:00Z">
        <w:r>
          <w:t xml:space="preserve">of</w:t>
        </w:r>
      </w:ins>
      <w:ins w:id="1655" w:author="PR Preview" w:date="2026-01-01T00:00:00Z">
        <w:r>
          <w:t xml:space="preserve"> </w:t>
        </w:r>
      </w:ins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ins w:id="1656" w:author="PR Preview" w:date="2026-01-01T00:00:00Z">
        <w:r>
          <w:t xml:space="preserve">,</w:t>
        </w:r>
      </w:ins>
      <w:ins w:id="1657" w:author="PR Preview" w:date="2026-01-01T00:00:00Z">
        <w:r>
          <w:t xml:space="preserve"> </w:t>
        </w:r>
      </w:ins>
      <w:ins w:id="1658" w:author="PR Preview" w:date="2026-01-01T00:00:00Z">
        <w:r>
          <w:t xml:space="preserve">so</w:t>
        </w:r>
      </w:ins>
      <w:ins w:id="1659" w:author="PR Preview" w:date="2026-01-01T00:00:00Z">
        <w:r>
          <w:t xml:space="preserve"> </w:t>
        </w:r>
      </w:ins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ins w:id="1660" w:author="PR Preview" w:date="2026-01-01T00:00:00Z">
        <w:r>
          <w:t xml:space="preserve"> </w:t>
        </w:r>
      </w:ins>
      <w:ins w:id="1661" w:author="PR Preview" w:date="2026-01-01T00:00:00Z">
        <w:r>
          <w:t xml:space="preserve">and every other entry of</w:t>
        </w:r>
      </w:ins>
      <w:ins w:id="1662" w:author="PR Preview" w:date="2026-01-01T00:00:00Z">
        <w:r>
          <w:t xml:space="preserve"> </w:t>
        </w:r>
      </w:ins>
      <w:ins w:id="1663" w:author="PR Preview" w:date="2026-01-01T00:00:00Z">
        <w:r>
          <w:t xml:space="preserve">$\mathord{\smash[b]{\underset{\raise.3ex\hbox{$\scriptstyle\sim$}}{y}}\vphantom{y}}$</w:t>
        </w:r>
      </w:ins>
      <w:ins w:id="1664" w:author="PR Preview" w:date="2026-01-01T00:00:00Z">
        <w:r>
          <w:t xml:space="preserve"> </w:t>
        </w:r>
      </w:ins>
      <w:ins w:id="1665" w:author="PR Preview" w:date="2026-01-01T00:00:00Z">
        <w:r>
          <w:t xml:space="preserve">is</w:t>
        </w:r>
      </w:ins>
      <w:ins w:id="1666" w:author="PR Preview" w:date="2026-01-01T00:00:00Z">
        <w:r>
          <w:t xml:space="preserve"> </w:t>
        </w:r>
      </w:ins>
      <m:oMath>
        <m:r>
          <m:t>0</m:t>
        </m:r>
      </m:oMath>
      <w:ins w:id="1667" w:author="PR Preview" w:date="2026-01-01T00:00:00Z">
        <w:r>
          <w:t xml:space="preserve">,</w:t>
        </w:r>
      </w:ins>
      <w:ins w:id="1668" w:author="PR Preview" w:date="2026-01-01T00:00:00Z">
        <w:r>
          <w:t xml:space="preserve"> </w:t>
        </w:r>
      </w:ins>
      <w:ins w:id="1669" w:author="PR Preview" w:date="2026-01-01T00:00:00Z">
        <w:r>
          <w:t xml:space="preserve">and the display gives</w:t>
        </w:r>
      </w:ins>
      <w:ins w:id="1670" w:author="PR Preview" w:date="2026-01-01T00:00:00Z">
        <w:r>
          <w:t xml:space="preserve"> </w:t>
        </w:r>
      </w:ins>
      <w:ins w:id="1671" w:author="PR Preview" w:date="2026-01-01T00:00:00Z">
        <w:r>
          <w:t xml:space="preserve">${\mathord{\smash[b]{\underset{\raise.3ex\hbox{$\scriptstyle\sim$}}{q}}\vphantom{q}}_i}^{\top}\mathbf{A}\mathord{\smash[b]{\underset{\raise.3ex\hbox{$\scriptstyle\sim$}}{q}}\vphantom{q}}_i = \lambda_i$</w:t>
        </w:r>
      </w:ins>
      <w:ins w:id="1672" w:author="PR Preview" w:date="2026-01-01T00:00:00Z">
        <w:r>
          <w:t xml:space="preserve">.</w:t>
        </w:r>
      </w:ins>
      <w:ins w:id="1673" w:author="PR Preview" w:date="2026-01-01T00:00:00Z">
        <w:r>
          <w:t xml:space="preserve"> </w:t>
        </w:r>
      </w:ins>
      <w:ins w:id="1674" w:author="PR Preview" w:date="2026-01-01T00:00:00Z">
        <w:r>
          <w:t xml:space="preserve">So if</w:t>
        </w:r>
      </w:ins>
      <w:ins w:id="1675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1676" w:author="PR Preview" w:date="2026-01-01T00:00:00Z">
        <w:r>
          <w:t xml:space="preserve"> </w:t>
        </w:r>
      </w:ins>
      <w:ins w:id="1677" w:author="PR Preview" w:date="2026-01-01T00:00:00Z">
        <w:r>
          <w:t xml:space="preserve">is positive semidefinite,</w:t>
        </w:r>
      </w:ins>
      <w:ins w:id="1678" w:author="PR Preview" w:date="2026-01-01T00:00:00Z">
        <w:r>
          <w:t xml:space="preserve"> </w:t>
        </w:r>
      </w:ins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ins w:id="1679" w:author="PR Preview" w:date="2026-01-01T00:00:00Z">
        <w:r>
          <w:t xml:space="preserve">,</w:t>
        </w:r>
      </w:ins>
      <w:ins w:id="1680" w:author="PR Preview" w:date="2026-01-01T00:00:00Z">
        <w:r>
          <w:t xml:space="preserve"> </w:t>
        </w:r>
      </w:ins>
      <w:ins w:id="1681" w:author="PR Preview" w:date="2026-01-01T00:00:00Z">
        <w:r>
          <w:t xml:space="preserve">and if</w:t>
        </w:r>
      </w:ins>
      <w:ins w:id="1682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1683" w:author="PR Preview" w:date="2026-01-01T00:00:00Z">
        <w:r>
          <w:t xml:space="preserve"> </w:t>
        </w:r>
      </w:ins>
      <w:ins w:id="1684" w:author="PR Preview" w:date="2026-01-01T00:00:00Z">
        <w:r>
          <w:t xml:space="preserve">is positive definite,</w:t>
        </w:r>
      </w:ins>
      <w:ins w:id="1685" w:author="PR Preview" w:date="2026-01-01T00:00:00Z">
        <w:r>
          <w:t xml:space="preserve"> </w:t>
        </w:r>
      </w:ins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ins w:id="1686" w:author="PR Preview" w:date="2026-01-01T00:00:00Z">
        <w:r>
          <w:t xml:space="preserve">.</w:t>
        </w:r>
      </w:ins>
    </w:p>
    <w:bookmarkStart w:id="124" w:name="exm-definite-eigenvalues"/>
    <w:p>
      <w:pPr>
        <w:pStyle w:val="BodyText"/>
      </w:pPr>
      <w:r>
        <w:rPr>
          <w:b/>
          <w:bCs/>
        </w:rPr>
        <w:t xml:space="preserve">Example 29 (Reading definiteness off the eigenvalues)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eigenvalue">
        <w:r>
          <w:rPr>
            <w:rStyle w:val="Hyperlink"/>
          </w:rPr>
          <w:t xml:space="preserve">Example 22</w:t>
        </w:r>
      </w:hyperlink>
      <w:r>
        <w:t xml:space="preserve">),</w:t>
      </w:r>
      <w:r>
        <w:t xml:space="preserve"> </w:t>
      </w:r>
      <w:r>
        <w:t xml:space="preserve">both positive, so it is positive definite.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2</m:t>
        </m:r>
      </m:oMath>
      <w:r>
        <w:t xml:space="preserve">, for the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 for the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 is positive semidefinite but not positive definite,</w:t>
      </w:r>
      <w:r>
        <w:t xml:space="preserve"> </w:t>
      </w:r>
      <w:r>
        <w:t xml:space="preserve">as</w:t>
      </w:r>
      <w:r>
        <w:t xml:space="preserve"> </w:t>
      </w:r>
      <w:hyperlink w:anchor="exm-positive-definite">
        <w:r>
          <w:rPr>
            <w:rStyle w:val="Hyperlink"/>
          </w:rPr>
          <w:t xml:space="preserve">Example 28</w:t>
        </w:r>
      </w:hyperlink>
      <w:r>
        <w:t xml:space="preserve"> </w:t>
      </w:r>
      <w:r>
        <w:t xml:space="preserve">found directly.</w:t>
      </w:r>
    </w:p>
    <w:bookmarkEnd w:id="124"/>
    <w:bookmarkStart w:id="125" w:name="thm-pd-inverse"/>
    <w:p>
      <w:pPr>
        <w:pStyle w:val="FirstParagraph"/>
      </w:pPr>
      <w:r>
        <w:rPr>
          <w:b/>
          <w:bCs/>
        </w:rPr>
        <w:t xml:space="preserve">Theorem 15 (A positive definite matrix has a positive definite inverse)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</w:t>
      </w:r>
      <w:r>
        <w:t xml:space="preserve"> </w:t>
      </w:r>
      <w:r>
        <w:t xml:space="preserve">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 with real entries,</w:t>
      </w:r>
      <w:r>
        <w:t xml:space="preserve"> </w:t>
      </w:r>
      <w:r>
        <w:t xml:space="preserve">with eigendecomposition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18</w:t>
        </w:r>
      </w:hyperlink>
      <w:r>
        <w:t xml:space="preserve">)</w:t>
      </w:r>
      <w:r>
        <w:t xml:space="preserve"> </w:t>
      </w:r>
      <w:r>
        <w:t xml:space="preserve">and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 (</w:t>
      </w:r>
      <w:hyperlink w:anchor="def-invertible-matrix">
        <w:r>
          <w:rPr>
            <w:rStyle w:val="Hyperlink"/>
          </w:rPr>
          <w:t xml:space="preserve">Definition 6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Q</m:t>
          </m:r>
          <m:r>
            <m:t> </m:t>
          </m:r>
          <m:sSup>
            <m:e>
              <m:r>
                <m:rPr>
                  <m:sty m:val="b"/>
                </m:rPr>
                <m:t>Λ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Q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,</m:t>
          </m:r>
          <m:r>
            <m:t>  </m:t>
          </m:r>
          <m:sSup>
            <m:e>
              <m:r>
                <m:rPr>
                  <m:sty m:val="b"/>
                </m:rPr>
                <m:t>Λ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sSub>
                      <m:e>
                        <m:r>
                          <m:t>λ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sSub>
                      <m:e>
                        <m:r>
                          <m:t>λ</m:t>
                        </m:r>
                      </m:e>
                      <m:sub>
                        <m:r>
                          <m:t>p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positive definite.</w:t>
      </w:r>
    </w:p>
    <w:bookmarkEnd w:id="1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finite-eigenvalues">
        <w:r>
          <w:rPr>
            <w:rStyle w:val="Hyperlink"/>
          </w:rPr>
          <w:t xml:space="preserve">Theorem 14</w:t>
        </w:r>
      </w:hyperlink>
      <w:r>
        <w:t xml:space="preserve">,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well defined,</w:t>
      </w:r>
      <w:r>
        <w:t xml:space="preserve"> </w:t>
      </w:r>
      <w:r>
        <w:t xml:space="preserve">and multiplying the two diagonal matrices entry by entry</w:t>
      </w:r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"/>
                </m:rPr>
                <m:t>Λ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Write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orthogonal)</m:t>
              </m:r>
            </m:e>
          </m:eqArr>
        </m:oMath>
      </m:oMathPara>
    </w:p>
    <w:p>
      <w:pPr>
        <w:pStyle w:val="FirstParagraph"/>
      </w:pPr>
      <w:r>
        <w:t xml:space="preserve">The same steps, with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swapped,</w:t>
      </w:r>
      <w:r>
        <w:t xml:space="preserve"> </w:t>
      </w:r>
      <w:r>
        <w:t xml:space="preserve">give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The steps 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use</w:t>
      </w:r>
      <w:r>
        <w:t xml:space="preserve"> 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w:r>
        <w:t xml:space="preserve">whose remark records that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too,</w:t>
      </w:r>
      <w:r>
        <w:t xml:space="preserve"> </w:t>
      </w:r>
      <w:r>
        <w:t xml:space="preserve">and the identity step uses</w:t>
      </w:r>
      <w:r>
        <w:t xml:space="preserve"> </w:t>
      </w:r>
      <w:hyperlink r:id="rId28">
        <w:r>
          <w:rPr>
            <w:rStyle w:val="Hyperlink"/>
          </w:rPr>
          <w:t xml:space="preserve">Theorem 7 in Matrices</w:t>
        </w:r>
      </w:hyperlink>
      <w:r>
        <w:t xml:space="preserve">.</w:t>
      </w:r>
    </w:p>
    <w:p>
      <w:pPr>
        <w:pStyle w:val="BodyText"/>
      </w:pP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del w:id="1687" w:author="PR Preview" w:date="2026-01-01T00:00:00Z">
        <w:r>
          <w:delText xml:space="preserve"> </w:delText>
        </w:r>
      </w:del>
      <w:del w:id="1688" w:author="PR Preview" w:date="2026-01-01T00:00:00Z">
        <w:r>
          <w:delText xml:space="preserve">is symmetric by</w:delText>
        </w:r>
      </w:del>
      <w:del w:id="1689" w:author="PR Preview" w:date="2026-01-01T00:00:00Z">
        <w:r>
          <w:delText xml:space="preserve"> </w:delText>
        </w:r>
      </w:del>
      <w:hyperlink w:anchor="cor-inverse-symmetric">
        <w:del w:id="1690" w:author="PR Preview" w:date="2026-01-01T00:00:00Z">
          <w:r>
            <w:rPr>
              <w:rStyle w:val="Hyperlink"/>
            </w:rPr>
            <w:delText xml:space="preserve">Corollary 1</w:delText>
          </w:r>
        </w:del>
      </w:hyperlink>
      <w:del w:id="1691" w:author="PR Preview" w:date="2026-01-01T00:00:00Z">
        <w:r>
          <w:delText xml:space="preserve">.</w:delText>
        </w:r>
      </w:del>
      <w:del w:id="1692" w:author="PR Preview" w:date="2026-01-01T00:00:00Z">
        <w:r>
          <w:delText xml:space="preserve"> </w:delText>
        </w:r>
      </w:del>
      <w:del w:id="1693" w:author="PR Preview" w:date="2026-01-01T00:00:00Z">
        <w:r>
          <w:delText xml:space="preserve">For</w:delText>
        </w:r>
      </w:del>
      <w:del w:id="1694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1695" w:author="PR Preview" w:date="2026-01-01T00:00:00Z">
        <w:r>
          <w:delText xml:space="preserve">, let</w:delText>
        </w:r>
      </w:del>
      <w:del w:id="1696" w:author="PR Preview" w:date="2026-01-01T00:00:00Z">
        <w:r>
          <w:delText xml:space="preserve"> </w:delText>
        </w:r>
      </w:del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1697" w:author="PR Preview" w:date="2026-01-01T00:00:00Z">
        <w:r>
          <w:delText xml:space="preserve">,</w:delText>
        </w:r>
      </w:del>
      <w:del w:id="1698" w:author="PR Preview" w:date="2026-01-01T00:00:00Z">
        <w:r>
          <w:delText xml:space="preserve"> </w:delText>
        </w:r>
      </w:del>
      <w:del w:id="1699" w:author="PR Preview" w:date="2026-01-01T00:00:00Z">
        <w:r>
          <w:delText xml:space="preserve">which is not</w:delText>
        </w:r>
      </w:del>
      <w:del w:id="1700" w:author="PR Preview" w:date="2026-01-01T00:00:00Z">
        <w:r>
          <w:delText xml:space="preserve"> </w:delText>
        </w:r>
      </w:del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1701" w:author="PR Preview" w:date="2026-01-01T00:00:00Z">
        <w:r>
          <w:delText xml:space="preserve"> </w:delText>
        </w:r>
      </w:del>
      <w:del w:id="1702" w:author="PR Preview" w:date="2026-01-01T00:00:00Z">
        <w:r>
          <w:delText xml:space="preserve">because</w:delText>
        </w:r>
      </w:del>
      <w:del w:id="1703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bi"/>
          </m:rPr>
          <m:t>Q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1704" w:author="PR Preview" w:date="2026-01-01T00:00:00Z">
        <w:r>
          <w:delText xml:space="preserve">.</w:delText>
        </w:r>
      </w:del>
      <w:del w:id="1705" w:author="PR Preview" w:date="2026-01-01T00:00:00Z">
        <w:r>
          <w:delText xml:space="preserve"> </w:delText>
        </w:r>
      </w:del>
      <w:del w:id="1706" w:author="PR Preview" w:date="2026-01-01T00:00:00Z">
        <w:r>
          <w:delText xml:space="preserve">As in the proof of</w:delText>
        </w:r>
      </w:del>
      <w:del w:id="1707" w:author="PR Preview" w:date="2026-01-01T00:00:00Z">
        <w:r>
          <w:delText xml:space="preserve"> </w:delText>
        </w:r>
      </w:del>
      <w:hyperlink w:anchor="thm-definite-eigenvalues">
        <w:del w:id="1708" w:author="PR Preview" w:date="2026-01-01T00:00:00Z">
          <w:r>
            <w:rPr>
              <w:rStyle w:val="Hyperlink"/>
            </w:rPr>
            <w:delText xml:space="preserve">Theorem 14</w:delText>
          </w:r>
        </w:del>
      </w:hyperlink>
      <w:del w:id="1709" w:author="PR Preview" w:date="2026-01-01T00:00:00Z">
        <w:r>
          <w:delText xml:space="preserve">: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diagonal)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, and some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BodyText"/>
      </w:pP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ins w:id="1710" w:author="PR Preview" w:date="2026-01-01T00:00:00Z">
        <w:r>
          <w:t xml:space="preserve"> </w:t>
        </w:r>
      </w:ins>
      <w:ins w:id="1711" w:author="PR Preview" w:date="2026-01-01T00:00:00Z">
        <w:r>
          <w:t xml:space="preserve">is symmetric by</w:t>
        </w:r>
      </w:ins>
      <w:ins w:id="1712" w:author="PR Preview" w:date="2026-01-01T00:00:00Z">
        <w:r>
          <w:t xml:space="preserve"> </w:t>
        </w:r>
      </w:ins>
      <w:hyperlink w:anchor="cor-inverse-symmetric">
        <w:ins w:id="1713" w:author="PR Preview" w:date="2026-01-01T00:00:00Z">
          <w:r>
            <w:rPr>
              <w:rStyle w:val="Hyperlink"/>
            </w:rPr>
            <w:t xml:space="preserve">Corollary 1</w:t>
          </w:r>
        </w:ins>
      </w:hyperlink>
      <w:ins w:id="1714" w:author="PR Preview" w:date="2026-01-01T00:00:00Z">
        <w:r>
          <w:t xml:space="preserve">.</w:t>
        </w:r>
      </w:ins>
      <w:ins w:id="1715" w:author="PR Preview" w:date="2026-01-01T00:00:00Z">
        <w:r>
          <w:t xml:space="preserve"> </w:t>
        </w:r>
      </w:ins>
      <w:ins w:id="1716" w:author="PR Preview" w:date="2026-01-01T00:00:00Z">
        <w:r>
          <w:t xml:space="preserve">For</w:t>
        </w:r>
      </w:ins>
      <w:ins w:id="1717" w:author="PR Preview" w:date="2026-01-01T00:00:00Z">
        <w:r>
          <w:t xml:space="preserve"> </w:t>
        </w:r>
      </w:ins>
      <w:ins w:id="1718" w:author="PR Preview" w:date="2026-01-01T00:00:00Z">
        <w:r>
          <w:t xml:space="preserve">$\mathord{\smash[b]{\underset{\raise.3ex\hbox{$\scriptstyle\sim$}}{x}}\vphantom{x}}\neq \mathord{\smash[b]{\underset{\raise.3ex\hbox{$\scriptstyle\sim$}}{0}}\vphantom{0}}$</w:t>
        </w:r>
      </w:ins>
      <w:ins w:id="1719" w:author="PR Preview" w:date="2026-01-01T00:00:00Z">
        <w:r>
          <w:t xml:space="preserve">, let</w:t>
        </w:r>
      </w:ins>
      <w:ins w:id="1720" w:author="PR Preview" w:date="2026-01-01T00:00:00Z">
        <w:r>
          <w:t xml:space="preserve"> </w:t>
        </w:r>
      </w:ins>
      <w:ins w:id="1721" w:author="PR Preview" w:date="2026-01-01T00:00:00Z">
        <w:r>
          <w:t xml:space="preserve">$\mathord{\smash[b]{\underset{\raise.3ex\hbox{$\scriptstyle\sim$}}{y}}\vphantom{y}} = {\mathbf{Q}}^{\top}\mathord{\smash[b]{\underset{\raise.3ex\hbox{$\scriptstyle\sim$}}{x}}\vphantom{x}}$</w:t>
        </w:r>
      </w:ins>
      <w:ins w:id="1722" w:author="PR Preview" w:date="2026-01-01T00:00:00Z">
        <w:r>
          <w:t xml:space="preserve">,</w:t>
        </w:r>
      </w:ins>
      <w:ins w:id="1723" w:author="PR Preview" w:date="2026-01-01T00:00:00Z">
        <w:r>
          <w:t xml:space="preserve"> </w:t>
        </w:r>
      </w:ins>
      <w:ins w:id="1724" w:author="PR Preview" w:date="2026-01-01T00:00:00Z">
        <w:r>
          <w:t xml:space="preserve">which is not</w:t>
        </w:r>
      </w:ins>
      <w:ins w:id="1725" w:author="PR Preview" w:date="2026-01-01T00:00:00Z">
        <w:r>
          <w:t xml:space="preserve"> </w:t>
        </w:r>
      </w:ins>
      <w:ins w:id="1726" w:author="PR Preview" w:date="2026-01-01T00:00:00Z">
        <w:r>
          <w:t xml:space="preserve">$\mathord{\smash[b]{\underset{\raise.3ex\hbox{$\scriptstyle\sim$}}{0}}\vphantom{0}}$</w:t>
        </w:r>
      </w:ins>
      <w:ins w:id="1727" w:author="PR Preview" w:date="2026-01-01T00:00:00Z">
        <w:r>
          <w:t xml:space="preserve"> </w:t>
        </w:r>
      </w:ins>
      <w:ins w:id="1728" w:author="PR Preview" w:date="2026-01-01T00:00:00Z">
        <w:r>
          <w:t xml:space="preserve">because</w:t>
        </w:r>
      </w:ins>
      <w:ins w:id="1729" w:author="PR Preview" w:date="2026-01-01T00:00:00Z">
        <w:r>
          <w:t xml:space="preserve"> </w:t>
        </w:r>
      </w:ins>
      <w:ins w:id="1730" w:author="PR Preview" w:date="2026-01-01T00:00:00Z">
        <w:r>
          <w:t xml:space="preserve">$\mathord{\smash[b]{\underset{\raise.3ex\hbox{$\scriptstyle\sim$}}{x}}\vphantom{x}}= \mathbf{Q}\mathord{\smash[b]{\underset{\raise.3ex\hbox{$\scriptstyle\sim$}}{y}}\vphantom{y}}$</w:t>
        </w:r>
      </w:ins>
      <w:ins w:id="1731" w:author="PR Preview" w:date="2026-01-01T00:00:00Z">
        <w:r>
          <w:t xml:space="preserve">.</w:t>
        </w:r>
      </w:ins>
      <w:ins w:id="1732" w:author="PR Preview" w:date="2026-01-01T00:00:00Z">
        <w:r>
          <w:t xml:space="preserve"> </w:t>
        </w:r>
      </w:ins>
      <w:ins w:id="1733" w:author="PR Preview" w:date="2026-01-01T00:00:00Z">
        <w:r>
          <w:t xml:space="preserve">As in the proof of</w:t>
        </w:r>
      </w:ins>
      <w:ins w:id="1734" w:author="PR Preview" w:date="2026-01-01T00:00:00Z">
        <w:r>
          <w:t xml:space="preserve"> </w:t>
        </w:r>
      </w:ins>
      <w:hyperlink w:anchor="thm-definite-eigenvalues">
        <w:ins w:id="1735" w:author="PR Preview" w:date="2026-01-01T00:00:00Z">
          <w:r>
            <w:rPr>
              <w:rStyle w:val="Hyperlink"/>
            </w:rPr>
            <w:t xml:space="preserve">Theorem 14</w:t>
          </w:r>
        </w:ins>
      </w:hyperlink>
      <w:ins w:id="1736" w:author="PR Preview" w:date="2026-01-01T00:00:00Z">
        <w:r>
          <w:t xml:space="preserve">:</w:t>
        </w:r>
      </w:ins>
    </w:p>
    <w:p>
      <w:pPr>
        <w:pStyle w:val="BodyText"/>
      </w:pPr>
      <w:ins w:id="1737" w:author="PR Preview" w:date="2026-01-01T00:00:00Z">
        <w:r>
          <w:t xml:space="preserve">$$
    \begin{aligned}
    {\mathord{\smash[b]{\underset{\raise.3ex\hbox{$\scriptstyle\sim$}}{x}}\vphantom{x}}}^{\top}\mathbf{A}^{-1}\mathord{\smash[b]{\underset{\raise.3ex\hbox{$\scriptstyle\sim$}}{x}}\vphantom{x}}
    &amp;= {\mathord{\smash[b]{\underset{\raise.3ex\hbox{$\scriptstyle\sim$}}{y}}\vphantom{y}}}^{\top}\mathbf{\Lambda}^{-1}\mathord{\smash[b]{\underset{\raise.3ex\hbox{$\scriptstyle\sim$}}{y}}\vphantom{y}}
    &amp;&amp; \text{(substitute } \mathbf{A}^{-1} = \mathbf{Q}\mathbf{\Lambda}^{-1}{\mathbf{Q}}^{\top} \text{)}
    \\
    &amp;= \sum_{i=1}^p\frac{y_i^2}{\lambda_i}
    &amp;&amp; \text{(} \mathbf{\Lambda}^{-1} \text{ is diagonal)}
    \\
    &amp;&gt; 0
    &amp;&amp; \text{(each } \lambda_i &gt; 0 \text{, and some } y_i \neq 0 \text{)}
    \end{aligned}
    $$</w:t>
        </w:r>
      </w:ins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positive definite.</w:t>
      </w:r>
    </w:p>
    <w:bookmarkStart w:id="126" w:name="exm-pd-inverse"/>
    <w:p>
      <w:pPr>
        <w:pStyle w:val="BodyText"/>
      </w:pPr>
      <w:r>
        <w:rPr>
          <w:b/>
          <w:bCs/>
        </w:rPr>
        <w:t xml:space="preserve">Example 30 (Inverting a positive definite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spectral">
        <w:r>
          <w:rPr>
            <w:rStyle w:val="Hyperlink"/>
          </w:rPr>
          <w:t xml:space="preserve">Example 24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(substitute; 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Multiplying out,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126"/>
    <w:bookmarkStart w:id="127" w:name="def-paraboloid"/>
    <w:p>
      <w:pPr>
        <w:pStyle w:val="FirstParagraph"/>
      </w:pPr>
      <w:del w:id="1738" w:author="PR Preview" w:date="2026-01-01T00:00:00Z">
        <w:r>
          <w:rPr>
            <w:b/>
            <w:bCs/>
          </w:rPr>
          <w:delText xml:space="preserve">Definition 23 (Paraboloid)</w:delText>
        </w:r>
      </w:del>
      <w:del w:id="1739" w:author="PR Preview" w:date="2026-01-01T00:00:00Z">
        <w:r>
          <w:delText xml:space="preserve"> </w:delText>
        </w:r>
      </w:del>
      <w:del w:id="1740" w:author="PR Preview" w:date="2026-01-01T00:00:00Z">
        <w:r>
          <w:delText xml:space="preserve">A</w:delText>
        </w:r>
      </w:del>
      <w:del w:id="1741" w:author="PR Preview" w:date="2026-01-01T00:00:00Z">
        <w:r>
          <w:delText xml:space="preserve"> </w:delText>
        </w:r>
      </w:del>
      <w:del w:id="1742" w:author="PR Preview" w:date="2026-01-01T00:00:00Z">
        <w:r>
          <w:rPr>
            <w:b/>
            <w:bCs/>
          </w:rPr>
          <w:delText xml:space="preserve">paraboloid</w:delText>
        </w:r>
      </w:del>
      <w:del w:id="1743" w:author="PR Preview" w:date="2026-01-01T00:00:00Z">
        <w:r>
          <w:delText xml:space="preserve"> </w:delText>
        </w:r>
      </w:del>
      <w:del w:id="1744" w:author="PR Preview" w:date="2026-01-01T00:00:00Z">
        <w:r>
          <w:delText xml:space="preserve">in</w:delText>
        </w:r>
      </w:del>
      <w:del w:id="1745" w:author="PR Preview" w:date="2026-01-01T00:00:00Z">
        <w:r>
          <w:delText xml:space="preserve"> </w:delText>
        </w:r>
      </w:del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del w:id="1746" w:author="PR Preview" w:date="2026-01-01T00:00:00Z">
        <w:r>
          <w:delText xml:space="preserve"> </w:delText>
        </w:r>
      </w:del>
      <w:del w:id="1747" w:author="PR Preview" w:date="2026-01-01T00:00:00Z">
        <w:r>
          <w:delText xml:space="preserve">is the graph</w:delText>
        </w:r>
      </w:del>
      <w:del w:id="1748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r>
              <m:t>f</m:t>
            </m:r>
            <m:r>
              <m:rPr>
                <m:sty m:val="p"/>
              </m:rPr>
              <m:t>(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</m:e>
        </m:d>
        <m:r>
          <m:t>​</m:t>
        </m:r>
      </m:oMath>
      <w:del w:id="1749" w:author="PR Preview" w:date="2026-01-01T00:00:00Z">
        <w:r>
          <w:delText xml:space="preserve"> </w:delText>
        </w:r>
      </w:del>
      <w:del w:id="1750" w:author="PR Preview" w:date="2026-01-01T00:00:00Z">
        <w:r>
          <w:delText xml:space="preserve">of a function</w:delText>
        </w:r>
      </w:del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S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+</m:t>
          </m:r>
          <m:limLow>
            <m:e>
              <m:r>
                <m:t>b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⋅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del w:id="1751" w:author="PR Preview" w:date="2026-01-01T00:00:00Z">
        <w:r>
          <w:delText xml:space="preserve">where</w:delText>
        </w:r>
      </w:del>
      <w:del w:id="1752" w:author="PR Preview" w:date="2026-01-01T00:00:00Z">
        <w:r>
          <w:delText xml:space="preserve"> </w:delText>
        </w:r>
      </w:del>
      <m:oMath>
        <m:r>
          <m:rPr>
            <m:sty m:val="bi"/>
          </m:rPr>
          <m:t>S</m:t>
        </m:r>
      </m:oMath>
      <w:del w:id="1753" w:author="PR Preview" w:date="2026-01-01T00:00:00Z">
        <w:r>
          <w:delText xml:space="preserve"> </w:delText>
        </w:r>
      </w:del>
      <w:del w:id="1754" w:author="PR Preview" w:date="2026-01-01T00:00:00Z">
        <w:r>
          <w:delText xml:space="preserve">is a nonzero symmetric</w:delText>
        </w:r>
      </w:del>
      <w:del w:id="1755" w:author="PR Preview" w:date="2026-01-01T00:00:00Z">
        <w:r>
          <w:delText xml:space="preserve"> </w:delText>
        </w:r>
      </w:del>
      <m:oMath>
        <m:r>
          <m:t>p</m:t>
        </m:r>
        <m:r>
          <m:rPr>
            <m:sty m:val="p"/>
          </m:rPr>
          <m:t>×</m:t>
        </m:r>
        <m:r>
          <m:t>p</m:t>
        </m:r>
      </m:oMath>
      <w:del w:id="1756" w:author="PR Preview" w:date="2026-01-01T00:00:00Z">
        <w:r>
          <w:delText xml:space="preserve"> </w:delText>
        </w:r>
      </w:del>
      <w:del w:id="1757" w:author="PR Preview" w:date="2026-01-01T00:00:00Z">
        <w:r>
          <w:delText xml:space="preserve">matrix</w:delText>
        </w:r>
      </w:del>
      <w:del w:id="1758" w:author="PR Preview" w:date="2026-01-01T00:00:00Z">
        <w:r>
          <w:delText xml:space="preserve"> </w:delText>
        </w:r>
      </w:del>
      <w:del w:id="1759" w:author="PR Preview" w:date="2026-01-01T00:00:00Z">
        <w:r>
          <w:delText xml:space="preserve">(</w:delText>
        </w:r>
      </w:del>
      <w:hyperlink w:anchor="def-symmetric-matrix">
        <w:del w:id="1760" w:author="PR Preview" w:date="2026-01-01T00:00:00Z">
          <w:r>
            <w:rPr>
              <w:rStyle w:val="Hyperlink"/>
            </w:rPr>
            <w:delText xml:space="preserve">Definition 3</w:delText>
          </w:r>
        </w:del>
      </w:hyperlink>
      <w:del w:id="1761" w:author="PR Preview" w:date="2026-01-01T00:00:00Z">
        <w:r>
          <w:delText xml:space="preserve">),</w:delText>
        </w:r>
      </w:del>
      <w:del w:id="1762" w:author="PR Preview" w:date="2026-01-01T00:00:00Z">
        <w:r>
          <w:delText xml:space="preserve"> </w:delText>
        </w:r>
      </w:del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del w:id="1763" w:author="PR Preview" w:date="2026-01-01T00:00:00Z">
        <w:r>
          <w:delText xml:space="preserve">,</w:delText>
        </w:r>
      </w:del>
      <w:del w:id="1764" w:author="PR Preview" w:date="2026-01-01T00:00:00Z">
        <w:r>
          <w:delText xml:space="preserve"> </w:delText>
        </w:r>
      </w:del>
      <w:del w:id="1765" w:author="PR Preview" w:date="2026-01-01T00:00:00Z">
        <w:r>
          <w:delText xml:space="preserve">and</w:delText>
        </w:r>
      </w:del>
      <w:del w:id="1766" w:author="PR Preview" w:date="2026-01-01T00:00:00Z">
        <w:r>
          <w:delText xml:space="preserve"> </w:delText>
        </w:r>
      </w:del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del w:id="1767" w:author="PR Preview" w:date="2026-01-01T00:00:00Z">
        <w:r>
          <w:delText xml:space="preserve">.</w:delText>
        </w:r>
      </w:del>
      <w:del w:id="1768" w:author="PR Preview" w:date="2026-01-01T00:00:00Z">
        <w:r>
          <w:delText xml:space="preserve"> </w:delText>
        </w:r>
      </w:del>
      <w:del w:id="1769" w:author="PR Preview" w:date="2026-01-01T00:00:00Z">
        <w:r>
          <w:delText xml:space="preserve">The first term is a quadratic form (</w:delText>
        </w:r>
      </w:del>
      <w:hyperlink w:anchor="def-quadratic-form">
        <w:del w:id="1770" w:author="PR Preview" w:date="2026-01-01T00:00:00Z">
          <w:r>
            <w:rPr>
              <w:rStyle w:val="Hyperlink"/>
            </w:rPr>
            <w:delText xml:space="preserve">Definition 11</w:delText>
          </w:r>
        </w:del>
      </w:hyperlink>
      <w:del w:id="1771" w:author="PR Preview" w:date="2026-01-01T00:00:00Z">
        <w:r>
          <w:delText xml:space="preserve">).</w:delText>
        </w:r>
      </w:del>
    </w:p>
    <w:p>
      <w:pPr>
        <w:pStyle w:val="FirstParagraph"/>
      </w:pPr>
      <w:ins w:id="1772" w:author="PR Preview" w:date="2026-01-01T00:00:00Z">
        <w:r>
          <w:rPr>
            <w:b/>
            <w:bCs/>
          </w:rPr>
          <w:t xml:space="preserve">Definition 23 (Paraboloid)</w:t>
        </w:r>
      </w:ins>
      <w:ins w:id="1773" w:author="PR Preview" w:date="2026-01-01T00:00:00Z">
        <w:r>
          <w:t xml:space="preserve"> </w:t>
        </w:r>
      </w:ins>
      <w:ins w:id="1774" w:author="PR Preview" w:date="2026-01-01T00:00:00Z">
        <w:r>
          <w:t xml:space="preserve">A</w:t>
        </w:r>
      </w:ins>
      <w:ins w:id="1775" w:author="PR Preview" w:date="2026-01-01T00:00:00Z">
        <w:r>
          <w:t xml:space="preserve"> </w:t>
        </w:r>
      </w:ins>
      <w:ins w:id="1776" w:author="PR Preview" w:date="2026-01-01T00:00:00Z">
        <w:r>
          <w:rPr>
            <w:b/>
            <w:bCs/>
          </w:rPr>
          <w:t xml:space="preserve">paraboloid</w:t>
        </w:r>
      </w:ins>
      <w:ins w:id="1777" w:author="PR Preview" w:date="2026-01-01T00:00:00Z">
        <w:r>
          <w:t xml:space="preserve"> </w:t>
        </w:r>
      </w:ins>
      <w:ins w:id="1778" w:author="PR Preview" w:date="2026-01-01T00:00:00Z">
        <w:r>
          <w:t xml:space="preserve">in</w:t>
        </w:r>
      </w:ins>
      <w:ins w:id="1779" w:author="PR Preview" w:date="2026-01-01T00:00:00Z">
        <w:r>
          <w:t xml:space="preserve"> </w:t>
        </w:r>
      </w:ins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ins w:id="1780" w:author="PR Preview" w:date="2026-01-01T00:00:00Z">
        <w:r>
          <w:t xml:space="preserve"> </w:t>
        </w:r>
      </w:ins>
      <w:ins w:id="1781" w:author="PR Preview" w:date="2026-01-01T00:00:00Z">
        <w:r>
          <w:t xml:space="preserve">is the graph</w:t>
        </w:r>
      </w:ins>
      <w:ins w:id="1782" w:author="PR Preview" w:date="2026-01-01T00:00:00Z">
        <w:r>
          <w:t xml:space="preserve"> </w:t>
        </w:r>
      </w:ins>
      <w:ins w:id="1783" w:author="PR Preview" w:date="2026-01-01T00:00:00Z">
        <w:r>
          <w:t xml:space="preserve">$\mathopen{}\left\{(\mathord{\smash[b]{\underset{\raise.3ex\hbox{$\scriptstyle\sim$}}{x}}\vphantom{x}}, f(\mathord{\smash[b]{\underset{\raise.3ex\hbox{$\scriptstyle\sim$}}{x}}\vphantom{x}})) \mid \mathord{\smash[b]{\underset{\raise.3ex\hbox{$\scriptstyle\sim$}}{x}}\vphantom{x}}\in \mathbb{R}^p\right\}\mathclose{}$</w:t>
        </w:r>
      </w:ins>
      <w:ins w:id="1784" w:author="PR Preview" w:date="2026-01-01T00:00:00Z">
        <w:r>
          <w:t xml:space="preserve"> </w:t>
        </w:r>
      </w:ins>
      <w:ins w:id="1785" w:author="PR Preview" w:date="2026-01-01T00:00:00Z">
        <w:r>
          <w:t xml:space="preserve">of a function</w:t>
        </w:r>
      </w:ins>
    </w:p>
    <w:p>
      <w:pPr>
        <w:pStyle w:val="BodyText"/>
      </w:pPr>
      <w:ins w:id="1786" w:author="PR Preview" w:date="2026-01-01T00:00:00Z">
        <w:r>
          <w:t xml:space="preserve">$$
    f(\mathord{\smash[b]{\underset{\raise.3ex\hbox{$\scriptstyle\sim$}}{x}}\vphantom{x}}) = {\mathord{\smash[b]{\underset{\raise.3ex\hbox{$\scriptstyle\sim$}}{x}}\vphantom{x}}}^{\top} \mathbf{S} \mathord{\smash[b]{\underset{\raise.3ex\hbox{$\scriptstyle\sim$}}{x}}\vphantom{x}} + \mathord{\smash[b]{\underset{\raise.3ex\hbox{$\scriptstyle\sim$}}{b}}\vphantom{b}} \cdot \mathord{\smash[b]{\underset{\raise.3ex\hbox{$\scriptstyle\sim$}}{x}}\vphantom{x}} + c,
    $$</w:t>
        </w:r>
      </w:ins>
    </w:p>
    <w:p>
      <w:pPr>
        <w:pStyle w:val="FirstParagraph"/>
      </w:pPr>
      <w:ins w:id="1787" w:author="PR Preview" w:date="2026-01-01T00:00:00Z">
        <w:r>
          <w:t xml:space="preserve">where</w:t>
        </w:r>
      </w:ins>
      <w:ins w:id="1788" w:author="PR Preview" w:date="2026-01-01T00:00:00Z">
        <w:r>
          <w:t xml:space="preserve"> </w:t>
        </w:r>
      </w:ins>
      <m:oMath>
        <m:r>
          <m:rPr>
            <m:sty m:val="bi"/>
          </m:rPr>
          <m:t>S</m:t>
        </m:r>
      </m:oMath>
      <w:ins w:id="1789" w:author="PR Preview" w:date="2026-01-01T00:00:00Z">
        <w:r>
          <w:t xml:space="preserve"> </w:t>
        </w:r>
      </w:ins>
      <w:ins w:id="1790" w:author="PR Preview" w:date="2026-01-01T00:00:00Z">
        <w:r>
          <w:t xml:space="preserve">is a nonzero symmetric</w:t>
        </w:r>
      </w:ins>
      <w:ins w:id="1791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×</m:t>
        </m:r>
        <m:r>
          <m:t>p</m:t>
        </m:r>
      </m:oMath>
      <w:ins w:id="1792" w:author="PR Preview" w:date="2026-01-01T00:00:00Z">
        <w:r>
          <w:t xml:space="preserve"> </w:t>
        </w:r>
      </w:ins>
      <w:ins w:id="1793" w:author="PR Preview" w:date="2026-01-01T00:00:00Z">
        <w:r>
          <w:t xml:space="preserve">matrix</w:t>
        </w:r>
      </w:ins>
      <w:ins w:id="1794" w:author="PR Preview" w:date="2026-01-01T00:00:00Z">
        <w:r>
          <w:t xml:space="preserve"> </w:t>
        </w:r>
      </w:ins>
      <w:ins w:id="1795" w:author="PR Preview" w:date="2026-01-01T00:00:00Z">
        <w:r>
          <w:t xml:space="preserve">(</w:t>
        </w:r>
      </w:ins>
      <w:hyperlink w:anchor="def-symmetric-matrix">
        <w:ins w:id="1796" w:author="PR Preview" w:date="2026-01-01T00:00:00Z">
          <w:r>
            <w:rPr>
              <w:rStyle w:val="Hyperlink"/>
            </w:rPr>
            <w:t xml:space="preserve">Definition 3</w:t>
          </w:r>
        </w:ins>
      </w:hyperlink>
      <w:ins w:id="1797" w:author="PR Preview" w:date="2026-01-01T00:00:00Z">
        <w:r>
          <w:t xml:space="preserve">),</w:t>
        </w:r>
      </w:ins>
      <w:ins w:id="1798" w:author="PR Preview" w:date="2026-01-01T00:00:00Z">
        <w:r>
          <w:t xml:space="preserve"> </w:t>
        </w:r>
      </w:ins>
      <w:ins w:id="1799" w:author="PR Preview" w:date="2026-01-01T00:00:00Z">
        <w:r>
          <w:t xml:space="preserve">$\mathord{\smash[b]{\underset{\raise.3ex\hbox{$\scriptstyle\sim$}}{b}}\vphantom{b}} \in \mathbb{R}^p$</w:t>
        </w:r>
      </w:ins>
      <w:ins w:id="1800" w:author="PR Preview" w:date="2026-01-01T00:00:00Z">
        <w:r>
          <w:t xml:space="preserve">,</w:t>
        </w:r>
      </w:ins>
      <w:ins w:id="1801" w:author="PR Preview" w:date="2026-01-01T00:00:00Z">
        <w:r>
          <w:t xml:space="preserve"> </w:t>
        </w:r>
      </w:ins>
      <w:ins w:id="1802" w:author="PR Preview" w:date="2026-01-01T00:00:00Z">
        <w:r>
          <w:t xml:space="preserve">and</w:t>
        </w:r>
      </w:ins>
      <w:ins w:id="1803" w:author="PR Preview" w:date="2026-01-01T00:00:00Z">
        <w:r>
          <w:t xml:space="preserve"> </w:t>
        </w:r>
      </w:ins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ins w:id="1804" w:author="PR Preview" w:date="2026-01-01T00:00:00Z">
        <w:r>
          <w:t xml:space="preserve">.</w:t>
        </w:r>
      </w:ins>
      <w:ins w:id="1805" w:author="PR Preview" w:date="2026-01-01T00:00:00Z">
        <w:r>
          <w:t xml:space="preserve"> </w:t>
        </w:r>
      </w:ins>
      <w:ins w:id="1806" w:author="PR Preview" w:date="2026-01-01T00:00:00Z">
        <w:r>
          <w:t xml:space="preserve">The first term is a quadratic form (</w:t>
        </w:r>
      </w:ins>
      <w:hyperlink w:anchor="def-quadratic-form">
        <w:ins w:id="1807" w:author="PR Preview" w:date="2026-01-01T00:00:00Z">
          <w:r>
            <w:rPr>
              <w:rStyle w:val="Hyperlink"/>
            </w:rPr>
            <w:t xml:space="preserve">Definition 11</w:t>
          </w:r>
        </w:ins>
      </w:hyperlink>
      <w:ins w:id="1808" w:author="PR Preview" w:date="2026-01-01T00:00:00Z">
        <w:r>
          <w:t xml:space="preserve">).</w:t>
        </w:r>
      </w:ins>
    </w:p>
    <w:bookmarkEnd w:id="127"/>
    <w:bookmarkStart w:id="128" w:name="def-elliptic-paraboloid"/>
    <w:p>
      <w:pPr>
        <w:pStyle w:val="BodyText"/>
      </w:pPr>
      <w:r>
        <w:rPr>
          <w:b/>
          <w:bCs/>
        </w:rPr>
        <w:t xml:space="preserve">Definition 24 (Elliptic paraboloid)</w:t>
      </w:r>
      <w:r>
        <w:t xml:space="preserve"> </w:t>
      </w:r>
      <w:r>
        <w:t xml:space="preserve">The paraboloid of</w:t>
      </w:r>
      <w:r>
        <w:t xml:space="preserve"> </w:t>
      </w:r>
      <w:hyperlink w:anchor="def-paraboloid">
        <w:r>
          <w:rPr>
            <w:rStyle w:val="Hyperlink"/>
          </w:rPr>
          <w:t xml:space="preserve">Definition 23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elliptic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);</w:t>
      </w:r>
      <w:r>
        <w:t xml:space="preserve"> </w:t>
      </w:r>
      <w:r>
        <w:t xml:space="preserve">it is then a bowl that opens upward.</w:t>
      </w:r>
    </w:p>
    <w:bookmarkEnd w:id="128"/>
    <w:bookmarkStart w:id="130" w:name="exm-paraboloid"/>
    <w:p>
      <w:pPr>
        <w:pStyle w:val="BodyText"/>
      </w:pPr>
      <w:del w:id="1809" w:author="PR Preview" w:date="2026-01-01T00:00:00Z">
        <w:r>
          <w:rPr>
            <w:b/>
            <w:bCs/>
          </w:rPr>
          <w:delText xml:space="preserve">Example 31 (A bowl with its lowest point at the origin)</w:delText>
        </w:r>
      </w:del>
      <w:del w:id="1810" w:author="PR Preview" w:date="2026-01-01T00:00:00Z">
        <w:r>
          <w:delText xml:space="preserve"> </w:delText>
        </w:r>
      </w:del>
      <w:del w:id="1811" w:author="PR Preview" w:date="2026-01-01T00:00:00Z">
        <w:r>
          <w:delText xml:space="preserve">Take</w:delText>
        </w:r>
      </w:del>
      <w:del w:id="1812" w:author="PR Preview" w:date="2026-01-01T00:00:00Z">
        <w:r>
          <w:delText xml:space="preserve"> </w:delText>
        </w:r>
      </w:del>
      <m:oMath>
        <m:r>
          <m:t>p</m:t>
        </m:r>
        <m:r>
          <m:rPr>
            <m:sty m:val="p"/>
          </m:rPr>
          <m:t>=</m:t>
        </m:r>
        <m:r>
          <m:t>2</m:t>
        </m:r>
      </m:oMath>
      <w:del w:id="1813" w:author="PR Preview" w:date="2026-01-01T00:00:00Z">
        <w:r>
          <w:delText xml:space="preserve">,</w:delText>
        </w:r>
      </w:del>
      <w:del w:id="1814" w:author="PR Preview" w:date="2026-01-01T00:00:00Z">
        <w:r>
          <w:delText xml:space="preserve"> </w:delText>
        </w:r>
      </w:del>
      <m:oMath>
        <m:r>
          <m:rPr>
            <m:sty m:val="bi"/>
          </m:rPr>
          <m:t>S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del w:id="1815" w:author="PR Preview" w:date="2026-01-01T00:00:00Z">
        <w:r>
          <w:delText xml:space="preserve">,</w:delText>
        </w:r>
      </w:del>
      <w:del w:id="1816" w:author="PR Preview" w:date="2026-01-01T00:00:00Z">
        <w:r>
          <w:delText xml:space="preserve"> </w:delText>
        </w:r>
      </w:del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del w:id="1817" w:author="PR Preview" w:date="2026-01-01T00:00:00Z">
        <w:r>
          <w:delText xml:space="preserve"> </w:delText>
        </w:r>
      </w:del>
      <w:del w:id="1818" w:author="PR Preview" w:date="2026-01-01T00:00:00Z">
        <w:r>
          <w:delText xml:space="preserve">and</w:delText>
        </w:r>
      </w:del>
      <w:del w:id="1819" w:author="PR Preview" w:date="2026-01-01T00:00:00Z">
        <w:r>
          <w:delText xml:space="preserve"> </w:delText>
        </w:r>
      </w:del>
      <m:oMath>
        <m:r>
          <m:t>c</m:t>
        </m:r>
        <m:r>
          <m:rPr>
            <m:sty m:val="p"/>
          </m:rPr>
          <m:t>=</m:t>
        </m:r>
        <m:r>
          <m:t>0</m:t>
        </m:r>
      </m:oMath>
      <w:del w:id="1820" w:author="PR Preview" w:date="2026-01-01T00:00:00Z">
        <w:r>
          <w:delText xml:space="preserve">.</w:delText>
        </w:r>
      </w:del>
      <w:del w:id="1821" w:author="PR Preview" w:date="2026-01-01T00:00:00Z">
        <w:r>
          <w:delText xml:space="preserve"> </w:delText>
        </w:r>
      </w:del>
      <w:del w:id="1822" w:author="PR Preview" w:date="2026-01-01T00:00:00Z">
        <w:r>
          <w:delText xml:space="preserve">Then</w:delText>
        </w:r>
      </w:del>
      <w:del w:id="1823" w:author="PR Preview" w:date="2026-01-01T00:00:00Z">
        <w:r>
          <w:delText xml:space="preserve"> </w:delText>
        </w:r>
      </w:del>
      <m:oMath>
        <m:r>
          <m:rPr>
            <m:sty m:val="bi"/>
          </m:rPr>
          <m:t>S</m:t>
        </m:r>
      </m:oMath>
      <w:del w:id="1824" w:author="PR Preview" w:date="2026-01-01T00:00:00Z">
        <w:r>
          <w:delText xml:space="preserve"> </w:delText>
        </w:r>
      </w:del>
      <w:del w:id="1825" w:author="PR Preview" w:date="2026-01-01T00:00:00Z">
        <w:r>
          <w:delText xml:space="preserve">is positive definite (</w:delText>
        </w:r>
      </w:del>
      <w:hyperlink w:anchor="exm-positive-definite">
        <w:del w:id="1826" w:author="PR Preview" w:date="2026-01-01T00:00:00Z">
          <w:r>
            <w:rPr>
              <w:rStyle w:val="Hyperlink"/>
            </w:rPr>
            <w:delText xml:space="preserve">Example 28</w:delText>
          </w:r>
        </w:del>
      </w:hyperlink>
      <w:del w:id="1827" w:author="PR Preview" w:date="2026-01-01T00:00:00Z">
        <w:r>
          <w:delText xml:space="preserve">),</w:delText>
        </w:r>
      </w:del>
      <w:del w:id="1828" w:author="PR Preview" w:date="2026-01-01T00:00:00Z">
        <w:r>
          <w:delText xml:space="preserve"> </w:delText>
        </w:r>
      </w:del>
      <w:del w:id="1829" w:author="PR Preview" w:date="2026-01-01T00:00:00Z">
        <w:r>
          <w:delText xml:space="preserve">so the graph of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</m:eqArr>
        </m:oMath>
      </m:oMathPara>
    </w:p>
    <w:p>
      <w:pPr>
        <w:pStyle w:val="FirstParagraph"/>
      </w:pPr>
      <w:del w:id="1830" w:author="PR Preview" w:date="2026-01-01T00:00:00Z">
        <w:r>
          <w:delText xml:space="preserve">is an elliptic paraboloid.</w:delText>
        </w:r>
      </w:del>
      <w:del w:id="1831" w:author="PR Preview" w:date="2026-01-01T00:00:00Z">
        <w:r>
          <w:delText xml:space="preserve"> </w:delText>
        </w:r>
      </w:del>
      <w:del w:id="1832" w:author="PR Preview" w:date="2026-01-01T00:00:00Z">
        <w:r>
          <w:delText xml:space="preserve">At</w:delText>
        </w:r>
      </w:del>
      <w:del w:id="1833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1834" w:author="PR Preview" w:date="2026-01-01T00:00:00Z">
        <w:r>
          <w:delText xml:space="preserve">,</w:delText>
        </w:r>
      </w:del>
      <w:del w:id="1835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del w:id="1836" w:author="PR Preview" w:date="2026-01-01T00:00:00Z">
        <w:r>
          <w:delText xml:space="preserve">;</w:delText>
        </w:r>
      </w:del>
      <w:del w:id="1837" w:author="PR Preview" w:date="2026-01-01T00:00:00Z">
        <w:r>
          <w:delText xml:space="preserve"> </w:delText>
        </w:r>
      </w:del>
      <w:del w:id="1838" w:author="PR Preview" w:date="2026-01-01T00:00:00Z">
        <w:r>
          <w:delText xml:space="preserve">at</w:delText>
        </w:r>
      </w:del>
      <w:del w:id="1839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del w:id="1840" w:author="PR Preview" w:date="2026-01-01T00:00:00Z">
        <w:r>
          <w:delText xml:space="preserve">,</w:delText>
        </w:r>
      </w:del>
      <w:del w:id="1841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del w:id="1842" w:author="PR Preview" w:date="2026-01-01T00:00:00Z">
        <w:r>
          <w:delText xml:space="preserve">;</w:delText>
        </w:r>
      </w:del>
      <w:del w:id="1843" w:author="PR Preview" w:date="2026-01-01T00:00:00Z">
        <w:r>
          <w:delText xml:space="preserve"> </w:delText>
        </w:r>
      </w:del>
      <w:del w:id="1844" w:author="PR Preview" w:date="2026-01-01T00:00:00Z">
        <w:r>
          <w:delText xml:space="preserve">and</w:delText>
        </w:r>
      </w:del>
      <w:del w:id="1845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del w:id="1846" w:author="PR Preview" w:date="2026-01-01T00:00:00Z">
        <w:r>
          <w:delText xml:space="preserve"> </w:delText>
        </w:r>
      </w:del>
      <w:del w:id="1847" w:author="PR Preview" w:date="2026-01-01T00:00:00Z">
        <w:r>
          <w:delText xml:space="preserve">at every</w:delText>
        </w:r>
      </w:del>
      <w:del w:id="1848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1849" w:author="PR Preview" w:date="2026-01-01T00:00:00Z">
        <w:r>
          <w:delText xml:space="preserve">,</w:delText>
        </w:r>
      </w:del>
      <w:del w:id="1850" w:author="PR Preview" w:date="2026-01-01T00:00:00Z">
        <w:r>
          <w:delText xml:space="preserve"> </w:delText>
        </w:r>
      </w:del>
      <w:del w:id="1851" w:author="PR Preview" w:date="2026-01-01T00:00:00Z">
        <w:r>
          <w:delText xml:space="preserve">so the origin is the only lowest point of the bowl.</w:delText>
        </w:r>
      </w:del>
      <w:del w:id="1852" w:author="PR Preview" w:date="2026-01-01T00:00:00Z">
        <w:r>
          <w:delText xml:space="preserve"> </w:delText>
        </w:r>
      </w:del>
      <w:hyperlink w:anchor="fig-paraboloid">
        <w:del w:id="1853" w:author="PR Preview" w:date="2026-01-01T00:00:00Z">
          <w:r>
            <w:rPr>
              <w:rStyle w:val="Hyperlink"/>
            </w:rPr>
            <w:delText xml:space="preserve">Figure 1</w:delText>
          </w:r>
        </w:del>
      </w:hyperlink>
      <w:del w:id="1854" w:author="PR Preview" w:date="2026-01-01T00:00:00Z">
        <w:r>
          <w:delText xml:space="preserve"> </w:delText>
        </w:r>
      </w:del>
      <w:del w:id="1855" w:author="PR Preview" w:date="2026-01-01T00:00:00Z">
        <w:r>
          <w:delText xml:space="preserve">shows the surface.</w:delText>
        </w:r>
      </w:del>
    </w:p>
    <w:p>
      <w:pPr>
        <w:pStyle w:val="BodyText"/>
      </w:pPr>
      <w:del w:id="1856" w:author="PR Preview" w:date="2026-01-01T00:00:00Z">
        <w:r>
          <w:rPr>
            <w:b/>
            <w:bCs/>
          </w:rPr>
          <w:delText xml:space="preserve">Definition 25 (Matrix-induced inner product (</w:delText>
        </w:r>
      </w:del>
      <m:oMath>
        <m:r>
          <m:rPr>
            <m:sty m:val="bi"/>
          </m:rPr>
          <m:t>A</m:t>
        </m:r>
      </m:oMath>
      <w:del w:id="1857" w:author="PR Preview" w:date="2026-01-01T00:00:00Z">
        <w:r>
          <w:rPr>
            <w:b/>
            <w:bCs/>
          </w:rPr>
          <w:delText xml:space="preserve">-inner product))</w:delText>
        </w:r>
      </w:del>
      <w:del w:id="1858" w:author="PR Preview" w:date="2026-01-01T00:00:00Z">
        <w:r>
          <w:delText xml:space="preserve"> </w:delText>
        </w:r>
      </w:del>
      <w:del w:id="1859" w:author="PR Preview" w:date="2026-01-01T00:00:00Z">
        <w:r>
          <w:delText xml:space="preserve">Let</w:delText>
        </w:r>
      </w:del>
      <w:del w:id="1860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</m:oMath>
      <w:del w:id="1861" w:author="PR Preview" w:date="2026-01-01T00:00:00Z">
        <w:r>
          <w:delText xml:space="preserve"> </w:delText>
        </w:r>
      </w:del>
      <w:del w:id="1862" w:author="PR Preview" w:date="2026-01-01T00:00:00Z">
        <w:r>
          <w:delText xml:space="preserve">be a</w:delText>
        </w:r>
      </w:del>
      <w:del w:id="1863" w:author="PR Preview" w:date="2026-01-01T00:00:00Z">
        <w:r>
          <w:delText xml:space="preserve"> </w:delText>
        </w:r>
      </w:del>
      <m:oMath>
        <m:r>
          <m:t>p</m:t>
        </m:r>
        <m:r>
          <m:rPr>
            <m:sty m:val="p"/>
          </m:rPr>
          <m:t>×</m:t>
        </m:r>
        <m:r>
          <m:t>p</m:t>
        </m:r>
      </m:oMath>
      <w:del w:id="1864" w:author="PR Preview" w:date="2026-01-01T00:00:00Z">
        <w:r>
          <w:delText xml:space="preserve"> </w:delText>
        </w:r>
      </w:del>
      <w:del w:id="1865" w:author="PR Preview" w:date="2026-01-01T00:00:00Z">
        <w:r>
          <w:delText xml:space="preserve">symmetric positive definite matrix (</w:delText>
        </w:r>
      </w:del>
      <w:hyperlink w:anchor="def-positive-definite">
        <w:del w:id="1866" w:author="PR Preview" w:date="2026-01-01T00:00:00Z">
          <w:r>
            <w:rPr>
              <w:rStyle w:val="Hyperlink"/>
            </w:rPr>
            <w:delText xml:space="preserve">Definition 22</w:delText>
          </w:r>
        </w:del>
      </w:hyperlink>
      <w:del w:id="1867" w:author="PR Preview" w:date="2026-01-01T00:00:00Z">
        <w:r>
          <w:delText xml:space="preserve">)</w:delText>
        </w:r>
      </w:del>
      <w:del w:id="1868" w:author="PR Preview" w:date="2026-01-01T00:00:00Z">
        <w:r>
          <w:delText xml:space="preserve"> </w:delText>
        </w:r>
      </w:del>
      <w:del w:id="1869" w:author="PR Preview" w:date="2026-01-01T00:00:00Z">
        <w:r>
          <w:delText xml:space="preserve">(</w:delText>
        </w:r>
      </w:del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del w:id="1870" w:author="PR Preview" w:date="2026-01-01T00:00:00Z">
        <w:r>
          <w:delText xml:space="preserve"> </w:delText>
        </w:r>
      </w:del>
      <w:del w:id="1871" w:author="PR Preview" w:date="2026-01-01T00:00:00Z">
        <w:r>
          <w:delText xml:space="preserve">and</w:delText>
        </w:r>
      </w:del>
      <w:del w:id="1872" w:author="PR Preview" w:date="2026-01-01T00:00:00Z">
        <w:r>
          <w:delText xml:space="preserve"> </w:delText>
        </w:r>
      </w:del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&gt;</m:t>
        </m:r>
        <m:r>
          <m:t>0</m:t>
        </m:r>
      </m:oMath>
      <w:del w:id="1873" w:author="PR Preview" w:date="2026-01-01T00:00:00Z">
        <w:r>
          <w:delText xml:space="preserve"> </w:delText>
        </w:r>
      </w:del>
      <w:del w:id="1874" w:author="PR Preview" w:date="2026-01-01T00:00:00Z">
        <w:r>
          <w:delText xml:space="preserve">for all nonzero</w:delText>
        </w:r>
      </w:del>
      <w:del w:id="1875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del w:id="1876" w:author="PR Preview" w:date="2026-01-01T00:00:00Z">
        <w:r>
          <w:delText xml:space="preserve">).</w:delText>
        </w:r>
      </w:del>
      <w:del w:id="1877" w:author="PR Preview" w:date="2026-01-01T00:00:00Z">
        <w:r>
          <w:delText xml:space="preserve"> </w:delText>
        </w:r>
      </w:del>
      <w:del w:id="1878" w:author="PR Preview" w:date="2026-01-01T00:00:00Z">
        <w:r>
          <w:delText xml:space="preserve">The</w:delText>
        </w:r>
      </w:del>
      <w:del w:id="1879" w:author="PR Preview" w:date="2026-01-01T00:00:00Z">
        <w:r>
          <w:delText xml:space="preserve"> </w:delText>
        </w:r>
      </w:del>
      <w:del w:id="1880" w:author="PR Preview" w:date="2026-01-01T00:00:00Z">
        <w:r>
          <w:rPr>
            <w:b/>
            <w:bCs/>
          </w:rPr>
          <w:delText xml:space="preserve">matrix-induced inner product</w:delText>
        </w:r>
      </w:del>
      <w:del w:id="1881" w:author="PR Preview" w:date="2026-01-01T00:00:00Z">
        <w:r>
          <w:delText xml:space="preserve"> </w:delText>
        </w:r>
      </w:del>
      <w:del w:id="1882" w:author="PR Preview" w:date="2026-01-01T00:00:00Z">
        <w:r>
          <w:delText xml:space="preserve">(or</w:delText>
        </w:r>
      </w:del>
      <w:del w:id="1883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</m:oMath>
      <w:del w:id="1884" w:author="PR Preview" w:date="2026-01-01T00:00:00Z">
        <w:r>
          <w:rPr>
            <w:b/>
            <w:bCs/>
          </w:rPr>
          <w:delText xml:space="preserve">-inner product</w:delText>
        </w:r>
      </w:del>
      <w:del w:id="1885" w:author="PR Preview" w:date="2026-01-01T00:00:00Z">
        <w:r>
          <w:delText xml:space="preserve">)</w:delText>
        </w:r>
      </w:del>
      <w:del w:id="1886" w:author="PR Preview" w:date="2026-01-01T00:00:00Z">
        <w:r>
          <w:delText xml:space="preserve"> </w:delText>
        </w:r>
      </w:del>
      <w:del w:id="1887" w:author="PR Preview" w:date="2026-01-01T00:00:00Z">
        <w:r>
          <w:delText xml:space="preserve">on</w:delText>
        </w:r>
      </w:del>
      <w:del w:id="1888" w:author="PR Preview" w:date="2026-01-01T00:00:00Z">
        <w:r>
          <w:delText xml:space="preserve"> </w:delText>
        </w:r>
      </w:del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del w:id="1889" w:author="PR Preview" w:date="2026-01-01T00:00:00Z">
        <w:r>
          <w:delText xml:space="preserve"> </w:delText>
        </w:r>
      </w:del>
      <w:del w:id="1890" w:author="PR Preview" w:date="2026-01-01T00:00:00Z">
        <w:r>
          <w:delText xml:space="preserve">is defined for all</w:delText>
        </w:r>
      </w:del>
      <w:del w:id="1891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del w:id="1892" w:author="PR Preview" w:date="2026-01-01T00:00:00Z">
        <w:r>
          <w:delText xml:space="preserve"> </w:delText>
        </w:r>
      </w:del>
      <w:del w:id="1893" w:author="PR Preview" w:date="2026-01-01T00:00:00Z">
        <w:r>
          <w:delText xml:space="preserve">by</w:delText>
        </w:r>
      </w:del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⟨"/>
              <m:sepChr m:val=""/>
              <m:endChr m:val="⟩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sSub>
            <m:e>
              <m:r>
                <m:t>​</m:t>
              </m:r>
            </m:e>
            <m:sub>
              <m:r>
                <m:rPr>
                  <m:sty m:val="bi"/>
                </m:rPr>
                <m:t>A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A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.</m:t>
          </m:r>
        </m:oMath>
      </m:oMathPara>
    </w:p>
    <w:p>
      <w:pPr>
        <w:pStyle w:val="BodyText"/>
      </w:pPr>
      <w:ins w:id="1894" w:author="PR Preview" w:date="2026-01-01T00:00:00Z">
        <w:r>
          <w:rPr>
            <w:b/>
            <w:bCs/>
          </w:rPr>
          <w:t xml:space="preserve">Example 31 (A bowl with its lowest point at the origin)</w:t>
        </w:r>
      </w:ins>
      <w:ins w:id="1895" w:author="PR Preview" w:date="2026-01-01T00:00:00Z">
        <w:r>
          <w:t xml:space="preserve"> </w:t>
        </w:r>
      </w:ins>
      <w:ins w:id="1896" w:author="PR Preview" w:date="2026-01-01T00:00:00Z">
        <w:r>
          <w:t xml:space="preserve">Take</w:t>
        </w:r>
      </w:ins>
      <w:ins w:id="1897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=</m:t>
        </m:r>
        <m:r>
          <m:t>2</m:t>
        </m:r>
      </m:oMath>
      <w:ins w:id="1898" w:author="PR Preview" w:date="2026-01-01T00:00:00Z">
        <w:r>
          <w:t xml:space="preserve">,</w:t>
        </w:r>
      </w:ins>
      <w:ins w:id="1899" w:author="PR Preview" w:date="2026-01-01T00:00:00Z">
        <w:r>
          <w:t xml:space="preserve"> </w:t>
        </w:r>
      </w:ins>
      <m:oMath>
        <m:r>
          <m:rPr>
            <m:sty m:val="bi"/>
          </m:rPr>
          <m:t>S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ins w:id="1900" w:author="PR Preview" w:date="2026-01-01T00:00:00Z">
        <w:r>
          <w:t xml:space="preserve">,</w:t>
        </w:r>
      </w:ins>
      <w:ins w:id="1901" w:author="PR Preview" w:date="2026-01-01T00:00:00Z">
        <w:r>
          <w:t xml:space="preserve"> </w:t>
        </w:r>
      </w:ins>
      <w:ins w:id="1902" w:author="PR Preview" w:date="2026-01-01T00:00:00Z">
        <w:r>
          <w:t xml:space="preserve">$\mathord{\smash[b]{\underset{\raise.3ex\hbox{$\scriptstyle\sim$}}{b}}\vphantom{b}} = \mathord{\smash[b]{\underset{\raise.3ex\hbox{$\scriptstyle\sim$}}{0}}\vphantom{0}}_{2 \times 1}$</w:t>
        </w:r>
      </w:ins>
      <w:ins w:id="1903" w:author="PR Preview" w:date="2026-01-01T00:00:00Z">
        <w:r>
          <w:t xml:space="preserve"> </w:t>
        </w:r>
      </w:ins>
      <w:ins w:id="1904" w:author="PR Preview" w:date="2026-01-01T00:00:00Z">
        <w:r>
          <w:t xml:space="preserve">and</w:t>
        </w:r>
      </w:ins>
      <w:ins w:id="1905" w:author="PR Preview" w:date="2026-01-01T00:00:00Z">
        <w:r>
          <w:t xml:space="preserve"> </w:t>
        </w:r>
      </w:ins>
      <m:oMath>
        <m:r>
          <m:t>c</m:t>
        </m:r>
        <m:r>
          <m:rPr>
            <m:sty m:val="p"/>
          </m:rPr>
          <m:t>=</m:t>
        </m:r>
        <m:r>
          <m:t>0</m:t>
        </m:r>
      </m:oMath>
      <w:ins w:id="1906" w:author="PR Preview" w:date="2026-01-01T00:00:00Z">
        <w:r>
          <w:t xml:space="preserve">.</w:t>
        </w:r>
      </w:ins>
      <w:ins w:id="1907" w:author="PR Preview" w:date="2026-01-01T00:00:00Z">
        <w:r>
          <w:t xml:space="preserve"> </w:t>
        </w:r>
      </w:ins>
      <w:ins w:id="1908" w:author="PR Preview" w:date="2026-01-01T00:00:00Z">
        <w:r>
          <w:t xml:space="preserve">Then</w:t>
        </w:r>
      </w:ins>
      <w:ins w:id="1909" w:author="PR Preview" w:date="2026-01-01T00:00:00Z">
        <w:r>
          <w:t xml:space="preserve"> </w:t>
        </w:r>
      </w:ins>
      <m:oMath>
        <m:r>
          <m:rPr>
            <m:sty m:val="bi"/>
          </m:rPr>
          <m:t>S</m:t>
        </m:r>
      </m:oMath>
      <w:ins w:id="1910" w:author="PR Preview" w:date="2026-01-01T00:00:00Z">
        <w:r>
          <w:t xml:space="preserve"> </w:t>
        </w:r>
      </w:ins>
      <w:ins w:id="1911" w:author="PR Preview" w:date="2026-01-01T00:00:00Z">
        <w:r>
          <w:t xml:space="preserve">is positive definite (</w:t>
        </w:r>
      </w:ins>
      <w:hyperlink w:anchor="exm-positive-definite">
        <w:ins w:id="1912" w:author="PR Preview" w:date="2026-01-01T00:00:00Z">
          <w:r>
            <w:rPr>
              <w:rStyle w:val="Hyperlink"/>
            </w:rPr>
            <w:t xml:space="preserve">Example 28</w:t>
          </w:r>
        </w:ins>
      </w:hyperlink>
      <w:ins w:id="1913" w:author="PR Preview" w:date="2026-01-01T00:00:00Z">
        <w:r>
          <w:t xml:space="preserve">),</w:t>
        </w:r>
      </w:ins>
      <w:ins w:id="1914" w:author="PR Preview" w:date="2026-01-01T00:00:00Z">
        <w:r>
          <w:t xml:space="preserve"> </w:t>
        </w:r>
      </w:ins>
      <w:ins w:id="1915" w:author="PR Preview" w:date="2026-01-01T00:00:00Z">
        <w:r>
          <w:t xml:space="preserve">so the graph of</w:t>
        </w:r>
      </w:ins>
    </w:p>
    <w:p>
      <w:pPr>
        <w:pStyle w:val="BodyText"/>
      </w:pPr>
      <w:ins w:id="1916" w:author="PR Preview" w:date="2026-01-01T00:00:00Z">
        <w:r>
          <w:t xml:space="preserve">$$
    \begin{aligned}
    f(\mathord{\smash[b]{\underset{\raise.3ex\hbox{$\scriptstyle\sim$}}{x}}\vphantom{x}}) &amp;= {\mathord{\smash[b]{\underset{\raise.3ex\hbox{$\scriptstyle\sim$}}{x}}\vphantom{x}}}^{\top} \mathbf{I}_2 \mathord{\smash[b]{\underset{\raise.3ex\hbox{$\scriptstyle\sim$}}{x}}\vphantom{x}} \\
    &amp;= x_1^2 + x_2^2
    \end{aligned}
    $$</w:t>
        </w:r>
      </w:ins>
    </w:p>
    <w:p>
      <w:pPr>
        <w:pStyle w:val="FirstParagraph"/>
      </w:pPr>
      <w:ins w:id="1917" w:author="PR Preview" w:date="2026-01-01T00:00:00Z">
        <w:r>
          <w:t xml:space="preserve">is an elliptic paraboloid.</w:t>
        </w:r>
      </w:ins>
      <w:ins w:id="1918" w:author="PR Preview" w:date="2026-01-01T00:00:00Z">
        <w:r>
          <w:t xml:space="preserve"> </w:t>
        </w:r>
      </w:ins>
      <w:ins w:id="1919" w:author="PR Preview" w:date="2026-01-01T00:00:00Z">
        <w:r>
          <w:t xml:space="preserve">At</w:t>
        </w:r>
      </w:ins>
      <w:ins w:id="1920" w:author="PR Preview" w:date="2026-01-01T00:00:00Z">
        <w:r>
          <w:t xml:space="preserve"> </w:t>
        </w:r>
      </w:ins>
      <w:ins w:id="1921" w:author="PR Preview" w:date="2026-01-01T00:00:00Z">
        <w:r>
          <w:t xml:space="preserve">$\mathord{\smash[b]{\underset{\raise.3ex\hbox{$\scriptstyle\sim$}}{x}}\vphantom{x}}= \mathord{\smash[b]{\underset{\raise.3ex\hbox{$\scriptstyle\sim$}}{0}}\vphantom{0}}$</w:t>
        </w:r>
      </w:ins>
      <w:ins w:id="1922" w:author="PR Preview" w:date="2026-01-01T00:00:00Z">
        <w:r>
          <w:t xml:space="preserve">,</w:t>
        </w:r>
      </w:ins>
      <w:ins w:id="1923" w:author="PR Preview" w:date="2026-01-01T00:00:00Z">
        <w:r>
          <w:t xml:space="preserve"> </w:t>
        </w:r>
      </w:ins>
      <w:ins w:id="1924" w:author="PR Preview" w:date="2026-01-01T00:00:00Z">
        <w:r>
          <w:t xml:space="preserve">$f(\mathord{\smash[b]{\underset{\raise.3ex\hbox{$\scriptstyle\sim$}}{x}}\vphantom{x}}) = 0$</w:t>
        </w:r>
      </w:ins>
      <w:ins w:id="1925" w:author="PR Preview" w:date="2026-01-01T00:00:00Z">
        <w:r>
          <w:t xml:space="preserve">;</w:t>
        </w:r>
      </w:ins>
      <w:ins w:id="1926" w:author="PR Preview" w:date="2026-01-01T00:00:00Z">
        <w:r>
          <w:t xml:space="preserve"> </w:t>
        </w:r>
      </w:ins>
      <w:ins w:id="1927" w:author="PR Preview" w:date="2026-01-01T00:00:00Z">
        <w:r>
          <w:t xml:space="preserve">at</w:t>
        </w:r>
      </w:ins>
      <w:ins w:id="1928" w:author="PR Preview" w:date="2026-01-01T00:00:00Z">
        <w:r>
          <w:t xml:space="preserve"> </w:t>
        </w:r>
      </w:ins>
      <w:ins w:id="1929" w:author="PR Preview" w:date="2026-01-01T00:00:00Z">
        <w:r>
          <w:t xml:space="preserve">$\mathord{\smash[b]{\underset{\raise.3ex\hbox{$\scriptstyle\sim$}}{x}}\vphantom{x}}= (1, 1)$</w:t>
        </w:r>
      </w:ins>
      <w:ins w:id="1930" w:author="PR Preview" w:date="2026-01-01T00:00:00Z">
        <w:r>
          <w:t xml:space="preserve">,</w:t>
        </w:r>
      </w:ins>
      <w:ins w:id="1931" w:author="PR Preview" w:date="2026-01-01T00:00:00Z">
        <w:r>
          <w:t xml:space="preserve"> </w:t>
        </w:r>
      </w:ins>
      <w:ins w:id="1932" w:author="PR Preview" w:date="2026-01-01T00:00:00Z">
        <w:r>
          <w:t xml:space="preserve">$f(\mathord{\smash[b]{\underset{\raise.3ex\hbox{$\scriptstyle\sim$}}{x}}\vphantom{x}}) = 2$</w:t>
        </w:r>
      </w:ins>
      <w:ins w:id="1933" w:author="PR Preview" w:date="2026-01-01T00:00:00Z">
        <w:r>
          <w:t xml:space="preserve">;</w:t>
        </w:r>
      </w:ins>
      <w:ins w:id="1934" w:author="PR Preview" w:date="2026-01-01T00:00:00Z">
        <w:r>
          <w:t xml:space="preserve"> </w:t>
        </w:r>
      </w:ins>
      <w:ins w:id="1935" w:author="PR Preview" w:date="2026-01-01T00:00:00Z">
        <w:r>
          <w:t xml:space="preserve">and</w:t>
        </w:r>
      </w:ins>
      <w:ins w:id="1936" w:author="PR Preview" w:date="2026-01-01T00:00:00Z">
        <w:r>
          <w:t xml:space="preserve"> </w:t>
        </w:r>
      </w:ins>
      <w:ins w:id="1937" w:author="PR Preview" w:date="2026-01-01T00:00:00Z">
        <w:r>
          <w:t xml:space="preserve">$f(\mathord{\smash[b]{\underset{\raise.3ex\hbox{$\scriptstyle\sim$}}{x}}\vphantom{x}}) &gt; 0$</w:t>
        </w:r>
      </w:ins>
      <w:ins w:id="1938" w:author="PR Preview" w:date="2026-01-01T00:00:00Z">
        <w:r>
          <w:t xml:space="preserve"> </w:t>
        </w:r>
      </w:ins>
      <w:ins w:id="1939" w:author="PR Preview" w:date="2026-01-01T00:00:00Z">
        <w:r>
          <w:t xml:space="preserve">at every</w:t>
        </w:r>
      </w:ins>
      <w:ins w:id="1940" w:author="PR Preview" w:date="2026-01-01T00:00:00Z">
        <w:r>
          <w:t xml:space="preserve"> </w:t>
        </w:r>
      </w:ins>
      <w:ins w:id="1941" w:author="PR Preview" w:date="2026-01-01T00:00:00Z">
        <w:r>
          <w:t xml:space="preserve">$\mathord{\smash[b]{\underset{\raise.3ex\hbox{$\scriptstyle\sim$}}{x}}\vphantom{x}}\neq \mathord{\smash[b]{\underset{\raise.3ex\hbox{$\scriptstyle\sim$}}{0}}\vphantom{0}}$</w:t>
        </w:r>
      </w:ins>
      <w:ins w:id="1942" w:author="PR Preview" w:date="2026-01-01T00:00:00Z">
        <w:r>
          <w:t xml:space="preserve">,</w:t>
        </w:r>
      </w:ins>
      <w:ins w:id="1943" w:author="PR Preview" w:date="2026-01-01T00:00:00Z">
        <w:r>
          <w:t xml:space="preserve"> </w:t>
        </w:r>
      </w:ins>
      <w:ins w:id="1944" w:author="PR Preview" w:date="2026-01-01T00:00:00Z">
        <w:r>
          <w:t xml:space="preserve">so the origin is the only lowest point of the bowl.</w:t>
        </w:r>
      </w:ins>
      <w:ins w:id="1945" w:author="PR Preview" w:date="2026-01-01T00:00:00Z">
        <w:r>
          <w:t xml:space="preserve"> </w:t>
        </w:r>
      </w:ins>
      <w:hyperlink w:anchor="fig-paraboloid">
        <w:ins w:id="1946" w:author="PR Preview" w:date="2026-01-01T00:00:00Z">
          <w:r>
            <w:rPr>
              <w:rStyle w:val="Hyperlink"/>
            </w:rPr>
            <w:t xml:space="preserve">Figure 1</w:t>
          </w:r>
        </w:ins>
      </w:hyperlink>
      <w:ins w:id="1947" w:author="PR Preview" w:date="2026-01-01T00:00:00Z">
        <w:r>
          <w:t xml:space="preserve"> </w:t>
        </w:r>
      </w:ins>
      <w:ins w:id="1948" w:author="PR Preview" w:date="2026-01-01T00:00:00Z">
        <w:r>
          <w:t xml:space="preserve">shows the surface.</w:t>
        </w:r>
      </w:ins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9" w:name="fig-paraboloid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oMath>
            <w:r>
              <w:t xml:space="preserve"> </w:t>
            </w:r>
            <w:r>
              <w:t xml:space="preserve">over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:</w:t>
            </w:r>
            <w:r>
              <w:t xml:space="preserve"> </w:t>
            </w:r>
            <w:r>
              <w:t xml:space="preserve">a bowl that opens upward, with its lowest point above the origin.</w:t>
            </w:r>
            <w:r>
              <w:t xml:space="preserve"> </w:t>
            </w:r>
            <w:r>
              <w:t xml:space="preserve">Horizontal slices of the bowl are circles around the origin.</w:t>
            </w:r>
          </w:p>
          <w:bookmarkEnd w:id="129"/>
        </w:tc>
      </w:tr>
    </w:tbl>
    <w:bookmarkEnd w:id="130"/>
    <w:bookmarkStart w:id="131" w:name="def-matrix-induced-inner-product"/>
    <w:p>
      <w:pPr>
        <w:pStyle w:val="BodyText"/>
      </w:pPr>
      <w:ins w:id="1949" w:author="PR Preview" w:date="2026-01-01T00:00:00Z">
        <w:r>
          <w:rPr>
            <w:b/>
            <w:bCs/>
          </w:rPr>
          <w:t xml:space="preserve">Definition 25 (Matrix-induced inner product (</w:t>
        </w:r>
      </w:ins>
      <m:oMath>
        <m:r>
          <m:rPr>
            <m:sty m:val="bi"/>
          </m:rPr>
          <m:t>A</m:t>
        </m:r>
      </m:oMath>
      <w:ins w:id="1950" w:author="PR Preview" w:date="2026-01-01T00:00:00Z">
        <w:r>
          <w:rPr>
            <w:b/>
            <w:bCs/>
          </w:rPr>
          <w:t xml:space="preserve">-inner product))</w:t>
        </w:r>
      </w:ins>
      <w:ins w:id="1951" w:author="PR Preview" w:date="2026-01-01T00:00:00Z">
        <w:r>
          <w:t xml:space="preserve"> </w:t>
        </w:r>
      </w:ins>
      <w:ins w:id="1952" w:author="PR Preview" w:date="2026-01-01T00:00:00Z">
        <w:r>
          <w:t xml:space="preserve">Let</w:t>
        </w:r>
      </w:ins>
      <w:ins w:id="1953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1954" w:author="PR Preview" w:date="2026-01-01T00:00:00Z">
        <w:r>
          <w:t xml:space="preserve"> </w:t>
        </w:r>
      </w:ins>
      <w:ins w:id="1955" w:author="PR Preview" w:date="2026-01-01T00:00:00Z">
        <w:r>
          <w:t xml:space="preserve">be a</w:t>
        </w:r>
      </w:ins>
      <w:ins w:id="1956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×</m:t>
        </m:r>
        <m:r>
          <m:t>p</m:t>
        </m:r>
      </m:oMath>
      <w:ins w:id="1957" w:author="PR Preview" w:date="2026-01-01T00:00:00Z">
        <w:r>
          <w:t xml:space="preserve"> </w:t>
        </w:r>
      </w:ins>
      <w:ins w:id="1958" w:author="PR Preview" w:date="2026-01-01T00:00:00Z">
        <w:r>
          <w:t xml:space="preserve">symmetric positive definite matrix (</w:t>
        </w:r>
      </w:ins>
      <w:hyperlink w:anchor="def-positive-definite">
        <w:ins w:id="1959" w:author="PR Preview" w:date="2026-01-01T00:00:00Z">
          <w:r>
            <w:rPr>
              <w:rStyle w:val="Hyperlink"/>
            </w:rPr>
            <w:t xml:space="preserve">Definition 22</w:t>
          </w:r>
        </w:ins>
      </w:hyperlink>
      <w:ins w:id="1960" w:author="PR Preview" w:date="2026-01-01T00:00:00Z">
        <w:r>
          <w:t xml:space="preserve">)</w:t>
        </w:r>
      </w:ins>
      <w:ins w:id="1961" w:author="PR Preview" w:date="2026-01-01T00:00:00Z">
        <w:r>
          <w:t xml:space="preserve"> </w:t>
        </w:r>
      </w:ins>
      <w:ins w:id="1962" w:author="PR Preview" w:date="2026-01-01T00:00:00Z">
        <w:r>
          <w:t xml:space="preserve">(</w:t>
        </w:r>
      </w:ins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ins w:id="1963" w:author="PR Preview" w:date="2026-01-01T00:00:00Z">
        <w:r>
          <w:t xml:space="preserve"> </w:t>
        </w:r>
      </w:ins>
      <w:ins w:id="1964" w:author="PR Preview" w:date="2026-01-01T00:00:00Z">
        <w:r>
          <w:t xml:space="preserve">and</w:t>
        </w:r>
      </w:ins>
      <w:ins w:id="1965" w:author="PR Preview" w:date="2026-01-01T00:00:00Z">
        <w:r>
          <w:t xml:space="preserve"> </w:t>
        </w:r>
      </w:ins>
      <w:ins w:id="1966" w:author="PR Preview" w:date="2026-01-01T00:00:00Z">
        <w:r>
          <w:t xml:space="preserve">${\mathord{\smash[b]{\underset{\raise.3ex\hbox{$\scriptstyle\sim$}}{x}}\vphantom{x}}}^{\top} \mathbf{A} \mathord{\smash[b]{\underset{\raise.3ex\hbox{$\scriptstyle\sim$}}{x}}\vphantom{x}} &gt; 0$</w:t>
        </w:r>
      </w:ins>
      <w:ins w:id="1967" w:author="PR Preview" w:date="2026-01-01T00:00:00Z">
        <w:r>
          <w:t xml:space="preserve"> </w:t>
        </w:r>
      </w:ins>
      <w:ins w:id="1968" w:author="PR Preview" w:date="2026-01-01T00:00:00Z">
        <w:r>
          <w:t xml:space="preserve">for all nonzero</w:t>
        </w:r>
      </w:ins>
      <w:ins w:id="1969" w:author="PR Preview" w:date="2026-01-01T00:00:00Z">
        <w:r>
          <w:t xml:space="preserve"> </w:t>
        </w:r>
      </w:ins>
      <w:ins w:id="1970" w:author="PR Preview" w:date="2026-01-01T00:00:00Z">
        <w:r>
          <w:t xml:space="preserve">$\mathord{\smash[b]{\underset{\raise.3ex\hbox{$\scriptstyle\sim$}}{x}}\vphantom{x}}\in \mathbb{R}^p$</w:t>
        </w:r>
      </w:ins>
      <w:ins w:id="1971" w:author="PR Preview" w:date="2026-01-01T00:00:00Z">
        <w:r>
          <w:t xml:space="preserve">).</w:t>
        </w:r>
      </w:ins>
      <w:ins w:id="1972" w:author="PR Preview" w:date="2026-01-01T00:00:00Z">
        <w:r>
          <w:t xml:space="preserve"> </w:t>
        </w:r>
      </w:ins>
      <w:ins w:id="1973" w:author="PR Preview" w:date="2026-01-01T00:00:00Z">
        <w:r>
          <w:t xml:space="preserve">The</w:t>
        </w:r>
      </w:ins>
      <w:ins w:id="1974" w:author="PR Preview" w:date="2026-01-01T00:00:00Z">
        <w:r>
          <w:t xml:space="preserve"> </w:t>
        </w:r>
      </w:ins>
      <w:ins w:id="1975" w:author="PR Preview" w:date="2026-01-01T00:00:00Z">
        <w:r>
          <w:rPr>
            <w:b/>
            <w:bCs/>
          </w:rPr>
          <w:t xml:space="preserve">matrix-induced inner product</w:t>
        </w:r>
      </w:ins>
      <w:ins w:id="1976" w:author="PR Preview" w:date="2026-01-01T00:00:00Z">
        <w:r>
          <w:t xml:space="preserve"> </w:t>
        </w:r>
      </w:ins>
      <w:ins w:id="1977" w:author="PR Preview" w:date="2026-01-01T00:00:00Z">
        <w:r>
          <w:t xml:space="preserve">(or</w:t>
        </w:r>
      </w:ins>
      <w:ins w:id="1978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1979" w:author="PR Preview" w:date="2026-01-01T00:00:00Z">
        <w:r>
          <w:rPr>
            <w:b/>
            <w:bCs/>
          </w:rPr>
          <w:t xml:space="preserve">-inner product</w:t>
        </w:r>
      </w:ins>
      <w:ins w:id="1980" w:author="PR Preview" w:date="2026-01-01T00:00:00Z">
        <w:r>
          <w:t xml:space="preserve">)</w:t>
        </w:r>
      </w:ins>
      <w:ins w:id="1981" w:author="PR Preview" w:date="2026-01-01T00:00:00Z">
        <w:r>
          <w:t xml:space="preserve"> </w:t>
        </w:r>
      </w:ins>
      <w:ins w:id="1982" w:author="PR Preview" w:date="2026-01-01T00:00:00Z">
        <w:r>
          <w:t xml:space="preserve">on</w:t>
        </w:r>
      </w:ins>
      <w:ins w:id="1983" w:author="PR Preview" w:date="2026-01-01T00:00:00Z">
        <w:r>
          <w:t xml:space="preserve"> </w:t>
        </w:r>
      </w:ins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ins w:id="1984" w:author="PR Preview" w:date="2026-01-01T00:00:00Z">
        <w:r>
          <w:t xml:space="preserve"> </w:t>
        </w:r>
      </w:ins>
      <w:ins w:id="1985" w:author="PR Preview" w:date="2026-01-01T00:00:00Z">
        <w:r>
          <w:t xml:space="preserve">is defined for all</w:t>
        </w:r>
      </w:ins>
      <w:ins w:id="1986" w:author="PR Preview" w:date="2026-01-01T00:00:00Z">
        <w:r>
          <w:t xml:space="preserve"> </w:t>
        </w:r>
      </w:ins>
      <w:ins w:id="1987" w:author="PR Preview" w:date="2026-01-01T00:00:00Z">
        <w:r>
          <w:t xml:space="preserve">$\mathord{\smash[b]{\underset{\raise.3ex\hbox{$\scriptstyle\sim$}}{x}}\vphantom{x}}, \mathord{\smash[b]{\underset{\raise.3ex\hbox{$\scriptstyle\sim$}}{y}}\vphantom{y}}\in \mathbb{R}^p$</w:t>
        </w:r>
      </w:ins>
      <w:ins w:id="1988" w:author="PR Preview" w:date="2026-01-01T00:00:00Z">
        <w:r>
          <w:t xml:space="preserve"> </w:t>
        </w:r>
      </w:ins>
      <w:ins w:id="1989" w:author="PR Preview" w:date="2026-01-01T00:00:00Z">
        <w:r>
          <w:t xml:space="preserve">by</w:t>
        </w:r>
      </w:ins>
    </w:p>
    <w:p>
      <w:pPr>
        <w:pStyle w:val="BodyText"/>
      </w:pPr>
      <w:ins w:id="1990" w:author="PR Preview" w:date="2026-01-01T00:00:00Z">
        <w:r>
          <w:t xml:space="preserve">$$
    \mathopen{}\left\langle \mathord{\smash[b]{\underset{\raise.3ex\hbox{$\scriptstyle\sim$}}{x}}\vphantom{x}}, \mathord{\smash[b]{\underset{\raise.3ex\hbox{$\scriptstyle\sim$}}{y}}\vphantom{y}}\right\rangle\mathclose{}_{\mathbf{A}} \stackrel{\text{def}}{=}{\mathord{\smash[b]{\underset{\raise.3ex\hbox{$\scriptstyle\sim$}}{x}}\vphantom{x}}}^{\top} \mathbf{A} \mathord{\smash[b]{\underset{\raise.3ex\hbox{$\scriptstyle\sim$}}{y}}\vphantom{y}}.
    $$</w:t>
        </w:r>
      </w:ins>
    </w:p>
    <w:bookmarkEnd w:id="131"/>
    <w:bookmarkStart w:id="132" w:name="exm-matrix-induced-inner-product"/>
    <w:p>
      <w:pPr>
        <w:pStyle w:val="FirstParagraph"/>
      </w:pPr>
      <w:r>
        <w:rPr>
          <w:b/>
          <w:bCs/>
        </w:rPr>
        <w:t xml:space="preserve">Example 32 (A matrix-induced inner product calculation)</w:t>
      </w:r>
      <w:r>
        <w:t xml:space="preserve"> </w:t>
      </w:r>
      <w:r>
        <w:t xml:space="preserve">Consider the symmetric 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del w:id="1991" w:author="PR Preview" w:date="2026-01-01T00:00:00Z">
        <w:r>
          <w:delText xml:space="preserve">For any nonzero vector</w:delText>
        </w:r>
      </w:del>
      <w:del w:id="1992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del w:id="1993" w:author="PR Preview" w:date="2026-01-01T00:00:00Z">
        <w:r>
          <w:delText xml:space="preserve">: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(complete the square)</m:t>
              </m:r>
            </m:e>
          </m:eqArr>
        </m:oMath>
      </m:oMathPara>
    </w:p>
    <w:p>
      <w:pPr>
        <w:pStyle w:val="FirstParagraph"/>
      </w:pPr>
      <w:del w:id="1994" w:author="PR Preview" w:date="2026-01-01T00:00:00Z">
        <w:r>
          <w:delText xml:space="preserve">which is strictly positive because</w:delText>
        </w:r>
      </w:del>
      <w:del w:id="1995" w:author="PR Preview" w:date="2026-01-01T00:00:00Z">
        <w:r>
          <w:delText xml:space="preserve"> </w:delText>
        </w:r>
      </w:del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&gt;</m:t>
        </m:r>
        <m:r>
          <m:t>0</m:t>
        </m:r>
      </m:oMath>
      <w:del w:id="1996" w:author="PR Preview" w:date="2026-01-01T00:00:00Z">
        <w:r>
          <w:delText xml:space="preserve"> </w:delText>
        </w:r>
      </w:del>
      <w:del w:id="1997" w:author="PR Preview" w:date="2026-01-01T00:00:00Z">
        <w:r>
          <w:delText xml:space="preserve">when</w:delText>
        </w:r>
      </w:del>
      <w:del w:id="1998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1999" w:author="PR Preview" w:date="2026-01-01T00:00:00Z">
        <w:r>
          <w:delText xml:space="preserve">.</w:delText>
        </w:r>
      </w:del>
      <w:del w:id="2000" w:author="PR Preview" w:date="2026-01-01T00:00:00Z">
        <w:r>
          <w:delText xml:space="preserve"> </w:delText>
        </w:r>
      </w:del>
      <w:del w:id="2001" w:author="PR Preview" w:date="2026-01-01T00:00:00Z">
        <w:r>
          <w:delText xml:space="preserve">Thus</w:delText>
        </w:r>
      </w:del>
      <w:del w:id="2002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</m:oMath>
      <w:del w:id="2003" w:author="PR Preview" w:date="2026-01-01T00:00:00Z">
        <w:r>
          <w:delText xml:space="preserve"> </w:delText>
        </w:r>
      </w:del>
      <w:del w:id="2004" w:author="PR Preview" w:date="2026-01-01T00:00:00Z">
        <w:r>
          <w:delText xml:space="preserve">is positive definite (</w:delText>
        </w:r>
      </w:del>
      <w:hyperlink w:anchor="def-positive-definite">
        <w:del w:id="2005" w:author="PR Preview" w:date="2026-01-01T00:00:00Z">
          <w:r>
            <w:rPr>
              <w:rStyle w:val="Hyperlink"/>
            </w:rPr>
            <w:delText xml:space="preserve">Definition 22</w:delText>
          </w:r>
        </w:del>
      </w:hyperlink>
      <w:del w:id="2006" w:author="PR Preview" w:date="2026-01-01T00:00:00Z">
        <w:r>
          <w:delText xml:space="preserve">).</w:delText>
        </w:r>
      </w:del>
    </w:p>
    <w:p>
      <w:pPr>
        <w:pStyle w:val="BodyText"/>
      </w:pPr>
      <w:del w:id="2007" w:author="PR Preview" w:date="2026-01-01T00:00:00Z">
        <w:r>
          <w:delText xml:space="preserve">For vectors</w:delText>
        </w:r>
      </w:del>
      <w:del w:id="2008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del w:id="2009" w:author="PR Preview" w:date="2026-01-01T00:00:00Z">
        <w:r>
          <w:delText xml:space="preserve"> </w:delText>
        </w:r>
      </w:del>
      <w:del w:id="2010" w:author="PR Preview" w:date="2026-01-01T00:00:00Z">
        <w:r>
          <w:delText xml:space="preserve">and</w:delText>
        </w:r>
      </w:del>
      <w:del w:id="2011" w:author="PR Preview" w:date="2026-01-01T00:00:00Z">
        <w:r>
          <w:delText xml:space="preserve"> </w:delText>
        </w:r>
      </w:del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del w:id="2012" w:author="PR Preview" w:date="2026-01-01T00:00:00Z">
        <w:r>
          <w:delText xml:space="preserve">,</w:delText>
        </w:r>
      </w:del>
      <w:del w:id="2013" w:author="PR Preview" w:date="2026-01-01T00:00:00Z">
        <w:r>
          <w:delText xml:space="preserve"> </w:delText>
        </w:r>
      </w:del>
      <w:del w:id="2014" w:author="PR Preview" w:date="2026-01-01T00:00:00Z">
        <w:r>
          <w:delText xml:space="preserve">their inner product induced by</w:delText>
        </w:r>
      </w:del>
      <w:del w:id="2015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</m:oMath>
      <w:del w:id="2016" w:author="PR Preview" w:date="2026-01-01T00:00:00Z">
        <w:r>
          <w:delText xml:space="preserve"> </w:delText>
        </w:r>
      </w:del>
      <w:del w:id="2017" w:author="PR Preview" w:date="2026-01-01T00:00:00Z">
        <w:r>
          <w:delText xml:space="preserve">is: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,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⋅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vectors and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ins w:id="2018" w:author="PR Preview" w:date="2026-01-01T00:00:00Z">
        <w:r>
          <w:t xml:space="preserve">For any nonzero vector</w:t>
        </w:r>
      </w:ins>
      <w:ins w:id="2019" w:author="PR Preview" w:date="2026-01-01T00:00:00Z">
        <w:r>
          <w:t xml:space="preserve"> </w:t>
        </w:r>
      </w:ins>
      <w:ins w:id="2020" w:author="PR Preview" w:date="2026-01-01T00:00:00Z">
        <w:r>
          <w:t xml:space="preserve">$\mathord{\smash[b]{\underset{\raise.3ex\hbox{$\scriptstyle\sim$}}{x}}\vphantom{x}}= (x_1, x_2) \in \mathbb{R}^2$</w:t>
        </w:r>
      </w:ins>
      <w:ins w:id="2021" w:author="PR Preview" w:date="2026-01-01T00:00:00Z">
        <w:r>
          <w:t xml:space="preserve">:</w:t>
        </w:r>
      </w:ins>
    </w:p>
    <w:p>
      <w:pPr>
        <w:pStyle w:val="BodyText"/>
      </w:pPr>
      <w:ins w:id="2022" w:author="PR Preview" w:date="2026-01-01T00:00:00Z">
        <w:r>
          <w:t xml:space="preserve">$$
    \begin{aligned}
    {\mathord{\smash[b]{\underset{\raise.3ex\hbox{$\scriptstyle\sim$}}{x}}\vphantom{x}}}^{\top} \mathbf{A} \mathord{\smash[b]{\underset{\raise.3ex\hbox{$\scriptstyle\sim$}}{x}}\vphantom{x}}
    &amp;= 2 x_1^2 + 2 x_1 x_2 + 2 x_2^2
    &amp;&amp; \text{(expand the quadratic form)}
    \\
    &amp;= (x_1 + x_2)^2 + x_1^2 + x_2^2
    &amp;&amp; \text{(complete the square)}
    \end{aligned}
    $$</w:t>
        </w:r>
      </w:ins>
    </w:p>
    <w:p>
      <w:pPr>
        <w:pStyle w:val="FirstParagraph"/>
      </w:pPr>
      <w:ins w:id="2023" w:author="PR Preview" w:date="2026-01-01T00:00:00Z">
        <w:r>
          <w:t xml:space="preserve">which is strictly positive because</w:t>
        </w:r>
      </w:ins>
      <w:ins w:id="2024" w:author="PR Preview" w:date="2026-01-01T00:00:00Z">
        <w:r>
          <w:t xml:space="preserve"> </w:t>
        </w:r>
      </w:ins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&gt;</m:t>
        </m:r>
        <m:r>
          <m:t>0</m:t>
        </m:r>
      </m:oMath>
      <w:ins w:id="2025" w:author="PR Preview" w:date="2026-01-01T00:00:00Z">
        <w:r>
          <w:t xml:space="preserve"> </w:t>
        </w:r>
      </w:ins>
      <w:ins w:id="2026" w:author="PR Preview" w:date="2026-01-01T00:00:00Z">
        <w:r>
          <w:t xml:space="preserve">when</w:t>
        </w:r>
      </w:ins>
      <w:ins w:id="2027" w:author="PR Preview" w:date="2026-01-01T00:00:00Z">
        <w:r>
          <w:t xml:space="preserve"> </w:t>
        </w:r>
      </w:ins>
      <w:ins w:id="2028" w:author="PR Preview" w:date="2026-01-01T00:00:00Z">
        <w:r>
          <w:t xml:space="preserve">$\mathord{\smash[b]{\underset{\raise.3ex\hbox{$\scriptstyle\sim$}}{x}}\vphantom{x}}\neq \mathord{\smash[b]{\underset{\raise.3ex\hbox{$\scriptstyle\sim$}}{0}}\vphantom{0}}$</w:t>
        </w:r>
      </w:ins>
      <w:ins w:id="2029" w:author="PR Preview" w:date="2026-01-01T00:00:00Z">
        <w:r>
          <w:t xml:space="preserve">.</w:t>
        </w:r>
      </w:ins>
      <w:ins w:id="2030" w:author="PR Preview" w:date="2026-01-01T00:00:00Z">
        <w:r>
          <w:t xml:space="preserve"> </w:t>
        </w:r>
      </w:ins>
      <w:ins w:id="2031" w:author="PR Preview" w:date="2026-01-01T00:00:00Z">
        <w:r>
          <w:t xml:space="preserve">Thus</w:t>
        </w:r>
      </w:ins>
      <w:ins w:id="2032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2033" w:author="PR Preview" w:date="2026-01-01T00:00:00Z">
        <w:r>
          <w:t xml:space="preserve"> </w:t>
        </w:r>
      </w:ins>
      <w:ins w:id="2034" w:author="PR Preview" w:date="2026-01-01T00:00:00Z">
        <w:r>
          <w:t xml:space="preserve">is positive definite (</w:t>
        </w:r>
      </w:ins>
      <w:hyperlink w:anchor="def-positive-definite">
        <w:ins w:id="2035" w:author="PR Preview" w:date="2026-01-01T00:00:00Z">
          <w:r>
            <w:rPr>
              <w:rStyle w:val="Hyperlink"/>
            </w:rPr>
            <w:t xml:space="preserve">Definition 22</w:t>
          </w:r>
        </w:ins>
      </w:hyperlink>
      <w:ins w:id="2036" w:author="PR Preview" w:date="2026-01-01T00:00:00Z">
        <w:r>
          <w:t xml:space="preserve">).</w:t>
        </w:r>
      </w:ins>
    </w:p>
    <w:p>
      <w:pPr>
        <w:pStyle w:val="BodyText"/>
      </w:pPr>
      <w:ins w:id="2037" w:author="PR Preview" w:date="2026-01-01T00:00:00Z">
        <w:r>
          <w:t xml:space="preserve">For vectors</w:t>
        </w:r>
      </w:ins>
      <w:ins w:id="2038" w:author="PR Preview" w:date="2026-01-01T00:00:00Z">
        <w:r>
          <w:t xml:space="preserve"> </w:t>
        </w:r>
      </w:ins>
      <w:ins w:id="2039" w:author="PR Preview" w:date="2026-01-01T00:00:00Z">
        <w:r>
          <w:t xml:space="preserve">$\mathord{\smash[b]{\underset{\raise.3ex\hbox{$\scriptstyle\sim$}}{x}}\vphantom{x}}= (1, 2)$</w:t>
        </w:r>
      </w:ins>
      <w:ins w:id="2040" w:author="PR Preview" w:date="2026-01-01T00:00:00Z">
        <w:r>
          <w:t xml:space="preserve"> </w:t>
        </w:r>
      </w:ins>
      <w:ins w:id="2041" w:author="PR Preview" w:date="2026-01-01T00:00:00Z">
        <w:r>
          <w:t xml:space="preserve">and</w:t>
        </w:r>
      </w:ins>
      <w:ins w:id="2042" w:author="PR Preview" w:date="2026-01-01T00:00:00Z">
        <w:r>
          <w:t xml:space="preserve"> </w:t>
        </w:r>
      </w:ins>
      <w:ins w:id="2043" w:author="PR Preview" w:date="2026-01-01T00:00:00Z">
        <w:r>
          <w:t xml:space="preserve">$\mathord{\smash[b]{\underset{\raise.3ex\hbox{$\scriptstyle\sim$}}{y}}\vphantom{y}}= (3, -1)$</w:t>
        </w:r>
      </w:ins>
      <w:ins w:id="2044" w:author="PR Preview" w:date="2026-01-01T00:00:00Z">
        <w:r>
          <w:t xml:space="preserve">,</w:t>
        </w:r>
      </w:ins>
      <w:ins w:id="2045" w:author="PR Preview" w:date="2026-01-01T00:00:00Z">
        <w:r>
          <w:t xml:space="preserve"> </w:t>
        </w:r>
      </w:ins>
      <w:ins w:id="2046" w:author="PR Preview" w:date="2026-01-01T00:00:00Z">
        <w:r>
          <w:t xml:space="preserve">their inner product induced by</w:t>
        </w:r>
      </w:ins>
      <w:ins w:id="2047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2048" w:author="PR Preview" w:date="2026-01-01T00:00:00Z">
        <w:r>
          <w:t xml:space="preserve"> </w:t>
        </w:r>
      </w:ins>
      <w:ins w:id="2049" w:author="PR Preview" w:date="2026-01-01T00:00:00Z">
        <w:r>
          <w:t xml:space="preserve">is:</w:t>
        </w:r>
      </w:ins>
    </w:p>
    <w:p>
      <w:pPr>
        <w:pStyle w:val="BodyText"/>
      </w:pPr>
      <w:ins w:id="2050" w:author="PR Preview" w:date="2026-01-01T00:00:00Z">
        <w:r>
          <w:t xml:space="preserve">$$
    \begin{aligned}
    \mathopen{}\left\langle \mathord{\smash[b]{\underset{\raise.3ex\hbox{$\scriptstyle\sim$}}{x}}\vphantom{x}}, \mathord{\smash[b]{\underset{\raise.3ex\hbox{$\scriptstyle\sim$}}{y}}\vphantom{y}}\right\rangle\mathclose{}_{\mathbf{A}}
    &amp;= {\mathord{\smash[b]{\underset{\raise.3ex\hbox{$\scriptstyle\sim$}}{x}}\vphantom{x}}}^{\top} \mathbf{A} \mathord{\smash[b]{\underset{\raise.3ex\hbox{$\scriptstyle\sim$}}{y}}\vphantom{y}}
    &amp;&amp; \text{(definition of } \mathopen{}\left\langle \cdot, \cdot\right\rangle\mathclose{}_{\mathbf{A}} \text{)}
    \\
    &amp;= \begin{bmatrix} 1 &amp; 2 \end{bmatrix} \begin{bmatrix} 2 &amp; 1 \\ 1 &amp; 2 \end{bmatrix} \begin{bmatrix} 3 \\ -1 \end{bmatrix}
    &amp;&amp; \text{(substitute vectors and matrix)}
    \\
    &amp;= \begin{bmatrix} 1 &amp; 2 \end{bmatrix} \begin{bmatrix} 2 \cdot 3 + 1 \cdot(-1) \\ 1 \cdot 3 + 2 \cdot(-1) \end{bmatrix}
    &amp;&amp; \text{(}\text{Definition~13 in Matrices}\text{)}
    \\
    &amp;= \begin{bmatrix} 1 &amp; 2 \end{bmatrix} \begin{bmatrix} 5 \\ 1 \end{bmatrix}
    &amp;&amp; \text{(multiply and add)}
    \\
    &amp;= 1 \cdot 5 + 2 \cdot 1
    &amp;&amp; \text{(}\text{Definition~13 in Matrices}\text{)}
    \\
    &amp;= 7.
    &amp;&amp; \text{(multiply and add)}
    \end{aligned}
    $$</w:t>
        </w:r>
      </w:ins>
    </w:p>
    <w:p>
      <w:pPr>
        <w:pStyle w:val="FirstParagraph"/>
      </w:pPr>
      <w:r>
        <w:t xml:space="preserve">In contrast, the standard dot product yields: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BodyText"/>
      </w:pPr>
      <w:ins w:id="2051" w:author="PR Preview" w:date="2026-01-01T00:00:00Z">
        <w:r>
          <w:t xml:space="preserve">$$
    \begin{aligned}
    \mathord{\smash[b]{\underset{\raise.3ex\hbox{$\scriptstyle\sim$}}{x}}\vphantom{x}}\cdot \mathord{\smash[b]{\underset{\raise.3ex\hbox{$\scriptstyle\sim$}}{y}}\vphantom{y}}
    &amp;= 1 \cdot 3 + 2 \cdot(-1) \\
    &amp;= 1.
    \end{aligned}
    $$</w:t>
        </w:r>
      </w:ins>
    </w:p>
    <w:p>
      <w:pPr>
        <w:pStyle w:val="FirstParagraph"/>
      </w:pPr>
      <w:r>
        <w:t xml:space="preserve">The off-diagonal entries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21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del w:id="2052" w:author="PR Preview" w:date="2026-01-01T00:00:00Z">
        <w:r>
          <w:delText xml:space="preserve">couple the coordinate directions,</w:delText>
        </w:r>
      </w:del>
      <w:del w:id="2053" w:author="PR Preview" w:date="2026-01-01T00:00:00Z">
        <w:r>
          <w:delText xml:space="preserve"> </w:delText>
        </w:r>
      </w:del>
      <w:del w:id="2054" w:author="PR Preview" w:date="2026-01-01T00:00:00Z">
        <w:r>
          <w:delText xml:space="preserve">altering lengths and angles from their Euclidean values.</w:delText>
        </w:r>
      </w:del>
      <w:del w:id="2055" w:author="PR Preview" w:date="2026-01-01T00:00:00Z">
        <w:r>
          <w:delText xml:space="preserve"> </w:delText>
        </w:r>
      </w:del>
      <w:del w:id="2056" w:author="PR Preview" w:date="2026-01-01T00:00:00Z">
        <w:r>
          <w:delText xml:space="preserve">When</w:delText>
        </w:r>
      </w:del>
      <w:del w:id="2057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del w:id="2058" w:author="PR Preview" w:date="2026-01-01T00:00:00Z">
        <w:r>
          <w:delText xml:space="preserve">, the matrix-induced inner product recovers the standard dot product</w:delText>
        </w:r>
      </w:del>
      <w:del w:id="2059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sSub>
              <m:e>
                <m:r>
                  <m:rPr>
                    <m:sty m:val="bi"/>
                  </m:rPr>
                  <m:t>I</m:t>
                </m:r>
              </m:e>
              <m:sub>
                <m:r>
                  <m:t>p</m:t>
                </m:r>
              </m:sub>
            </m:sSub>
          </m:sub>
        </m:sSub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2060" w:author="PR Preview" w:date="2026-01-01T00:00:00Z">
        <w:r>
          <w:delText xml:space="preserve">.</w:delText>
        </w:r>
      </w:del>
    </w:p>
    <w:p>
      <w:pPr>
        <w:pStyle w:val="BodyText"/>
      </w:pPr>
      <w:del w:id="2061" w:author="PR Preview" w:date="2026-01-01T00:00:00Z">
        <w:r>
          <w:rPr>
            <w:b/>
            <w:bCs/>
          </w:rPr>
          <w:delText xml:space="preserve">Theorem 16 (Properties of the matrix-induced inner product)</w:delText>
        </w:r>
      </w:del>
      <w:del w:id="2062" w:author="PR Preview" w:date="2026-01-01T00:00:00Z">
        <w:r>
          <w:delText xml:space="preserve"> </w:delText>
        </w:r>
      </w:del>
      <w:del w:id="2063" w:author="PR Preview" w:date="2026-01-01T00:00:00Z">
        <w:r>
          <w:delText xml:space="preserve">For every</w:delText>
        </w:r>
      </w:del>
      <w:del w:id="2064" w:author="PR Preview" w:date="2026-01-01T00:00:00Z">
        <w:r>
          <w:delText xml:space="preserve"> </w:delText>
        </w:r>
      </w:del>
      <m:oMath>
        <m:r>
          <m:t>p</m:t>
        </m:r>
        <m:r>
          <m:rPr>
            <m:sty m:val="p"/>
          </m:rPr>
          <m:t>×</m:t>
        </m:r>
        <m:r>
          <m:t>p</m:t>
        </m:r>
      </m:oMath>
      <w:del w:id="2065" w:author="PR Preview" w:date="2026-01-01T00:00:00Z">
        <w:r>
          <w:delText xml:space="preserve"> </w:delText>
        </w:r>
      </w:del>
      <w:del w:id="2066" w:author="PR Preview" w:date="2026-01-01T00:00:00Z">
        <w:r>
          <w:delText xml:space="preserve">symmetric positive definite matrix</w:delText>
        </w:r>
      </w:del>
      <w:del w:id="2067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</m:oMath>
      <w:del w:id="2068" w:author="PR Preview" w:date="2026-01-01T00:00:00Z">
        <w:r>
          <w:delText xml:space="preserve">,</w:delText>
        </w:r>
      </w:del>
      <w:del w:id="2069" w:author="PR Preview" w:date="2026-01-01T00:00:00Z">
        <w:r>
          <w:delText xml:space="preserve"> </w:delText>
        </w:r>
      </w:del>
      <w:del w:id="2070" w:author="PR Preview" w:date="2026-01-01T00:00:00Z">
        <w:r>
          <w:delText xml:space="preserve">the function</w:delText>
        </w:r>
      </w:del>
      <w:del w:id="2071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r>
              <m:rPr>
                <m:sty m:val="bi"/>
              </m:rPr>
              <m:t>A</m:t>
            </m:r>
          </m:sub>
        </m:sSub>
        <m:r>
          <m:rPr>
            <m:sty m:val="p"/>
          </m:rPr>
          <m:t>=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2072" w:author="PR Preview" w:date="2026-01-01T00:00:00Z">
        <w:r>
          <w:delText xml:space="preserve"> </w:delText>
        </w:r>
      </w:del>
      <w:del w:id="2073" w:author="PR Preview" w:date="2026-01-01T00:00:00Z">
        <w:r>
          <w:delText xml:space="preserve">satisfies the four inner product axioms (</w:delText>
        </w:r>
      </w:del>
      <w:hyperlink r:id="rId133">
        <w:del w:id="2074" w:author="PR Preview" w:date="2026-01-01T00:00:00Z">
          <w:r>
            <w:rPr>
              <w:rStyle w:val="Hyperlink"/>
            </w:rPr>
            <w:delText xml:space="preserve">Definition 1 in Inner Products and Orthogonality</w:delText>
          </w:r>
        </w:del>
      </w:hyperlink>
      <w:del w:id="2075" w:author="PR Preview" w:date="2026-01-01T00:00:00Z">
        <w:r>
          <w:delText xml:space="preserve">):</w:delText>
        </w:r>
      </w:del>
      <w:del w:id="2076" w:author="PR Preview" w:date="2026-01-01T00:00:00Z">
        <w:r>
          <w:delText xml:space="preserve"> </w:delText>
        </w:r>
      </w:del>
      <w:del w:id="2077" w:author="PR Preview" w:date="2026-01-01T00:00:00Z">
        <w:r>
          <w:delText xml:space="preserve">positivity, definiteness, linearity in the first slot, and symmetry.</w:delText>
        </w:r>
      </w:del>
      <w:del w:id="2078" w:author="PR Preview" w:date="2026-01-01T00:00:00Z">
        <w:r>
          <w:delText xml:space="preserve"> </w:delText>
        </w:r>
      </w:del>
      <w:del w:id="2079" w:author="PR Preview" w:date="2026-01-01T00:00:00Z">
        <w:r>
          <w:delText xml:space="preserve">Thus</w:delText>
        </w:r>
      </w:del>
      <w:del w:id="2080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sSub>
          <m:e>
            <m:r>
              <m:t>​</m:t>
            </m:r>
          </m:e>
          <m:sub>
            <m:r>
              <m:rPr>
                <m:sty m:val="bi"/>
              </m:rPr>
              <m:t>A</m:t>
            </m:r>
          </m:sub>
        </m:sSub>
        <m:r>
          <m:rPr>
            <m:sty m:val="p"/>
          </m:rPr>
          <m:t>)</m:t>
        </m:r>
      </m:oMath>
      <w:del w:id="2081" w:author="PR Preview" w:date="2026-01-01T00:00:00Z">
        <w:r>
          <w:delText xml:space="preserve"> </w:delText>
        </w:r>
      </w:del>
      <w:del w:id="2082" w:author="PR Preview" w:date="2026-01-01T00:00:00Z">
        <w:r>
          <w:delText xml:space="preserve">is an inner product space (</w:delText>
        </w:r>
      </w:del>
      <w:hyperlink r:id="rId134">
        <w:del w:id="2083" w:author="PR Preview" w:date="2026-01-01T00:00:00Z">
          <w:r>
            <w:rPr>
              <w:rStyle w:val="Hyperlink"/>
            </w:rPr>
            <w:delText xml:space="preserve">Definition 2 in Inner Products and Orthogonality</w:delText>
          </w:r>
        </w:del>
      </w:hyperlink>
      <w:del w:id="2084" w:author="PR Preview" w:date="2026-01-01T00:00:00Z">
        <w:r>
          <w:delText xml:space="preserve">).</w:delText>
        </w:r>
      </w:del>
    </w:p>
    <w:p>
      <w:pPr>
        <w:pStyle w:val="FirstParagraph"/>
      </w:pPr>
      <w:ins w:id="2085" w:author="PR Preview" w:date="2026-01-01T00:00:00Z">
        <w:r>
          <w:t xml:space="preserve">couple the coordinate directions,</w:t>
        </w:r>
      </w:ins>
      <w:ins w:id="2086" w:author="PR Preview" w:date="2026-01-01T00:00:00Z">
        <w:r>
          <w:t xml:space="preserve"> </w:t>
        </w:r>
      </w:ins>
      <w:ins w:id="2087" w:author="PR Preview" w:date="2026-01-01T00:00:00Z">
        <w:r>
          <w:t xml:space="preserve">altering lengths and angles from their Euclidean values.</w:t>
        </w:r>
      </w:ins>
      <w:ins w:id="2088" w:author="PR Preview" w:date="2026-01-01T00:00:00Z">
        <w:r>
          <w:t xml:space="preserve"> </w:t>
        </w:r>
      </w:ins>
      <w:ins w:id="2089" w:author="PR Preview" w:date="2026-01-01T00:00:00Z">
        <w:r>
          <w:t xml:space="preserve">When</w:t>
        </w:r>
      </w:ins>
      <w:ins w:id="2090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ins w:id="2091" w:author="PR Preview" w:date="2026-01-01T00:00:00Z">
        <w:r>
          <w:t xml:space="preserve">, the matrix-induced inner product recovers the standard dot product</w:t>
        </w:r>
      </w:ins>
      <w:ins w:id="2092" w:author="PR Preview" w:date="2026-01-01T00:00:00Z">
        <w:r>
          <w:t xml:space="preserve"> </w:t>
        </w:r>
      </w:ins>
      <w:ins w:id="2093" w:author="PR Preview" w:date="2026-01-01T00:00:00Z">
        <w:r>
          <w:t xml:space="preserve">$\mathopen{}\left\langle \mathord{\smash[b]{\underset{\raise.3ex\hbox{$\scriptstyle\sim$}}{x}}\vphantom{x}}, \mathord{\smash[b]{\underset{\raise.3ex\hbox{$\scriptstyle\sim$}}{y}}\vphantom{y}}\right\rangle\mathclose{}_{\mathbf{I}_p} = \mathord{\smash[b]{\underset{\raise.3ex\hbox{$\scriptstyle\sim$}}{x}}\vphantom{x}}\cdot \mathord{\smash[b]{\underset{\raise.3ex\hbox{$\scriptstyle\sim$}}{y}}\vphantom{y}}$</w:t>
        </w:r>
      </w:ins>
      <w:ins w:id="2094" w:author="PR Preview" w:date="2026-01-01T00:00:00Z">
        <w:r>
          <w:t xml:space="preserve">.</w:t>
        </w:r>
      </w:ins>
    </w:p>
    <w:bookmarkEnd w:id="132"/>
    <w:bookmarkStart w:id="137" w:name="thm-matrix-induced-inner-product"/>
    <w:p>
      <w:pPr>
        <w:pStyle w:val="BodyText"/>
      </w:pPr>
      <w:ins w:id="2095" w:author="PR Preview" w:date="2026-01-01T00:00:00Z">
        <w:r>
          <w:rPr>
            <w:b/>
            <w:bCs/>
          </w:rPr>
          <w:t xml:space="preserve">Theorem 16 (Properties of the matrix-induced inner product)</w:t>
        </w:r>
      </w:ins>
      <w:ins w:id="2096" w:author="PR Preview" w:date="2026-01-01T00:00:00Z">
        <w:r>
          <w:t xml:space="preserve"> </w:t>
        </w:r>
      </w:ins>
      <w:ins w:id="2097" w:author="PR Preview" w:date="2026-01-01T00:00:00Z">
        <w:r>
          <w:t xml:space="preserve">For every</w:t>
        </w:r>
      </w:ins>
      <w:ins w:id="2098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×</m:t>
        </m:r>
        <m:r>
          <m:t>p</m:t>
        </m:r>
      </m:oMath>
      <w:ins w:id="2099" w:author="PR Preview" w:date="2026-01-01T00:00:00Z">
        <w:r>
          <w:t xml:space="preserve"> </w:t>
        </w:r>
      </w:ins>
      <w:ins w:id="2100" w:author="PR Preview" w:date="2026-01-01T00:00:00Z">
        <w:r>
          <w:t xml:space="preserve">symmetric positive definite matrix</w:t>
        </w:r>
      </w:ins>
      <w:ins w:id="2101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2102" w:author="PR Preview" w:date="2026-01-01T00:00:00Z">
        <w:r>
          <w:t xml:space="preserve">,</w:t>
        </w:r>
      </w:ins>
      <w:ins w:id="2103" w:author="PR Preview" w:date="2026-01-01T00:00:00Z">
        <w:r>
          <w:t xml:space="preserve"> </w:t>
        </w:r>
      </w:ins>
      <w:ins w:id="2104" w:author="PR Preview" w:date="2026-01-01T00:00:00Z">
        <w:r>
          <w:t xml:space="preserve">the function</w:t>
        </w:r>
      </w:ins>
      <w:ins w:id="2105" w:author="PR Preview" w:date="2026-01-01T00:00:00Z">
        <w:r>
          <w:t xml:space="preserve"> </w:t>
        </w:r>
      </w:ins>
      <w:ins w:id="2106" w:author="PR Preview" w:date="2026-01-01T00:00:00Z">
        <w:r>
          <w:t xml:space="preserve">$\mathopen{}\left\langle \mathord{\smash[b]{\underset{\raise.3ex\hbox{$\scriptstyle\sim$}}{x}}\vphantom{x}}, \mathord{\smash[b]{\underset{\raise.3ex\hbox{$\scriptstyle\sim$}}{y}}\vphantom{y}}\right\rangle\mathclose{}_{\mathbf{A}} = {\mathord{\smash[b]{\underset{\raise.3ex\hbox{$\scriptstyle\sim$}}{x}}\vphantom{x}}}^{\top} \mathbf{A} \mathord{\smash[b]{\underset{\raise.3ex\hbox{$\scriptstyle\sim$}}{y}}\vphantom{y}}$</w:t>
        </w:r>
      </w:ins>
      <w:ins w:id="2107" w:author="PR Preview" w:date="2026-01-01T00:00:00Z">
        <w:r>
          <w:t xml:space="preserve"> </w:t>
        </w:r>
      </w:ins>
      <w:ins w:id="2108" w:author="PR Preview" w:date="2026-01-01T00:00:00Z">
        <w:r>
          <w:t xml:space="preserve">satisfies the four inner product axioms (</w:t>
        </w:r>
      </w:ins>
      <w:hyperlink r:id="rId133">
        <w:ins w:id="2109" w:author="PR Preview" w:date="2026-01-01T00:00:00Z">
          <w:r>
            <w:rPr>
              <w:rStyle w:val="Hyperlink"/>
            </w:rPr>
            <w:t xml:space="preserve">Definition 1 in Inner Products and Orthogonality</w:t>
          </w:r>
        </w:ins>
      </w:hyperlink>
      <w:ins w:id="2110" w:author="PR Preview" w:date="2026-01-01T00:00:00Z">
        <w:r>
          <w:t xml:space="preserve">):</w:t>
        </w:r>
      </w:ins>
      <w:ins w:id="2111" w:author="PR Preview" w:date="2026-01-01T00:00:00Z">
        <w:r>
          <w:t xml:space="preserve"> </w:t>
        </w:r>
      </w:ins>
      <w:ins w:id="2112" w:author="PR Preview" w:date="2026-01-01T00:00:00Z">
        <w:r>
          <w:t xml:space="preserve">positivity, definiteness, linearity in the first slot, and symmetry.</w:t>
        </w:r>
      </w:ins>
      <w:ins w:id="2113" w:author="PR Preview" w:date="2026-01-01T00:00:00Z">
        <w:r>
          <w:t xml:space="preserve"> </w:t>
        </w:r>
      </w:ins>
      <w:ins w:id="2114" w:author="PR Preview" w:date="2026-01-01T00:00:00Z">
        <w:r>
          <w:t xml:space="preserve">Thus</w:t>
        </w:r>
      </w:ins>
      <w:ins w:id="2115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sSub>
          <m:e>
            <m:r>
              <m:t>​</m:t>
            </m:r>
          </m:e>
          <m:sub>
            <m:r>
              <m:rPr>
                <m:sty m:val="bi"/>
              </m:rPr>
              <m:t>A</m:t>
            </m:r>
          </m:sub>
        </m:sSub>
        <m:r>
          <m:rPr>
            <m:sty m:val="p"/>
          </m:rPr>
          <m:t>)</m:t>
        </m:r>
      </m:oMath>
      <w:ins w:id="2116" w:author="PR Preview" w:date="2026-01-01T00:00:00Z">
        <w:r>
          <w:t xml:space="preserve"> </w:t>
        </w:r>
      </w:ins>
      <w:ins w:id="2117" w:author="PR Preview" w:date="2026-01-01T00:00:00Z">
        <w:r>
          <w:t xml:space="preserve">is an inner product space (</w:t>
        </w:r>
      </w:ins>
      <w:hyperlink r:id="rId134">
        <w:ins w:id="2118" w:author="PR Preview" w:date="2026-01-01T00:00:00Z">
          <w:r>
            <w:rPr>
              <w:rStyle w:val="Hyperlink"/>
            </w:rPr>
            <w:t xml:space="preserve">Definition 2 in Inner Products and Orthogonality</w:t>
          </w:r>
        </w:ins>
      </w:hyperlink>
      <w:ins w:id="2119" w:author="PR Preview" w:date="2026-01-01T00:00:00Z">
        <w:r>
          <w:t xml:space="preserve">).</w:t>
        </w:r>
      </w:ins>
    </w:p>
    <w:p>
      <w:pPr>
        <w:pStyle w:val="BodyText"/>
      </w:pPr>
      <w:r>
        <w:t xml:space="preserve">Taking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recovers the standard dot product (</w:t>
      </w:r>
      <w:hyperlink r:id="rId135">
        <w:r>
          <w:rPr>
            <w:rStyle w:val="Hyperlink"/>
          </w:rPr>
          <w:t xml:space="preserve">Example 1 in Inner Products and Orthogonality</w:t>
        </w:r>
      </w:hyperlink>
      <w:r>
        <w:t xml:space="preserve">),</w:t>
      </w:r>
      <w:r>
        <w:t xml:space="preserve"> </w:t>
      </w:r>
      <w:r>
        <w:t xml:space="preserve">while taking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recovers the weighted inner product (</w:t>
      </w:r>
      <w:hyperlink r:id="rId136">
        <w:r>
          <w:rPr>
            <w:rStyle w:val="Hyperlink"/>
          </w:rPr>
          <w:t xml:space="preserve">Example 3 in Inner Products and Orthogonality</w:t>
        </w:r>
      </w:hyperlink>
      <w:r>
        <w:t xml:space="preserve">).</w:t>
      </w:r>
    </w:p>
    <w:p>
      <w:pPr>
        <w:pStyle w:val="BodyText"/>
      </w:pPr>
      <w:del w:id="2120" w:author="PR Preview" w:date="2026-01-01T00:00:00Z">
        <w:r>
          <w:delText xml:space="preserve">Conversely, every inner product on</w:delText>
        </w:r>
      </w:del>
      <w:del w:id="2121" w:author="PR Preview" w:date="2026-01-01T00:00:00Z">
        <w:r>
          <w:delText xml:space="preserve"> </w:delText>
        </w:r>
      </w:del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del w:id="2122" w:author="PR Preview" w:date="2026-01-01T00:00:00Z">
        <w:r>
          <w:delText xml:space="preserve"> </w:delText>
        </w:r>
      </w:del>
      <w:del w:id="2123" w:author="PR Preview" w:date="2026-01-01T00:00:00Z">
        <w:r>
          <w:delText xml:space="preserve">has this form for a unique symmetric positive definite matrix</w:delText>
        </w:r>
      </w:del>
      <w:del w:id="2124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</m:oMath>
      <w:del w:id="2125" w:author="PR Preview" w:date="2026-01-01T00:00:00Z">
        <w:r>
          <w:delText xml:space="preserve">, whose</w:delText>
        </w:r>
      </w:del>
      <w:del w:id="2126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del w:id="2127" w:author="PR Preview" w:date="2026-01-01T00:00:00Z">
        <w:r>
          <w:delText xml:space="preserve"> </w:delText>
        </w:r>
      </w:del>
      <w:del w:id="2128" w:author="PR Preview" w:date="2026-01-01T00:00:00Z">
        <w:r>
          <w:delText xml:space="preserve">entry is</w:delText>
        </w:r>
      </w:del>
      <w:del w:id="2129" w:author="PR Preview" w:date="2026-01-01T00:00:00Z">
        <w:r>
          <w:delText xml:space="preserve"> </w:delText>
        </w:r>
      </w:del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sSub>
              <m:e>
                <m:limLow>
                  <m:e>
                    <m:r>
                      <m:t>e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limLow>
                  <m:e>
                    <m:r>
                      <m:t>e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j</m:t>
                </m:r>
              </m:sub>
            </m:sSub>
          </m:e>
        </m:d>
        <m:r>
          <m:t>​</m:t>
        </m:r>
      </m:oMath>
      <w:del w:id="2130" w:author="PR Preview" w:date="2026-01-01T00:00:00Z">
        <w:r>
          <w:delText xml:space="preserve">, where</w:delText>
        </w:r>
      </w:del>
      <w:del w:id="2131" w:author="PR Preview" w:date="2026-01-01T00:00:00Z">
        <w:r>
          <w:delText xml:space="preserve"> </w:delText>
        </w:r>
      </w:del>
      <m:oMath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p</m:t>
            </m:r>
          </m:sub>
        </m:sSub>
      </m:oMath>
      <w:del w:id="2132" w:author="PR Preview" w:date="2026-01-01T00:00:00Z">
        <w:r>
          <w:delText xml:space="preserve"> </w:delText>
        </w:r>
      </w:del>
      <w:del w:id="2133" w:author="PR Preview" w:date="2026-01-01T00:00:00Z">
        <w:r>
          <w:delText xml:space="preserve">are the standard basis vectors (</w:delText>
        </w:r>
      </w:del>
      <w:hyperlink r:id="rId113">
        <w:del w:id="2134" w:author="PR Preview" w:date="2026-01-01T00:00:00Z">
          <w:r>
            <w:rPr>
              <w:rStyle w:val="Hyperlink"/>
            </w:rPr>
            <w:delText xml:space="preserve">Definition 14 in Vectors</w:delText>
          </w:r>
        </w:del>
      </w:hyperlink>
      <w:del w:id="2135" w:author="PR Preview" w:date="2026-01-01T00:00:00Z">
        <w:r>
          <w:delText xml:space="preserve">).</w:delText>
        </w:r>
      </w:del>
    </w:p>
    <w:p>
      <w:pPr>
        <w:pStyle w:val="BodyText"/>
      </w:pPr>
      <w:del w:id="2136" w:author="PR Preview" w:date="2026-01-01T00:00:00Z">
        <w:r>
          <w:rPr>
            <w:i/>
            <w:iCs/>
          </w:rPr>
          <w:delText xml:space="preserve">Proof</w:delText>
        </w:r>
      </w:del>
      <w:del w:id="2137" w:author="PR Preview" w:date="2026-01-01T00:00:00Z">
        <w:r>
          <w:delText xml:space="preserve">. </w:delText>
        </w:r>
      </w:del>
    </w:p>
    <w:p>
      <w:pPr>
        <w:pStyle w:val="Compact"/>
        <w:numPr>
          <w:ilvl w:val="0"/>
          <w:numId w:val="1009"/>
        </w:numPr>
      </w:pPr>
      <w:del w:id="2138" w:author="PR Preview" w:date="2026-01-01T00:00:00Z">
        <w:r>
          <w:rPr>
            <w:b/>
            <w:bCs/>
          </w:rPr>
          <w:delText xml:space="preserve">positivity</w:delText>
        </w:r>
      </w:del>
      <w:del w:id="2139" w:author="PR Preview" w:date="2026-01-01T00:00:00Z">
        <w:r>
          <w:delText xml:space="preserve">:</w:delText>
        </w:r>
      </w:del>
      <w:del w:id="2140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r>
              <m:rPr>
                <m:sty m:val="bi"/>
              </m:rPr>
              <m:t>A</m:t>
            </m:r>
          </m:sub>
        </m:sSub>
        <m:r>
          <m:rPr>
            <m:sty m:val="p"/>
          </m:rPr>
          <m:t>=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≥</m:t>
        </m:r>
        <m:r>
          <m:t>0</m:t>
        </m:r>
      </m:oMath>
      <w:del w:id="2141" w:author="PR Preview" w:date="2026-01-01T00:00:00Z">
        <w:r>
          <w:delText xml:space="preserve"> </w:delText>
        </w:r>
      </w:del>
      <w:del w:id="2142" w:author="PR Preview" w:date="2026-01-01T00:00:00Z">
        <w:r>
          <w:delText xml:space="preserve">for all</w:delText>
        </w:r>
      </w:del>
      <w:del w:id="2143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del w:id="2144" w:author="PR Preview" w:date="2026-01-01T00:00:00Z">
        <w:r>
          <w:delText xml:space="preserve">,</w:delText>
        </w:r>
      </w:del>
      <w:del w:id="2145" w:author="PR Preview" w:date="2026-01-01T00:00:00Z">
        <w:r>
          <w:delText xml:space="preserve"> </w:delText>
        </w:r>
      </w:del>
      <w:del w:id="2146" w:author="PR Preview" w:date="2026-01-01T00:00:00Z">
        <w:r>
          <w:delText xml:space="preserve">because</w:delText>
        </w:r>
      </w:del>
      <w:del w:id="2147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</m:oMath>
      <w:del w:id="2148" w:author="PR Preview" w:date="2026-01-01T00:00:00Z">
        <w:r>
          <w:delText xml:space="preserve"> </w:delText>
        </w:r>
      </w:del>
      <w:del w:id="2149" w:author="PR Preview" w:date="2026-01-01T00:00:00Z">
        <w:r>
          <w:delText xml:space="preserve">is positive definite (</w:delText>
        </w:r>
      </w:del>
      <w:hyperlink w:anchor="def-positive-definite">
        <w:del w:id="2150" w:author="PR Preview" w:date="2026-01-01T00:00:00Z">
          <w:r>
            <w:rPr>
              <w:rStyle w:val="Hyperlink"/>
            </w:rPr>
            <w:delText xml:space="preserve">Definition 22</w:delText>
          </w:r>
        </w:del>
      </w:hyperlink>
      <w:del w:id="2151" w:author="PR Preview" w:date="2026-01-01T00:00:00Z">
        <w:r>
          <w:delText xml:space="preserve">);</w:delText>
        </w:r>
      </w:del>
    </w:p>
    <w:p>
      <w:pPr>
        <w:pStyle w:val="Compact"/>
        <w:numPr>
          <w:ilvl w:val="0"/>
          <w:numId w:val="1009"/>
        </w:numPr>
      </w:pPr>
      <w:del w:id="2152" w:author="PR Preview" w:date="2026-01-01T00:00:00Z">
        <w:r>
          <w:rPr>
            <w:b/>
            <w:bCs/>
          </w:rPr>
          <w:delText xml:space="preserve">definiteness</w:delText>
        </w:r>
      </w:del>
      <w:del w:id="2153" w:author="PR Preview" w:date="2026-01-01T00:00:00Z">
        <w:r>
          <w:delText xml:space="preserve">:</w:delText>
        </w:r>
      </w:del>
      <w:del w:id="2154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r>
              <m:rPr>
                <m:sty m:val="bi"/>
              </m:rPr>
              <m:t>A</m:t>
            </m:r>
          </m:sub>
        </m:sSub>
        <m:r>
          <m:rPr>
            <m:sty m:val="p"/>
          </m:rPr>
          <m:t>=</m:t>
        </m:r>
        <m:r>
          <m:t>0</m:t>
        </m:r>
      </m:oMath>
      <w:del w:id="2155" w:author="PR Preview" w:date="2026-01-01T00:00:00Z">
        <w:r>
          <w:delText xml:space="preserve"> </w:delText>
        </w:r>
      </w:del>
      <w:del w:id="2156" w:author="PR Preview" w:date="2026-01-01T00:00:00Z">
        <w:r>
          <w:delText xml:space="preserve">if and only if</w:delText>
        </w:r>
      </w:del>
      <w:del w:id="2157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del w:id="2158" w:author="PR Preview" w:date="2026-01-01T00:00:00Z">
        <w:r>
          <w:delText xml:space="preserve">,</w:delText>
        </w:r>
      </w:del>
      <w:del w:id="2159" w:author="PR Preview" w:date="2026-01-01T00:00:00Z">
        <w:r>
          <w:delText xml:space="preserve"> </w:delText>
        </w:r>
      </w:del>
      <w:del w:id="2160" w:author="PR Preview" w:date="2026-01-01T00:00:00Z">
        <w:r>
          <w:delText xml:space="preserve">by definition of a positive definite matrix (</w:delText>
        </w:r>
      </w:del>
      <w:hyperlink w:anchor="def-positive-definite">
        <w:del w:id="2161" w:author="PR Preview" w:date="2026-01-01T00:00:00Z">
          <w:r>
            <w:rPr>
              <w:rStyle w:val="Hyperlink"/>
            </w:rPr>
            <w:delText xml:space="preserve">Definition 22</w:delText>
          </w:r>
        </w:del>
      </w:hyperlink>
      <w:del w:id="2162" w:author="PR Preview" w:date="2026-01-01T00:00:00Z">
        <w:r>
          <w:delText xml:space="preserve">);</w:delText>
        </w:r>
      </w:del>
    </w:p>
    <w:p>
      <w:pPr>
        <w:pStyle w:val="Compact"/>
        <w:numPr>
          <w:ilvl w:val="0"/>
          <w:numId w:val="1009"/>
        </w:numPr>
      </w:pPr>
      <w:del w:id="2163" w:author="PR Preview" w:date="2026-01-01T00:00:00Z">
        <w:r>
          <w:rPr>
            <w:b/>
            <w:bCs/>
          </w:rPr>
          <w:delText xml:space="preserve">linearity in the first slot</w:delText>
        </w:r>
      </w:del>
      <w:del w:id="2164" w:author="PR Preview" w:date="2026-01-01T00:00:00Z">
        <w:r>
          <w:delText xml:space="preserve">: for all</w:delText>
        </w:r>
      </w:del>
      <w:del w:id="2165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del w:id="2166" w:author="PR Preview" w:date="2026-01-01T00:00:00Z">
        <w:r>
          <w:delText xml:space="preserve"> </w:delText>
        </w:r>
      </w:del>
      <w:del w:id="2167" w:author="PR Preview" w:date="2026-01-01T00:00:00Z">
        <w:r>
          <w:delText xml:space="preserve">and real numbers</w:delText>
        </w:r>
      </w:del>
      <w:del w:id="2168" w:author="PR Preview" w:date="2026-01-01T00:00:00Z">
        <w:r>
          <w:delText xml:space="preserve"> </w:delText>
        </w:r>
      </w:del>
      <m:oMath>
        <m:r>
          <m:t>a</m:t>
        </m:r>
        <m:r>
          <m:rPr>
            <m:sty m:val="p"/>
          </m:rPr>
          <m:t>,</m:t>
        </m:r>
        <m:r>
          <m:t>b</m:t>
        </m:r>
      </m:oMath>
      <w:del w:id="2169" w:author="PR Preview" w:date="2026-01-01T00:00:00Z">
        <w:r>
          <w:delText xml:space="preserve">,</w:delText>
        </w:r>
      </w:del>
    </w:p>
    <w:p>
      <w:pPr>
        <w:pStyle w:val="Compac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t>a</m:t>
                  </m:r>
                  <m:r>
                    <m:t> 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 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,</m:t>
                  </m:r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t> 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 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⋅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sSup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15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sSup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,</m:t>
                  </m:r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,</m:t>
                  </m:r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⋅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Compact"/>
        <w:numPr>
          <w:ilvl w:val="0"/>
          <w:numId w:val="1009"/>
        </w:numPr>
      </w:pPr>
      <w:del w:id="2170" w:author="PR Preview" w:date="2026-01-01T00:00:00Z">
        <w:r>
          <w:rPr>
            <w:b/>
            <w:bCs/>
          </w:rPr>
          <w:delText xml:space="preserve">symmetry</w:delText>
        </w:r>
      </w:del>
      <w:del w:id="2171" w:author="PR Preview" w:date="2026-01-01T00:00:00Z">
        <w:r>
          <w:delText xml:space="preserve">: because</w:delText>
        </w:r>
      </w:del>
      <w:del w:id="2172" w:author="PR Preview" w:date="2026-01-01T00:00:00Z">
        <w:r>
          <w:delText xml:space="preserve"> </w:delText>
        </w:r>
      </w:del>
      <m:oMath>
        <m:sSup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2173" w:author="PR Preview" w:date="2026-01-01T00:00:00Z">
        <w:r>
          <w:delText xml:space="preserve"> </w:delText>
        </w:r>
      </w:del>
      <w:del w:id="2174" w:author="PR Preview" w:date="2026-01-01T00:00:00Z">
        <w:r>
          <w:delText xml:space="preserve">is a</w:delText>
        </w:r>
      </w:del>
      <w:del w:id="2175" w:author="PR Preview" w:date="2026-01-01T00:00:00Z">
        <w:r>
          <w:delText xml:space="preserve"> </w:delText>
        </w:r>
      </w:del>
      <m:oMath>
        <m:r>
          <m:t>1</m:t>
        </m:r>
        <m:r>
          <m:rPr>
            <m:sty m:val="p"/>
          </m:rPr>
          <m:t>×</m:t>
        </m:r>
        <m:r>
          <m:t>1</m:t>
        </m:r>
      </m:oMath>
      <w:del w:id="2176" w:author="PR Preview" w:date="2026-01-01T00:00:00Z">
        <w:r>
          <w:delText xml:space="preserve"> </w:delText>
        </w:r>
      </w:del>
      <w:del w:id="2177" w:author="PR Preview" w:date="2026-01-01T00:00:00Z">
        <w:r>
          <w:delText xml:space="preserve">scalar and</w:delText>
        </w:r>
      </w:del>
      <w:del w:id="2178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</m:oMath>
      <w:del w:id="2179" w:author="PR Preview" w:date="2026-01-01T00:00:00Z">
        <w:r>
          <w:delText xml:space="preserve"> </w:delText>
        </w:r>
      </w:del>
      <w:del w:id="2180" w:author="PR Preview" w:date="2026-01-01T00:00:00Z">
        <w:r>
          <w:delText xml:space="preserve">is symmetric (</w:delText>
        </w:r>
      </w:del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del w:id="2181" w:author="PR Preview" w:date="2026-01-01T00:00:00Z">
        <w:r>
          <w:delText xml:space="preserve">),</w:delText>
        </w:r>
      </w:del>
    </w:p>
    <w:p>
      <w:pPr>
        <w:pStyle w:val="Compac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,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⋅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limLow>
                            <m:e>
                              <m:r>
                                <m:t>y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A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scalar equals its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,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⋅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del w:id="2182" w:author="PR Preview" w:date="2026-01-01T00:00:00Z">
        <w:r>
          <w:delText xml:space="preserve">For the converse, let</w:delText>
        </w:r>
      </w:del>
      <w:del w:id="2183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del w:id="2184" w:author="PR Preview" w:date="2026-01-01T00:00:00Z">
        <w:r>
          <w:delText xml:space="preserve"> </w:delText>
        </w:r>
      </w:del>
      <w:del w:id="2185" w:author="PR Preview" w:date="2026-01-01T00:00:00Z">
        <w:r>
          <w:delText xml:space="preserve">be any inner product on</w:delText>
        </w:r>
      </w:del>
      <w:del w:id="2186" w:author="PR Preview" w:date="2026-01-01T00:00:00Z">
        <w:r>
          <w:delText xml:space="preserve"> </w:delText>
        </w:r>
      </w:del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del w:id="2187" w:author="PR Preview" w:date="2026-01-01T00:00:00Z">
        <w:r>
          <w:delText xml:space="preserve">.</w:delText>
        </w:r>
      </w:del>
      <w:del w:id="2188" w:author="PR Preview" w:date="2026-01-01T00:00:00Z">
        <w:r>
          <w:delText xml:space="preserve"> </w:delText>
        </w:r>
      </w:del>
      <w:del w:id="2189" w:author="PR Preview" w:date="2026-01-01T00:00:00Z">
        <w:r>
          <w:delText xml:space="preserve">Any vectors</w:delText>
        </w:r>
      </w:del>
      <w:del w:id="2190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del w:id="2191" w:author="PR Preview" w:date="2026-01-01T00:00:00Z">
        <w:r>
          <w:delText xml:space="preserve"> </w:delText>
        </w:r>
      </w:del>
      <w:del w:id="2192" w:author="PR Preview" w:date="2026-01-01T00:00:00Z">
        <w:r>
          <w:delText xml:space="preserve">can be written in the standard basis as</w:delText>
        </w:r>
      </w:del>
      <w:del w:id="2193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t> </m:t>
        </m:r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del w:id="2194" w:author="PR Preview" w:date="2026-01-01T00:00:00Z">
        <w:r>
          <w:delText xml:space="preserve"> </w:delText>
        </w:r>
      </w:del>
      <w:del w:id="2195" w:author="PR Preview" w:date="2026-01-01T00:00:00Z">
        <w:r>
          <w:delText xml:space="preserve">and</w:delText>
        </w:r>
      </w:del>
      <w:del w:id="2196" w:author="PR Preview" w:date="2026-01-01T00:00:00Z">
        <w:r>
          <w:delText xml:space="preserve"> </w:delText>
        </w:r>
      </w:del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nary>
        <m:r>
          <m:t> </m:t>
        </m:r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del w:id="2197" w:author="PR Preview" w:date="2026-01-01T00:00:00Z">
        <w:r>
          <w:delText xml:space="preserve"> </w:delText>
        </w:r>
      </w:del>
      <w:del w:id="2198" w:author="PR Preview" w:date="2026-01-01T00:00:00Z">
        <w:r>
          <w:delText xml:space="preserve">(</w:delText>
        </w:r>
      </w:del>
      <w:hyperlink r:id="rId138">
        <w:del w:id="2199" w:author="PR Preview" w:date="2026-01-01T00:00:00Z">
          <w:r>
            <w:rPr>
              <w:rStyle w:val="Hyperlink"/>
            </w:rPr>
            <w:delText xml:space="preserve">Definition 6 in Subspaces and Rank</w:delText>
          </w:r>
        </w:del>
      </w:hyperlink>
      <w:del w:id="2200" w:author="PR Preview" w:date="2026-01-01T00:00:00Z">
        <w:r>
          <w:delText xml:space="preserve">,</w:delText>
        </w:r>
      </w:del>
      <w:del w:id="2201" w:author="PR Preview" w:date="2026-01-01T00:00:00Z">
        <w:r>
          <w:delText xml:space="preserve"> </w:delText>
        </w:r>
      </w:del>
      <w:hyperlink r:id="rId113">
        <w:del w:id="2202" w:author="PR Preview" w:date="2026-01-01T00:00:00Z">
          <w:r>
            <w:rPr>
              <w:rStyle w:val="Hyperlink"/>
            </w:rPr>
            <w:delText xml:space="preserve">Definition 14 in Vectors</w:delText>
          </w:r>
        </w:del>
      </w:hyperlink>
      <w:del w:id="2203" w:author="PR Preview" w:date="2026-01-01T00:00:00Z">
        <w:r>
          <w:delText xml:space="preserve">).</w:delText>
        </w:r>
      </w:del>
      <w:del w:id="2204" w:author="PR Preview" w:date="2026-01-01T00:00:00Z">
        <w:r>
          <w:delText xml:space="preserve"> </w:delText>
        </w:r>
      </w:del>
      <w:del w:id="2205" w:author="PR Preview" w:date="2026-01-01T00:00:00Z">
        <w:r>
          <w:delText xml:space="preserve">By linearity in both slots (</w:delText>
        </w:r>
      </w:del>
      <w:hyperlink r:id="rId139">
        <w:del w:id="2206" w:author="PR Preview" w:date="2026-01-01T00:00:00Z">
          <w:r>
            <w:rPr>
              <w:rStyle w:val="Hyperlink"/>
            </w:rPr>
            <w:delText xml:space="preserve">Remark 1 in Inner Products and Orthogonality</w:delText>
          </w:r>
        </w:del>
      </w:hyperlink>
      <w:del w:id="2207" w:author="PR Preview" w:date="2026-01-01T00:00:00Z">
        <w:r>
          <w:delText xml:space="preserve">):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,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limLow>
                        <m:e>
                          <m:r>
                            <m:t>e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limLow>
                        <m:e>
                          <m:r>
                            <m:t>e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in the standard basis)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limLow>
                        <m:e>
                          <m:r>
                            <m:t>e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limLow>
                        <m:e>
                          <m:r>
                            <m:t>e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in both slots)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(define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limLow>
                        <m:e>
                          <m:r>
                            <m:t>e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limLow>
                        <m:e>
                          <m:r>
                            <m:t>e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BodyText"/>
      </w:pPr>
      <w:ins w:id="2208" w:author="PR Preview" w:date="2026-01-01T00:00:00Z">
        <w:r>
          <w:t xml:space="preserve">Conversely, every inner product on</w:t>
        </w:r>
      </w:ins>
      <w:ins w:id="2209" w:author="PR Preview" w:date="2026-01-01T00:00:00Z">
        <w:r>
          <w:t xml:space="preserve"> </w:t>
        </w:r>
      </w:ins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ins w:id="2210" w:author="PR Preview" w:date="2026-01-01T00:00:00Z">
        <w:r>
          <w:t xml:space="preserve"> </w:t>
        </w:r>
      </w:ins>
      <w:ins w:id="2211" w:author="PR Preview" w:date="2026-01-01T00:00:00Z">
        <w:r>
          <w:t xml:space="preserve">has this form for a unique symmetric positive definite matrix</w:t>
        </w:r>
      </w:ins>
      <w:ins w:id="2212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2213" w:author="PR Preview" w:date="2026-01-01T00:00:00Z">
        <w:r>
          <w:t xml:space="preserve">, whose</w:t>
        </w:r>
      </w:ins>
      <w:ins w:id="2214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ins w:id="2215" w:author="PR Preview" w:date="2026-01-01T00:00:00Z">
        <w:r>
          <w:t xml:space="preserve"> </w:t>
        </w:r>
      </w:ins>
      <w:ins w:id="2216" w:author="PR Preview" w:date="2026-01-01T00:00:00Z">
        <w:r>
          <w:t xml:space="preserve">entry is</w:t>
        </w:r>
      </w:ins>
      <w:ins w:id="2217" w:author="PR Preview" w:date="2026-01-01T00:00:00Z">
        <w:r>
          <w:t xml:space="preserve"> </w:t>
        </w:r>
      </w:ins>
      <w:ins w:id="2218" w:author="PR Preview" w:date="2026-01-01T00:00:00Z">
        <w:r>
          <w:t xml:space="preserve">$A_{ij} = \mathopen{}\left\langle \mathord{\smash[b]{\underset{\raise.3ex\hbox{$\scriptstyle\sim$}}{e}}\vphantom{e}}_i, \mathord{\smash[b]{\underset{\raise.3ex\hbox{$\scriptstyle\sim$}}{e}}\vphantom{e}}_j\right\rangle\mathclose{}$</w:t>
        </w:r>
      </w:ins>
      <w:ins w:id="2219" w:author="PR Preview" w:date="2026-01-01T00:00:00Z">
        <w:r>
          <w:t xml:space="preserve">, where</w:t>
        </w:r>
      </w:ins>
      <w:ins w:id="2220" w:author="PR Preview" w:date="2026-01-01T00:00:00Z">
        <w:r>
          <w:t xml:space="preserve"> </w:t>
        </w:r>
      </w:ins>
      <w:ins w:id="2221" w:author="PR Preview" w:date="2026-01-01T00:00:00Z">
        <w:r>
          <w:t xml:space="preserve">$\mathord{\smash[b]{\underset{\raise.3ex\hbox{$\scriptstyle\sim$}}{e}}\vphantom{e}}_1, \ldots, \mathord{\smash[b]{\underset{\raise.3ex\hbox{$\scriptstyle\sim$}}{e}}\vphantom{e}}_p$</w:t>
        </w:r>
      </w:ins>
      <w:ins w:id="2222" w:author="PR Preview" w:date="2026-01-01T00:00:00Z">
        <w:r>
          <w:t xml:space="preserve"> </w:t>
        </w:r>
      </w:ins>
      <w:ins w:id="2223" w:author="PR Preview" w:date="2026-01-01T00:00:00Z">
        <w:r>
          <w:t xml:space="preserve">are the standard basis vectors (</w:t>
        </w:r>
      </w:ins>
      <w:hyperlink r:id="rId113">
        <w:ins w:id="2224" w:author="PR Preview" w:date="2026-01-01T00:00:00Z">
          <w:r>
            <w:rPr>
              <w:rStyle w:val="Hyperlink"/>
            </w:rPr>
            <w:t xml:space="preserve">Definition 14 in Vectors</w:t>
          </w:r>
        </w:ins>
      </w:hyperlink>
      <w:ins w:id="2225" w:author="PR Preview" w:date="2026-01-01T00:00:00Z">
        <w:r>
          <w:t xml:space="preserve">).</w:t>
        </w:r>
      </w:ins>
    </w:p>
    <w:bookmarkEnd w:id="137"/>
    <w:p>
      <w:pPr>
        <w:pStyle w:val="BodyText"/>
      </w:pPr>
      <w:ins w:id="2226" w:author="PR Preview" w:date="2026-01-01T00:00:00Z">
        <w:r>
          <w:rPr>
            <w:i/>
            <w:iCs/>
          </w:rPr>
          <w:t xml:space="preserve">Proof</w:t>
        </w:r>
      </w:ins>
      <w:ins w:id="2227" w:author="PR Preview" w:date="2026-01-01T00:00:00Z">
        <w:r>
          <w:t xml:space="preserve">. </w:t>
        </w:r>
      </w:ins>
    </w:p>
    <w:p>
      <w:pPr>
        <w:pStyle w:val="Compact"/>
        <w:numPr>
          <w:ilvl w:val="0"/>
          <w:numId w:val="1009"/>
        </w:numPr>
      </w:pPr>
      <w:ins w:id="2228" w:author="PR Preview" w:date="2026-01-01T00:00:00Z">
        <w:r>
          <w:rPr>
            <w:b/>
            <w:bCs/>
          </w:rPr>
          <w:t xml:space="preserve">positivity</w:t>
        </w:r>
      </w:ins>
      <w:ins w:id="2229" w:author="PR Preview" w:date="2026-01-01T00:00:00Z">
        <w:r>
          <w:t xml:space="preserve">:</w:t>
        </w:r>
      </w:ins>
      <w:ins w:id="2230" w:author="PR Preview" w:date="2026-01-01T00:00:00Z">
        <w:r>
          <w:t xml:space="preserve"> </w:t>
        </w:r>
      </w:ins>
      <w:ins w:id="2231" w:author="PR Preview" w:date="2026-01-01T00:00:00Z">
        <w:r>
          <w:t xml:space="preserve">$\mathopen{}\left\langle \mathord{\smash[b]{\underset{\raise.3ex\hbox{$\scriptstyle\sim$}}{x}}\vphantom{x}}, \mathord{\smash[b]{\underset{\raise.3ex\hbox{$\scriptstyle\sim$}}{x}}\vphantom{x}}\right\rangle\mathclose{}_{\mathbf{A}} = {\mathord{\smash[b]{\underset{\raise.3ex\hbox{$\scriptstyle\sim$}}{x}}\vphantom{x}}}^{\top} \mathbf{A} \mathord{\smash[b]{\underset{\raise.3ex\hbox{$\scriptstyle\sim$}}{x}}\vphantom{x}} \ge 0$</w:t>
        </w:r>
      </w:ins>
      <w:ins w:id="2232" w:author="PR Preview" w:date="2026-01-01T00:00:00Z">
        <w:r>
          <w:t xml:space="preserve"> </w:t>
        </w:r>
      </w:ins>
      <w:ins w:id="2233" w:author="PR Preview" w:date="2026-01-01T00:00:00Z">
        <w:r>
          <w:t xml:space="preserve">for all</w:t>
        </w:r>
      </w:ins>
      <w:ins w:id="2234" w:author="PR Preview" w:date="2026-01-01T00:00:00Z">
        <w:r>
          <w:t xml:space="preserve"> </w:t>
        </w:r>
      </w:ins>
      <w:ins w:id="2235" w:author="PR Preview" w:date="2026-01-01T00:00:00Z">
        <w:r>
          <w:t xml:space="preserve">$\mathord{\smash[b]{\underset{\raise.3ex\hbox{$\scriptstyle\sim$}}{x}}\vphantom{x}}\in \mathbb{R}^p$</w:t>
        </w:r>
      </w:ins>
      <w:ins w:id="2236" w:author="PR Preview" w:date="2026-01-01T00:00:00Z">
        <w:r>
          <w:t xml:space="preserve">,</w:t>
        </w:r>
      </w:ins>
      <w:ins w:id="2237" w:author="PR Preview" w:date="2026-01-01T00:00:00Z">
        <w:r>
          <w:t xml:space="preserve"> </w:t>
        </w:r>
      </w:ins>
      <w:ins w:id="2238" w:author="PR Preview" w:date="2026-01-01T00:00:00Z">
        <w:r>
          <w:t xml:space="preserve">because</w:t>
        </w:r>
      </w:ins>
      <w:ins w:id="2239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2240" w:author="PR Preview" w:date="2026-01-01T00:00:00Z">
        <w:r>
          <w:t xml:space="preserve"> </w:t>
        </w:r>
      </w:ins>
      <w:ins w:id="2241" w:author="PR Preview" w:date="2026-01-01T00:00:00Z">
        <w:r>
          <w:t xml:space="preserve">is positive definite (</w:t>
        </w:r>
      </w:ins>
      <w:hyperlink w:anchor="def-positive-definite">
        <w:ins w:id="2242" w:author="PR Preview" w:date="2026-01-01T00:00:00Z">
          <w:r>
            <w:rPr>
              <w:rStyle w:val="Hyperlink"/>
            </w:rPr>
            <w:t xml:space="preserve">Definition 22</w:t>
          </w:r>
        </w:ins>
      </w:hyperlink>
      <w:ins w:id="2243" w:author="PR Preview" w:date="2026-01-01T00:00:00Z">
        <w:r>
          <w:t xml:space="preserve">);</w:t>
        </w:r>
      </w:ins>
    </w:p>
    <w:p>
      <w:pPr>
        <w:pStyle w:val="Compact"/>
        <w:numPr>
          <w:ilvl w:val="0"/>
          <w:numId w:val="1009"/>
        </w:numPr>
      </w:pPr>
      <w:ins w:id="2244" w:author="PR Preview" w:date="2026-01-01T00:00:00Z">
        <w:r>
          <w:rPr>
            <w:b/>
            <w:bCs/>
          </w:rPr>
          <w:t xml:space="preserve">definiteness</w:t>
        </w:r>
      </w:ins>
      <w:ins w:id="2245" w:author="PR Preview" w:date="2026-01-01T00:00:00Z">
        <w:r>
          <w:t xml:space="preserve">:</w:t>
        </w:r>
      </w:ins>
      <w:ins w:id="2246" w:author="PR Preview" w:date="2026-01-01T00:00:00Z">
        <w:r>
          <w:t xml:space="preserve"> </w:t>
        </w:r>
      </w:ins>
      <w:ins w:id="2247" w:author="PR Preview" w:date="2026-01-01T00:00:00Z">
        <w:r>
          <w:t xml:space="preserve">$\mathopen{}\left\langle \mathord{\smash[b]{\underset{\raise.3ex\hbox{$\scriptstyle\sim$}}{x}}\vphantom{x}}, \mathord{\smash[b]{\underset{\raise.3ex\hbox{$\scriptstyle\sim$}}{x}}\vphantom{x}}\right\rangle\mathclose{}_{\mathbf{A}} = 0$</w:t>
        </w:r>
      </w:ins>
      <w:ins w:id="2248" w:author="PR Preview" w:date="2026-01-01T00:00:00Z">
        <w:r>
          <w:t xml:space="preserve"> </w:t>
        </w:r>
      </w:ins>
      <w:ins w:id="2249" w:author="PR Preview" w:date="2026-01-01T00:00:00Z">
        <w:r>
          <w:t xml:space="preserve">if and only if</w:t>
        </w:r>
      </w:ins>
      <w:ins w:id="2250" w:author="PR Preview" w:date="2026-01-01T00:00:00Z">
        <w:r>
          <w:t xml:space="preserve"> </w:t>
        </w:r>
      </w:ins>
      <w:ins w:id="2251" w:author="PR Preview" w:date="2026-01-01T00:00:00Z">
        <w:r>
          <w:t xml:space="preserve">$\mathord{\smash[b]{\underset{\raise.3ex\hbox{$\scriptstyle\sim$}}{x}}\vphantom{x}}= \mathord{\smash[b]{\underset{\raise.3ex\hbox{$\scriptstyle\sim$}}{0}}\vphantom{0}}_{p \times 1}$</w:t>
        </w:r>
      </w:ins>
      <w:ins w:id="2252" w:author="PR Preview" w:date="2026-01-01T00:00:00Z">
        <w:r>
          <w:t xml:space="preserve">,</w:t>
        </w:r>
      </w:ins>
      <w:ins w:id="2253" w:author="PR Preview" w:date="2026-01-01T00:00:00Z">
        <w:r>
          <w:t xml:space="preserve"> </w:t>
        </w:r>
      </w:ins>
      <w:ins w:id="2254" w:author="PR Preview" w:date="2026-01-01T00:00:00Z">
        <w:r>
          <w:t xml:space="preserve">by definition of a positive definite matrix (</w:t>
        </w:r>
      </w:ins>
      <w:hyperlink w:anchor="def-positive-definite">
        <w:ins w:id="2255" w:author="PR Preview" w:date="2026-01-01T00:00:00Z">
          <w:r>
            <w:rPr>
              <w:rStyle w:val="Hyperlink"/>
            </w:rPr>
            <w:t xml:space="preserve">Definition 22</w:t>
          </w:r>
        </w:ins>
      </w:hyperlink>
      <w:ins w:id="2256" w:author="PR Preview" w:date="2026-01-01T00:00:00Z">
        <w:r>
          <w:t xml:space="preserve">);</w:t>
        </w:r>
      </w:ins>
    </w:p>
    <w:p>
      <w:pPr>
        <w:pStyle w:val="Compact"/>
        <w:numPr>
          <w:ilvl w:val="0"/>
          <w:numId w:val="1009"/>
        </w:numPr>
      </w:pPr>
      <w:ins w:id="2257" w:author="PR Preview" w:date="2026-01-01T00:00:00Z">
        <w:r>
          <w:rPr>
            <w:b/>
            <w:bCs/>
          </w:rPr>
          <w:t xml:space="preserve">linearity in the first slot</w:t>
        </w:r>
      </w:ins>
      <w:ins w:id="2258" w:author="PR Preview" w:date="2026-01-01T00:00:00Z">
        <w:r>
          <w:t xml:space="preserve">: for all</w:t>
        </w:r>
      </w:ins>
      <w:ins w:id="2259" w:author="PR Preview" w:date="2026-01-01T00:00:00Z">
        <w:r>
          <w:t xml:space="preserve"> </w:t>
        </w:r>
      </w:ins>
      <w:ins w:id="2260" w:author="PR Preview" w:date="2026-01-01T00:00:00Z">
        <w:r>
          <w:t xml:space="preserve">$\mathord{\smash[b]{\underset{\raise.3ex\hbox{$\scriptstyle\sim$}}{x}}\vphantom{x}}, \mathord{\smash[b]{\underset{\raise.3ex\hbox{$\scriptstyle\sim$}}{y}}\vphantom{y}}, \mathord{\smash[b]{\underset{\raise.3ex\hbox{$\scriptstyle\sim$}}{z}}\vphantom{z}} \in \mathbb{R}^p$</w:t>
        </w:r>
      </w:ins>
      <w:ins w:id="2261" w:author="PR Preview" w:date="2026-01-01T00:00:00Z">
        <w:r>
          <w:t xml:space="preserve"> </w:t>
        </w:r>
      </w:ins>
      <w:ins w:id="2262" w:author="PR Preview" w:date="2026-01-01T00:00:00Z">
        <w:r>
          <w:t xml:space="preserve">and real numbers</w:t>
        </w:r>
      </w:ins>
      <w:ins w:id="2263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,</m:t>
        </m:r>
        <m:r>
          <m:t>b</m:t>
        </m:r>
      </m:oMath>
      <w:ins w:id="2264" w:author="PR Preview" w:date="2026-01-01T00:00:00Z">
        <w:r>
          <w:t xml:space="preserve">,</w:t>
        </w:r>
      </w:ins>
    </w:p>
    <w:p>
      <w:pPr>
        <w:pStyle w:val="Compact"/>
      </w:pPr>
      <w:ins w:id="2265" w:author="PR Preview" w:date="2026-01-01T00:00:00Z">
        <w:r>
          <w:t xml:space="preserve">$$
    \begin{aligned}
    \mathopen{}\left\langle a\,\mathord{\smash[b]{\underset{\raise.3ex\hbox{$\scriptstyle\sim$}}{x}}\vphantom{x}}+ b\,\mathord{\smash[b]{\underset{\raise.3ex\hbox{$\scriptstyle\sim$}}{y}}\vphantom{y}}, \mathord{\smash[b]{\underset{\raise.3ex\hbox{$\scriptstyle\sim$}}{z}}\vphantom{z}}\right\rangle\mathclose{}_{\mathbf{A}}
    &amp;= {(a\,\mathord{\smash[b]{\underset{\raise.3ex\hbox{$\scriptstyle\sim$}}{x}}\vphantom{x}}+ b\,\mathord{\smash[b]{\underset{\raise.3ex\hbox{$\scriptstyle\sim$}}{y}}\vphantom{y}})}^{\top}\,\mathbf{A}\mathord{\smash[b]{\underset{\raise.3ex\hbox{$\scriptstyle\sim$}}{z}}\vphantom{z}}
    &amp;&amp; \text{(definition of } \mathopen{}\left\langle \cdot, \cdot\right\rangle\mathclose{}_{\mathbf{A}} \text{)}
    \\
    &amp;= (a\,{\mathord{\smash[b]{\underset{\raise.3ex\hbox{$\scriptstyle\sim$}}{x}}\vphantom{x}}}^{\top} + b\,{\mathord{\smash[b]{\underset{\raise.3ex\hbox{$\scriptstyle\sim$}}{y}}\vphantom{y}}}^{\top})\,\mathbf{A}\mathord{\smash[b]{\underset{\raise.3ex\hbox{$\scriptstyle\sim$}}{z}}\vphantom{z}}
    &amp;&amp; \text{(}\text{Theorem~15 in Matrices}\text{, }\text{Definition~6 in Matrices}\text{, }\text{Definition~3 in Matrices}\text{)}
    \\
    &amp;= a\,{\mathord{\smash[b]{\underset{\raise.3ex\hbox{$\scriptstyle\sim$}}{x}}\vphantom{x}}}^{\top}\mathbf{A}\mathord{\smash[b]{\underset{\raise.3ex\hbox{$\scriptstyle\sim$}}{z}}\vphantom{z}} + b\,{\mathord{\smash[b]{\underset{\raise.3ex\hbox{$\scriptstyle\sim$}}{y}}\vphantom{y}}}^{\top}\mathbf{A}\mathord{\smash[b]{\underset{\raise.3ex\hbox{$\scriptstyle\sim$}}{z}}\vphantom{z}}
    &amp;&amp; \text{(}\text{Theorem~6 in Matrices}\text{)}
    \\
    &amp;= a\,\mathopen{}\left\langle \mathord{\smash[b]{\underset{\raise.3ex\hbox{$\scriptstyle\sim$}}{x}}\vphantom{x}}, \mathord{\smash[b]{\underset{\raise.3ex\hbox{$\scriptstyle\sim$}}{z}}\vphantom{z}}\right\rangle\mathclose{}_{\mathbf{A}} + b\,\mathopen{}\left\langle \mathord{\smash[b]{\underset{\raise.3ex\hbox{$\scriptstyle\sim$}}{y}}\vphantom{y}}, \mathord{\smash[b]{\underset{\raise.3ex\hbox{$\scriptstyle\sim$}}{z}}\vphantom{z}}\right\rangle\mathclose{}_{\mathbf{A}}
    &amp;&amp; \text{(definition of } \mathopen{}\left\langle \cdot, \cdot\right\rangle\mathclose{}_{\mathbf{A}} \text{)}
    \end{aligned}
    $$</w:t>
        </w:r>
      </w:ins>
    </w:p>
    <w:p>
      <w:pPr>
        <w:pStyle w:val="Compact"/>
        <w:numPr>
          <w:ilvl w:val="0"/>
          <w:numId w:val="1009"/>
        </w:numPr>
      </w:pPr>
      <w:ins w:id="2266" w:author="PR Preview" w:date="2026-01-01T00:00:00Z">
        <w:r>
          <w:rPr>
            <w:b/>
            <w:bCs/>
          </w:rPr>
          <w:t xml:space="preserve">symmetry</w:t>
        </w:r>
      </w:ins>
      <w:ins w:id="2267" w:author="PR Preview" w:date="2026-01-01T00:00:00Z">
        <w:r>
          <w:t xml:space="preserve">: because</w:t>
        </w:r>
      </w:ins>
      <w:ins w:id="2268" w:author="PR Preview" w:date="2026-01-01T00:00:00Z">
        <w:r>
          <w:t xml:space="preserve"> </w:t>
        </w:r>
      </w:ins>
      <w:ins w:id="2269" w:author="PR Preview" w:date="2026-01-01T00:00:00Z">
        <w:r>
          <w:t xml:space="preserve">${\mathord{\smash[b]{\underset{\raise.3ex\hbox{$\scriptstyle\sim$}}{y}}\vphantom{y}}}^{\top}\mathbf{A}\mathord{\smash[b]{\underset{\raise.3ex\hbox{$\scriptstyle\sim$}}{x}}\vphantom{x}}$</w:t>
        </w:r>
      </w:ins>
      <w:ins w:id="2270" w:author="PR Preview" w:date="2026-01-01T00:00:00Z">
        <w:r>
          <w:t xml:space="preserve"> </w:t>
        </w:r>
      </w:ins>
      <w:ins w:id="2271" w:author="PR Preview" w:date="2026-01-01T00:00:00Z">
        <w:r>
          <w:t xml:space="preserve">is a</w:t>
        </w:r>
      </w:ins>
      <w:ins w:id="2272" w:author="PR Preview" w:date="2026-01-01T00:00:00Z">
        <w:r>
          <w:t xml:space="preserve"> </w:t>
        </w:r>
      </w:ins>
      <m:oMath>
        <m:r>
          <m:t>1</m:t>
        </m:r>
        <m:r>
          <m:rPr>
            <m:sty m:val="p"/>
          </m:rPr>
          <m:t>×</m:t>
        </m:r>
        <m:r>
          <m:t>1</m:t>
        </m:r>
      </m:oMath>
      <w:ins w:id="2273" w:author="PR Preview" w:date="2026-01-01T00:00:00Z">
        <w:r>
          <w:t xml:space="preserve"> </w:t>
        </w:r>
      </w:ins>
      <w:ins w:id="2274" w:author="PR Preview" w:date="2026-01-01T00:00:00Z">
        <w:r>
          <w:t xml:space="preserve">scalar and</w:t>
        </w:r>
      </w:ins>
      <w:ins w:id="2275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2276" w:author="PR Preview" w:date="2026-01-01T00:00:00Z">
        <w:r>
          <w:t xml:space="preserve"> </w:t>
        </w:r>
      </w:ins>
      <w:ins w:id="2277" w:author="PR Preview" w:date="2026-01-01T00:00:00Z">
        <w:r>
          <w:t xml:space="preserve">is symmetric (</w:t>
        </w:r>
      </w:ins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ins w:id="2278" w:author="PR Preview" w:date="2026-01-01T00:00:00Z">
        <w:r>
          <w:t xml:space="preserve">),</w:t>
        </w:r>
      </w:ins>
    </w:p>
    <w:p>
      <w:pPr>
        <w:pStyle w:val="Compact"/>
      </w:pPr>
      <w:ins w:id="2279" w:author="PR Preview" w:date="2026-01-01T00:00:00Z">
        <w:r>
          <w:t xml:space="preserve">$$
    \begin{aligned}
    \mathopen{}\left\langle \mathord{\smash[b]{\underset{\raise.3ex\hbox{$\scriptstyle\sim$}}{y}}\vphantom{y}}, \mathord{\smash[b]{\underset{\raise.3ex\hbox{$\scriptstyle\sim$}}{x}}\vphantom{x}}\right\rangle\mathclose{}_{\mathbf{A}}
    &amp;= {\mathord{\smash[b]{\underset{\raise.3ex\hbox{$\scriptstyle\sim$}}{y}}\vphantom{y}}}^{\top}\mathbf{A}\mathord{\smash[b]{\underset{\raise.3ex\hbox{$\scriptstyle\sim$}}{x}}\vphantom{x}}
    &amp;&amp; \text{(definition of } \mathopen{}\left\langle \cdot, \cdot\right\rangle\mathclose{}_{\mathbf{A}} \text{)}
    \\
    &amp;= {\mathopen{}\left({\mathord{\smash[b]{\underset{\raise.3ex\hbox{$\scriptstyle\sim$}}{y}}\vphantom{y}}}^{\top}\mathbf{A}\mathord{\smash[b]{\underset{\raise.3ex\hbox{$\scriptstyle\sim$}}{x}}\vphantom{x}}\right)\mathclose{}}^{\top}
    &amp;&amp; \text{(a scalar equals its transpose)}
    \\
    &amp;= {\mathord{\smash[b]{\underset{\raise.3ex\hbox{$\scriptstyle\sim$}}{x}}\vphantom{x}}}^{\top}{\mathbf{A}}^{\top}\mathord{\smash[b]{\underset{\raise.3ex\hbox{$\scriptstyle\sim$}}{y}}\vphantom{y}}
    &amp;&amp; \text{(}\text{Theorem~16 in Matrices}\text{, twice)}
    \\
    &amp;= {\mathord{\smash[b]{\underset{\raise.3ex\hbox{$\scriptstyle\sim$}}{x}}\vphantom{x}}}^{\top}\mathbf{A}\mathord{\smash[b]{\underset{\raise.3ex\hbox{$\scriptstyle\sim$}}{y}}\vphantom{y}}
    &amp;&amp; \text{($\mathbf{A}$ is symmetric)}
    \\
    &amp;= \mathopen{}\left\langle \mathord{\smash[b]{\underset{\raise.3ex\hbox{$\scriptstyle\sim$}}{x}}\vphantom{x}}, \mathord{\smash[b]{\underset{\raise.3ex\hbox{$\scriptstyle\sim$}}{y}}\vphantom{y}}\right\rangle\mathclose{}_{\mathbf{A}}
    &amp;&amp; \text{(definition of } \mathopen{}\left\langle \cdot, \cdot\right\rangle\mathclose{}_{\mathbf{A}} \text{)}
    \end{aligned}
    $$</w:t>
        </w:r>
      </w:ins>
    </w:p>
    <w:p>
      <w:pPr>
        <w:pStyle w:val="FirstParagraph"/>
      </w:pPr>
      <w:ins w:id="2280" w:author="PR Preview" w:date="2026-01-01T00:00:00Z">
        <w:r>
          <w:t xml:space="preserve">For the converse, let</w:t>
        </w:r>
      </w:ins>
      <w:ins w:id="2281" w:author="PR Preview" w:date="2026-01-01T00:00:00Z">
        <w:r>
          <w:t xml:space="preserve"> </w:t>
        </w:r>
      </w:ins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ins w:id="2282" w:author="PR Preview" w:date="2026-01-01T00:00:00Z">
        <w:r>
          <w:t xml:space="preserve"> </w:t>
        </w:r>
      </w:ins>
      <w:ins w:id="2283" w:author="PR Preview" w:date="2026-01-01T00:00:00Z">
        <w:r>
          <w:t xml:space="preserve">be any inner product on</w:t>
        </w:r>
      </w:ins>
      <w:ins w:id="2284" w:author="PR Preview" w:date="2026-01-01T00:00:00Z">
        <w:r>
          <w:t xml:space="preserve"> </w:t>
        </w:r>
      </w:ins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ins w:id="2285" w:author="PR Preview" w:date="2026-01-01T00:00:00Z">
        <w:r>
          <w:t xml:space="preserve">.</w:t>
        </w:r>
      </w:ins>
      <w:ins w:id="2286" w:author="PR Preview" w:date="2026-01-01T00:00:00Z">
        <w:r>
          <w:t xml:space="preserve"> </w:t>
        </w:r>
      </w:ins>
      <w:ins w:id="2287" w:author="PR Preview" w:date="2026-01-01T00:00:00Z">
        <w:r>
          <w:t xml:space="preserve">Any vectors</w:t>
        </w:r>
      </w:ins>
      <w:ins w:id="2288" w:author="PR Preview" w:date="2026-01-01T00:00:00Z">
        <w:r>
          <w:t xml:space="preserve"> </w:t>
        </w:r>
      </w:ins>
      <w:ins w:id="2289" w:author="PR Preview" w:date="2026-01-01T00:00:00Z">
        <w:r>
          <w:t xml:space="preserve">$\mathord{\smash[b]{\underset{\raise.3ex\hbox{$\scriptstyle\sim$}}{x}}\vphantom{x}}, \mathord{\smash[b]{\underset{\raise.3ex\hbox{$\scriptstyle\sim$}}{y}}\vphantom{y}}\in \mathbb{R}^p$</w:t>
        </w:r>
      </w:ins>
      <w:ins w:id="2290" w:author="PR Preview" w:date="2026-01-01T00:00:00Z">
        <w:r>
          <w:t xml:space="preserve"> </w:t>
        </w:r>
      </w:ins>
      <w:ins w:id="2291" w:author="PR Preview" w:date="2026-01-01T00:00:00Z">
        <w:r>
          <w:t xml:space="preserve">can be written in the standard basis as</w:t>
        </w:r>
      </w:ins>
      <w:ins w:id="2292" w:author="PR Preview" w:date="2026-01-01T00:00:00Z">
        <w:r>
          <w:t xml:space="preserve"> </w:t>
        </w:r>
      </w:ins>
      <w:ins w:id="2293" w:author="PR Preview" w:date="2026-01-01T00:00:00Z">
        <w:r>
          <w:t xml:space="preserve">$\mathord{\smash[b]{\underset{\raise.3ex\hbox{$\scriptstyle\sim$}}{x}}\vphantom{x}}= \sum_{i=1}^px_i\,\mathord{\smash[b]{\underset{\raise.3ex\hbox{$\scriptstyle\sim$}}{e}}\vphantom{e}}_i$</w:t>
        </w:r>
      </w:ins>
      <w:ins w:id="2294" w:author="PR Preview" w:date="2026-01-01T00:00:00Z">
        <w:r>
          <w:t xml:space="preserve"> </w:t>
        </w:r>
      </w:ins>
      <w:ins w:id="2295" w:author="PR Preview" w:date="2026-01-01T00:00:00Z">
        <w:r>
          <w:t xml:space="preserve">and</w:t>
        </w:r>
      </w:ins>
      <w:ins w:id="2296" w:author="PR Preview" w:date="2026-01-01T00:00:00Z">
        <w:r>
          <w:t xml:space="preserve"> </w:t>
        </w:r>
      </w:ins>
      <w:ins w:id="2297" w:author="PR Preview" w:date="2026-01-01T00:00:00Z">
        <w:r>
          <w:t xml:space="preserve">$\mathord{\smash[b]{\underset{\raise.3ex\hbox{$\scriptstyle\sim$}}{y}}\vphantom{y}}= \sum_{j=1}^py_j\,\mathord{\smash[b]{\underset{\raise.3ex\hbox{$\scriptstyle\sim$}}{e}}\vphantom{e}}_j$</w:t>
        </w:r>
      </w:ins>
      <w:ins w:id="2298" w:author="PR Preview" w:date="2026-01-01T00:00:00Z">
        <w:r>
          <w:t xml:space="preserve"> </w:t>
        </w:r>
      </w:ins>
      <w:ins w:id="2299" w:author="PR Preview" w:date="2026-01-01T00:00:00Z">
        <w:r>
          <w:t xml:space="preserve">(</w:t>
        </w:r>
      </w:ins>
      <w:hyperlink r:id="rId138">
        <w:ins w:id="2300" w:author="PR Preview" w:date="2026-01-01T00:00:00Z">
          <w:r>
            <w:rPr>
              <w:rStyle w:val="Hyperlink"/>
            </w:rPr>
            <w:t xml:space="preserve">Definition 6 in Subspaces and Rank</w:t>
          </w:r>
        </w:ins>
      </w:hyperlink>
      <w:ins w:id="2301" w:author="PR Preview" w:date="2026-01-01T00:00:00Z">
        <w:r>
          <w:t xml:space="preserve">,</w:t>
        </w:r>
      </w:ins>
      <w:ins w:id="2302" w:author="PR Preview" w:date="2026-01-01T00:00:00Z">
        <w:r>
          <w:t xml:space="preserve"> </w:t>
        </w:r>
      </w:ins>
      <w:hyperlink r:id="rId113">
        <w:ins w:id="2303" w:author="PR Preview" w:date="2026-01-01T00:00:00Z">
          <w:r>
            <w:rPr>
              <w:rStyle w:val="Hyperlink"/>
            </w:rPr>
            <w:t xml:space="preserve">Definition 14 in Vectors</w:t>
          </w:r>
        </w:ins>
      </w:hyperlink>
      <w:ins w:id="2304" w:author="PR Preview" w:date="2026-01-01T00:00:00Z">
        <w:r>
          <w:t xml:space="preserve">).</w:t>
        </w:r>
      </w:ins>
      <w:ins w:id="2305" w:author="PR Preview" w:date="2026-01-01T00:00:00Z">
        <w:r>
          <w:t xml:space="preserve"> </w:t>
        </w:r>
      </w:ins>
      <w:ins w:id="2306" w:author="PR Preview" w:date="2026-01-01T00:00:00Z">
        <w:r>
          <w:t xml:space="preserve">By linearity in both slots (</w:t>
        </w:r>
      </w:ins>
      <w:hyperlink r:id="rId139">
        <w:ins w:id="2307" w:author="PR Preview" w:date="2026-01-01T00:00:00Z">
          <w:r>
            <w:rPr>
              <w:rStyle w:val="Hyperlink"/>
            </w:rPr>
            <w:t xml:space="preserve">Remark 1 in Inner Products and Orthogonality</w:t>
          </w:r>
        </w:ins>
      </w:hyperlink>
      <w:ins w:id="2308" w:author="PR Preview" w:date="2026-01-01T00:00:00Z">
        <w:r>
          <w:t xml:space="preserve">):</w:t>
        </w:r>
      </w:ins>
    </w:p>
    <w:p>
      <w:pPr>
        <w:pStyle w:val="BodyText"/>
      </w:pPr>
      <w:ins w:id="2309" w:author="PR Preview" w:date="2026-01-01T00:00:00Z">
        <w:r>
          <w:t xml:space="preserve">$$
    \begin{aligned}
    \mathopen{}\left\langle \mathord{\smash[b]{\underset{\raise.3ex\hbox{$\scriptstyle\sim$}}{x}}\vphantom{x}}, \mathord{\smash[b]{\underset{\raise.3ex\hbox{$\scriptstyle\sim$}}{y}}\vphantom{y}}\right\rangle\mathclose{}
    &amp;= \mathopen{}\left\langle \sum_{i=1}^px_i\,\mathord{\smash[b]{\underset{\raise.3ex\hbox{$\scriptstyle\sim$}}{e}}\vphantom{e}}_i, \sum_{j=1}^py_j\,\mathord{\smash[b]{\underset{\raise.3ex\hbox{$\scriptstyle\sim$}}{e}}\vphantom{e}}_j\right\rangle\mathclose{}
    &amp;&amp; \text{(expand in the standard basis)}
    \\
    &amp;= \sum_{i=1}^p\sum_{j=1}^px_i y_j\,\mathopen{}\left\langle \mathord{\smash[b]{\underset{\raise.3ex\hbox{$\scriptstyle\sim$}}{e}}\vphantom{e}}_i, \mathord{\smash[b]{\underset{\raise.3ex\hbox{$\scriptstyle\sim$}}{e}}\vphantom{e}}_j\right\rangle\mathclose{}
    &amp;&amp; \text{(linearity in both slots)}
    \\
    &amp;= \sum_{i=1}^px_i \sum_{j=1}^pA_{ij} y_j
    &amp;&amp; \text{(define } A_{ij} \stackrel{\text{def}}{=}\mathopen{}\left\langle \mathord{\smash[b]{\underset{\raise.3ex\hbox{$\scriptstyle\sim$}}{e}}\vphantom{e}}_i, \mathord{\smash[b]{\underset{\raise.3ex\hbox{$\scriptstyle\sim$}}{e}}\vphantom{e}}_j\right\rangle\mathclose{} \text{)}
    \\
    &amp;= {\mathord{\smash[b]{\underset{\raise.3ex\hbox{$\scriptstyle\sim$}}{x}}\vphantom{x}}}^{\top} \mathbf{A} \mathord{\smash[b]{\underset{\raise.3ex\hbox{$\scriptstyle\sim$}}{y}}\vphantom{y}}.
    &amp;&amp; \text{(}\text{Definition~13 in Matrices}\text{)}
    \end{aligned}
    $$</w:t>
        </w:r>
      </w:ins>
    </w:p>
    <w:p>
      <w:pPr>
        <w:pStyle w:val="FirstParagraph"/>
      </w:pPr>
      <w:r>
        <w:t xml:space="preserve">Symmetry of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ensures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limLow>
                        <m:e>
                          <m:r>
                            <m:t>e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limLow>
                        <m:e>
                          <m:r>
                            <m:t>e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limLow>
                        <m:e>
                          <m:r>
                            <m:t>e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limLow>
                        <m:e>
                          <m:r>
                            <m:t>e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del w:id="2310" w:author="PR Preview" w:date="2026-01-01T00:00:00Z">
        <w:r>
          <w:delText xml:space="preserve">so</w:delText>
        </w:r>
      </w:del>
      <w:del w:id="2311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</m:oMath>
      <w:del w:id="2312" w:author="PR Preview" w:date="2026-01-01T00:00:00Z">
        <w:r>
          <w:delText xml:space="preserve"> </w:delText>
        </w:r>
      </w:del>
      <w:del w:id="2313" w:author="PR Preview" w:date="2026-01-01T00:00:00Z">
        <w:r>
          <w:delText xml:space="preserve">is symmetric (</w:delText>
        </w:r>
      </w:del>
      <w:hyperlink w:anchor="def-symmetric-matrix">
        <w:del w:id="2314" w:author="PR Preview" w:date="2026-01-01T00:00:00Z">
          <w:r>
            <w:rPr>
              <w:rStyle w:val="Hyperlink"/>
            </w:rPr>
            <w:delText xml:space="preserve">Definition 3</w:delText>
          </w:r>
        </w:del>
      </w:hyperlink>
      <w:del w:id="2315" w:author="PR Preview" w:date="2026-01-01T00:00:00Z">
        <w:r>
          <w:delText xml:space="preserve">).</w:delText>
        </w:r>
      </w:del>
      <w:del w:id="2316" w:author="PR Preview" w:date="2026-01-01T00:00:00Z">
        <w:r>
          <w:delText xml:space="preserve"> </w:delText>
        </w:r>
      </w:del>
      <w:del w:id="2317" w:author="PR Preview" w:date="2026-01-01T00:00:00Z">
        <w:r>
          <w:delText xml:space="preserve">For any</w:delText>
        </w:r>
      </w:del>
      <w:del w:id="2318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2319" w:author="PR Preview" w:date="2026-01-01T00:00:00Z">
        <w:r>
          <w:delText xml:space="preserve">,</w:delText>
        </w:r>
      </w:del>
      <w:del w:id="2320" w:author="PR Preview" w:date="2026-01-01T00:00:00Z">
        <w:r>
          <w:delText xml:space="preserve"> </w:delText>
        </w:r>
      </w:del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del w:id="2321" w:author="PR Preview" w:date="2026-01-01T00:00:00Z">
        <w:r>
          <w:delText xml:space="preserve"> </w:delText>
        </w:r>
      </w:del>
      <w:del w:id="2322" w:author="PR Preview" w:date="2026-01-01T00:00:00Z">
        <w:r>
          <w:delText xml:space="preserve">by positivity and definiteness of the inner product,</w:delText>
        </w:r>
      </w:del>
      <w:del w:id="2323" w:author="PR Preview" w:date="2026-01-01T00:00:00Z">
        <w:r>
          <w:delText xml:space="preserve"> </w:delText>
        </w:r>
      </w:del>
      <w:del w:id="2324" w:author="PR Preview" w:date="2026-01-01T00:00:00Z">
        <w:r>
          <w:delText xml:space="preserve">so</w:delText>
        </w:r>
      </w:del>
      <w:del w:id="2325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</m:oMath>
      <w:del w:id="2326" w:author="PR Preview" w:date="2026-01-01T00:00:00Z">
        <w:r>
          <w:delText xml:space="preserve"> </w:delText>
        </w:r>
      </w:del>
      <w:del w:id="2327" w:author="PR Preview" w:date="2026-01-01T00:00:00Z">
        <w:r>
          <w:delText xml:space="preserve">is positive definite (</w:delText>
        </w:r>
      </w:del>
      <w:hyperlink w:anchor="def-positive-definite">
        <w:del w:id="2328" w:author="PR Preview" w:date="2026-01-01T00:00:00Z">
          <w:r>
            <w:rPr>
              <w:rStyle w:val="Hyperlink"/>
            </w:rPr>
            <w:delText xml:space="preserve">Definition 22</w:delText>
          </w:r>
        </w:del>
      </w:hyperlink>
      <w:del w:id="2329" w:author="PR Preview" w:date="2026-01-01T00:00:00Z">
        <w:r>
          <w:delText xml:space="preserve">).</w:delText>
        </w:r>
      </w:del>
    </w:p>
    <w:p>
      <w:pPr>
        <w:pStyle w:val="BodyText"/>
      </w:pPr>
      <w:del w:id="2330" w:author="PR Preview" w:date="2026-01-01T00:00:00Z">
        <w:r>
          <w:delText xml:space="preserve">For uniqueness, if another matrix</w:delText>
        </w:r>
      </w:del>
      <w:del w:id="2331" w:author="PR Preview" w:date="2026-01-01T00:00:00Z">
        <w:r>
          <w:delText xml:space="preserve"> </w:delText>
        </w:r>
      </w:del>
      <m:oMath>
        <m:r>
          <m:rPr>
            <m:sty m:val="bi"/>
          </m:rPr>
          <m:t>B</m:t>
        </m:r>
      </m:oMath>
      <w:del w:id="2332" w:author="PR Preview" w:date="2026-01-01T00:00:00Z">
        <w:r>
          <w:delText xml:space="preserve"> </w:delText>
        </w:r>
      </w:del>
      <w:del w:id="2333" w:author="PR Preview" w:date="2026-01-01T00:00:00Z">
        <w:r>
          <w:delText xml:space="preserve">satisfies</w:delText>
        </w:r>
      </w:del>
      <w:del w:id="2334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2335" w:author="PR Preview" w:date="2026-01-01T00:00:00Z">
        <w:r>
          <w:delText xml:space="preserve"> </w:delText>
        </w:r>
      </w:del>
      <w:del w:id="2336" w:author="PR Preview" w:date="2026-01-01T00:00:00Z">
        <w:r>
          <w:delText xml:space="preserve">for all</w:delText>
        </w:r>
      </w:del>
      <w:del w:id="2337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2338" w:author="PR Preview" w:date="2026-01-01T00:00:00Z">
        <w:r>
          <w:delText xml:space="preserve">,</w:delText>
        </w:r>
      </w:del>
      <w:del w:id="2339" w:author="PR Preview" w:date="2026-01-01T00:00:00Z">
        <w:r>
          <w:delText xml:space="preserve"> </w:delText>
        </w:r>
      </w:del>
      <w:del w:id="2340" w:author="PR Preview" w:date="2026-01-01T00:00:00Z">
        <w:r>
          <w:delText xml:space="preserve">evaluating at</w:delText>
        </w:r>
      </w:del>
      <w:del w:id="2341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del w:id="2342" w:author="PR Preview" w:date="2026-01-01T00:00:00Z">
        <w:r>
          <w:delText xml:space="preserve"> </w:delText>
        </w:r>
      </w:del>
      <w:del w:id="2343" w:author="PR Preview" w:date="2026-01-01T00:00:00Z">
        <w:r>
          <w:delText xml:space="preserve">and</w:delText>
        </w:r>
      </w:del>
      <w:del w:id="2344" w:author="PR Preview" w:date="2026-01-01T00:00:00Z">
        <w:r>
          <w:delText xml:space="preserve"> </w:delText>
        </w:r>
      </w:del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del w:id="2345" w:author="PR Preview" w:date="2026-01-01T00:00:00Z">
        <w:r>
          <w:delText xml:space="preserve"> </w:delText>
        </w:r>
      </w:del>
      <w:del w:id="2346" w:author="PR Preview" w:date="2026-01-01T00:00:00Z">
        <w:r>
          <w:delText xml:space="preserve">gives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limLow>
                        <m:e>
                          <m:r>
                            <m:t>e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sSub>
                <m:e>
                  <m:limLow>
                    <m:e>
                      <m:r>
                        <m:t>e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limLow>
                        <m:e>
                          <m:r>
                            <m:t>e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limLow>
                        <m:e>
                          <m:r>
                            <m:t>e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BodyText"/>
      </w:pPr>
      <w:ins w:id="2347" w:author="PR Preview" w:date="2026-01-01T00:00:00Z">
        <w:r>
          <w:t xml:space="preserve">$$
    \begin{aligned}
    A_{ji} &amp;= \mathopen{}\left\langle \mathord{\smash[b]{\underset{\raise.3ex\hbox{$\scriptstyle\sim$}}{e}}\vphantom{e}}_j, \mathord{\smash[b]{\underset{\raise.3ex\hbox{$\scriptstyle\sim$}}{e}}\vphantom{e}}_i\right\rangle\mathclose{} \\
    &amp;= \mathopen{}\left\langle \mathord{\smash[b]{\underset{\raise.3ex\hbox{$\scriptstyle\sim$}}{e}}\vphantom{e}}_i, \mathord{\smash[b]{\underset{\raise.3ex\hbox{$\scriptstyle\sim$}}{e}}\vphantom{e}}_j\right\rangle\mathclose{} \\
    &amp;= A_{ij},
    \end{aligned}
    $$</w:t>
        </w:r>
      </w:ins>
    </w:p>
    <w:p>
      <w:pPr>
        <w:pStyle w:val="FirstParagraph"/>
      </w:pPr>
      <w:ins w:id="2348" w:author="PR Preview" w:date="2026-01-01T00:00:00Z">
        <w:r>
          <w:t xml:space="preserve">so</w:t>
        </w:r>
      </w:ins>
      <w:ins w:id="2349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2350" w:author="PR Preview" w:date="2026-01-01T00:00:00Z">
        <w:r>
          <w:t xml:space="preserve"> </w:t>
        </w:r>
      </w:ins>
      <w:ins w:id="2351" w:author="PR Preview" w:date="2026-01-01T00:00:00Z">
        <w:r>
          <w:t xml:space="preserve">is symmetric (</w:t>
        </w:r>
      </w:ins>
      <w:hyperlink w:anchor="def-symmetric-matrix">
        <w:ins w:id="2352" w:author="PR Preview" w:date="2026-01-01T00:00:00Z">
          <w:r>
            <w:rPr>
              <w:rStyle w:val="Hyperlink"/>
            </w:rPr>
            <w:t xml:space="preserve">Definition 3</w:t>
          </w:r>
        </w:ins>
      </w:hyperlink>
      <w:ins w:id="2353" w:author="PR Preview" w:date="2026-01-01T00:00:00Z">
        <w:r>
          <w:t xml:space="preserve">).</w:t>
        </w:r>
      </w:ins>
      <w:ins w:id="2354" w:author="PR Preview" w:date="2026-01-01T00:00:00Z">
        <w:r>
          <w:t xml:space="preserve"> </w:t>
        </w:r>
      </w:ins>
      <w:ins w:id="2355" w:author="PR Preview" w:date="2026-01-01T00:00:00Z">
        <w:r>
          <w:t xml:space="preserve">For any</w:t>
        </w:r>
      </w:ins>
      <w:ins w:id="2356" w:author="PR Preview" w:date="2026-01-01T00:00:00Z">
        <w:r>
          <w:t xml:space="preserve"> </w:t>
        </w:r>
      </w:ins>
      <w:ins w:id="2357" w:author="PR Preview" w:date="2026-01-01T00:00:00Z">
        <w:r>
          <w:t xml:space="preserve">$\mathord{\smash[b]{\underset{\raise.3ex\hbox{$\scriptstyle\sim$}}{x}}\vphantom{x}}\neq \mathord{\smash[b]{\underset{\raise.3ex\hbox{$\scriptstyle\sim$}}{0}}\vphantom{0}}$</w:t>
        </w:r>
      </w:ins>
      <w:ins w:id="2358" w:author="PR Preview" w:date="2026-01-01T00:00:00Z">
        <w:r>
          <w:t xml:space="preserve">,</w:t>
        </w:r>
      </w:ins>
      <w:ins w:id="2359" w:author="PR Preview" w:date="2026-01-01T00:00:00Z">
        <w:r>
          <w:t xml:space="preserve"> </w:t>
        </w:r>
      </w:ins>
      <w:ins w:id="2360" w:author="PR Preview" w:date="2026-01-01T00:00:00Z">
        <w:r>
          <w:t xml:space="preserve">${\mathord{\smash[b]{\underset{\raise.3ex\hbox{$\scriptstyle\sim$}}{x}}\vphantom{x}}}^{\top} \mathbf{A} \mathord{\smash[b]{\underset{\raise.3ex\hbox{$\scriptstyle\sim$}}{x}}\vphantom{x}} = \mathopen{}\left\langle \mathord{\smash[b]{\underset{\raise.3ex\hbox{$\scriptstyle\sim$}}{x}}\vphantom{x}}, \mathord{\smash[b]{\underset{\raise.3ex\hbox{$\scriptstyle\sim$}}{x}}\vphantom{x}}\right\rangle\mathclose{} &gt; 0$</w:t>
        </w:r>
      </w:ins>
      <w:ins w:id="2361" w:author="PR Preview" w:date="2026-01-01T00:00:00Z">
        <w:r>
          <w:t xml:space="preserve"> </w:t>
        </w:r>
      </w:ins>
      <w:ins w:id="2362" w:author="PR Preview" w:date="2026-01-01T00:00:00Z">
        <w:r>
          <w:t xml:space="preserve">by positivity and definiteness of the inner product,</w:t>
        </w:r>
      </w:ins>
      <w:ins w:id="2363" w:author="PR Preview" w:date="2026-01-01T00:00:00Z">
        <w:r>
          <w:t xml:space="preserve"> </w:t>
        </w:r>
      </w:ins>
      <w:ins w:id="2364" w:author="PR Preview" w:date="2026-01-01T00:00:00Z">
        <w:r>
          <w:t xml:space="preserve">so</w:t>
        </w:r>
      </w:ins>
      <w:ins w:id="2365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2366" w:author="PR Preview" w:date="2026-01-01T00:00:00Z">
        <w:r>
          <w:t xml:space="preserve"> </w:t>
        </w:r>
      </w:ins>
      <w:ins w:id="2367" w:author="PR Preview" w:date="2026-01-01T00:00:00Z">
        <w:r>
          <w:t xml:space="preserve">is positive definite (</w:t>
        </w:r>
      </w:ins>
      <w:hyperlink w:anchor="def-positive-definite">
        <w:ins w:id="2368" w:author="PR Preview" w:date="2026-01-01T00:00:00Z">
          <w:r>
            <w:rPr>
              <w:rStyle w:val="Hyperlink"/>
            </w:rPr>
            <w:t xml:space="preserve">Definition 22</w:t>
          </w:r>
        </w:ins>
      </w:hyperlink>
      <w:ins w:id="2369" w:author="PR Preview" w:date="2026-01-01T00:00:00Z">
        <w:r>
          <w:t xml:space="preserve">).</w:t>
        </w:r>
      </w:ins>
    </w:p>
    <w:p>
      <w:pPr>
        <w:pStyle w:val="BodyText"/>
      </w:pPr>
      <w:ins w:id="2370" w:author="PR Preview" w:date="2026-01-01T00:00:00Z">
        <w:r>
          <w:t xml:space="preserve">For uniqueness, if another matrix</w:t>
        </w:r>
      </w:ins>
      <w:ins w:id="2371" w:author="PR Preview" w:date="2026-01-01T00:00:00Z">
        <w:r>
          <w:t xml:space="preserve"> </w:t>
        </w:r>
      </w:ins>
      <m:oMath>
        <m:r>
          <m:rPr>
            <m:sty m:val="bi"/>
          </m:rPr>
          <m:t>B</m:t>
        </m:r>
      </m:oMath>
      <w:ins w:id="2372" w:author="PR Preview" w:date="2026-01-01T00:00:00Z">
        <w:r>
          <w:t xml:space="preserve"> </w:t>
        </w:r>
      </w:ins>
      <w:ins w:id="2373" w:author="PR Preview" w:date="2026-01-01T00:00:00Z">
        <w:r>
          <w:t xml:space="preserve">satisfies</w:t>
        </w:r>
      </w:ins>
      <w:ins w:id="2374" w:author="PR Preview" w:date="2026-01-01T00:00:00Z">
        <w:r>
          <w:t xml:space="preserve"> </w:t>
        </w:r>
      </w:ins>
      <w:ins w:id="2375" w:author="PR Preview" w:date="2026-01-01T00:00:00Z">
        <w:r>
          <w:t xml:space="preserve">$\mathopen{}\left\langle \mathord{\smash[b]{\underset{\raise.3ex\hbox{$\scriptstyle\sim$}}{x}}\vphantom{x}}, \mathord{\smash[b]{\underset{\raise.3ex\hbox{$\scriptstyle\sim$}}{y}}\vphantom{y}}\right\rangle\mathclose{} = {\mathord{\smash[b]{\underset{\raise.3ex\hbox{$\scriptstyle\sim$}}{x}}\vphantom{x}}}^{\top}\mathbf{B}\mathord{\smash[b]{\underset{\raise.3ex\hbox{$\scriptstyle\sim$}}{y}}\vphantom{y}}$</w:t>
        </w:r>
      </w:ins>
      <w:ins w:id="2376" w:author="PR Preview" w:date="2026-01-01T00:00:00Z">
        <w:r>
          <w:t xml:space="preserve"> </w:t>
        </w:r>
      </w:ins>
      <w:ins w:id="2377" w:author="PR Preview" w:date="2026-01-01T00:00:00Z">
        <w:r>
          <w:t xml:space="preserve">for all</w:t>
        </w:r>
      </w:ins>
      <w:ins w:id="2378" w:author="PR Preview" w:date="2026-01-01T00:00:00Z">
        <w:r>
          <w:t xml:space="preserve"> </w:t>
        </w:r>
      </w:ins>
      <w:ins w:id="2379" w:author="PR Preview" w:date="2026-01-01T00:00:00Z">
        <w:r>
          <w:t xml:space="preserve">$\mathord{\smash[b]{\underset{\raise.3ex\hbox{$\scriptstyle\sim$}}{x}}\vphantom{x}}, \mathord{\smash[b]{\underset{\raise.3ex\hbox{$\scriptstyle\sim$}}{y}}\vphantom{y}}$</w:t>
        </w:r>
      </w:ins>
      <w:ins w:id="2380" w:author="PR Preview" w:date="2026-01-01T00:00:00Z">
        <w:r>
          <w:t xml:space="preserve">,</w:t>
        </w:r>
      </w:ins>
      <w:ins w:id="2381" w:author="PR Preview" w:date="2026-01-01T00:00:00Z">
        <w:r>
          <w:t xml:space="preserve"> </w:t>
        </w:r>
      </w:ins>
      <w:ins w:id="2382" w:author="PR Preview" w:date="2026-01-01T00:00:00Z">
        <w:r>
          <w:t xml:space="preserve">evaluating at</w:t>
        </w:r>
      </w:ins>
      <w:ins w:id="2383" w:author="PR Preview" w:date="2026-01-01T00:00:00Z">
        <w:r>
          <w:t xml:space="preserve"> </w:t>
        </w:r>
      </w:ins>
      <w:ins w:id="2384" w:author="PR Preview" w:date="2026-01-01T00:00:00Z">
        <w:r>
          <w:t xml:space="preserve">$\mathord{\smash[b]{\underset{\raise.3ex\hbox{$\scriptstyle\sim$}}{x}}\vphantom{x}}= \mathord{\smash[b]{\underset{\raise.3ex\hbox{$\scriptstyle\sim$}}{e}}\vphantom{e}}_i$</w:t>
        </w:r>
      </w:ins>
      <w:ins w:id="2385" w:author="PR Preview" w:date="2026-01-01T00:00:00Z">
        <w:r>
          <w:t xml:space="preserve"> </w:t>
        </w:r>
      </w:ins>
      <w:ins w:id="2386" w:author="PR Preview" w:date="2026-01-01T00:00:00Z">
        <w:r>
          <w:t xml:space="preserve">and</w:t>
        </w:r>
      </w:ins>
      <w:ins w:id="2387" w:author="PR Preview" w:date="2026-01-01T00:00:00Z">
        <w:r>
          <w:t xml:space="preserve"> </w:t>
        </w:r>
      </w:ins>
      <w:ins w:id="2388" w:author="PR Preview" w:date="2026-01-01T00:00:00Z">
        <w:r>
          <w:t xml:space="preserve">$\mathord{\smash[b]{\underset{\raise.3ex\hbox{$\scriptstyle\sim$}}{y}}\vphantom{y}}= \mathord{\smash[b]{\underset{\raise.3ex\hbox{$\scriptstyle\sim$}}{e}}\vphantom{e}}_j$</w:t>
        </w:r>
      </w:ins>
      <w:ins w:id="2389" w:author="PR Preview" w:date="2026-01-01T00:00:00Z">
        <w:r>
          <w:t xml:space="preserve"> </w:t>
        </w:r>
      </w:ins>
      <w:ins w:id="2390" w:author="PR Preview" w:date="2026-01-01T00:00:00Z">
        <w:r>
          <w:t xml:space="preserve">gives</w:t>
        </w:r>
      </w:ins>
    </w:p>
    <w:p>
      <w:pPr>
        <w:pStyle w:val="BodyText"/>
      </w:pPr>
      <w:ins w:id="2391" w:author="PR Preview" w:date="2026-01-01T00:00:00Z">
        <w:r>
          <w:t xml:space="preserve">$$
    \begin{aligned}
    B_{ij} &amp;= {\mathord{\smash[b]{\underset{\raise.3ex\hbox{$\scriptstyle\sim$}}{e}}\vphantom{e}}_i}^{\top}\mathbf{B}\mathord{\smash[b]{\underset{\raise.3ex\hbox{$\scriptstyle\sim$}}{e}}\vphantom{e}}_j \\
    &amp;= \mathopen{}\left\langle \mathord{\smash[b]{\underset{\raise.3ex\hbox{$\scriptstyle\sim$}}{e}}\vphantom{e}}_i, \mathord{\smash[b]{\underset{\raise.3ex\hbox{$\scriptstyle\sim$}}{e}}\vphantom{e}}_j\right\rangle\mathclose{} \\
    &amp;= A_{ij},
    \end{aligned}
    $$</w:t>
        </w:r>
      </w:ins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140" w:name="exm-matrix-induced-inner-product-axioms"/>
    <w:p>
      <w:pPr>
        <w:pStyle w:val="BodyText"/>
      </w:pPr>
      <w:del w:id="2392" w:author="PR Preview" w:date="2026-01-01T00:00:00Z">
        <w:r>
          <w:rPr>
            <w:b/>
            <w:bCs/>
          </w:rPr>
          <w:delText xml:space="preserve">Example 33 (Checking the inner product axioms, and recovering the matrix from the inner product)</w:delText>
        </w:r>
      </w:del>
      <w:del w:id="2393" w:author="PR Preview" w:date="2026-01-01T00:00:00Z">
        <w:r>
          <w:delText xml:space="preserve"> </w:delText>
        </w:r>
      </w:del>
      <w:del w:id="2394" w:author="PR Preview" w:date="2026-01-01T00:00:00Z">
        <w:r>
          <w:delText xml:space="preserve">Take</w:delText>
        </w:r>
      </w:del>
      <w:del w:id="2395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del w:id="2396" w:author="PR Preview" w:date="2026-01-01T00:00:00Z">
        <w:r>
          <w:delText xml:space="preserve"> </w:delText>
        </w:r>
      </w:del>
      <w:del w:id="2397" w:author="PR Preview" w:date="2026-01-01T00:00:00Z">
        <w:r>
          <w:delText xml:space="preserve">from</w:delText>
        </w:r>
      </w:del>
      <w:del w:id="2398" w:author="PR Preview" w:date="2026-01-01T00:00:00Z">
        <w:r>
          <w:delText xml:space="preserve"> </w:delText>
        </w:r>
      </w:del>
      <w:hyperlink w:anchor="exm-matrix-induced-inner-product">
        <w:del w:id="2399" w:author="PR Preview" w:date="2026-01-01T00:00:00Z">
          <w:r>
            <w:rPr>
              <w:rStyle w:val="Hyperlink"/>
            </w:rPr>
            <w:delText xml:space="preserve">Example 32</w:delText>
          </w:r>
        </w:del>
      </w:hyperlink>
      <w:del w:id="2400" w:author="PR Preview" w:date="2026-01-01T00:00:00Z">
        <w:r>
          <w:delText xml:space="preserve">,</w:delText>
        </w:r>
      </w:del>
      <w:del w:id="2401" w:author="PR Preview" w:date="2026-01-01T00:00:00Z">
        <w:r>
          <w:delText xml:space="preserve"> </w:delText>
        </w:r>
      </w:del>
      <w:del w:id="2402" w:author="PR Preview" w:date="2026-01-01T00:00:00Z">
        <w:r>
          <w:delText xml:space="preserve">the vectors</w:delText>
        </w:r>
      </w:del>
      <w:del w:id="2403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del w:id="2404" w:author="PR Preview" w:date="2026-01-01T00:00:00Z">
        <w:r>
          <w:delText xml:space="preserve">,</w:delText>
        </w:r>
      </w:del>
      <w:del w:id="2405" w:author="PR Preview" w:date="2026-01-01T00:00:00Z">
        <w:r>
          <w:delText xml:space="preserve"> </w:delText>
        </w:r>
      </w:del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del w:id="2406" w:author="PR Preview" w:date="2026-01-01T00:00:00Z">
        <w:r>
          <w:delText xml:space="preserve"> </w:delText>
        </w:r>
      </w:del>
      <w:del w:id="2407" w:author="PR Preview" w:date="2026-01-01T00:00:00Z">
        <w:r>
          <w:delText xml:space="preserve">and</w:delText>
        </w:r>
      </w:del>
      <w:del w:id="2408" w:author="PR Preview" w:date="2026-01-01T00:00:00Z">
        <w:r>
          <w:delText xml:space="preserve"> </w:delText>
        </w:r>
      </w:del>
      <m:oMath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del w:id="2409" w:author="PR Preview" w:date="2026-01-01T00:00:00Z">
        <w:r>
          <w:delText xml:space="preserve">,</w:delText>
        </w:r>
      </w:del>
      <w:del w:id="2410" w:author="PR Preview" w:date="2026-01-01T00:00:00Z">
        <w:r>
          <w:delText xml:space="preserve"> </w:delText>
        </w:r>
      </w:del>
      <w:del w:id="2411" w:author="PR Preview" w:date="2026-01-01T00:00:00Z">
        <w:r>
          <w:delText xml:space="preserve">and the numbers</w:delText>
        </w:r>
      </w:del>
      <w:del w:id="2412" w:author="PR Preview" w:date="2026-01-01T00:00:00Z">
        <w:r>
          <w:delText xml:space="preserve"> </w:delText>
        </w:r>
      </w:del>
      <m:oMath>
        <m:r>
          <m:t>a</m:t>
        </m:r>
        <m:r>
          <m:rPr>
            <m:sty m:val="p"/>
          </m:rPr>
          <m:t>=</m:t>
        </m:r>
        <m:r>
          <m:t>2</m:t>
        </m:r>
      </m:oMath>
      <w:del w:id="2413" w:author="PR Preview" w:date="2026-01-01T00:00:00Z">
        <w:r>
          <w:delText xml:space="preserve"> </w:delText>
        </w:r>
      </w:del>
      <w:del w:id="2414" w:author="PR Preview" w:date="2026-01-01T00:00:00Z">
        <w:r>
          <w:delText xml:space="preserve">and</w:delText>
        </w:r>
      </w:del>
      <w:del w:id="2415" w:author="PR Preview" w:date="2026-01-01T00:00:00Z">
        <w:r>
          <w:delText xml:space="preserve"> </w:delText>
        </w:r>
      </w:del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del w:id="2416" w:author="PR Preview" w:date="2026-01-01T00:00:00Z">
        <w:r>
          <w:delText xml:space="preserve">.</w:delText>
        </w:r>
      </w:del>
      <w:del w:id="2417" w:author="PR Preview" w:date="2026-01-01T00:00:00Z">
        <w:r>
          <w:delText xml:space="preserve"> </w:delText>
        </w:r>
      </w:del>
      <w:del w:id="2418" w:author="PR Preview" w:date="2026-01-01T00:00:00Z">
        <w:r>
          <w:delText xml:space="preserve">The code computes both sides of each axiom in</w:delText>
        </w:r>
      </w:del>
      <w:del w:id="2419" w:author="PR Preview" w:date="2026-01-01T00:00:00Z">
        <w:r>
          <w:delText xml:space="preserve"> </w:delText>
        </w:r>
      </w:del>
      <w:hyperlink w:anchor="thm-matrix-induced-inner-product">
        <w:del w:id="2420" w:author="PR Preview" w:date="2026-01-01T00:00:00Z">
          <w:r>
            <w:rPr>
              <w:rStyle w:val="Hyperlink"/>
            </w:rPr>
            <w:delText xml:space="preserve">Theorem 16</w:delText>
          </w:r>
        </w:del>
      </w:hyperlink>
      <w:del w:id="2421" w:author="PR Preview" w:date="2026-01-01T00:00:00Z">
        <w:r>
          <w:delText xml:space="preserve">,</w:delText>
        </w:r>
      </w:del>
      <w:del w:id="2422" w:author="PR Preview" w:date="2026-01-01T00:00:00Z">
        <w:r>
          <w:delText xml:space="preserve"> </w:delText>
        </w:r>
      </w:del>
      <w:del w:id="2423" w:author="PR Preview" w:date="2026-01-01T00:00:00Z">
        <w:r>
          <w:delText xml:space="preserve">and then the numbers</w:delText>
        </w:r>
      </w:del>
      <w:del w:id="2424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sSub>
              <m:e>
                <m:limLow>
                  <m:e>
                    <m:r>
                      <m:t>e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limLow>
                  <m:e>
                    <m:r>
                      <m:t>e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j</m:t>
                </m:r>
              </m:sub>
            </m:sSub>
          </m:e>
        </m:d>
        <m:sSub>
          <m:e>
            <m:r>
              <m:t>​</m:t>
            </m:r>
          </m:e>
          <m:sub>
            <m:r>
              <m:rPr>
                <m:sty m:val="bi"/>
              </m:rPr>
              <m:t>A</m:t>
            </m:r>
          </m:sub>
        </m:sSub>
      </m:oMath>
      <w:del w:id="2425" w:author="PR Preview" w:date="2026-01-01T00:00:00Z">
        <w:r>
          <w:delText xml:space="preserve"> </w:delText>
        </w:r>
      </w:del>
      <w:del w:id="2426" w:author="PR Preview" w:date="2026-01-01T00:00:00Z">
        <w:r>
          <w:delText xml:space="preserve">for the standard basis vectors.</w:delText>
        </w:r>
      </w:del>
    </w:p>
    <w:p>
      <w:pPr>
        <w:pStyle w:val="BodyText"/>
      </w:pPr>
      <w:ins w:id="2427" w:author="PR Preview" w:date="2026-01-01T00:00:00Z">
        <w:r>
          <w:rPr>
            <w:b/>
            <w:bCs/>
          </w:rPr>
          <w:t xml:space="preserve">Example 33 (Checking the inner product axioms, and recovering the matrix from the inner product)</w:t>
        </w:r>
      </w:ins>
      <w:ins w:id="2428" w:author="PR Preview" w:date="2026-01-01T00:00:00Z">
        <w:r>
          <w:t xml:space="preserve"> </w:t>
        </w:r>
      </w:ins>
      <w:ins w:id="2429" w:author="PR Preview" w:date="2026-01-01T00:00:00Z">
        <w:r>
          <w:t xml:space="preserve">Take</w:t>
        </w:r>
      </w:ins>
      <w:ins w:id="2430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ins w:id="2431" w:author="PR Preview" w:date="2026-01-01T00:00:00Z">
        <w:r>
          <w:t xml:space="preserve"> </w:t>
        </w:r>
      </w:ins>
      <w:ins w:id="2432" w:author="PR Preview" w:date="2026-01-01T00:00:00Z">
        <w:r>
          <w:t xml:space="preserve">from</w:t>
        </w:r>
      </w:ins>
      <w:ins w:id="2433" w:author="PR Preview" w:date="2026-01-01T00:00:00Z">
        <w:r>
          <w:t xml:space="preserve"> </w:t>
        </w:r>
      </w:ins>
      <w:hyperlink w:anchor="exm-matrix-induced-inner-product">
        <w:ins w:id="2434" w:author="PR Preview" w:date="2026-01-01T00:00:00Z">
          <w:r>
            <w:rPr>
              <w:rStyle w:val="Hyperlink"/>
            </w:rPr>
            <w:t xml:space="preserve">Example 32</w:t>
          </w:r>
        </w:ins>
      </w:hyperlink>
      <w:ins w:id="2435" w:author="PR Preview" w:date="2026-01-01T00:00:00Z">
        <w:r>
          <w:t xml:space="preserve">,</w:t>
        </w:r>
      </w:ins>
      <w:ins w:id="2436" w:author="PR Preview" w:date="2026-01-01T00:00:00Z">
        <w:r>
          <w:t xml:space="preserve"> </w:t>
        </w:r>
      </w:ins>
      <w:ins w:id="2437" w:author="PR Preview" w:date="2026-01-01T00:00:00Z">
        <w:r>
          <w:t xml:space="preserve">the vectors</w:t>
        </w:r>
      </w:ins>
      <w:ins w:id="2438" w:author="PR Preview" w:date="2026-01-01T00:00:00Z">
        <w:r>
          <w:t xml:space="preserve"> </w:t>
        </w:r>
      </w:ins>
      <w:ins w:id="2439" w:author="PR Preview" w:date="2026-01-01T00:00:00Z">
        <w:r>
          <w:t xml:space="preserve">$\mathord{\smash[b]{\underset{\raise.3ex\hbox{$\scriptstyle\sim$}}{x}}\vphantom{x}}= (1, 2)$</w:t>
        </w:r>
      </w:ins>
      <w:ins w:id="2440" w:author="PR Preview" w:date="2026-01-01T00:00:00Z">
        <w:r>
          <w:t xml:space="preserve">,</w:t>
        </w:r>
      </w:ins>
      <w:ins w:id="2441" w:author="PR Preview" w:date="2026-01-01T00:00:00Z">
        <w:r>
          <w:t xml:space="preserve"> </w:t>
        </w:r>
      </w:ins>
      <w:ins w:id="2442" w:author="PR Preview" w:date="2026-01-01T00:00:00Z">
        <w:r>
          <w:t xml:space="preserve">$\mathord{\smash[b]{\underset{\raise.3ex\hbox{$\scriptstyle\sim$}}{y}}\vphantom{y}}= (3, -1)$</w:t>
        </w:r>
      </w:ins>
      <w:ins w:id="2443" w:author="PR Preview" w:date="2026-01-01T00:00:00Z">
        <w:r>
          <w:t xml:space="preserve"> </w:t>
        </w:r>
      </w:ins>
      <w:ins w:id="2444" w:author="PR Preview" w:date="2026-01-01T00:00:00Z">
        <w:r>
          <w:t xml:space="preserve">and</w:t>
        </w:r>
      </w:ins>
      <w:ins w:id="2445" w:author="PR Preview" w:date="2026-01-01T00:00:00Z">
        <w:r>
          <w:t xml:space="preserve"> </w:t>
        </w:r>
      </w:ins>
      <w:ins w:id="2446" w:author="PR Preview" w:date="2026-01-01T00:00:00Z">
        <w:r>
          <w:t xml:space="preserve">$\mathord{\smash[b]{\underset{\raise.3ex\hbox{$\scriptstyle\sim$}}{z}}\vphantom{z}} = (0, 4)$</w:t>
        </w:r>
      </w:ins>
      <w:ins w:id="2447" w:author="PR Preview" w:date="2026-01-01T00:00:00Z">
        <w:r>
          <w:t xml:space="preserve">,</w:t>
        </w:r>
      </w:ins>
      <w:ins w:id="2448" w:author="PR Preview" w:date="2026-01-01T00:00:00Z">
        <w:r>
          <w:t xml:space="preserve"> </w:t>
        </w:r>
      </w:ins>
      <w:ins w:id="2449" w:author="PR Preview" w:date="2026-01-01T00:00:00Z">
        <w:r>
          <w:t xml:space="preserve">and the numbers</w:t>
        </w:r>
      </w:ins>
      <w:ins w:id="2450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=</m:t>
        </m:r>
        <m:r>
          <m:t>2</m:t>
        </m:r>
      </m:oMath>
      <w:ins w:id="2451" w:author="PR Preview" w:date="2026-01-01T00:00:00Z">
        <w:r>
          <w:t xml:space="preserve"> </w:t>
        </w:r>
      </w:ins>
      <w:ins w:id="2452" w:author="PR Preview" w:date="2026-01-01T00:00:00Z">
        <w:r>
          <w:t xml:space="preserve">and</w:t>
        </w:r>
      </w:ins>
      <w:ins w:id="2453" w:author="PR Preview" w:date="2026-01-01T00:00:00Z">
        <w:r>
          <w:t xml:space="preserve"> </w:t>
        </w:r>
      </w:ins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ins w:id="2454" w:author="PR Preview" w:date="2026-01-01T00:00:00Z">
        <w:r>
          <w:t xml:space="preserve">.</w:t>
        </w:r>
      </w:ins>
      <w:ins w:id="2455" w:author="PR Preview" w:date="2026-01-01T00:00:00Z">
        <w:r>
          <w:t xml:space="preserve"> </w:t>
        </w:r>
      </w:ins>
      <w:ins w:id="2456" w:author="PR Preview" w:date="2026-01-01T00:00:00Z">
        <w:r>
          <w:t xml:space="preserve">The code computes both sides of each axiom in</w:t>
        </w:r>
      </w:ins>
      <w:ins w:id="2457" w:author="PR Preview" w:date="2026-01-01T00:00:00Z">
        <w:r>
          <w:t xml:space="preserve"> </w:t>
        </w:r>
      </w:ins>
      <w:hyperlink w:anchor="thm-matrix-induced-inner-product">
        <w:ins w:id="2458" w:author="PR Preview" w:date="2026-01-01T00:00:00Z">
          <w:r>
            <w:rPr>
              <w:rStyle w:val="Hyperlink"/>
            </w:rPr>
            <w:t xml:space="preserve">Theorem 16</w:t>
          </w:r>
        </w:ins>
      </w:hyperlink>
      <w:ins w:id="2459" w:author="PR Preview" w:date="2026-01-01T00:00:00Z">
        <w:r>
          <w:t xml:space="preserve">,</w:t>
        </w:r>
      </w:ins>
      <w:ins w:id="2460" w:author="PR Preview" w:date="2026-01-01T00:00:00Z">
        <w:r>
          <w:t xml:space="preserve"> </w:t>
        </w:r>
      </w:ins>
      <w:ins w:id="2461" w:author="PR Preview" w:date="2026-01-01T00:00:00Z">
        <w:r>
          <w:t xml:space="preserve">and then the numbers</w:t>
        </w:r>
      </w:ins>
      <w:ins w:id="2462" w:author="PR Preview" w:date="2026-01-01T00:00:00Z">
        <w:r>
          <w:t xml:space="preserve"> </w:t>
        </w:r>
      </w:ins>
      <w:ins w:id="2463" w:author="PR Preview" w:date="2026-01-01T00:00:00Z">
        <w:r>
          <w:t xml:space="preserve">$\mathopen{}\left\langle \mathord{\smash[b]{\underset{\raise.3ex\hbox{$\scriptstyle\sim$}}{e}}\vphantom{e}}_i, \mathord{\smash[b]{\underset{\raise.3ex\hbox{$\scriptstyle\sim$}}{e}}\vphantom{e}}_j\right\rangle\mathclose{}_{\mathbf{A}}$</w:t>
        </w:r>
      </w:ins>
      <w:ins w:id="2464" w:author="PR Preview" w:date="2026-01-01T00:00:00Z">
        <w:r>
          <w:t xml:space="preserve"> </w:t>
        </w:r>
      </w:ins>
      <w:ins w:id="2465" w:author="PR Preview" w:date="2026-01-01T00:00:00Z">
        <w:r>
          <w:t xml:space="preserve">for the standard basis vectors.</w:t>
        </w:r>
      </w:ins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y) </w:t>
      </w:r>
      <w:r>
        <w:rPr>
          <w:rStyle w:val="FunctionTok"/>
        </w:rPr>
        <w:t xml:space="preserve">drop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y)</w:t>
      </w:r>
      <w:r>
        <w:br/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3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positivity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(x, 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symmetry_xy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(x, y),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symmetry_yx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(y, 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linearity_left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y, z),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linearity_right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(x, z)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(y, z)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positivity     symmetry_xy     symmetry_yx  linearity_left linearity_right </w:t>
      </w:r>
      <w:r>
        <w:br/>
      </w:r>
      <w:r>
        <w:rPr>
          <w:rStyle w:val="CommentTok"/>
        </w:rPr>
        <w:t xml:space="preserve">#&gt;              14               7               7              28              28</w:t>
      </w:r>
      <w:r>
        <w:br/>
      </w:r>
      <w:r>
        <w:br/>
      </w:r>
      <w:r>
        <w:rPr>
          <w:rStyle w:val="NormalTok"/>
        </w:rPr>
        <w:t xml:space="preserve">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diag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recovered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Vectorize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(i, j)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(e[, i], e[, j])))</w:t>
      </w:r>
      <w:r>
        <w:br/>
      </w:r>
      <w:r>
        <w:rPr>
          <w:rStyle w:val="NormalTok"/>
        </w:rPr>
        <w:t xml:space="preserve">recovered</w:t>
      </w:r>
      <w:r>
        <w:br/>
      </w:r>
      <w:r>
        <w:rPr>
          <w:rStyle w:val="CommentTok"/>
        </w:rPr>
        <w:t xml:space="preserve">#&gt;      [,1] [,2]</w:t>
      </w:r>
      <w:r>
        <w:br/>
      </w:r>
      <w:r>
        <w:rPr>
          <w:rStyle w:val="CommentTok"/>
        </w:rPr>
        <w:t xml:space="preserve">#&gt; [1,]    2    1</w:t>
      </w:r>
      <w:r>
        <w:br/>
      </w:r>
      <w:r>
        <w:rPr>
          <w:rStyle w:val="CommentTok"/>
        </w:rPr>
        <w:t xml:space="preserve">#&gt; [2,]    1    2</w:t>
      </w:r>
    </w:p>
    <w:p>
      <w:pPr>
        <w:pStyle w:val="FirstParagraph"/>
      </w:pPr>
      <w:del w:id="2466" w:author="PR Preview" w:date="2026-01-01T00:00:00Z">
        <w:r>
          <w:delText xml:space="preserve">The inner product of</w:delText>
        </w:r>
      </w:del>
      <w:del w:id="2467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2468" w:author="PR Preview" w:date="2026-01-01T00:00:00Z">
        <w:r>
          <w:delText xml:space="preserve"> </w:delText>
        </w:r>
      </w:del>
      <w:del w:id="2469" w:author="PR Preview" w:date="2026-01-01T00:00:00Z">
        <w:r>
          <w:delText xml:space="preserve">with itself is 14, which is positive.</w:delText>
        </w:r>
      </w:del>
      <w:del w:id="2470" w:author="PR Preview" w:date="2026-01-01T00:00:00Z">
        <w:r>
          <w:delText xml:space="preserve"> </w:delText>
        </w:r>
      </w:del>
      <w:del w:id="2471" w:author="PR Preview" w:date="2026-01-01T00:00:00Z">
        <w:r>
          <w:delText xml:space="preserve">The two orders give the same number, 7 and 7.</w:delText>
        </w:r>
      </w:del>
      <w:del w:id="2472" w:author="PR Preview" w:date="2026-01-01T00:00:00Z">
        <w:r>
          <w:delText xml:space="preserve"> </w:delText>
        </w:r>
      </w:del>
      <w:del w:id="2473" w:author="PR Preview" w:date="2026-01-01T00:00:00Z">
        <w:r>
          <w:delText xml:space="preserve">Both sides of the linearity axiom equal 28.</w:delText>
        </w:r>
      </w:del>
      <w:del w:id="2474" w:author="PR Preview" w:date="2026-01-01T00:00:00Z">
        <w:r>
          <w:delText xml:space="preserve"> </w:delText>
        </w:r>
      </w:del>
      <w:del w:id="2475" w:author="PR Preview" w:date="2026-01-01T00:00:00Z">
        <w:r>
          <w:delText xml:space="preserve">The matrix of numbers</w:delText>
        </w:r>
      </w:del>
      <w:del w:id="2476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sSub>
              <m:e>
                <m:limLow>
                  <m:e>
                    <m:r>
                      <m:t>e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limLow>
                  <m:e>
                    <m:r>
                      <m:t>e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j</m:t>
                </m:r>
              </m:sub>
            </m:sSub>
          </m:e>
        </m:d>
        <m:sSub>
          <m:e>
            <m:r>
              <m:t>​</m:t>
            </m:r>
          </m:e>
          <m:sub>
            <m:r>
              <m:rPr>
                <m:sty m:val="bi"/>
              </m:rPr>
              <m:t>A</m:t>
            </m:r>
          </m:sub>
        </m:sSub>
      </m:oMath>
      <w:del w:id="2477" w:author="PR Preview" w:date="2026-01-01T00:00:00Z">
        <w:r>
          <w:delText xml:space="preserve"> </w:delText>
        </w:r>
      </w:del>
      <w:del w:id="2478" w:author="PR Preview" w:date="2026-01-01T00:00:00Z">
        <w:r>
          <w:delText xml:space="preserve">is</w:delText>
        </w:r>
      </w:del>
      <w:del w:id="2479" w:author="PR Preview" w:date="2026-01-01T00:00:00Z">
        <w:r>
          <w:delText xml:space="preserve"> </w:delText>
        </w:r>
      </w:del>
      <w:del w:id="2480" w:author="PR Preview" w:date="2026-01-01T00:00:00Z">
        <w:r>
          <w:delText xml:space="preserve">equal to</w:delText>
        </w:r>
      </w:del>
      <w:del w:id="2481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</m:oMath>
      <w:del w:id="2482" w:author="PR Preview" w:date="2026-01-01T00:00:00Z">
        <w:r>
          <w:delText xml:space="preserve">,</w:delText>
        </w:r>
      </w:del>
      <w:del w:id="2483" w:author="PR Preview" w:date="2026-01-01T00:00:00Z">
        <w:r>
          <w:delText xml:space="preserve"> </w:delText>
        </w:r>
      </w:del>
      <w:del w:id="2484" w:author="PR Preview" w:date="2026-01-01T00:00:00Z">
        <w:r>
          <w:delText xml:space="preserve">as the converse in</w:delText>
        </w:r>
      </w:del>
      <w:del w:id="2485" w:author="PR Preview" w:date="2026-01-01T00:00:00Z">
        <w:r>
          <w:delText xml:space="preserve"> </w:delText>
        </w:r>
      </w:del>
      <w:hyperlink w:anchor="thm-matrix-induced-inner-product">
        <w:del w:id="2486" w:author="PR Preview" w:date="2026-01-01T00:00:00Z">
          <w:r>
            <w:rPr>
              <w:rStyle w:val="Hyperlink"/>
            </w:rPr>
            <w:delText xml:space="preserve">Theorem 16</w:delText>
          </w:r>
        </w:del>
      </w:hyperlink>
      <w:del w:id="2487" w:author="PR Preview" w:date="2026-01-01T00:00:00Z">
        <w:r>
          <w:delText xml:space="preserve"> </w:delText>
        </w:r>
      </w:del>
      <w:del w:id="2488" w:author="PR Preview" w:date="2026-01-01T00:00:00Z">
        <w:r>
          <w:delText xml:space="preserve">says.</w:delText>
        </w:r>
      </w:del>
    </w:p>
    <w:p>
      <w:pPr>
        <w:pStyle w:val="FirstParagraph"/>
      </w:pPr>
      <w:ins w:id="2489" w:author="PR Preview" w:date="2026-01-01T00:00:00Z">
        <w:r>
          <w:t xml:space="preserve">The inner product of</w:t>
        </w:r>
      </w:ins>
      <w:ins w:id="2490" w:author="PR Preview" w:date="2026-01-01T00:00:00Z">
        <w:r>
          <w:t xml:space="preserve"> </w:t>
        </w:r>
      </w:ins>
      <w:ins w:id="2491" w:author="PR Preview" w:date="2026-01-01T00:00:00Z">
        <w:r>
          <w:t xml:space="preserve">$\mathord{\smash[b]{\underset{\raise.3ex\hbox{$\scriptstyle\sim$}}{x}}\vphantom{x}}$</w:t>
        </w:r>
      </w:ins>
      <w:ins w:id="2492" w:author="PR Preview" w:date="2026-01-01T00:00:00Z">
        <w:r>
          <w:t xml:space="preserve"> </w:t>
        </w:r>
      </w:ins>
      <w:ins w:id="2493" w:author="PR Preview" w:date="2026-01-01T00:00:00Z">
        <w:r>
          <w:t xml:space="preserve">with itself is 14, which is positive.</w:t>
        </w:r>
      </w:ins>
      <w:ins w:id="2494" w:author="PR Preview" w:date="2026-01-01T00:00:00Z">
        <w:r>
          <w:t xml:space="preserve"> </w:t>
        </w:r>
      </w:ins>
      <w:ins w:id="2495" w:author="PR Preview" w:date="2026-01-01T00:00:00Z">
        <w:r>
          <w:t xml:space="preserve">The two orders give the same number, 7 and 7.</w:t>
        </w:r>
      </w:ins>
      <w:ins w:id="2496" w:author="PR Preview" w:date="2026-01-01T00:00:00Z">
        <w:r>
          <w:t xml:space="preserve"> </w:t>
        </w:r>
      </w:ins>
      <w:ins w:id="2497" w:author="PR Preview" w:date="2026-01-01T00:00:00Z">
        <w:r>
          <w:t xml:space="preserve">Both sides of the linearity axiom equal 28.</w:t>
        </w:r>
      </w:ins>
      <w:ins w:id="2498" w:author="PR Preview" w:date="2026-01-01T00:00:00Z">
        <w:r>
          <w:t xml:space="preserve"> </w:t>
        </w:r>
      </w:ins>
      <w:ins w:id="2499" w:author="PR Preview" w:date="2026-01-01T00:00:00Z">
        <w:r>
          <w:t xml:space="preserve">The matrix of numbers</w:t>
        </w:r>
      </w:ins>
      <w:ins w:id="2500" w:author="PR Preview" w:date="2026-01-01T00:00:00Z">
        <w:r>
          <w:t xml:space="preserve"> </w:t>
        </w:r>
      </w:ins>
      <w:ins w:id="2501" w:author="PR Preview" w:date="2026-01-01T00:00:00Z">
        <w:r>
          <w:t xml:space="preserve">$\mathopen{}\left\langle \mathord{\smash[b]{\underset{\raise.3ex\hbox{$\scriptstyle\sim$}}{e}}\vphantom{e}}_i, \mathord{\smash[b]{\underset{\raise.3ex\hbox{$\scriptstyle\sim$}}{e}}\vphantom{e}}_j\right\rangle\mathclose{}_{\mathbf{A}}$</w:t>
        </w:r>
      </w:ins>
      <w:ins w:id="2502" w:author="PR Preview" w:date="2026-01-01T00:00:00Z">
        <w:r>
          <w:t xml:space="preserve"> </w:t>
        </w:r>
      </w:ins>
      <w:ins w:id="2503" w:author="PR Preview" w:date="2026-01-01T00:00:00Z">
        <w:r>
          <w:t xml:space="preserve">is</w:t>
        </w:r>
      </w:ins>
      <w:ins w:id="2504" w:author="PR Preview" w:date="2026-01-01T00:00:00Z">
        <w:r>
          <w:t xml:space="preserve"> </w:t>
        </w:r>
      </w:ins>
      <w:ins w:id="2505" w:author="PR Preview" w:date="2026-01-01T00:00:00Z">
        <w:r>
          <w:t xml:space="preserve">equal to</w:t>
        </w:r>
      </w:ins>
      <w:ins w:id="2506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2507" w:author="PR Preview" w:date="2026-01-01T00:00:00Z">
        <w:r>
          <w:t xml:space="preserve">,</w:t>
        </w:r>
      </w:ins>
      <w:ins w:id="2508" w:author="PR Preview" w:date="2026-01-01T00:00:00Z">
        <w:r>
          <w:t xml:space="preserve"> </w:t>
        </w:r>
      </w:ins>
      <w:ins w:id="2509" w:author="PR Preview" w:date="2026-01-01T00:00:00Z">
        <w:r>
          <w:t xml:space="preserve">as the converse in</w:t>
        </w:r>
      </w:ins>
      <w:ins w:id="2510" w:author="PR Preview" w:date="2026-01-01T00:00:00Z">
        <w:r>
          <w:t xml:space="preserve"> </w:t>
        </w:r>
      </w:ins>
      <w:hyperlink w:anchor="thm-matrix-induced-inner-product">
        <w:ins w:id="2511" w:author="PR Preview" w:date="2026-01-01T00:00:00Z">
          <w:r>
            <w:rPr>
              <w:rStyle w:val="Hyperlink"/>
            </w:rPr>
            <w:t xml:space="preserve">Theorem 16</w:t>
          </w:r>
        </w:ins>
      </w:hyperlink>
      <w:ins w:id="2512" w:author="PR Preview" w:date="2026-01-01T00:00:00Z">
        <w:r>
          <w:t xml:space="preserve"> </w:t>
        </w:r>
      </w:ins>
      <w:ins w:id="2513" w:author="PR Preview" w:date="2026-01-01T00:00:00Z">
        <w:r>
          <w:t xml:space="preserve">says.</w:t>
        </w:r>
      </w:ins>
    </w:p>
    <w:bookmarkEnd w:id="140"/>
    <w:bookmarkStart w:id="141" w:name="cor-pd-transpose-product"/>
    <w:p>
      <w:pPr>
        <w:pStyle w:val="BodyText"/>
      </w:pPr>
      <w:r>
        <w:rPr>
          <w:b/>
          <w:bCs/>
        </w:rPr>
        <w:t xml:space="preserve">Corollary 2 (A positive definite matrix is a transpose product)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positive definite matrix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W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W</m:t>
        </m:r>
      </m:oMath>
      <w:r>
        <w:t xml:space="preserve"> </w:t>
      </w:r>
      <w:r>
        <w:t xml:space="preserve">for some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W</m:t>
        </m:r>
      </m:oMath>
      <w:r>
        <w:t xml:space="preserve">.</w:t>
      </w:r>
    </w:p>
    <w:bookmarkEnd w:id="14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spectral theorem (</w:t>
      </w:r>
      <w:hyperlink w:anchor="thm-spectral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orthogonal 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diagonal with the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on its diagonal.</w:t>
      </w:r>
      <w:r>
        <w:t xml:space="preserve"> </w:t>
      </w:r>
      <w:r>
        <w:t xml:space="preserve">These are positive (</w:t>
      </w:r>
      <w:hyperlink w:anchor="thm-definite-eigenvalues">
        <w:r>
          <w:rPr>
            <w:rStyle w:val="Hyperlink"/>
          </w:rPr>
          <w:t xml:space="preserve">Theorem 14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, the diagonal matrix with entries</w:t>
      </w:r>
      <w:r>
        <w:t xml:space="preserve"> </w:t>
      </w:r>
      <m:oMath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rad>
      </m:oMath>
      <w:r>
        <w:t xml:space="preserve">, is defined.</w:t>
      </w:r>
      <w:r>
        <w:t xml:space="preserve"> </w:t>
      </w:r>
      <w:r>
        <w:t xml:space="preserve">Take</w:t>
      </w:r>
      <w:r>
        <w:t xml:space="preserve"> </w:t>
      </w:r>
      <m:oMath>
        <m:r>
          <m:rPr>
            <m:sty m:val="bi"/>
          </m:rPr>
          <m:t>W</m:t>
        </m:r>
        <m:r>
          <m:rPr>
            <m:sty m:val="p"/>
          </m:rPr>
          <m:t>=</m:t>
        </m:r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is diagonal,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"/>
                  </m:rPr>
                  <m:t>Λ</m:t>
                </m:r>
              </m:e>
              <m:sup>
                <m:r>
                  <m:t>1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W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W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>
        <m:r>
          <m:rPr>
            <m:sty m:val="bi"/>
          </m:rPr>
          <m:t>W</m:t>
        </m:r>
      </m:oMath>
      <w:r>
        <w:t xml:space="preserve"> </w:t>
      </w:r>
      <w:r>
        <w:t xml:space="preserve">is invertible, because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inverse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is diagonal with positive entries,</w:t>
      </w:r>
      <w:r>
        <w:t xml:space="preserve"> </w:t>
      </w:r>
      <w:r>
        <w:t xml:space="preserve">so it has the diagonal inverse with entries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rad>
      </m:oMath>
      <w:r>
        <w:t xml:space="preserve">,</w:t>
      </w:r>
      <w:r>
        <w:t xml:space="preserve"> </w:t>
      </w:r>
      <w:r>
        <w:t xml:space="preserve">and a product of invertible matrices is invertible (</w:t>
      </w:r>
      <w:hyperlink w:anchor="thm-inverse-product">
        <w:r>
          <w:rPr>
            <w:rStyle w:val="Hyperlink"/>
          </w:rPr>
          <w:t xml:space="preserve">Theorem 1</w:t>
        </w:r>
      </w:hyperlink>
      <w:r>
        <w:t xml:space="preserve">).</w:t>
      </w:r>
    </w:p>
    <w:bookmarkStart w:id="142" w:name="thm-whitening-inner-product"/>
    <w:p>
      <w:pPr>
        <w:pStyle w:val="BodyText"/>
      </w:pPr>
      <w:del w:id="2514" w:author="PR Preview" w:date="2026-01-01T00:00:00Z">
        <w:r>
          <w:rPr>
            <w:b/>
            <w:bCs/>
          </w:rPr>
          <w:delText xml:space="preserve">Theorem 17 (A matrix-induced inner product is a dot product of transformed vectors)</w:delText>
        </w:r>
      </w:del>
      <w:del w:id="2515" w:author="PR Preview" w:date="2026-01-01T00:00:00Z">
        <w:r>
          <w:delText xml:space="preserve"> </w:delText>
        </w:r>
      </w:del>
      <w:del w:id="2516" w:author="PR Preview" w:date="2026-01-01T00:00:00Z">
        <w:r>
          <w:delText xml:space="preserve">Let</w:delText>
        </w:r>
      </w:del>
      <w:del w:id="2517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</m:oMath>
      <w:del w:id="2518" w:author="PR Preview" w:date="2026-01-01T00:00:00Z">
        <w:r>
          <w:delText xml:space="preserve"> </w:delText>
        </w:r>
      </w:del>
      <w:del w:id="2519" w:author="PR Preview" w:date="2026-01-01T00:00:00Z">
        <w:r>
          <w:delText xml:space="preserve">be a</w:delText>
        </w:r>
      </w:del>
      <w:del w:id="2520" w:author="PR Preview" w:date="2026-01-01T00:00:00Z">
        <w:r>
          <w:delText xml:space="preserve"> </w:delText>
        </w:r>
      </w:del>
      <m:oMath>
        <m:r>
          <m:t>p</m:t>
        </m:r>
        <m:r>
          <m:rPr>
            <m:sty m:val="p"/>
          </m:rPr>
          <m:t>×</m:t>
        </m:r>
        <m:r>
          <m:t>p</m:t>
        </m:r>
      </m:oMath>
      <w:del w:id="2521" w:author="PR Preview" w:date="2026-01-01T00:00:00Z">
        <w:r>
          <w:delText xml:space="preserve"> </w:delText>
        </w:r>
      </w:del>
      <w:del w:id="2522" w:author="PR Preview" w:date="2026-01-01T00:00:00Z">
        <w:r>
          <w:delText xml:space="preserve">symmetric positive definite matrix,</w:delText>
        </w:r>
      </w:del>
      <w:del w:id="2523" w:author="PR Preview" w:date="2026-01-01T00:00:00Z">
        <w:r>
          <w:delText xml:space="preserve"> </w:delText>
        </w:r>
      </w:del>
      <w:del w:id="2524" w:author="PR Preview" w:date="2026-01-01T00:00:00Z">
        <w:r>
          <w:delText xml:space="preserve">and let</w:delText>
        </w:r>
      </w:del>
      <w:del w:id="2525" w:author="PR Preview" w:date="2026-01-01T00:00:00Z">
        <w:r>
          <w:delText xml:space="preserve"> </w:delText>
        </w:r>
      </w:del>
      <m:oMath>
        <m:r>
          <m:rPr>
            <m:sty m:val="bi"/>
          </m:rPr>
          <m:t>W</m:t>
        </m:r>
      </m:oMath>
      <w:del w:id="2526" w:author="PR Preview" w:date="2026-01-01T00:00:00Z">
        <w:r>
          <w:delText xml:space="preserve"> </w:delText>
        </w:r>
      </w:del>
      <w:del w:id="2527" w:author="PR Preview" w:date="2026-01-01T00:00:00Z">
        <w:r>
          <w:delText xml:space="preserve">be any</w:delText>
        </w:r>
      </w:del>
      <w:del w:id="2528" w:author="PR Preview" w:date="2026-01-01T00:00:00Z">
        <w:r>
          <w:delText xml:space="preserve"> </w:delText>
        </w:r>
      </w:del>
      <m:oMath>
        <m:r>
          <m:t>p</m:t>
        </m:r>
        <m:r>
          <m:rPr>
            <m:sty m:val="p"/>
          </m:rPr>
          <m:t>×</m:t>
        </m:r>
        <m:r>
          <m:t>p</m:t>
        </m:r>
      </m:oMath>
      <w:del w:id="2529" w:author="PR Preview" w:date="2026-01-01T00:00:00Z">
        <w:r>
          <w:delText xml:space="preserve"> </w:delText>
        </w:r>
      </w:del>
      <w:del w:id="2530" w:author="PR Preview" w:date="2026-01-01T00:00:00Z">
        <w:r>
          <w:delText xml:space="preserve">matrix with</w:delText>
        </w:r>
      </w:del>
      <w:del w:id="2531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W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W</m:t>
        </m:r>
      </m:oMath>
      <w:del w:id="2532" w:author="PR Preview" w:date="2026-01-01T00:00:00Z">
        <w:r>
          <w:delText xml:space="preserve">.</w:delText>
        </w:r>
      </w:del>
      <w:del w:id="2533" w:author="PR Preview" w:date="2026-01-01T00:00:00Z">
        <w:r>
          <w:delText xml:space="preserve"> </w:delText>
        </w:r>
      </w:del>
      <w:del w:id="2534" w:author="PR Preview" w:date="2026-01-01T00:00:00Z">
        <w:r>
          <w:delText xml:space="preserve">Then for all</w:delText>
        </w:r>
      </w:del>
      <w:del w:id="2535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del w:id="2536" w:author="PR Preview" w:date="2026-01-01T00:00:00Z">
        <w:r>
          <w:delText xml:space="preserve">, the</w:delText>
        </w:r>
      </w:del>
      <w:del w:id="2537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</m:oMath>
      <w:del w:id="2538" w:author="PR Preview" w:date="2026-01-01T00:00:00Z">
        <w:r>
          <w:delText xml:space="preserve">-inner product (</w:delText>
        </w:r>
      </w:del>
      <w:hyperlink w:anchor="def-matrix-induced-inner-product">
        <w:del w:id="2539" w:author="PR Preview" w:date="2026-01-01T00:00:00Z">
          <w:r>
            <w:rPr>
              <w:rStyle w:val="Hyperlink"/>
            </w:rPr>
            <w:delText xml:space="preserve">Definition 25</w:delText>
          </w:r>
        </w:del>
      </w:hyperlink>
      <w:del w:id="2540" w:author="PR Preview" w:date="2026-01-01T00:00:00Z">
        <w:r>
          <w:delText xml:space="preserve">) satisfies</w:delText>
        </w:r>
      </w:del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⟨"/>
              <m:sepChr m:val=""/>
              <m:endChr m:val="⟩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sSub>
            <m:e>
              <m:r>
                <m:t>​</m:t>
              </m:r>
            </m:e>
            <m:sub>
              <m:r>
                <m:rPr>
                  <m:sty m:val="bi"/>
                </m:rPr>
                <m:t>A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rPr>
              <m:sty m:val="bi"/>
            </m:rPr>
            <m:t>W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(</m:t>
          </m:r>
          <m:r>
            <m:rPr>
              <m:sty m:val="bi"/>
            </m:rPr>
            <m:t>W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del w:id="2541" w:author="PR Preview" w:date="2026-01-01T00:00:00Z">
        <w:r>
          <w:rPr>
            <w:i/>
            <w:iCs/>
          </w:rPr>
          <w:delText xml:space="preserve">Proof</w:delText>
        </w:r>
      </w:del>
      <w:del w:id="2542" w:author="PR Preview" w:date="2026-01-01T00:00:00Z">
        <w:r>
          <w:delText xml:space="preserve">. 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,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W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W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W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W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W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W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BodyText"/>
      </w:pPr>
      <w:ins w:id="2543" w:author="PR Preview" w:date="2026-01-01T00:00:00Z">
        <w:r>
          <w:rPr>
            <w:b/>
            <w:bCs/>
          </w:rPr>
          <w:t xml:space="preserve">Theorem 17 (A matrix-induced inner product is a dot product of transformed vectors)</w:t>
        </w:r>
      </w:ins>
      <w:ins w:id="2544" w:author="PR Preview" w:date="2026-01-01T00:00:00Z">
        <w:r>
          <w:t xml:space="preserve"> </w:t>
        </w:r>
      </w:ins>
      <w:ins w:id="2545" w:author="PR Preview" w:date="2026-01-01T00:00:00Z">
        <w:r>
          <w:t xml:space="preserve">Let</w:t>
        </w:r>
      </w:ins>
      <w:ins w:id="2546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2547" w:author="PR Preview" w:date="2026-01-01T00:00:00Z">
        <w:r>
          <w:t xml:space="preserve"> </w:t>
        </w:r>
      </w:ins>
      <w:ins w:id="2548" w:author="PR Preview" w:date="2026-01-01T00:00:00Z">
        <w:r>
          <w:t xml:space="preserve">be a</w:t>
        </w:r>
      </w:ins>
      <w:ins w:id="2549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×</m:t>
        </m:r>
        <m:r>
          <m:t>p</m:t>
        </m:r>
      </m:oMath>
      <w:ins w:id="2550" w:author="PR Preview" w:date="2026-01-01T00:00:00Z">
        <w:r>
          <w:t xml:space="preserve"> </w:t>
        </w:r>
      </w:ins>
      <w:ins w:id="2551" w:author="PR Preview" w:date="2026-01-01T00:00:00Z">
        <w:r>
          <w:t xml:space="preserve">symmetric positive definite matrix,</w:t>
        </w:r>
      </w:ins>
      <w:ins w:id="2552" w:author="PR Preview" w:date="2026-01-01T00:00:00Z">
        <w:r>
          <w:t xml:space="preserve"> </w:t>
        </w:r>
      </w:ins>
      <w:ins w:id="2553" w:author="PR Preview" w:date="2026-01-01T00:00:00Z">
        <w:r>
          <w:t xml:space="preserve">and let</w:t>
        </w:r>
      </w:ins>
      <w:ins w:id="2554" w:author="PR Preview" w:date="2026-01-01T00:00:00Z">
        <w:r>
          <w:t xml:space="preserve"> </w:t>
        </w:r>
      </w:ins>
      <m:oMath>
        <m:r>
          <m:rPr>
            <m:sty m:val="bi"/>
          </m:rPr>
          <m:t>W</m:t>
        </m:r>
      </m:oMath>
      <w:ins w:id="2555" w:author="PR Preview" w:date="2026-01-01T00:00:00Z">
        <w:r>
          <w:t xml:space="preserve"> </w:t>
        </w:r>
      </w:ins>
      <w:ins w:id="2556" w:author="PR Preview" w:date="2026-01-01T00:00:00Z">
        <w:r>
          <w:t xml:space="preserve">be any</w:t>
        </w:r>
      </w:ins>
      <w:ins w:id="2557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×</m:t>
        </m:r>
        <m:r>
          <m:t>p</m:t>
        </m:r>
      </m:oMath>
      <w:ins w:id="2558" w:author="PR Preview" w:date="2026-01-01T00:00:00Z">
        <w:r>
          <w:t xml:space="preserve"> </w:t>
        </w:r>
      </w:ins>
      <w:ins w:id="2559" w:author="PR Preview" w:date="2026-01-01T00:00:00Z">
        <w:r>
          <w:t xml:space="preserve">matrix with</w:t>
        </w:r>
      </w:ins>
      <w:ins w:id="2560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W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W</m:t>
        </m:r>
      </m:oMath>
      <w:ins w:id="2561" w:author="PR Preview" w:date="2026-01-01T00:00:00Z">
        <w:r>
          <w:t xml:space="preserve">.</w:t>
        </w:r>
      </w:ins>
      <w:ins w:id="2562" w:author="PR Preview" w:date="2026-01-01T00:00:00Z">
        <w:r>
          <w:t xml:space="preserve"> </w:t>
        </w:r>
      </w:ins>
      <w:ins w:id="2563" w:author="PR Preview" w:date="2026-01-01T00:00:00Z">
        <w:r>
          <w:t xml:space="preserve">Then for all</w:t>
        </w:r>
      </w:ins>
      <w:ins w:id="2564" w:author="PR Preview" w:date="2026-01-01T00:00:00Z">
        <w:r>
          <w:t xml:space="preserve"> </w:t>
        </w:r>
      </w:ins>
      <w:ins w:id="2565" w:author="PR Preview" w:date="2026-01-01T00:00:00Z">
        <w:r>
          <w:t xml:space="preserve">$\mathord{\smash[b]{\underset{\raise.3ex\hbox{$\scriptstyle\sim$}}{x}}\vphantom{x}}, \mathord{\smash[b]{\underset{\raise.3ex\hbox{$\scriptstyle\sim$}}{y}}\vphantom{y}}\in \mathbb{R}^p$</w:t>
        </w:r>
      </w:ins>
      <w:ins w:id="2566" w:author="PR Preview" w:date="2026-01-01T00:00:00Z">
        <w:r>
          <w:t xml:space="preserve">, the</w:t>
        </w:r>
      </w:ins>
      <w:ins w:id="2567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2568" w:author="PR Preview" w:date="2026-01-01T00:00:00Z">
        <w:r>
          <w:t xml:space="preserve">-inner product (</w:t>
        </w:r>
      </w:ins>
      <w:hyperlink w:anchor="def-matrix-induced-inner-product">
        <w:ins w:id="2569" w:author="PR Preview" w:date="2026-01-01T00:00:00Z">
          <w:r>
            <w:rPr>
              <w:rStyle w:val="Hyperlink"/>
            </w:rPr>
            <w:t xml:space="preserve">Definition 25</w:t>
          </w:r>
        </w:ins>
      </w:hyperlink>
      <w:ins w:id="2570" w:author="PR Preview" w:date="2026-01-01T00:00:00Z">
        <w:r>
          <w:t xml:space="preserve">) satisfies</w:t>
        </w:r>
      </w:ins>
    </w:p>
    <w:p>
      <w:pPr>
        <w:pStyle w:val="BodyText"/>
      </w:pPr>
      <w:ins w:id="2571" w:author="PR Preview" w:date="2026-01-01T00:00:00Z">
        <w:r>
          <w:t xml:space="preserve">$$
    \mathopen{}\left\langle \mathord{\smash[b]{\underset{\raise.3ex\hbox{$\scriptstyle\sim$}}{x}}\vphantom{x}}, \mathord{\smash[b]{\underset{\raise.3ex\hbox{$\scriptstyle\sim$}}{y}}\vphantom{y}}\right\rangle\mathclose{}_{\mathbf{A}} = (\mathbf{W}\mathord{\smash[b]{\underset{\raise.3ex\hbox{$\scriptstyle\sim$}}{x}}\vphantom{x}}) \cdot (\mathbf{W}\mathord{\smash[b]{\underset{\raise.3ex\hbox{$\scriptstyle\sim$}}{y}}\vphantom{y}}).
    $$</w:t>
        </w:r>
      </w:ins>
    </w:p>
    <w:bookmarkEnd w:id="142"/>
    <w:p>
      <w:pPr>
        <w:pStyle w:val="FirstParagraph"/>
      </w:pPr>
      <w:ins w:id="2572" w:author="PR Preview" w:date="2026-01-01T00:00:00Z">
        <w:r>
          <w:rPr>
            <w:i/>
            <w:iCs/>
          </w:rPr>
          <w:t xml:space="preserve">Proof</w:t>
        </w:r>
      </w:ins>
      <w:ins w:id="2573" w:author="PR Preview" w:date="2026-01-01T00:00:00Z">
        <w:r>
          <w:t xml:space="preserve">. </w:t>
        </w:r>
      </w:ins>
    </w:p>
    <w:p>
      <w:pPr>
        <w:pStyle w:val="BodyText"/>
      </w:pPr>
      <w:ins w:id="2574" w:author="PR Preview" w:date="2026-01-01T00:00:00Z">
        <w:r>
          <w:t xml:space="preserve">$$
    \begin{aligned}
    \mathopen{}\left\langle \mathord{\smash[b]{\underset{\raise.3ex\hbox{$\scriptstyle\sim$}}{x}}\vphantom{x}}, \mathord{\smash[b]{\underset{\raise.3ex\hbox{$\scriptstyle\sim$}}{y}}\vphantom{y}}\right\rangle\mathclose{}_{\mathbf{A}} &amp;= {\mathord{\smash[b]{\underset{\raise.3ex\hbox{$\scriptstyle\sim$}}{x}}\vphantom{x}}}^{\top} {\mathbf{W}}^{\top}\mathbf{W} \mathord{\smash[b]{\underset{\raise.3ex\hbox{$\scriptstyle\sim$}}{y}}\vphantom{y}}\\
    &amp;= {(\mathbf{W}\mathord{\smash[b]{\underset{\raise.3ex\hbox{$\scriptstyle\sim$}}{x}}\vphantom{x}})}^{\top} (\mathbf{W}\mathord{\smash[b]{\underset{\raise.3ex\hbox{$\scriptstyle\sim$}}{y}}\vphantom{y}}) \\
    &amp;= (\mathbf{W}\mathord{\smash[b]{\underset{\raise.3ex\hbox{$\scriptstyle\sim$}}{x}}\vphantom{x}}) \cdot (\mathbf{W}\mathord{\smash[b]{\underset{\raise.3ex\hbox{$\scriptstyle\sim$}}{y}}\vphantom{y}}).
    \end{aligned}
    $$</w:t>
        </w:r>
      </w:ins>
    </w:p>
    <w:bookmarkStart w:id="145" w:name="rem-inner-products-machine-learning"/>
    <w:p>
      <w:pPr>
        <w:pStyle w:val="FirstParagraph"/>
      </w:pPr>
      <w:r>
        <w:rPr>
          <w:i/>
          <w:iCs/>
        </w:rPr>
        <w:t xml:space="preserve">Remark 19</w:t>
      </w:r>
      <w:r>
        <w:t xml:space="preserve"> (Inner product spaces in machine learning). </w:t>
      </w:r>
      <w:r>
        <w:t xml:space="preserve">In machine learning and statistics, choosing or learning an inner product space</w:t>
      </w:r>
      <w:r>
        <w:t xml:space="preserve"> </w:t>
      </w:r>
      <w:r>
        <w:t xml:space="preserve">tailors geometric notions of distance, angle, and projection to the structure of the data:</w:t>
      </w:r>
    </w:p>
    <w:p>
      <w:pPr>
        <w:numPr>
          <w:ilvl w:val="0"/>
          <w:numId w:val="1010"/>
        </w:numPr>
      </w:pPr>
      <w:del w:id="2575" w:author="PR Preview" w:date="2026-01-01T00:00:00Z">
        <w:r>
          <w:rPr>
            <w:b/>
            <w:bCs/>
          </w:rPr>
          <w:delText xml:space="preserve">Mahalanobis metric and whitening</w:delText>
        </w:r>
      </w:del>
      <w:del w:id="2576" w:author="PR Preview" w:date="2026-01-01T00:00:00Z">
        <w:r>
          <w:delText xml:space="preserve">:</w:delText>
        </w:r>
      </w:del>
      <w:del w:id="2577" w:author="PR Preview" w:date="2026-01-01T00:00:00Z">
        <w:r>
          <w:delText xml:space="preserve"> </w:delText>
        </w:r>
      </w:del>
      <w:del w:id="2578" w:author="PR Preview" w:date="2026-01-01T00:00:00Z">
        <w:r>
          <w:delText xml:space="preserve">Standard Euclidean distance treats all coordinate axes identically, ignoring feature correlations and variance differences.</w:delText>
        </w:r>
      </w:del>
      <w:del w:id="2579" w:author="PR Preview" w:date="2026-01-01T00:00:00Z">
        <w:r>
          <w:delText xml:space="preserve"> </w:delText>
        </w:r>
      </w:del>
      <w:del w:id="2580" w:author="PR Preview" w:date="2026-01-01T00:00:00Z">
        <w:r>
          <w:delText xml:space="preserve">If data features have a symmetric positive definite covariance matrix</w:delText>
        </w:r>
      </w:del>
      <w:del w:id="2581" w:author="PR Preview" w:date="2026-01-01T00:00:00Z">
        <w:r>
          <w:delText xml:space="preserve"> </w:delText>
        </w:r>
      </w:del>
      <m:oMath>
        <m:r>
          <m:rPr>
            <m:sty m:val="b"/>
          </m:rPr>
          <m:t>Σ</m:t>
        </m:r>
      </m:oMath>
      <w:del w:id="2582" w:author="PR Preview" w:date="2026-01-01T00:00:00Z">
        <w:r>
          <w:delText xml:space="preserve"> </w:delText>
        </w:r>
      </w:del>
      <w:del w:id="2583" w:author="PR Preview" w:date="2026-01-01T00:00:00Z">
        <w:r>
          <w:delText xml:space="preserve">(</w:delText>
        </w:r>
      </w:del>
      <w:hyperlink w:anchor="def-positive-definite">
        <w:del w:id="2584" w:author="PR Preview" w:date="2026-01-01T00:00:00Z">
          <w:r>
            <w:rPr>
              <w:rStyle w:val="Hyperlink"/>
            </w:rPr>
            <w:delText xml:space="preserve">Definition 22</w:delText>
          </w:r>
        </w:del>
      </w:hyperlink>
      <w:del w:id="2585" w:author="PR Preview" w:date="2026-01-01T00:00:00Z">
        <w:r>
          <w:delText xml:space="preserve">),</w:delText>
        </w:r>
      </w:del>
      <w:del w:id="2586" w:author="PR Preview" w:date="2026-01-01T00:00:00Z">
        <w:r>
          <w:delText xml:space="preserve"> </w:delText>
        </w:r>
      </w:del>
      <w:del w:id="2587" w:author="PR Preview" w:date="2026-01-01T00:00:00Z">
        <w:r>
          <w:delText xml:space="preserve">the precision matrix</w:delText>
        </w:r>
      </w:del>
      <w:del w:id="2588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del w:id="2589" w:author="PR Preview" w:date="2026-01-01T00:00:00Z">
        <w:r>
          <w:delText xml:space="preserve"> </w:delText>
        </w:r>
      </w:del>
      <w:del w:id="2590" w:author="PR Preview" w:date="2026-01-01T00:00:00Z">
        <w:r>
          <w:delText xml:space="preserve">(</w:delText>
        </w:r>
      </w:del>
      <w:hyperlink w:anchor="thm-pd-inverse">
        <w:del w:id="2591" w:author="PR Preview" w:date="2026-01-01T00:00:00Z">
          <w:r>
            <w:rPr>
              <w:rStyle w:val="Hyperlink"/>
            </w:rPr>
            <w:delText xml:space="preserve">Theorem 15</w:delText>
          </w:r>
        </w:del>
      </w:hyperlink>
      <w:del w:id="2592" w:author="PR Preview" w:date="2026-01-01T00:00:00Z">
        <w:r>
          <w:delText xml:space="preserve">) defines the Mahalanobis inner product</w:delText>
        </w:r>
      </w:del>
      <w:del w:id="2593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sSup>
              <m:e>
                <m:r>
                  <m:rPr>
                    <m:sty m:val="b"/>
                  </m:rPr>
                  <m:t>Σ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sub>
        </m:sSub>
        <m:r>
          <m:rPr>
            <m:sty m:val="p"/>
          </m:rPr>
          <m:t>=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2594" w:author="PR Preview" w:date="2026-01-01T00:00:00Z">
        <w:r>
          <w:delText xml:space="preserve">.</w:delText>
        </w:r>
      </w:del>
      <w:del w:id="2595" w:author="PR Preview" w:date="2026-01-01T00:00:00Z">
        <w:r>
          <w:delText xml:space="preserve"> </w:delText>
        </w:r>
      </w:del>
      <w:del w:id="2596" w:author="PR Preview" w:date="2026-01-01T00:00:00Z">
        <w:r>
          <w:delText xml:space="preserve">The induced distance</w:delText>
        </w:r>
      </w:del>
      <w:del w:id="2597" w:author="PR Preview" w:date="2026-01-01T00:00:00Z">
        <w:r>
          <w:delText xml:space="preserve"> </w:delText>
        </w:r>
      </w:del>
      <m:oMath>
        <m:sSub>
          <m:e>
            <m:r>
              <m:t>d</m:t>
            </m:r>
          </m:e>
          <m:sub>
            <m:sSup>
              <m:e>
                <m:r>
                  <m:rPr>
                    <m:sty m:val="b"/>
                  </m:rPr>
                  <m:t>Σ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sub>
        </m:sSub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rPr>
                    <m:sty m:val="p"/>
                  </m:rPr>
                  <m:t>(</m:t>
                </m:r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  <m:r>
                  <m:rPr>
                    <m:sty m:val="p"/>
                  </m:rPr>
                  <m:t>−</m:t>
                </m:r>
                <m:limLow>
                  <m:e>
                    <m:r>
                      <m:t>y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sSup>
              <m:e>
                <m:r>
                  <m:rPr>
                    <m:sty m:val="b"/>
                  </m:rPr>
                  <m:t>Σ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  <m:r>
              <m:rPr>
                <m:sty m:val="p"/>
              </m:rPr>
              <m:t>(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−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</m:e>
        </m:rad>
      </m:oMath>
      <w:del w:id="2598" w:author="PR Preview" w:date="2026-01-01T00:00:00Z">
        <w:r>
          <w:delText xml:space="preserve"> </w:delText>
        </w:r>
      </w:del>
      <w:del w:id="2599" w:author="PR Preview" w:date="2026-01-01T00:00:00Z">
        <w:r>
          <w:delText xml:space="preserve">measures statistical distance normalized by variance along each principal direction.</w:delText>
        </w:r>
      </w:del>
      <w:del w:id="2600" w:author="PR Preview" w:date="2026-01-01T00:00:00Z">
        <w:r>
          <w:delText xml:space="preserve"> </w:delText>
        </w:r>
      </w:del>
      <w:del w:id="2601" w:author="PR Preview" w:date="2026-01-01T00:00:00Z">
        <w:r>
          <w:delText xml:space="preserve">Factoring</w:delText>
        </w:r>
      </w:del>
      <w:del w:id="2602" w:author="PR Preview" w:date="2026-01-01T00:00:00Z">
        <w:r>
          <w:delText xml:space="preserve"> </w:delText>
        </w:r>
      </w:del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W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W</m:t>
        </m:r>
      </m:oMath>
      <w:del w:id="2603" w:author="PR Preview" w:date="2026-01-01T00:00:00Z">
        <w:r>
          <w:delText xml:space="preserve"> </w:delText>
        </w:r>
      </w:del>
      <w:del w:id="2604" w:author="PR Preview" w:date="2026-01-01T00:00:00Z">
        <w:r>
          <w:delText xml:space="preserve">(via Cholesky or spectral decomposition,</w:delText>
        </w:r>
      </w:del>
      <w:del w:id="2605" w:author="PR Preview" w:date="2026-01-01T00:00:00Z">
        <w:r>
          <w:delText xml:space="preserve"> </w:delText>
        </w:r>
      </w:del>
      <w:hyperlink w:anchor="cor-pd-transpose-product">
        <w:del w:id="2606" w:author="PR Preview" w:date="2026-01-01T00:00:00Z">
          <w:r>
            <w:rPr>
              <w:rStyle w:val="Hyperlink"/>
            </w:rPr>
            <w:delText xml:space="preserve">Corollary 2</w:delText>
          </w:r>
        </w:del>
      </w:hyperlink>
      <w:del w:id="2607" w:author="PR Preview" w:date="2026-01-01T00:00:00Z">
        <w:r>
          <w:delText xml:space="preserve">),</w:delText>
        </w:r>
      </w:del>
      <w:del w:id="2608" w:author="PR Preview" w:date="2026-01-01T00:00:00Z">
        <w:r>
          <w:delText xml:space="preserve"> </w:delText>
        </w:r>
      </w:del>
      <w:del w:id="2609" w:author="PR Preview" w:date="2026-01-01T00:00:00Z">
        <w:r>
          <w:delText xml:space="preserve">this inner product is the Euclidean dot product of the whitened vectors</w:delText>
        </w:r>
      </w:del>
      <w:del w:id="2610" w:author="PR Preview" w:date="2026-01-01T00:00:00Z">
        <w:r>
          <w:delText xml:space="preserve"> </w:delText>
        </w:r>
      </w:del>
      <m:oMath>
        <m:r>
          <m:rPr>
            <m:sty m:val="bi"/>
          </m:rPr>
          <m:t>W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2611" w:author="PR Preview" w:date="2026-01-01T00:00:00Z">
        <w:r>
          <w:delText xml:space="preserve"> </w:delText>
        </w:r>
      </w:del>
      <w:del w:id="2612" w:author="PR Preview" w:date="2026-01-01T00:00:00Z">
        <w:r>
          <w:delText xml:space="preserve">and</w:delText>
        </w:r>
      </w:del>
      <w:del w:id="2613" w:author="PR Preview" w:date="2026-01-01T00:00:00Z">
        <w:r>
          <w:delText xml:space="preserve"> </w:delText>
        </w:r>
      </w:del>
      <m:oMath>
        <m:r>
          <m:rPr>
            <m:sty m:val="bi"/>
          </m:rPr>
          <m:t>W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2614" w:author="PR Preview" w:date="2026-01-01T00:00:00Z">
        <w:r>
          <w:delText xml:space="preserve"> </w:delText>
        </w:r>
      </w:del>
      <w:del w:id="2615" w:author="PR Preview" w:date="2026-01-01T00:00:00Z">
        <w:r>
          <w:delText xml:space="preserve">(</w:delText>
        </w:r>
      </w:del>
      <w:hyperlink w:anchor="thm-whitening-inner-product">
        <w:del w:id="2616" w:author="PR Preview" w:date="2026-01-01T00:00:00Z">
          <w:r>
            <w:rPr>
              <w:rStyle w:val="Hyperlink"/>
            </w:rPr>
            <w:delText xml:space="preserve">Theorem 17</w:delText>
          </w:r>
        </w:del>
      </w:hyperlink>
      <w:del w:id="2617" w:author="PR Preview" w:date="2026-01-01T00:00:00Z">
        <w:r>
          <w:delText xml:space="preserve">).</w:delText>
        </w:r>
      </w:del>
    </w:p>
    <w:p>
      <w:pPr>
        <w:numPr>
          <w:ilvl w:val="0"/>
          <w:numId w:val="1010"/>
        </w:numPr>
      </w:pPr>
      <w:del w:id="2618" w:author="PR Preview" w:date="2026-01-01T00:00:00Z">
        <w:r>
          <w:rPr>
            <w:b/>
            <w:bCs/>
          </w:rPr>
          <w:delText xml:space="preserve">The kernel trick and reproducing kernel Hilbert spaces (RKHS)</w:delText>
        </w:r>
      </w:del>
      <w:del w:id="2619" w:author="PR Preview" w:date="2026-01-01T00:00:00Z">
        <w:r>
          <w:delText xml:space="preserve">:</w:delText>
        </w:r>
      </w:del>
      <w:del w:id="2620" w:author="PR Preview" w:date="2026-01-01T00:00:00Z">
        <w:r>
          <w:delText xml:space="preserve"> </w:delText>
        </w:r>
      </w:del>
      <w:del w:id="2621" w:author="PR Preview" w:date="2026-01-01T00:00:00Z">
        <w:r>
          <w:delText xml:space="preserve">Algorithms such as support vector machines (SVMs), kernel ridge regression, and Gaussian processes depend on training vectors solely through pairwise inner products</w:delText>
        </w:r>
      </w:del>
      <w:del w:id="2622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sSub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j</m:t>
                </m:r>
              </m:sub>
            </m:sSub>
          </m:e>
        </m:d>
        <m:r>
          <m:t>​</m:t>
        </m:r>
      </m:oMath>
      <w:del w:id="2623" w:author="PR Preview" w:date="2026-01-01T00:00:00Z">
        <w:r>
          <w:delText xml:space="preserve">.</w:delText>
        </w:r>
      </w:del>
      <w:del w:id="2624" w:author="PR Preview" w:date="2026-01-01T00:00:00Z">
        <w:r>
          <w:delText xml:space="preserve"> </w:delText>
        </w:r>
      </w:del>
      <w:del w:id="2625" w:author="PR Preview" w:date="2026-01-01T00:00:00Z">
        <w:r>
          <w:delText xml:space="preserve">By mapping data into a higher- or infinite-dimensional inner product space via a feature map</w:delText>
        </w:r>
      </w:del>
      <w:del w:id="2626" w:author="PR Preview" w:date="2026-01-01T00:00:00Z">
        <w:r>
          <w:delText xml:space="preserve"> </w:delText>
        </w:r>
      </w:del>
      <m:oMath>
        <m:r>
          <m:t>ϕ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script"/>
            <m:sty m:val="p"/>
          </m:rPr>
          <m:t>H</m:t>
        </m:r>
      </m:oMath>
      <w:del w:id="2627" w:author="PR Preview" w:date="2026-01-01T00:00:00Z">
        <w:r>
          <w:delText xml:space="preserve">,</w:delText>
        </w:r>
      </w:del>
      <w:del w:id="2628" w:author="PR Preview" w:date="2026-01-01T00:00:00Z">
        <w:r>
          <w:delText xml:space="preserve"> </w:delText>
        </w:r>
      </w:del>
      <w:del w:id="2629" w:author="PR Preview" w:date="2026-01-01T00:00:00Z">
        <w:r>
          <w:delText xml:space="preserve">the kernel trick replaces the computation of</w:delText>
        </w:r>
      </w:del>
      <w:del w:id="2630" w:author="PR Preview" w:date="2026-01-01T00:00:00Z">
        <w:r>
          <w:delText xml:space="preserve"> </w:delText>
        </w:r>
      </w:del>
      <m:oMath>
        <m:r>
          <m:t>ϕ</m:t>
        </m:r>
        <m:r>
          <m:rPr>
            <m:sty m:val="p"/>
          </m:rPr>
          <m:t>(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del w:id="2631" w:author="PR Preview" w:date="2026-01-01T00:00:00Z">
        <w:r>
          <w:delText xml:space="preserve"> </w:delText>
        </w:r>
      </w:del>
      <w:del w:id="2632" w:author="PR Preview" w:date="2026-01-01T00:00:00Z">
        <w:r>
          <w:delText xml:space="preserve">with an evaluation of a positive definite kernel function:</w:delText>
        </w:r>
      </w:del>
    </w:p>
    <w:p>
      <w:pPr>
        <w:pStyle w:val="BodyText"/>
      </w:pPr>
      <m:oMathPara>
        <m:oMathParaPr>
          <m:jc m:val="center"/>
        </m:oMathParaPr>
        <m:oMath>
          <m:r>
            <m:t>k</m:t>
          </m:r>
          <m:r>
            <m:rPr>
              <m:sty m:val="p"/>
            </m:rPr>
            <m:t>(</m:t>
          </m:r>
          <m:sSub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⟨"/>
              <m:sepChr m:val=""/>
              <m:endChr m:val="⟩"/>
              <m:grow/>
            </m:dPr>
            <m:e>
              <m:r>
                <m:t>ϕ</m:t>
              </m:r>
              <m:r>
                <m:rPr>
                  <m:sty m:val="p"/>
                </m:rPr>
                <m:t>(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ϕ</m:t>
              </m:r>
              <m:r>
                <m:rPr>
                  <m:sty m:val="p"/>
                </m:rPr>
                <m:t>(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rPr>
                  <m:scr m:val="script"/>
                  <m:sty m:val="p"/>
                </m:rPr>
                <m:t>H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10"/>
        </w:numPr>
      </w:pPr>
      <w:ins w:id="2633" w:author="PR Preview" w:date="2026-01-01T00:00:00Z">
        <w:r>
          <w:rPr>
            <w:b/>
            <w:bCs/>
          </w:rPr>
          <w:t xml:space="preserve">Mahalanobis metric and whitening</w:t>
        </w:r>
      </w:ins>
      <w:ins w:id="2634" w:author="PR Preview" w:date="2026-01-01T00:00:00Z">
        <w:r>
          <w:t xml:space="preserve">:</w:t>
        </w:r>
      </w:ins>
      <w:ins w:id="2635" w:author="PR Preview" w:date="2026-01-01T00:00:00Z">
        <w:r>
          <w:t xml:space="preserve"> </w:t>
        </w:r>
      </w:ins>
      <w:ins w:id="2636" w:author="PR Preview" w:date="2026-01-01T00:00:00Z">
        <w:r>
          <w:t xml:space="preserve">Standard Euclidean distance treats all coordinate axes identically, ignoring feature correlations and variance differences.</w:t>
        </w:r>
      </w:ins>
      <w:ins w:id="2637" w:author="PR Preview" w:date="2026-01-01T00:00:00Z">
        <w:r>
          <w:t xml:space="preserve"> </w:t>
        </w:r>
      </w:ins>
      <w:ins w:id="2638" w:author="PR Preview" w:date="2026-01-01T00:00:00Z">
        <w:r>
          <w:t xml:space="preserve">If data features have a symmetric positive definite covariance matrix</w:t>
        </w:r>
      </w:ins>
      <w:ins w:id="2639" w:author="PR Preview" w:date="2026-01-01T00:00:00Z">
        <w:r>
          <w:t xml:space="preserve"> </w:t>
        </w:r>
      </w:ins>
      <m:oMath>
        <m:r>
          <m:rPr>
            <m:sty m:val="b"/>
          </m:rPr>
          <m:t>Σ</m:t>
        </m:r>
      </m:oMath>
      <w:ins w:id="2640" w:author="PR Preview" w:date="2026-01-01T00:00:00Z">
        <w:r>
          <w:t xml:space="preserve"> </w:t>
        </w:r>
      </w:ins>
      <w:ins w:id="2641" w:author="PR Preview" w:date="2026-01-01T00:00:00Z">
        <w:r>
          <w:t xml:space="preserve">(</w:t>
        </w:r>
      </w:ins>
      <w:hyperlink w:anchor="def-positive-definite">
        <w:ins w:id="2642" w:author="PR Preview" w:date="2026-01-01T00:00:00Z">
          <w:r>
            <w:rPr>
              <w:rStyle w:val="Hyperlink"/>
            </w:rPr>
            <w:t xml:space="preserve">Definition 22</w:t>
          </w:r>
        </w:ins>
      </w:hyperlink>
      <w:ins w:id="2643" w:author="PR Preview" w:date="2026-01-01T00:00:00Z">
        <w:r>
          <w:t xml:space="preserve">),</w:t>
        </w:r>
      </w:ins>
      <w:ins w:id="2644" w:author="PR Preview" w:date="2026-01-01T00:00:00Z">
        <w:r>
          <w:t xml:space="preserve"> </w:t>
        </w:r>
      </w:ins>
      <w:ins w:id="2645" w:author="PR Preview" w:date="2026-01-01T00:00:00Z">
        <w:r>
          <w:t xml:space="preserve">the precision matrix</w:t>
        </w:r>
      </w:ins>
      <w:ins w:id="2646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ins w:id="2647" w:author="PR Preview" w:date="2026-01-01T00:00:00Z">
        <w:r>
          <w:t xml:space="preserve"> </w:t>
        </w:r>
      </w:ins>
      <w:ins w:id="2648" w:author="PR Preview" w:date="2026-01-01T00:00:00Z">
        <w:r>
          <w:t xml:space="preserve">(</w:t>
        </w:r>
      </w:ins>
      <w:hyperlink w:anchor="thm-pd-inverse">
        <w:ins w:id="2649" w:author="PR Preview" w:date="2026-01-01T00:00:00Z">
          <w:r>
            <w:rPr>
              <w:rStyle w:val="Hyperlink"/>
            </w:rPr>
            <w:t xml:space="preserve">Theorem 15</w:t>
          </w:r>
        </w:ins>
      </w:hyperlink>
      <w:ins w:id="2650" w:author="PR Preview" w:date="2026-01-01T00:00:00Z">
        <w:r>
          <w:t xml:space="preserve">) defines the Mahalanobis inner product</w:t>
        </w:r>
      </w:ins>
      <w:ins w:id="2651" w:author="PR Preview" w:date="2026-01-01T00:00:00Z">
        <w:r>
          <w:t xml:space="preserve"> </w:t>
        </w:r>
      </w:ins>
      <w:ins w:id="2652" w:author="PR Preview" w:date="2026-01-01T00:00:00Z">
        <w:r>
          <w:t xml:space="preserve">$\mathopen{}\left\langle \mathord{\smash[b]{\underset{\raise.3ex\hbox{$\scriptstyle\sim$}}{x}}\vphantom{x}}, \mathord{\smash[b]{\underset{\raise.3ex\hbox{$\scriptstyle\sim$}}{y}}\vphantom{y}}\right\rangle\mathclose{}_{\mathbf{\Sigma}^{-1}} = {\mathord{\smash[b]{\underset{\raise.3ex\hbox{$\scriptstyle\sim$}}{x}}\vphantom{x}}}^{\top} \mathbf{\Sigma}^{-1} \mathord{\smash[b]{\underset{\raise.3ex\hbox{$\scriptstyle\sim$}}{y}}\vphantom{y}}$</w:t>
        </w:r>
      </w:ins>
      <w:ins w:id="2653" w:author="PR Preview" w:date="2026-01-01T00:00:00Z">
        <w:r>
          <w:t xml:space="preserve">.</w:t>
        </w:r>
      </w:ins>
      <w:ins w:id="2654" w:author="PR Preview" w:date="2026-01-01T00:00:00Z">
        <w:r>
          <w:t xml:space="preserve"> </w:t>
        </w:r>
      </w:ins>
      <w:ins w:id="2655" w:author="PR Preview" w:date="2026-01-01T00:00:00Z">
        <w:r>
          <w:t xml:space="preserve">The induced distance</w:t>
        </w:r>
      </w:ins>
      <w:ins w:id="2656" w:author="PR Preview" w:date="2026-01-01T00:00:00Z">
        <w:r>
          <w:t xml:space="preserve"> </w:t>
        </w:r>
      </w:ins>
      <w:ins w:id="2657" w:author="PR Preview" w:date="2026-01-01T00:00:00Z">
        <w:r>
          <w:t xml:space="preserve">$d_{\mathbf{\Sigma}^{-1}}(\mathord{\smash[b]{\underset{\raise.3ex\hbox{$\scriptstyle\sim$}}{x}}\vphantom{x}}, \mathord{\smash[b]{\underset{\raise.3ex\hbox{$\scriptstyle\sim$}}{y}}\vphantom{y}}) = \sqrt{{(\mathord{\smash[b]{\underset{\raise.3ex\hbox{$\scriptstyle\sim$}}{x}}\vphantom{x}}- \mathord{\smash[b]{\underset{\raise.3ex\hbox{$\scriptstyle\sim$}}{y}}\vphantom{y}})}^{\top}\mathbf{\Sigma}^{-1}(\mathord{\smash[b]{\underset{\raise.3ex\hbox{$\scriptstyle\sim$}}{x}}\vphantom{x}}- \mathord{\smash[b]{\underset{\raise.3ex\hbox{$\scriptstyle\sim$}}{y}}\vphantom{y}})}$</w:t>
        </w:r>
      </w:ins>
      <w:ins w:id="2658" w:author="PR Preview" w:date="2026-01-01T00:00:00Z">
        <w:r>
          <w:t xml:space="preserve"> </w:t>
        </w:r>
      </w:ins>
      <w:ins w:id="2659" w:author="PR Preview" w:date="2026-01-01T00:00:00Z">
        <w:r>
          <w:t xml:space="preserve">measures statistical distance normalized by variance along each principal direction.</w:t>
        </w:r>
      </w:ins>
      <w:ins w:id="2660" w:author="PR Preview" w:date="2026-01-01T00:00:00Z">
        <w:r>
          <w:t xml:space="preserve"> </w:t>
        </w:r>
      </w:ins>
      <w:ins w:id="2661" w:author="PR Preview" w:date="2026-01-01T00:00:00Z">
        <w:r>
          <w:t xml:space="preserve">Factoring</w:t>
        </w:r>
      </w:ins>
      <w:ins w:id="2662" w:author="PR Preview" w:date="2026-01-01T00:00:00Z">
        <w:r>
          <w:t xml:space="preserve"> </w:t>
        </w:r>
      </w:ins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W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W</m:t>
        </m:r>
      </m:oMath>
      <w:ins w:id="2663" w:author="PR Preview" w:date="2026-01-01T00:00:00Z">
        <w:r>
          <w:t xml:space="preserve"> </w:t>
        </w:r>
      </w:ins>
      <w:ins w:id="2664" w:author="PR Preview" w:date="2026-01-01T00:00:00Z">
        <w:r>
          <w:t xml:space="preserve">(via Cholesky or spectral decomposition,</w:t>
        </w:r>
      </w:ins>
      <w:ins w:id="2665" w:author="PR Preview" w:date="2026-01-01T00:00:00Z">
        <w:r>
          <w:t xml:space="preserve"> </w:t>
        </w:r>
      </w:ins>
      <w:hyperlink w:anchor="cor-pd-transpose-product">
        <w:ins w:id="2666" w:author="PR Preview" w:date="2026-01-01T00:00:00Z">
          <w:r>
            <w:rPr>
              <w:rStyle w:val="Hyperlink"/>
            </w:rPr>
            <w:t xml:space="preserve">Corollary 2</w:t>
          </w:r>
        </w:ins>
      </w:hyperlink>
      <w:ins w:id="2667" w:author="PR Preview" w:date="2026-01-01T00:00:00Z">
        <w:r>
          <w:t xml:space="preserve">),</w:t>
        </w:r>
      </w:ins>
      <w:ins w:id="2668" w:author="PR Preview" w:date="2026-01-01T00:00:00Z">
        <w:r>
          <w:t xml:space="preserve"> </w:t>
        </w:r>
      </w:ins>
      <w:ins w:id="2669" w:author="PR Preview" w:date="2026-01-01T00:00:00Z">
        <w:r>
          <w:t xml:space="preserve">this inner product is the Euclidean dot product of the whitened vectors</w:t>
        </w:r>
      </w:ins>
      <w:ins w:id="2670" w:author="PR Preview" w:date="2026-01-01T00:00:00Z">
        <w:r>
          <w:t xml:space="preserve"> </w:t>
        </w:r>
      </w:ins>
      <w:ins w:id="2671" w:author="PR Preview" w:date="2026-01-01T00:00:00Z">
        <w:r>
          <w:t xml:space="preserve">$\mathbf{W}\mathord{\smash[b]{\underset{\raise.3ex\hbox{$\scriptstyle\sim$}}{x}}\vphantom{x}}$</w:t>
        </w:r>
      </w:ins>
      <w:ins w:id="2672" w:author="PR Preview" w:date="2026-01-01T00:00:00Z">
        <w:r>
          <w:t xml:space="preserve"> </w:t>
        </w:r>
      </w:ins>
      <w:ins w:id="2673" w:author="PR Preview" w:date="2026-01-01T00:00:00Z">
        <w:r>
          <w:t xml:space="preserve">and</w:t>
        </w:r>
      </w:ins>
      <w:ins w:id="2674" w:author="PR Preview" w:date="2026-01-01T00:00:00Z">
        <w:r>
          <w:t xml:space="preserve"> </w:t>
        </w:r>
      </w:ins>
      <w:ins w:id="2675" w:author="PR Preview" w:date="2026-01-01T00:00:00Z">
        <w:r>
          <w:t xml:space="preserve">$\mathbf{W}\mathord{\smash[b]{\underset{\raise.3ex\hbox{$\scriptstyle\sim$}}{y}}\vphantom{y}}$</w:t>
        </w:r>
      </w:ins>
      <w:ins w:id="2676" w:author="PR Preview" w:date="2026-01-01T00:00:00Z">
        <w:r>
          <w:t xml:space="preserve"> </w:t>
        </w:r>
      </w:ins>
      <w:ins w:id="2677" w:author="PR Preview" w:date="2026-01-01T00:00:00Z">
        <w:r>
          <w:t xml:space="preserve">(</w:t>
        </w:r>
      </w:ins>
      <w:hyperlink w:anchor="thm-whitening-inner-product">
        <w:ins w:id="2678" w:author="PR Preview" w:date="2026-01-01T00:00:00Z">
          <w:r>
            <w:rPr>
              <w:rStyle w:val="Hyperlink"/>
            </w:rPr>
            <w:t xml:space="preserve">Theorem 17</w:t>
          </w:r>
        </w:ins>
      </w:hyperlink>
      <w:ins w:id="2679" w:author="PR Preview" w:date="2026-01-01T00:00:00Z">
        <w:r>
          <w:t xml:space="preserve">).</w:t>
        </w:r>
      </w:ins>
    </w:p>
    <w:p>
      <w:pPr>
        <w:numPr>
          <w:ilvl w:val="0"/>
          <w:numId w:val="1010"/>
        </w:numPr>
      </w:pPr>
      <w:ins w:id="2680" w:author="PR Preview" w:date="2026-01-01T00:00:00Z">
        <w:r>
          <w:rPr>
            <w:b/>
            <w:bCs/>
          </w:rPr>
          <w:t xml:space="preserve">The kernel trick and reproducing kernel Hilbert spaces (RKHS)</w:t>
        </w:r>
      </w:ins>
      <w:ins w:id="2681" w:author="PR Preview" w:date="2026-01-01T00:00:00Z">
        <w:r>
          <w:t xml:space="preserve">:</w:t>
        </w:r>
      </w:ins>
      <w:ins w:id="2682" w:author="PR Preview" w:date="2026-01-01T00:00:00Z">
        <w:r>
          <w:t xml:space="preserve"> </w:t>
        </w:r>
      </w:ins>
      <w:ins w:id="2683" w:author="PR Preview" w:date="2026-01-01T00:00:00Z">
        <w:r>
          <w:t xml:space="preserve">Algorithms such as support vector machines (SVMs), kernel ridge regression, and Gaussian processes depend on training vectors solely through pairwise inner products</w:t>
        </w:r>
      </w:ins>
      <w:ins w:id="2684" w:author="PR Preview" w:date="2026-01-01T00:00:00Z">
        <w:r>
          <w:t xml:space="preserve"> </w:t>
        </w:r>
      </w:ins>
      <w:ins w:id="2685" w:author="PR Preview" w:date="2026-01-01T00:00:00Z">
        <w:r>
          <w:t xml:space="preserve">$\mathopen{}\left\langle \mathord{\smash[b]{\underset{\raise.3ex\hbox{$\scriptstyle\sim$}}{x}}\vphantom{x}}_i, \mathord{\smash[b]{\underset{\raise.3ex\hbox{$\scriptstyle\sim$}}{x}}\vphantom{x}}_j\right\rangle\mathclose{}$</w:t>
        </w:r>
      </w:ins>
      <w:ins w:id="2686" w:author="PR Preview" w:date="2026-01-01T00:00:00Z">
        <w:r>
          <w:t xml:space="preserve">.</w:t>
        </w:r>
      </w:ins>
      <w:ins w:id="2687" w:author="PR Preview" w:date="2026-01-01T00:00:00Z">
        <w:r>
          <w:t xml:space="preserve"> </w:t>
        </w:r>
      </w:ins>
      <w:ins w:id="2688" w:author="PR Preview" w:date="2026-01-01T00:00:00Z">
        <w:r>
          <w:t xml:space="preserve">By mapping data into a higher- or infinite-dimensional inner product space via a feature map</w:t>
        </w:r>
      </w:ins>
      <w:ins w:id="2689" w:author="PR Preview" w:date="2026-01-01T00:00:00Z">
        <w:r>
          <w:t xml:space="preserve"> </w:t>
        </w:r>
      </w:ins>
      <m:oMath>
        <m:r>
          <m:t>ϕ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script"/>
            <m:sty m:val="p"/>
          </m:rPr>
          <m:t>H</m:t>
        </m:r>
      </m:oMath>
      <w:ins w:id="2690" w:author="PR Preview" w:date="2026-01-01T00:00:00Z">
        <w:r>
          <w:t xml:space="preserve">,</w:t>
        </w:r>
      </w:ins>
      <w:ins w:id="2691" w:author="PR Preview" w:date="2026-01-01T00:00:00Z">
        <w:r>
          <w:t xml:space="preserve"> </w:t>
        </w:r>
      </w:ins>
      <w:ins w:id="2692" w:author="PR Preview" w:date="2026-01-01T00:00:00Z">
        <w:r>
          <w:t xml:space="preserve">the kernel trick replaces the computation of</w:t>
        </w:r>
      </w:ins>
      <w:ins w:id="2693" w:author="PR Preview" w:date="2026-01-01T00:00:00Z">
        <w:r>
          <w:t xml:space="preserve"> </w:t>
        </w:r>
      </w:ins>
      <w:ins w:id="2694" w:author="PR Preview" w:date="2026-01-01T00:00:00Z">
        <w:r>
          <w:t xml:space="preserve">$\phi(\mathord{\smash[b]{\underset{\raise.3ex\hbox{$\scriptstyle\sim$}}{x}}\vphantom{x}}_i)$</w:t>
        </w:r>
      </w:ins>
      <w:ins w:id="2695" w:author="PR Preview" w:date="2026-01-01T00:00:00Z">
        <w:r>
          <w:t xml:space="preserve"> </w:t>
        </w:r>
      </w:ins>
      <w:ins w:id="2696" w:author="PR Preview" w:date="2026-01-01T00:00:00Z">
        <w:r>
          <w:t xml:space="preserve">with an evaluation of a positive definite kernel function:</w:t>
        </w:r>
      </w:ins>
    </w:p>
    <w:p>
      <w:pPr>
        <w:pStyle w:val="BodyText"/>
      </w:pPr>
      <w:ins w:id="2697" w:author="PR Preview" w:date="2026-01-01T00:00:00Z">
        <w:r>
          <w:t xml:space="preserve">$$
    k(\mathord{\smash[b]{\underset{\raise.3ex\hbox{$\scriptstyle\sim$}}{x}}\vphantom{x}}_i, \mathord{\smash[b]{\underset{\raise.3ex\hbox{$\scriptstyle\sim$}}{x}}\vphantom{x}}_j) \stackrel{\text{def}}{=}\mathopen{}\left\langle \phi(\mathord{\smash[b]{\underset{\raise.3ex\hbox{$\scriptstyle\sim$}}{x}}\vphantom{x}}_i), \phi(\mathord{\smash[b]{\underset{\raise.3ex\hbox{$\scriptstyle\sim$}}{x}}\vphantom{x}}_j)\right\rangle\mathclose{}_{\mathcal{H}}.
    $$</w:t>
        </w:r>
      </w:ins>
    </w:p>
    <w:p>
      <w:pPr>
        <w:numPr>
          <w:ilvl w:val="0"/>
          <w:numId w:val="1000"/>
        </w:numPr>
      </w:pPr>
      <w:r>
        <w:t xml:space="preserve">Mercer’s theorem guarantees that every symmetric positive definite kernel function implicitly defines a valid inner product space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(a reproducing kernel Hilbert space) without requiring explicit coordinate representations.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Embeddings and cosine similarity</w:t>
      </w:r>
      <w:r>
        <w:t xml:space="preserve">:</w:t>
      </w:r>
      <w:r>
        <w:t xml:space="preserve"> </w:t>
      </w:r>
      <w:r>
        <w:t xml:space="preserve">In natural language processing and recommendation systems, data items are embedded as vectors in high-dimensional representations.</w:t>
      </w:r>
      <w:r>
        <w:t xml:space="preserve"> </w:t>
      </w:r>
      <w:r>
        <w:t xml:space="preserve">The angle between embeddings captures semantic similarity through cosine similarity (</w:t>
      </w:r>
      <w:hyperlink r:id="rId143">
        <w:r>
          <w:rPr>
            <w:rStyle w:val="Hyperlink"/>
          </w:rPr>
          <w:t xml:space="preserve">Definition 9 in Inner Products and Orthogonality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,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,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</m:num>
            <m:den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del w:id="2698" w:author="PR Preview" w:date="2026-01-01T00:00:00Z">
        <w:r>
          <w:delText xml:space="preserve">When embedding vectors are normalized to unit Euclidean norm (</w:delText>
        </w:r>
      </w:del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del w:id="2699" w:author="PR Preview" w:date="2026-01-01T00:00:00Z">
        <w:r>
          <w:delText xml:space="preserve"> </w:delText>
        </w:r>
      </w:del>
      <w:del w:id="2700" w:author="PR Preview" w:date="2026-01-01T00:00:00Z">
        <w:r>
          <w:delText xml:space="preserve">and</w:delText>
        </w:r>
      </w:del>
      <w:del w:id="2701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del w:id="2702" w:author="PR Preview" w:date="2026-01-01T00:00:00Z">
        <w:r>
          <w:delText xml:space="preserve">),</w:delText>
        </w:r>
      </w:del>
      <w:del w:id="2703" w:author="PR Preview" w:date="2026-01-01T00:00:00Z">
        <w:r>
          <w:delText xml:space="preserve"> </w:delText>
        </w:r>
      </w:del>
      <w:del w:id="2704" w:author="PR Preview" w:date="2026-01-01T00:00:00Z">
        <w:r>
          <w:delText xml:space="preserve">cosine similarity equals the inner product</w:delText>
        </w:r>
      </w:del>
      <w:del w:id="2705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del w:id="2706" w:author="PR Preview" w:date="2026-01-01T00:00:00Z">
        <w:r>
          <w:delText xml:space="preserve"> </w:delText>
        </w:r>
      </w:del>
      <w:del w:id="2707" w:author="PR Preview" w:date="2026-01-01T00:00:00Z">
        <w:r>
          <w:delText xml:space="preserve">(</w:delText>
        </w:r>
      </w:del>
      <w:hyperlink r:id="rId144">
        <w:del w:id="2708" w:author="PR Preview" w:date="2026-01-01T00:00:00Z">
          <w:r>
            <w:rPr>
              <w:rStyle w:val="Hyperlink"/>
            </w:rPr>
            <w:delText xml:space="preserve">Corollary 3 in Inner Products and Orthogonality</w:delText>
          </w:r>
        </w:del>
      </w:hyperlink>
      <w:del w:id="2709" w:author="PR Preview" w:date="2026-01-01T00:00:00Z">
        <w:r>
          <w:delText xml:space="preserve">).</w:delText>
        </w:r>
      </w:del>
      <w:del w:id="2710" w:author="PR Preview" w:date="2026-01-01T00:00:00Z">
        <w:r>
          <w:delText xml:space="preserve"> </w:delText>
        </w:r>
      </w:del>
      <w:del w:id="2711" w:author="PR Preview" w:date="2026-01-01T00:00:00Z">
        <w:r>
          <w:delText xml:space="preserve">Similarly, the self-attention mechanism in Transformers computes query-key alignment scores through scaled inner products</w:delText>
        </w:r>
      </w:del>
      <w:del w:id="2712" w:author="PR Preview" w:date="2026-01-01T00:00:00Z">
        <w:r>
          <w:delText xml:space="preserve"> </w:delText>
        </w:r>
      </w:del>
      <m:oMath>
        <m:limLow>
          <m:e>
            <m:r>
              <m:t>q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k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d</m:t>
                </m:r>
              </m:e>
              <m:sub>
                <m:r>
                  <m:t>k</m:t>
                </m:r>
              </m:sub>
            </m:sSub>
          </m:e>
        </m:rad>
      </m:oMath>
      <w:del w:id="2713" w:author="PR Preview" w:date="2026-01-01T00:00:00Z">
        <w:r>
          <w:delText xml:space="preserve">.</w:delText>
        </w:r>
      </w:del>
    </w:p>
    <w:p>
      <w:pPr>
        <w:numPr>
          <w:ilvl w:val="0"/>
          <w:numId w:val="1010"/>
        </w:numPr>
      </w:pPr>
      <w:del w:id="2714" w:author="PR Preview" w:date="2026-01-01T00:00:00Z">
        <w:r>
          <w:rPr>
            <w:b/>
            <w:bCs/>
          </w:rPr>
          <w:delText xml:space="preserve">Weighted and generalized least squares</w:delText>
        </w:r>
      </w:del>
      <w:del w:id="2715" w:author="PR Preview" w:date="2026-01-01T00:00:00Z">
        <w:r>
          <w:delText xml:space="preserve">:</w:delText>
        </w:r>
      </w:del>
      <w:del w:id="2716" w:author="PR Preview" w:date="2026-01-01T00:00:00Z">
        <w:r>
          <w:delText xml:space="preserve"> </w:delText>
        </w:r>
      </w:del>
      <w:del w:id="2717" w:author="PR Preview" w:date="2026-01-01T00:00:00Z">
        <w:r>
          <w:delText xml:space="preserve">In linear regression</w:delText>
        </w:r>
      </w:del>
      <w:del w:id="2718" w:author="PR Preview" w:date="2026-01-01T00:00:00Z">
        <w:r>
          <w:delText xml:space="preserve"> </w:delText>
        </w:r>
      </w:del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≈</m:t>
        </m:r>
        <m:r>
          <m:rPr>
            <m:sty m:val="bi"/>
          </m:rPr>
          <m:t>X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2719" w:author="PR Preview" w:date="2026-01-01T00:00:00Z">
        <w:r>
          <w:delText xml:space="preserve">, when observation errors have unequal variances or known correlations with positive definite covariance matrix</w:delText>
        </w:r>
      </w:del>
      <w:del w:id="2720" w:author="PR Preview" w:date="2026-01-01T00:00:00Z">
        <w:r>
          <w:delText xml:space="preserve"> </w:delText>
        </w:r>
      </w:del>
      <m:oMath>
        <m:r>
          <m:rPr>
            <m:sty m:val="b"/>
          </m:rPr>
          <m:t>Ω</m:t>
        </m:r>
      </m:oMath>
      <w:del w:id="2721" w:author="PR Preview" w:date="2026-01-01T00:00:00Z">
        <w:r>
          <w:delText xml:space="preserve">,</w:delText>
        </w:r>
      </w:del>
      <w:del w:id="2722" w:author="PR Preview" w:date="2026-01-01T00:00:00Z">
        <w:r>
          <w:delText xml:space="preserve"> </w:delText>
        </w:r>
      </w:del>
      <w:del w:id="2723" w:author="PR Preview" w:date="2026-01-01T00:00:00Z">
        <w:r>
          <w:delText xml:space="preserve">ordinary least squares is inefficient.</w:delText>
        </w:r>
      </w:del>
      <w:del w:id="2724" w:author="PR Preview" w:date="2026-01-01T00:00:00Z">
        <w:r>
          <w:delText xml:space="preserve"> </w:delText>
        </w:r>
      </w:del>
      <w:del w:id="2725" w:author="PR Preview" w:date="2026-01-01T00:00:00Z">
        <w:r>
          <w:delText xml:space="preserve">Generalized least squares minimizes the residual norm in the inner product space induced by</w:delText>
        </w:r>
      </w:del>
      <w:del w:id="2726" w:author="PR Preview" w:date="2026-01-01T00:00:00Z">
        <w:r>
          <w:delText xml:space="preserve"> </w:delText>
        </w:r>
      </w:del>
      <m:oMath>
        <m:r>
          <m:rPr>
            <m:sty m:val="bi"/>
          </m:rPr>
          <m:t>W</m:t>
        </m:r>
        <m:r>
          <m:rPr>
            <m:sty m:val="p"/>
          </m:rPr>
          <m:t>=</m:t>
        </m:r>
        <m:sSup>
          <m:e>
            <m:r>
              <m:rPr>
                <m:sty m:val="b"/>
              </m:rPr>
              <m:t>Ω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del w:id="2727" w:author="PR Preview" w:date="2026-01-01T00:00:00Z">
        <w:r>
          <w:delText xml:space="preserve">:</w:delText>
        </w:r>
      </w:del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lim>
          </m:limLow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X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sSubSup>
            <m:e>
              <m:r>
                <m:t>​</m:t>
              </m:r>
            </m:e>
            <m:sub>
              <m:r>
                <m:rPr>
                  <m:sty m:val="bi"/>
                </m:rPr>
                <m:t>W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min</m:t>
              </m:r>
            </m:e>
            <m:lim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lim>
          </m:limLow>
          <m:r>
            <m:t>​</m:t>
          </m:r>
          <m:d>
            <m:dPr>
              <m:begChr m:val="⟨"/>
              <m:sepChr m:val=""/>
              <m:endChr m:val="⟩"/>
              <m:grow/>
            </m:dPr>
            <m:e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X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X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sSub>
            <m:e>
              <m:r>
                <m:t>​</m:t>
              </m:r>
            </m:e>
            <m:sub>
              <m:r>
                <m:rPr>
                  <m:sty m:val="bi"/>
                </m:rPr>
                <m:t>W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BodyText"/>
      </w:pPr>
      <w:ins w:id="2728" w:author="PR Preview" w:date="2026-01-01T00:00:00Z">
        <w:r>
          <w:t xml:space="preserve">$$
    \operatorname{cossim}(\mathord{\smash[b]{\underset{\raise.3ex\hbox{$\scriptstyle\sim$}}{x}}\vphantom{x}}, \mathord{\smash[b]{\underset{\raise.3ex\hbox{$\scriptstyle\sim$}}{y}}\vphantom{y}}) = \frac{\mathopen{}\left\langle \mathord{\smash[b]{\underset{\raise.3ex\hbox{$\scriptstyle\sim$}}{x}}\vphantom{x}}, \mathord{\smash[b]{\underset{\raise.3ex\hbox{$\scriptstyle\sim$}}{y}}\vphantom{y}}\right\rangle\mathclose{}}{\mathopen{}\left\lVert\mathord{\smash[b]{\underset{\raise.3ex\hbox{$\scriptstyle\sim$}}{x}}\vphantom{x}}\right\rVert\mathclose{}\,\mathopen{}\left\lVert\mathord{\smash[b]{\underset{\raise.3ex\hbox{$\scriptstyle\sim$}}{y}}\vphantom{y}}\right\rVert\mathclose{}}.
    $$</w:t>
        </w:r>
      </w:ins>
    </w:p>
    <w:p>
      <w:pPr>
        <w:numPr>
          <w:ilvl w:val="0"/>
          <w:numId w:val="1000"/>
        </w:numPr>
      </w:pPr>
      <w:ins w:id="2729" w:author="PR Preview" w:date="2026-01-01T00:00:00Z">
        <w:r>
          <w:t xml:space="preserve">When embedding vectors are normalized to unit Euclidean norm (</w:t>
        </w:r>
      </w:ins>
      <w:ins w:id="2730" w:author="PR Preview" w:date="2026-01-01T00:00:00Z">
        <w:r>
          <w:t xml:space="preserve">$\mathopen{}\left\lVert\mathord{\smash[b]{\underset{\raise.3ex\hbox{$\scriptstyle\sim$}}{x}}\vphantom{x}}\right\rVert\mathclose{} = 1$</w:t>
        </w:r>
      </w:ins>
      <w:ins w:id="2731" w:author="PR Preview" w:date="2026-01-01T00:00:00Z">
        <w:r>
          <w:t xml:space="preserve"> </w:t>
        </w:r>
      </w:ins>
      <w:ins w:id="2732" w:author="PR Preview" w:date="2026-01-01T00:00:00Z">
        <w:r>
          <w:t xml:space="preserve">and</w:t>
        </w:r>
      </w:ins>
      <w:ins w:id="2733" w:author="PR Preview" w:date="2026-01-01T00:00:00Z">
        <w:r>
          <w:t xml:space="preserve"> </w:t>
        </w:r>
      </w:ins>
      <w:ins w:id="2734" w:author="PR Preview" w:date="2026-01-01T00:00:00Z">
        <w:r>
          <w:t xml:space="preserve">$\mathopen{}\left\lVert\mathord{\smash[b]{\underset{\raise.3ex\hbox{$\scriptstyle\sim$}}{y}}\vphantom{y}}\right\rVert\mathclose{} = 1$</w:t>
        </w:r>
      </w:ins>
      <w:ins w:id="2735" w:author="PR Preview" w:date="2026-01-01T00:00:00Z">
        <w:r>
          <w:t xml:space="preserve">),</w:t>
        </w:r>
      </w:ins>
      <w:ins w:id="2736" w:author="PR Preview" w:date="2026-01-01T00:00:00Z">
        <w:r>
          <w:t xml:space="preserve"> </w:t>
        </w:r>
      </w:ins>
      <w:ins w:id="2737" w:author="PR Preview" w:date="2026-01-01T00:00:00Z">
        <w:r>
          <w:t xml:space="preserve">cosine similarity equals the inner product</w:t>
        </w:r>
      </w:ins>
      <w:ins w:id="2738" w:author="PR Preview" w:date="2026-01-01T00:00:00Z">
        <w:r>
          <w:t xml:space="preserve"> </w:t>
        </w:r>
      </w:ins>
      <w:ins w:id="2739" w:author="PR Preview" w:date="2026-01-01T00:00:00Z">
        <w:r>
          <w:t xml:space="preserve">$\mathopen{}\left\langle \mathord{\smash[b]{\underset{\raise.3ex\hbox{$\scriptstyle\sim$}}{x}}\vphantom{x}}, \mathord{\smash[b]{\underset{\raise.3ex\hbox{$\scriptstyle\sim$}}{y}}\vphantom{y}}\right\rangle\mathclose{}$</w:t>
        </w:r>
      </w:ins>
      <w:ins w:id="2740" w:author="PR Preview" w:date="2026-01-01T00:00:00Z">
        <w:r>
          <w:t xml:space="preserve"> </w:t>
        </w:r>
      </w:ins>
      <w:ins w:id="2741" w:author="PR Preview" w:date="2026-01-01T00:00:00Z">
        <w:r>
          <w:t xml:space="preserve">(</w:t>
        </w:r>
      </w:ins>
      <w:hyperlink r:id="rId144">
        <w:ins w:id="2742" w:author="PR Preview" w:date="2026-01-01T00:00:00Z">
          <w:r>
            <w:rPr>
              <w:rStyle w:val="Hyperlink"/>
            </w:rPr>
            <w:t xml:space="preserve">Corollary 3 in Inner Products and Orthogonality</w:t>
          </w:r>
        </w:ins>
      </w:hyperlink>
      <w:ins w:id="2743" w:author="PR Preview" w:date="2026-01-01T00:00:00Z">
        <w:r>
          <w:t xml:space="preserve">).</w:t>
        </w:r>
      </w:ins>
      <w:ins w:id="2744" w:author="PR Preview" w:date="2026-01-01T00:00:00Z">
        <w:r>
          <w:t xml:space="preserve"> </w:t>
        </w:r>
      </w:ins>
      <w:ins w:id="2745" w:author="PR Preview" w:date="2026-01-01T00:00:00Z">
        <w:r>
          <w:t xml:space="preserve">Similarly, the self-attention mechanism in Transformers computes query-key alignment scores through scaled inner products</w:t>
        </w:r>
      </w:ins>
      <w:ins w:id="2746" w:author="PR Preview" w:date="2026-01-01T00:00:00Z">
        <w:r>
          <w:t xml:space="preserve"> </w:t>
        </w:r>
      </w:ins>
      <w:ins w:id="2747" w:author="PR Preview" w:date="2026-01-01T00:00:00Z">
        <w:r>
          <w:t xml:space="preserve">$\mathord{\smash[b]{\underset{\raise.3ex\hbox{$\scriptstyle\sim$}}{q}}\vphantom{q}} \cdot \mathord{\smash[b]{\underset{\raise.3ex\hbox{$\scriptstyle\sim$}}{k}}\vphantom{k}} / \sqrt{d_k}$</w:t>
        </w:r>
      </w:ins>
      <w:ins w:id="2748" w:author="PR Preview" w:date="2026-01-01T00:00:00Z">
        <w:r>
          <w:t xml:space="preserve">.</w:t>
        </w:r>
      </w:ins>
    </w:p>
    <w:p>
      <w:pPr>
        <w:numPr>
          <w:ilvl w:val="0"/>
          <w:numId w:val="1010"/>
        </w:numPr>
      </w:pPr>
      <w:ins w:id="2749" w:author="PR Preview" w:date="2026-01-01T00:00:00Z">
        <w:r>
          <w:rPr>
            <w:b/>
            <w:bCs/>
          </w:rPr>
          <w:t xml:space="preserve">Weighted and generalized least squares</w:t>
        </w:r>
      </w:ins>
      <w:ins w:id="2750" w:author="PR Preview" w:date="2026-01-01T00:00:00Z">
        <w:r>
          <w:t xml:space="preserve">:</w:t>
        </w:r>
      </w:ins>
      <w:ins w:id="2751" w:author="PR Preview" w:date="2026-01-01T00:00:00Z">
        <w:r>
          <w:t xml:space="preserve"> </w:t>
        </w:r>
      </w:ins>
      <w:ins w:id="2752" w:author="PR Preview" w:date="2026-01-01T00:00:00Z">
        <w:r>
          <w:t xml:space="preserve">In linear regression</w:t>
        </w:r>
      </w:ins>
      <w:ins w:id="2753" w:author="PR Preview" w:date="2026-01-01T00:00:00Z">
        <w:r>
          <w:t xml:space="preserve"> </w:t>
        </w:r>
      </w:ins>
      <w:ins w:id="2754" w:author="PR Preview" w:date="2026-01-01T00:00:00Z">
        <w:r>
          <w:t xml:space="preserve">$\mathord{\smash[b]{\underset{\raise.3ex\hbox{$\scriptstyle\sim$}}{y}}\vphantom{y}}\approx \mathbf{X}\mathord{\smash[b]{\underset{\raise.3ex\hbox{$\scriptstyle\sim$}}{\beta}}\vphantom{\beta}}$</w:t>
        </w:r>
      </w:ins>
      <w:ins w:id="2755" w:author="PR Preview" w:date="2026-01-01T00:00:00Z">
        <w:r>
          <w:t xml:space="preserve">, when observation errors have unequal variances or known correlations with positive definite covariance matrix</w:t>
        </w:r>
      </w:ins>
      <w:ins w:id="2756" w:author="PR Preview" w:date="2026-01-01T00:00:00Z">
        <w:r>
          <w:t xml:space="preserve"> </w:t>
        </w:r>
      </w:ins>
      <m:oMath>
        <m:r>
          <m:rPr>
            <m:sty m:val="b"/>
          </m:rPr>
          <m:t>Ω</m:t>
        </m:r>
      </m:oMath>
      <w:ins w:id="2757" w:author="PR Preview" w:date="2026-01-01T00:00:00Z">
        <w:r>
          <w:t xml:space="preserve">,</w:t>
        </w:r>
      </w:ins>
      <w:ins w:id="2758" w:author="PR Preview" w:date="2026-01-01T00:00:00Z">
        <w:r>
          <w:t xml:space="preserve"> </w:t>
        </w:r>
      </w:ins>
      <w:ins w:id="2759" w:author="PR Preview" w:date="2026-01-01T00:00:00Z">
        <w:r>
          <w:t xml:space="preserve">ordinary least squares is inefficient.</w:t>
        </w:r>
      </w:ins>
      <w:ins w:id="2760" w:author="PR Preview" w:date="2026-01-01T00:00:00Z">
        <w:r>
          <w:t xml:space="preserve"> </w:t>
        </w:r>
      </w:ins>
      <w:ins w:id="2761" w:author="PR Preview" w:date="2026-01-01T00:00:00Z">
        <w:r>
          <w:t xml:space="preserve">Generalized least squares minimizes the residual norm in the inner product space induced by</w:t>
        </w:r>
      </w:ins>
      <w:ins w:id="2762" w:author="PR Preview" w:date="2026-01-01T00:00:00Z">
        <w:r>
          <w:t xml:space="preserve"> </w:t>
        </w:r>
      </w:ins>
      <m:oMath>
        <m:r>
          <m:rPr>
            <m:sty m:val="bi"/>
          </m:rPr>
          <m:t>W</m:t>
        </m:r>
        <m:r>
          <m:rPr>
            <m:sty m:val="p"/>
          </m:rPr>
          <m:t>=</m:t>
        </m:r>
        <m:sSup>
          <m:e>
            <m:r>
              <m:rPr>
                <m:sty m:val="b"/>
              </m:rPr>
              <m:t>Ω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ins w:id="2763" w:author="PR Preview" w:date="2026-01-01T00:00:00Z">
        <w:r>
          <w:t xml:space="preserve">:</w:t>
        </w:r>
      </w:ins>
    </w:p>
    <w:p>
      <w:pPr>
        <w:pStyle w:val="BodyText"/>
      </w:pPr>
      <w:ins w:id="2764" w:author="PR Preview" w:date="2026-01-01T00:00:00Z">
        <w:r>
          <w:t xml:space="preserve">$$
    \min_{\mathord{\smash[b]{\underset{\raise.3ex\hbox{$\scriptstyle\sim$}}{\beta}}\vphantom{\beta}}} \mathopen{}\left\lVert\mathord{\smash[b]{\underset{\raise.3ex\hbox{$\scriptstyle\sim$}}{y}}\vphantom{y}}- \mathbf{X}\mathord{\smash[b]{\underset{\raise.3ex\hbox{$\scriptstyle\sim$}}{\beta}}\vphantom{\beta}}\right\rVert\mathclose{}_{\mathbf{W}}^2 = \min_{\mathord{\smash[b]{\underset{\raise.3ex\hbox{$\scriptstyle\sim$}}{\beta}}\vphantom{\beta}}} \mathopen{}\left\langle \mathord{\smash[b]{\underset{\raise.3ex\hbox{$\scriptstyle\sim$}}{y}}\vphantom{y}}- \mathbf{X}\mathord{\smash[b]{\underset{\raise.3ex\hbox{$\scriptstyle\sim$}}{\beta}}\vphantom{\beta}}, \mathord{\smash[b]{\underset{\raise.3ex\hbox{$\scriptstyle\sim$}}{y}}\vphantom{y}}- \mathbf{X}\mathord{\smash[b]{\underset{\raise.3ex\hbox{$\scriptstyle\sim$}}{\beta}}\vphantom{\beta}}\right\rangle\mathclose{}_{\mathbf{W}}.
    $$</w:t>
        </w:r>
      </w:ins>
    </w:p>
    <w:bookmarkEnd w:id="145"/>
    <w:bookmarkEnd w:id="146"/>
    <w:bookmarkStart w:id="165" w:name="determinants"/>
    <w:p>
      <w:pPr>
        <w:pStyle w:val="Heading2"/>
      </w:pPr>
      <w:r>
        <w:t xml:space="preserve">6 Determinants</w:t>
      </w:r>
    </w:p>
    <w:bookmarkStart w:id="147" w:name="def-determinant"/>
    <w:p>
      <w:pPr>
        <w:pStyle w:val="FirstParagraph"/>
      </w:pPr>
      <w:r>
        <w:rPr>
          <w:b/>
          <w:bCs/>
        </w:rPr>
        <w:t xml:space="preserve">Definition 26 (Determinant)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determinant</w:t>
      </w:r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bi"/>
              </m:rPr>
              <m:t>A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number defined recursively in</w:t>
      </w:r>
      <w:r>
        <w:t xml:space="preserve"> </w:t>
      </w:r>
      <m:oMath>
        <m:r>
          <m:t>p</m:t>
        </m:r>
      </m:oMath>
      <w:r>
        <w:t xml:space="preserve">:</w:t>
      </w:r>
    </w:p>
    <w:p>
      <w:pPr>
        <w:pStyle w:val="Compact"/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11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rPr>
              <m:sty m:val="p"/>
            </m:rPr>
            <m:t>−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+</m:t>
              </m:r>
              <m:r>
                <m:t>j</m:t>
              </m:r>
            </m:sup>
          </m:sSup>
          <m:r>
            <m:t> </m:t>
          </m:r>
          <m:sSub>
            <m:e>
              <m:r>
                <m:t>a</m:t>
              </m:r>
            </m:e>
            <m:sub>
              <m:r>
                <m:t>1</m:t>
              </m:r>
              <m:r>
                <m:t>j</m:t>
              </m:r>
            </m:sub>
          </m:sSub>
          <m:r>
            <m:rPr>
              <m:sty m:val="p"/>
            </m:rPr>
            <m:t>det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t>j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Compact"/>
        <w:numPr>
          <w:ilvl w:val="0"/>
          <w:numId w:val="1000"/>
        </w:numPr>
      </w:pPr>
      <w:r>
        <w:t xml:space="preserve">where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t>j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left after deleting row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47"/>
    <w:bookmarkStart w:id="148" w:name="exm-determinant"/>
    <w:p>
      <w:pPr>
        <w:pStyle w:val="FirstParagraph"/>
      </w:pPr>
      <w:r>
        <w:rPr>
          <w:b/>
          <w:bCs/>
        </w:rPr>
        <w:t xml:space="preserve">Example 34 (Determinant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a</m:t>
                  </m:r>
                </m:e>
                <m:e>
                  <m:r>
                    <m:t>b</m:t>
                  </m:r>
                </m:e>
              </m:mr>
              <m:mr>
                <m:e>
                  <m:r>
                    <m:t>c</m:t>
                  </m:r>
                </m:e>
                <m:e>
                  <m:r>
                    <m:t>d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deleting row 1 and column 1 leaves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d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 deleting row 1 and column 2 leaves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c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t> </m:t>
              </m:r>
              <m:r>
                <m:t>a</m:t>
              </m:r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d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p>
              </m:sSup>
              <m:r>
                <m:t> </m:t>
              </m:r>
              <m:r>
                <m:t>b</m:t>
              </m:r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c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</m:t>
              </m:r>
              <m:r>
                <m:t>p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</m:t>
              </m:r>
              <m:r>
                <m:t>p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2</m:t>
                            </m:r>
                          </m:e>
                          <m:e>
                            <m:r>
                              <m:t>1</m:t>
                            </m:r>
                          </m:e>
                        </m:m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8"/>
    <w:bookmarkStart w:id="149" w:name="rem-determinant-cofactor-expansion"/>
    <w:p>
      <w:pPr>
        <w:pStyle w:val="FirstParagraph"/>
      </w:pPr>
      <w:r>
        <w:rPr>
          <w:i/>
          <w:iCs/>
        </w:rPr>
        <w:t xml:space="preserve">Remark 20</w:t>
      </w:r>
      <w:r>
        <w:t xml:space="preserve"> (Cofactor expansion). </w:t>
      </w:r>
      <w:r>
        <w:t xml:space="preserve">The recursive formula in</w:t>
      </w:r>
      <w:r>
        <w:t xml:space="preserve"> </w:t>
      </w:r>
      <w:hyperlink w:anchor="def-determinant">
        <w:r>
          <w:rPr>
            <w:rStyle w:val="Hyperlink"/>
          </w:rPr>
          <w:t xml:space="preserve">Definition 26</w:t>
        </w:r>
      </w:hyperlink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cofactor expansion</w:t>
      </w:r>
      <w:r>
        <w:t xml:space="preserve"> </w:t>
      </w:r>
      <w:r>
        <w:t xml:space="preserve">along the first row.</w:t>
      </w:r>
      <w:r>
        <w:t xml:space="preserve"> </w:t>
      </w:r>
      <w:r>
        <w:t xml:space="preserve">Other sources define the determinant</w:t>
      </w:r>
      <w:r>
        <w:t xml:space="preserve"> </w:t>
      </w:r>
      <w:r>
        <w:t xml:space="preserve">as a sum over all orderings of the columns</w:t>
      </w:r>
      <w:r>
        <w:t xml:space="preserve"> </w:t>
      </w:r>
      <w:r>
        <w:t xml:space="preserve">and derive this expansion from it;</w:t>
      </w:r>
      <w:r>
        <w:t xml:space="preserve"> </w:t>
      </w:r>
      <w:r>
        <w:t xml:space="preserve">the two definitions agree</w:t>
      </w:r>
      <w:r>
        <w:t xml:space="preserve"> </w:t>
      </w:r>
      <w:r>
        <w:t xml:space="preserve">(Banerjee and Roy 2014)</w:t>
      </w:r>
      <w:r>
        <w:t xml:space="preserve">.</w:t>
      </w:r>
    </w:p>
    <w:p>
      <w:pPr>
        <w:pStyle w:val="BodyText"/>
      </w:pPr>
      <w:r>
        <w:t xml:space="preserve">Each ordering picks one entry from each row,</w:t>
      </w:r>
      <w:r>
        <w:t xml:space="preserve"> </w:t>
      </w:r>
      <w:r>
        <w:t xml:space="preserve">from the column that the ordering assigns to that row,</w:t>
      </w:r>
      <w:r>
        <w:t xml:space="preserve"> </w:t>
      </w:r>
      <w:r>
        <w:t xml:space="preserve">and multiplies them.</w:t>
      </w:r>
      <w:r>
        <w:t xml:space="preserve"> </w:t>
      </w:r>
      <w:r>
        <w:t xml:space="preserve">Its sign is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if the ordering takes an even number of swaps of two columns</w:t>
      </w:r>
      <w:r>
        <w:t xml:space="preserve"> </w:t>
      </w:r>
      <w:r>
        <w:t xml:space="preserve">to reach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if it takes an odd number.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the columns have two orderings.</w:t>
      </w:r>
      <w:r>
        <w:t xml:space="preserve"> </w:t>
      </w:r>
      <w:r>
        <w:t xml:space="preserve">The ordering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keeps each column in place,</w:t>
      </w:r>
      <w:r>
        <w:t xml:space="preserve"> </w:t>
      </w:r>
      <w:r>
        <w:t xml:space="preserve">picks the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22</m:t>
            </m:r>
          </m:sub>
        </m:sSub>
      </m:oMath>
      <w:r>
        <w:t xml:space="preserve">,</w:t>
      </w:r>
      <w:r>
        <w:t xml:space="preserve"> </w:t>
      </w:r>
      <w:r>
        <w:t xml:space="preserve">and has sign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 ordering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swaps the two columns,</w:t>
      </w:r>
      <w:r>
        <w:t xml:space="preserve"> </w:t>
      </w:r>
      <w:r>
        <w:t xml:space="preserve">picks the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12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21</m:t>
            </m:r>
          </m:sub>
        </m:sSub>
      </m:oMath>
      <w:r>
        <w:t xml:space="preserve">,</w:t>
      </w:r>
      <w:r>
        <w:t xml:space="preserve"> </w:t>
      </w:r>
      <w:r>
        <w:t xml:space="preserve">and has sign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 sum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  <m:sSub>
          <m:e>
            <m:r>
              <m:t>a</m:t>
            </m:r>
          </m:e>
          <m:sub>
            <m:r>
              <m:t>22</m:t>
            </m:r>
          </m:sub>
        </m:sSub>
        <m:r>
          <m:rPr>
            <m:sty m:val="p"/>
          </m:rPr>
          <m:t>−</m:t>
        </m:r>
        <m:sSub>
          <m:e>
            <m:r>
              <m:t>a</m:t>
            </m:r>
          </m:e>
          <m:sub>
            <m:r>
              <m:t>12</m:t>
            </m:r>
          </m:sub>
        </m:sSub>
        <m:sSub>
          <m:e>
            <m:r>
              <m:t>a</m:t>
            </m:r>
          </m:e>
          <m:sub>
            <m:r>
              <m:t>21</m:t>
            </m:r>
          </m:sub>
        </m:sSub>
      </m:oMath>
      <w:r>
        <w:t xml:space="preserve"> </w:t>
      </w:r>
      <w:r>
        <w:t xml:space="preserve">is the value</w:t>
      </w:r>
      <w:r>
        <w:t xml:space="preserve"> </w:t>
      </w:r>
      <m:oMath>
        <m:r>
          <m:t>a</m:t>
        </m:r>
        <m:r>
          <m:t>d</m:t>
        </m:r>
        <m:r>
          <m:rPr>
            <m:sty m:val="p"/>
          </m:rPr>
          <m:t>−</m:t>
        </m:r>
        <m:r>
          <m:t>b</m:t>
        </m:r>
        <m:r>
          <m:t>c</m:t>
        </m:r>
      </m:oMath>
      <w:r>
        <w:t xml:space="preserve"> </w:t>
      </w:r>
      <w:r>
        <w:t xml:space="preserve">from</w:t>
      </w:r>
      <w:r>
        <w:t xml:space="preserve"> </w:t>
      </w:r>
      <w:hyperlink w:anchor="exm-determinant">
        <w:r>
          <w:rPr>
            <w:rStyle w:val="Hyperlink"/>
          </w:rPr>
          <w:t xml:space="preserve">Example 34</w:t>
        </w:r>
      </w:hyperlink>
      <w:r>
        <w:t xml:space="preserve">.</w:t>
      </w:r>
    </w:p>
    <w:bookmarkEnd w:id="149"/>
    <w:p>
      <w:pPr>
        <w:pStyle w:val="BodyText"/>
      </w:pPr>
      <w:r>
        <w:t xml:space="preserve">See also</w:t>
      </w:r>
      <w:r>
        <w:t xml:space="preserve"> </w:t>
      </w:r>
      <w:hyperlink r:id="rId150">
        <w:r>
          <w:rPr>
            <w:rStyle w:val="Hyperlink"/>
          </w:rPr>
          <w:t xml:space="preserve">https://en.wikipedia.org/wiki/Determinant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6 of the</w:t>
            </w:r>
            <w:r>
              <w:t xml:space="preserve"> </w:t>
            </w:r>
            <w:hyperlink r:id="rId94">
              <w:r>
                <w:rPr>
                  <w:rStyle w:val="Hyperlink"/>
                  <w:i/>
                  <w:iCs/>
                </w:rPr>
                <w:t xml:space="preserve">Essence of linear algebra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shows the geometric meaning of the determinant: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hyperlink r:id="rId153">
              <w:r>
                <w:rPr>
                  <w:rStyle w:val="Hyperlink"/>
                </w:rPr>
                <w:t xml:space="preserve">The determinant</w:t>
              </w:r>
            </w:hyperlink>
            <w:r>
              <w:t xml:space="preserve"> </w:t>
            </w:r>
            <w:r>
              <w:t xml:space="preserve">shows how the determinant measures the factor by which a linear transformation scales areas and volumes, and why a zero determinant corresponds to compressing space into a lower dimension.</w:t>
            </w:r>
          </w:p>
          <w:p/>
        </w:tc>
      </w:tr>
    </w:tbl>
    <w:bookmarkStart w:id="154" w:name="thm-det-diagonal"/>
    <w:p>
      <w:pPr>
        <w:pStyle w:val="FirstParagraph"/>
      </w:pPr>
      <w:r>
        <w:rPr>
          <w:b/>
          <w:bCs/>
        </w:rPr>
        <w:t xml:space="preserve">Theorem 18 (Determinant of a diagonal matrix)</w:t>
      </w:r>
      <w:r>
        <w:t xml:space="preserve"> </w:t>
      </w:r>
      <w:r>
        <w:t xml:space="preserve">The determinant (</w:t>
      </w:r>
      <w:hyperlink w:anchor="def-determinant">
        <w:r>
          <w:rPr>
            <w:rStyle w:val="Hyperlink"/>
          </w:rPr>
          <w:t xml:space="preserve">Definition 26</w:t>
        </w:r>
      </w:hyperlink>
      <w:r>
        <w:t xml:space="preserve">)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w:r>
        <w:t xml:space="preserve">(</w:t>
      </w:r>
      <w:hyperlink w:anchor="def-diagonal-matrix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is the product of its diagonal entries: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d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sSub>
                          <m:e>
                            <m:r>
                              <m:t>d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1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97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the matrix is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 its determinant is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by definition.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2</m:t>
        </m:r>
      </m:oMath>
      <w:r>
        <w:t xml:space="preserve">, suppose the result holds for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diagonal matrices,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and diagonal.</w:t>
      </w:r>
      <w:r>
        <w:t xml:space="preserve"> </w:t>
      </w:r>
      <w:r>
        <w:t xml:space="preserve">Row 1 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only the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term of the definition can be nonzero,</w:t>
      </w:r>
      <w:r>
        <w:t xml:space="preserve"> </w:t>
      </w:r>
      <w:r>
        <w:t xml:space="preserve">and deleting row 1 and column 1 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leaves the diagonal matrix with diagonal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11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j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t>j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11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(combine)</m:t>
              </m:r>
            </m:e>
          </m:eqArr>
        </m:oMath>
      </m:oMathPara>
    </w:p>
    <w:bookmarkStart w:id="155" w:name="exm-det-diagonal"/>
    <w:p>
      <w:pPr>
        <w:pStyle w:val="FirstParagraph"/>
      </w:pPr>
      <w:r>
        <w:rPr>
          <w:b/>
          <w:bCs/>
        </w:rPr>
        <w:t xml:space="preserve">Example 35 (Determinant of a scaled identity matrix)</w:t>
      </w:r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r>
          <m:t>c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diagonal with every diagonal entry equal to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t>c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55"/>
    <w:bookmarkStart w:id="156" w:name="thm-det-product"/>
    <w:p>
      <w:pPr>
        <w:pStyle w:val="BodyText"/>
      </w:pPr>
      <w:r>
        <w:rPr>
          <w:b/>
          <w:bCs/>
        </w:rPr>
        <w:t xml:space="preserve">Theorem 19 (Determinant of a product)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56"/>
    <w:bookmarkStart w:id="157" w:name="exm-det-product"/>
    <w:p>
      <w:pPr>
        <w:pStyle w:val="FirstParagraph"/>
      </w:pPr>
      <w:r>
        <w:rPr>
          <w:b/>
          <w:bCs/>
        </w:rPr>
        <w:t xml:space="preserve">Example 36 (Checking the product rule)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determinant">
        <w:r>
          <w:rPr>
            <w:rStyle w:val="Hyperlink"/>
          </w:rPr>
          <w:t xml:space="preserve">Example 34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product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57"/>
    <w:bookmarkStart w:id="158" w:name="rem-det-product-proof"/>
    <w:p>
      <w:pPr>
        <w:pStyle w:val="FirstParagraph"/>
      </w:pPr>
      <w:r>
        <w:rPr>
          <w:i/>
          <w:iCs/>
        </w:rPr>
        <w:t xml:space="preserve">Remark 21</w:t>
      </w:r>
      <w:r>
        <w:t xml:space="preserve"> (An example is not a proof). </w:t>
      </w:r>
      <w:hyperlink w:anchor="exm-det-product">
        <w:r>
          <w:rPr>
            <w:rStyle w:val="Hyperlink"/>
          </w:rPr>
          <w:t xml:space="preserve">Example 36</w:t>
        </w:r>
      </w:hyperlink>
      <w:r>
        <w:t xml:space="preserve"> </w:t>
      </w:r>
      <w:r>
        <w:t xml:space="preserve">checks</w:t>
      </w:r>
      <w:r>
        <w:t xml:space="preserve"> </w:t>
      </w:r>
      <w:hyperlink w:anchor="thm-det-product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for one pair of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matrices,</w:t>
      </w:r>
      <w:r>
        <w:t xml:space="preserve"> </w:t>
      </w:r>
      <w:r>
        <w:t xml:space="preserve">which shows the theorem holds there</w:t>
      </w:r>
      <w:r>
        <w:t xml:space="preserve"> </w:t>
      </w:r>
      <w:r>
        <w:t xml:space="preserve">but does not prove it for every pair.</w:t>
      </w:r>
      <w:r>
        <w:t xml:space="preserve"> </w:t>
      </w:r>
      <w:r>
        <w:t xml:space="preserve">The proof needs properties of the determinant</w:t>
      </w:r>
      <w:r>
        <w:t xml:space="preserve"> </w:t>
      </w:r>
      <w:r>
        <w:t xml:space="preserve">that these notes don’t develop;</w:t>
      </w:r>
      <w:r>
        <w:t xml:space="preserve"> </w:t>
      </w:r>
      <w:r>
        <w:t xml:space="preserve">see</w:t>
      </w:r>
      <w:r>
        <w:t xml:space="preserve"> </w:t>
      </w:r>
      <w:r>
        <w:t xml:space="preserve">Banerjee and Roy (2014)</w:t>
      </w:r>
      <w:r>
        <w:t xml:space="preserve">.</w:t>
      </w:r>
    </w:p>
    <w:bookmarkEnd w:id="158"/>
    <w:p>
      <w:pPr>
        <w:pStyle w:val="BodyText"/>
      </w:pPr>
      <w:r>
        <w:t xml:space="preserve">See also</w:t>
      </w:r>
      <w:r>
        <w:t xml:space="preserve"> </w:t>
      </w:r>
      <w:hyperlink r:id="rId150">
        <w:r>
          <w:rPr>
            <w:rStyle w:val="Hyperlink"/>
          </w:rPr>
          <w:t xml:space="preserve">https://en.wikipedia.org/wiki/Determinant</w:t>
        </w:r>
      </w:hyperlink>
      <w:r>
        <w:t xml:space="preserve">.</w:t>
      </w:r>
    </w:p>
    <w:bookmarkStart w:id="159" w:name="thm-det-eigenvalues"/>
    <w:p>
      <w:pPr>
        <w:pStyle w:val="BodyText"/>
      </w:pPr>
      <w:r>
        <w:rPr>
          <w:b/>
          <w:bCs/>
        </w:rPr>
        <w:t xml:space="preserve">Theorem 20 (The determinant of a symmetric matrix is the product of its eigenvalues)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with real entries,</w:t>
      </w:r>
      <w:r>
        <w:t xml:space="preserve"> </w:t>
      </w:r>
      <w:r>
        <w:t xml:space="preserve">with eigendecomposition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18</w:t>
        </w:r>
      </w:hyperlink>
      <w:r>
        <w:t xml:space="preserve">)</w:t>
      </w:r>
      <w:r>
        <w:t xml:space="preserve"> </w:t>
      </w:r>
      <w:r>
        <w:t xml:space="preserve">and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1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First,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Q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orthogonal)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the identity)</m:t>
              </m:r>
            </m:e>
          </m:eqArr>
        </m:oMath>
      </m:oMathPara>
    </w:p>
    <w:p>
      <w:pPr>
        <w:pStyle w:val="FirstParagraph"/>
      </w:pP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eigendecomposition)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product,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three numbers)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first display)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diagonal matrix)</m:t>
              </m:r>
            </m:e>
          </m:eqArr>
        </m:oMath>
      </m:oMathPara>
    </w:p>
    <w:p>
      <w:pPr>
        <w:pStyle w:val="FirstParagraph"/>
      </w:pPr>
      <w:r>
        <w:t xml:space="preserve">The product steps are</w:t>
      </w:r>
      <w:r>
        <w:t xml:space="preserve"> </w:t>
      </w:r>
      <w:hyperlink w:anchor="thm-det-product">
        <w:r>
          <w:rPr>
            <w:rStyle w:val="Hyperlink"/>
          </w:rPr>
          <w:t xml:space="preserve">Theorem 19</w:t>
        </w:r>
      </w:hyperlink>
      <w:r>
        <w:t xml:space="preserve">,</w:t>
      </w:r>
      <w:r>
        <w:t xml:space="preserve"> </w:t>
      </w:r>
      <w:r>
        <w:t xml:space="preserve">the orthogonality step is</w:t>
      </w:r>
      <w:r>
        <w:t xml:space="preserve"> 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w:r>
        <w:t xml:space="preserve">and the identity and diagonal steps are</w:t>
      </w:r>
      <w:r>
        <w:t xml:space="preserve"> </w:t>
      </w:r>
      <w:hyperlink w:anchor="thm-det-diagonal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and</w:t>
      </w:r>
      <w:r>
        <w:t xml:space="preserve"> </w:t>
      </w:r>
      <w:hyperlink w:anchor="exm-det-diagonal">
        <w:r>
          <w:rPr>
            <w:rStyle w:val="Hyperlink"/>
          </w:rPr>
          <w:t xml:space="preserve">Example 35</w:t>
        </w:r>
      </w:hyperlink>
      <w:r>
        <w:t xml:space="preserve">.</w:t>
      </w:r>
    </w:p>
    <w:bookmarkStart w:id="160" w:name="cor-det-pd"/>
    <w:p>
      <w:pPr>
        <w:pStyle w:val="BodyText"/>
      </w:pPr>
      <w:r>
        <w:rPr>
          <w:b/>
          <w:bCs/>
        </w:rPr>
        <w:t xml:space="preserve">Corollary 3 (A positive definite matrix has a positive determinant)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6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finite-eigenvalues">
        <w:r>
          <w:rPr>
            <w:rStyle w:val="Hyperlink"/>
          </w:rPr>
          <w:t xml:space="preserve">Theorem 14</w:t>
        </w:r>
      </w:hyperlink>
      <w:r>
        <w:t xml:space="preserve">, every eigenvalue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positive,</w:t>
      </w:r>
      <w:r>
        <w:t xml:space="preserve"> </w:t>
      </w:r>
      <w:r>
        <w:t xml:space="preserve">so their product, which is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w:hyperlink w:anchor="thm-det-eigenvalues">
        <w:r>
          <w:rPr>
            <w:rStyle w:val="Hyperlink"/>
          </w:rPr>
          <w:t xml:space="preserve">Theorem 20</w:t>
        </w:r>
      </w:hyperlink>
      <w:r>
        <w:t xml:space="preserve">,</w:t>
      </w:r>
      <w:r>
        <w:t xml:space="preserve"> </w:t>
      </w:r>
      <w:r>
        <w:t xml:space="preserve">is positive.</w:t>
      </w:r>
    </w:p>
    <w:bookmarkStart w:id="161" w:name="exm-det-eigenvalues"/>
    <w:p>
      <w:pPr>
        <w:pStyle w:val="BodyText"/>
      </w:pPr>
      <w:r>
        <w:rPr>
          <w:b/>
          <w:bCs/>
        </w:rPr>
        <w:t xml:space="preserve">Example 37 (Two ways to the same determinant)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eigenvalue">
        <w:r>
          <w:rPr>
            <w:rStyle w:val="Hyperlink"/>
          </w:rPr>
          <w:t xml:space="preserve">Example 22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det-eigenvalues">
        <w:r>
          <w:rPr>
            <w:rStyle w:val="Hyperlink"/>
          </w:rPr>
          <w:t xml:space="preserve">Theorem 20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matching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from</w:t>
      </w:r>
      <w:r>
        <w:t xml:space="preserve"> </w:t>
      </w:r>
      <w:hyperlink w:anchor="exm-determinant">
        <w:r>
          <w:rPr>
            <w:rStyle w:val="Hyperlink"/>
          </w:rPr>
          <w:t xml:space="preserve">Example 34</w:t>
        </w:r>
      </w:hyperlink>
      <w:r>
        <w:t xml:space="preserve">.</w:t>
      </w:r>
    </w:p>
    <w:bookmarkEnd w:id="161"/>
    <w:bookmarkStart w:id="164" w:name="refs"/>
    <w:bookmarkStart w:id="163" w:name="ref-banerjee2014linear"/>
    <w:p>
      <w:pPr>
        <w:pStyle w:val="Bibliography"/>
      </w:pPr>
      <w:r>
        <w:t xml:space="preserve">Banerjee, Sudipto, and Anindya Roy. 2014.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. Vol. 181. Crc Press Boca Raton.</w:t>
      </w:r>
      <w:r>
        <w:t xml:space="preserve"> </w:t>
      </w:r>
      <w:hyperlink r:id="rId162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  <w:r>
        <w:t xml:space="preserve">.</w:t>
      </w:r>
    </w:p>
    <w:bookmarkEnd w:id="163"/>
    <w:bookmarkEnd w:id="164"/>
    <w:bookmarkEnd w:id="16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1" Type="http://schemas.openxmlformats.org/officeDocument/2006/relationships/image" Target="media/rId91.png"/><Relationship Id="rId89" Type="http://schemas.openxmlformats.org/officeDocument/2006/relationships/hyperlink" Target="algebra-complex.html#def-complex-number" TargetMode="External"/><Relationship Id="rId122" Type="http://schemas.openxmlformats.org/officeDocument/2006/relationships/hyperlink" Target="https://en.wikipedia.org/wiki/Definite_matrix" TargetMode="External"/><Relationship Id="rId150" Type="http://schemas.openxmlformats.org/officeDocument/2006/relationships/hyperlink" Target="https://en.wikipedia.org/wiki/Determinant" TargetMode="External"/><Relationship Id="rId57" Type="http://schemas.openxmlformats.org/officeDocument/2006/relationships/hyperlink" Target="https://morrison-lab.github.io/rme/chapters/Linear-models-overview.html#sec-infer-LMs" TargetMode="External"/><Relationship Id="rId162" Type="http://schemas.openxmlformats.org/officeDocument/2006/relationships/hyperlink" Target="https://www.routledge.com/Linear-Algebra-and-Matrix-Analysis-for-Statistics/Banerjee-Roy/p/book/9781420095388" TargetMode="External"/><Relationship Id="rId94" Type="http://schemas.openxmlformats.org/officeDocument/2006/relationships/hyperlink" Target="https://www.youtube.com/playlist?list=PLZHQObOWTQDPD3MizzM2xVFitgF8hE_ab" TargetMode="External"/><Relationship Id="rId153" Type="http://schemas.openxmlformats.org/officeDocument/2006/relationships/hyperlink" Target="https://www.youtube.com/watch?v=Ip3X9LOh2dk" TargetMode="External"/><Relationship Id="rId95" Type="http://schemas.openxmlformats.org/officeDocument/2006/relationships/hyperlink" Target="https://www.youtube.com/watch?v=PFDu9oVAE-g" TargetMode="External"/><Relationship Id="rId144" Type="http://schemas.openxmlformats.org/officeDocument/2006/relationships/hyperlink" Target="linear-algebra-inner-products.html#cor-cosine-similarity-unit-vectors" TargetMode="External"/><Relationship Id="rId143" Type="http://schemas.openxmlformats.org/officeDocument/2006/relationships/hyperlink" Target="linear-algebra-inner-products.html#def-cosine-similarity-inner-product-space" TargetMode="External"/><Relationship Id="rId133" Type="http://schemas.openxmlformats.org/officeDocument/2006/relationships/hyperlink" Target="linear-algebra-inner-products.html#def-inner-product" TargetMode="External"/><Relationship Id="rId134" Type="http://schemas.openxmlformats.org/officeDocument/2006/relationships/hyperlink" Target="linear-algebra-inner-products.html#def-inner-product-space" TargetMode="External"/><Relationship Id="rId135" Type="http://schemas.openxmlformats.org/officeDocument/2006/relationships/hyperlink" Target="linear-algebra-inner-products.html#exm-dot-product-inner-product" TargetMode="External"/><Relationship Id="rId136" Type="http://schemas.openxmlformats.org/officeDocument/2006/relationships/hyperlink" Target="linear-algebra-inner-products.html#exm-weighted-inner-product" TargetMode="External"/><Relationship Id="rId139" Type="http://schemas.openxmlformats.org/officeDocument/2006/relationships/hyperlink" Target="linear-algebra-inner-products.html#rem-inner-product-other-sources" TargetMode="External"/><Relationship Id="rId11" Type="http://schemas.openxmlformats.org/officeDocument/2006/relationships/hyperlink" Target="linear-algebra-matrices.html#def-identity-matrix" TargetMode="External"/><Relationship Id="rId16" Type="http://schemas.openxmlformats.org/officeDocument/2006/relationships/hyperlink" Target="linear-algebra-matrices.html#def-matrix-mult" TargetMode="External"/><Relationship Id="rId112" Type="http://schemas.openxmlformats.org/officeDocument/2006/relationships/hyperlink" Target="linear-algebra-matrices.html#def-matrix-transpose" TargetMode="External"/><Relationship Id="rId10" Type="http://schemas.openxmlformats.org/officeDocument/2006/relationships/hyperlink" Target="linear-algebra-matrices.html#def-square-matrix" TargetMode="External"/><Relationship Id="rId9" Type="http://schemas.openxmlformats.org/officeDocument/2006/relationships/hyperlink" Target="linear-algebra-matrices.html#def-zero-matrix" TargetMode="External"/><Relationship Id="rId51" Type="http://schemas.openxmlformats.org/officeDocument/2006/relationships/hyperlink" Target="linear-algebra-matrices.html#exm-dot-product-matmul" TargetMode="External"/><Relationship Id="rId13" Type="http://schemas.openxmlformats.org/officeDocument/2006/relationships/hyperlink" Target="linear-algebra-matrices.html#exm-square-matrix" TargetMode="External"/><Relationship Id="rId28" Type="http://schemas.openxmlformats.org/officeDocument/2006/relationships/hyperlink" Target="linear-algebra-matrices.html#thm-identity" TargetMode="External"/><Relationship Id="rId27" Type="http://schemas.openxmlformats.org/officeDocument/2006/relationships/hyperlink" Target="linear-algebra-matrices.html#thm-matmul-assoc" TargetMode="External"/><Relationship Id="rId60" Type="http://schemas.openxmlformats.org/officeDocument/2006/relationships/hyperlink" Target="linear-algebra-matrices.html#thm-matmul-distrib" TargetMode="External"/><Relationship Id="rId32" Type="http://schemas.openxmlformats.org/officeDocument/2006/relationships/hyperlink" Target="linear-algebra-matrices.html#thm-transpose-product" TargetMode="External"/><Relationship Id="rId138" Type="http://schemas.openxmlformats.org/officeDocument/2006/relationships/hyperlink" Target="linear-algebra-subspaces.html#def-basis" TargetMode="External"/><Relationship Id="rId103" Type="http://schemas.openxmlformats.org/officeDocument/2006/relationships/hyperlink" Target="linear-algebra-subspaces.html#def-rank" TargetMode="External"/><Relationship Id="rId75" Type="http://schemas.openxmlformats.org/officeDocument/2006/relationships/hyperlink" Target="linear-algebra-vectors.html#def-dot-product" TargetMode="External"/><Relationship Id="rId79" Type="http://schemas.openxmlformats.org/officeDocument/2006/relationships/hyperlink" Target="linear-algebra-vectors.html#def-euclidean-norm" TargetMode="External"/><Relationship Id="rId113" Type="http://schemas.openxmlformats.org/officeDocument/2006/relationships/hyperlink" Target="linear-algebra-vectors.html#def-indicator-vector" TargetMode="External"/><Relationship Id="rId100" Type="http://schemas.openxmlformats.org/officeDocument/2006/relationships/hyperlink" Target="linear-algebra-vectors.html#def-orthogonal-vectors" TargetMode="External"/><Relationship Id="rId48" Type="http://schemas.openxmlformats.org/officeDocument/2006/relationships/hyperlink" Target="linear-algebra-vectors.html#def-orthonormal-vectors" TargetMode="External"/><Relationship Id="rId52" Type="http://schemas.openxmlformats.org/officeDocument/2006/relationships/hyperlink" Target="linear-algebra-vectors.html#exm-euclidean-norm" TargetMode="External"/><Relationship Id="rId97" Type="http://schemas.openxmlformats.org/officeDocument/2006/relationships/hyperlink" Target="proof-writing.qmd#def-proof-by-induction" TargetMode="External"/><Relationship Id="rId56" Type="http://schemas.openxmlformats.org/officeDocument/2006/relationships/hyperlink" Target="vector-calculus.qmd" TargetMode="External"/></Relationships>
</file>

<file path=word/_rels/footnotes.xml.rels><?xml version='1.0' encoding='UTF-8' standalone='yes'?>
<Relationships xmlns="http://schemas.openxmlformats.org/package/2006/relationships"><Relationship Id="rId89" Type="http://schemas.openxmlformats.org/officeDocument/2006/relationships/hyperlink" Target="algebra-complex.html#def-complex-number" TargetMode="External"/><Relationship Id="rId122" Type="http://schemas.openxmlformats.org/officeDocument/2006/relationships/hyperlink" Target="https://en.wikipedia.org/wiki/Definite_matrix" TargetMode="External"/><Relationship Id="rId150" Type="http://schemas.openxmlformats.org/officeDocument/2006/relationships/hyperlink" Target="https://en.wikipedia.org/wiki/Determinant" TargetMode="External"/><Relationship Id="rId57" Type="http://schemas.openxmlformats.org/officeDocument/2006/relationships/hyperlink" Target="https://morrison-lab.github.io/rme/chapters/Linear-models-overview.html#sec-infer-LMs" TargetMode="External"/><Relationship Id="rId162" Type="http://schemas.openxmlformats.org/officeDocument/2006/relationships/hyperlink" Target="https://www.routledge.com/Linear-Algebra-and-Matrix-Analysis-for-Statistics/Banerjee-Roy/p/book/9781420095388" TargetMode="External"/><Relationship Id="rId94" Type="http://schemas.openxmlformats.org/officeDocument/2006/relationships/hyperlink" Target="https://www.youtube.com/playlist?list=PLZHQObOWTQDPD3MizzM2xVFitgF8hE_ab" TargetMode="External"/><Relationship Id="rId153" Type="http://schemas.openxmlformats.org/officeDocument/2006/relationships/hyperlink" Target="https://www.youtube.com/watch?v=Ip3X9LOh2dk" TargetMode="External"/><Relationship Id="rId95" Type="http://schemas.openxmlformats.org/officeDocument/2006/relationships/hyperlink" Target="https://www.youtube.com/watch?v=PFDu9oVAE-g" TargetMode="External"/><Relationship Id="rId144" Type="http://schemas.openxmlformats.org/officeDocument/2006/relationships/hyperlink" Target="linear-algebra-inner-products.html#cor-cosine-similarity-unit-vectors" TargetMode="External"/><Relationship Id="rId143" Type="http://schemas.openxmlformats.org/officeDocument/2006/relationships/hyperlink" Target="linear-algebra-inner-products.html#def-cosine-similarity-inner-product-space" TargetMode="External"/><Relationship Id="rId133" Type="http://schemas.openxmlformats.org/officeDocument/2006/relationships/hyperlink" Target="linear-algebra-inner-products.html#def-inner-product" TargetMode="External"/><Relationship Id="rId134" Type="http://schemas.openxmlformats.org/officeDocument/2006/relationships/hyperlink" Target="linear-algebra-inner-products.html#def-inner-product-space" TargetMode="External"/><Relationship Id="rId135" Type="http://schemas.openxmlformats.org/officeDocument/2006/relationships/hyperlink" Target="linear-algebra-inner-products.html#exm-dot-product-inner-product" TargetMode="External"/><Relationship Id="rId136" Type="http://schemas.openxmlformats.org/officeDocument/2006/relationships/hyperlink" Target="linear-algebra-inner-products.html#exm-weighted-inner-product" TargetMode="External"/><Relationship Id="rId139" Type="http://schemas.openxmlformats.org/officeDocument/2006/relationships/hyperlink" Target="linear-algebra-inner-products.html#rem-inner-product-other-sources" TargetMode="External"/><Relationship Id="rId11" Type="http://schemas.openxmlformats.org/officeDocument/2006/relationships/hyperlink" Target="linear-algebra-matrices.html#def-identity-matrix" TargetMode="External"/><Relationship Id="rId16" Type="http://schemas.openxmlformats.org/officeDocument/2006/relationships/hyperlink" Target="linear-algebra-matrices.html#def-matrix-mult" TargetMode="External"/><Relationship Id="rId112" Type="http://schemas.openxmlformats.org/officeDocument/2006/relationships/hyperlink" Target="linear-algebra-matrices.html#def-matrix-transpose" TargetMode="External"/><Relationship Id="rId10" Type="http://schemas.openxmlformats.org/officeDocument/2006/relationships/hyperlink" Target="linear-algebra-matrices.html#def-square-matrix" TargetMode="External"/><Relationship Id="rId9" Type="http://schemas.openxmlformats.org/officeDocument/2006/relationships/hyperlink" Target="linear-algebra-matrices.html#def-zero-matrix" TargetMode="External"/><Relationship Id="rId51" Type="http://schemas.openxmlformats.org/officeDocument/2006/relationships/hyperlink" Target="linear-algebra-matrices.html#exm-dot-product-matmul" TargetMode="External"/><Relationship Id="rId13" Type="http://schemas.openxmlformats.org/officeDocument/2006/relationships/hyperlink" Target="linear-algebra-matrices.html#exm-square-matrix" TargetMode="External"/><Relationship Id="rId28" Type="http://schemas.openxmlformats.org/officeDocument/2006/relationships/hyperlink" Target="linear-algebra-matrices.html#thm-identity" TargetMode="External"/><Relationship Id="rId27" Type="http://schemas.openxmlformats.org/officeDocument/2006/relationships/hyperlink" Target="linear-algebra-matrices.html#thm-matmul-assoc" TargetMode="External"/><Relationship Id="rId60" Type="http://schemas.openxmlformats.org/officeDocument/2006/relationships/hyperlink" Target="linear-algebra-matrices.html#thm-matmul-distrib" TargetMode="External"/><Relationship Id="rId32" Type="http://schemas.openxmlformats.org/officeDocument/2006/relationships/hyperlink" Target="linear-algebra-matrices.html#thm-transpose-product" TargetMode="External"/><Relationship Id="rId138" Type="http://schemas.openxmlformats.org/officeDocument/2006/relationships/hyperlink" Target="linear-algebra-subspaces.html#def-basis" TargetMode="External"/><Relationship Id="rId103" Type="http://schemas.openxmlformats.org/officeDocument/2006/relationships/hyperlink" Target="linear-algebra-subspaces.html#def-rank" TargetMode="External"/><Relationship Id="rId75" Type="http://schemas.openxmlformats.org/officeDocument/2006/relationships/hyperlink" Target="linear-algebra-vectors.html#def-dot-product" TargetMode="External"/><Relationship Id="rId79" Type="http://schemas.openxmlformats.org/officeDocument/2006/relationships/hyperlink" Target="linear-algebra-vectors.html#def-euclidean-norm" TargetMode="External"/><Relationship Id="rId113" Type="http://schemas.openxmlformats.org/officeDocument/2006/relationships/hyperlink" Target="linear-algebra-vectors.html#def-indicator-vector" TargetMode="External"/><Relationship Id="rId100" Type="http://schemas.openxmlformats.org/officeDocument/2006/relationships/hyperlink" Target="linear-algebra-vectors.html#def-orthogonal-vectors" TargetMode="External"/><Relationship Id="rId48" Type="http://schemas.openxmlformats.org/officeDocument/2006/relationships/hyperlink" Target="linear-algebra-vectors.html#def-orthonormal-vectors" TargetMode="External"/><Relationship Id="rId52" Type="http://schemas.openxmlformats.org/officeDocument/2006/relationships/hyperlink" Target="linear-algebra-vectors.html#exm-euclidean-norm" TargetMode="External"/><Relationship Id="rId97" Type="http://schemas.openxmlformats.org/officeDocument/2006/relationships/hyperlink" Target="proof-writing.qmd#def-proof-by-induction" TargetMode="External"/><Relationship Id="rId56" Type="http://schemas.openxmlformats.org/officeDocument/2006/relationships/hyperlink" Target="vector-calculus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Special Matrices and Decompositions</dc:title>
  <dc:creator/>
  <cp:keywords/>
  <dcterms:created xsi:type="dcterms:W3CDTF">2026-10-17T10:45:44Z</dcterms:created>
  <dcterms:modified xsi:type="dcterms:W3CDTF">2026-10-17T10:45:44Z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02:57:57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