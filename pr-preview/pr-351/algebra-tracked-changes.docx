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2026-10-17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02:57:57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5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2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3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3"/>
    <w:bookmarkStart w:id="44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4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5"/>
    <w:bookmarkStart w:id="60" w:name="sec-min-max"/>
    <w:p>
      <w:pPr>
        <w:pStyle w:val="Heading2"/>
      </w:pPr>
      <w:r>
        <w:t xml:space="preserve">5 Minimum, maximum, argmin and argmax</w:t>
      </w:r>
    </w:p>
    <w:bookmarkStart w:id="46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6"/>
    <w:bookmarkStart w:id="47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7"/>
    <w:bookmarkStart w:id="48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8"/>
    <w:bookmarkStart w:id="50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0"/>
    <w:bookmarkStart w:id="51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1"/>
    <w:bookmarkStart w:id="52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2"/>
    <w:bookmarkStart w:id="54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6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6"/>
    <w:bookmarkStart w:id="57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9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9"/>
    <w:bookmarkEnd w:id="60"/>
    <w:bookmarkStart w:id="70" w:name="sec-minimizers"/>
    <w:p>
      <w:pPr>
        <w:pStyle w:val="Heading2"/>
      </w:pPr>
      <w:r>
        <w:t xml:space="preserve">6 Global and local minimizers</w:t>
      </w:r>
    </w:p>
    <w:bookmarkStart w:id="61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1"/>
    <w:bookmarkStart w:id="62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3"/>
    <w:bookmarkStart w:id="64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4"/>
    <w:bookmarkStart w:id="66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6"/>
    <w:bookmarkStart w:id="68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8"/>
    <w:bookmarkStart w:id="69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End w:id="70"/>
    <w:bookmarkStart w:id="88" w:name="sec-convexity"/>
    <w:p>
      <w:pPr>
        <w:pStyle w:val="Heading2"/>
      </w:pPr>
      <w:r>
        <w:t xml:space="preserve">7 Convex functions</w:t>
      </w:r>
    </w:p>
    <w:bookmarkStart w:id="71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1"/>
    <w:bookmarkStart w:id="72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2"/>
    <w:bookmarkStart w:id="73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4"/>
    <w:bookmarkStart w:id="76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7"/>
    <w:bookmarkStart w:id="78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8"/>
    <w:bookmarkStart w:id="79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9"/>
    <w:bookmarkStart w:id="80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0"/>
    <w:bookmarkStart w:id="81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1"/>
    <w:bookmarkStart w:id="82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3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5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4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5"/>
    <w:bookmarkStart w:id="87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6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7"/>
    <w:bookmarkEnd w:id="88"/>
    <w:bookmarkStart w:id="103" w:name="infimum-and-supremum"/>
    <w:p>
      <w:pPr>
        <w:pStyle w:val="Heading2"/>
      </w:pPr>
      <w:r>
        <w:t xml:space="preserve">8 Infimum and supremum</w:t>
      </w:r>
    </w:p>
    <w:bookmarkStart w:id="89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0"/>
    <w:bookmarkStart w:id="91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3"/>
    <w:bookmarkStart w:id="94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4"/>
    <w:bookmarkStart w:id="95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6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6"/>
    <w:bookmarkStart w:id="97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7"/>
    <w:bookmarkStart w:id="98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8"/>
    <w:bookmarkStart w:id="99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9"/>
    <w:bookmarkStart w:id="100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0"/>
    <w:bookmarkStart w:id="101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1"/>
    <w:bookmarkStart w:id="102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2"/>
    <w:bookmarkEnd w:id="103"/>
    <w:bookmarkStart w:id="116" w:name="sums"/>
    <w:p>
      <w:pPr>
        <w:pStyle w:val="Heading2"/>
      </w:pPr>
      <w:r>
        <w:t xml:space="preserve">9 Sums</w:t>
      </w:r>
    </w:p>
    <w:bookmarkStart w:id="104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4"/>
    <w:bookmarkStart w:id="105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5"/>
    <w:bookmarkStart w:id="106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6"/>
    <w:bookmarkStart w:id="107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7"/>
    <w:bookmarkStart w:id="108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8"/>
    <w:bookmarkStart w:id="109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9"/>
    <w:bookmarkStart w:id="110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0"/>
    <w:bookmarkStart w:id="111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2"/>
    <w:bookmarkStart w:id="113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3"/>
    <w:bookmarkStart w:id="114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4"/>
    <w:bookmarkStart w:id="115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20" w:name="products"/>
    <w:p>
      <w:pPr>
        <w:pStyle w:val="Heading2"/>
      </w:pPr>
      <w:r>
        <w:t xml:space="preserve">10 Products</w:t>
      </w:r>
    </w:p>
    <w:bookmarkStart w:id="117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7"/>
    <w:bookmarkStart w:id="118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8"/>
    <w:bookmarkStart w:id="119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9"/>
    <w:bookmarkEnd w:id="120"/>
    <w:bookmarkStart w:id="122" w:name="division"/>
    <w:p>
      <w:pPr>
        <w:pStyle w:val="Heading2"/>
      </w:pPr>
      <w:r>
        <w:t xml:space="preserve">11 Division</w:t>
      </w:r>
    </w:p>
    <w:bookmarkStart w:id="121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1"/>
    <w:bookmarkEnd w:id="122"/>
    <w:bookmarkStart w:id="135" w:name="sums-and-products-together"/>
    <w:p>
      <w:pPr>
        <w:pStyle w:val="Heading2"/>
      </w:pPr>
      <w:r>
        <w:t xml:space="preserve">12 Sums and products together</w:t>
      </w:r>
    </w:p>
    <w:bookmarkStart w:id="123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3"/>
    <w:bookmarkStart w:id="124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4"/>
    <w:bookmarkStart w:id="125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5"/>
    <w:bookmarkStart w:id="126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7"/>
    <w:bookmarkStart w:id="128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8"/>
    <w:bookmarkStart w:id="129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9"/>
    <w:bookmarkStart w:id="130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0"/>
    <w:bookmarkStart w:id="131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1"/>
    <w:bookmarkStart w:id="132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2"/>
    <w:bookmarkStart w:id="133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4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4"/>
    <w:bookmarkEnd w:id="135"/>
    <w:bookmarkStart w:id="154" w:name="sec-summation"/>
    <w:p>
      <w:pPr>
        <w:pStyle w:val="Heading2"/>
      </w:pPr>
      <w:r>
        <w:t xml:space="preserve">13 Summation notation</w:t>
      </w:r>
    </w:p>
    <w:bookmarkStart w:id="136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6"/>
    <w:bookmarkStart w:id="137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7"/>
    <w:bookmarkStart w:id="138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8"/>
    <w:bookmarkStart w:id="139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39"/>
    <w:bookmarkStart w:id="140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1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2"/>
    <w:bookmarkStart w:id="14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3"/>
    <w:bookmarkStart w:id="14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6"/>
    <w:bookmarkStart w:id="14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7"/>
    <w:bookmarkStart w:id="150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8">
        <w:r>
          <w:rPr>
            <w:rStyle w:val="Hyperlink"/>
          </w:rPr>
          <w:t xml:space="preserve">finite</w:t>
        </w:r>
      </w:hyperlink>
      <w:r>
        <w:t xml:space="preserve"> </w:t>
      </w:r>
      <w:hyperlink r:id="rId14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0"/>
    <w:bookmarkStart w:id="151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1"/>
    <w:bookmarkStart w:id="152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2"/>
    <w:bookmarkStart w:id="153" w:name="exm-sum-over-empty-set"/>
    <w:p>
      <w:pPr>
        <w:pStyle w:val="BodyText"/>
      </w:pPr>
      <w:r>
        <w:rPr>
          <w:b/>
          <w:bCs/>
        </w:rPr>
        <w:t xml:space="preserve">Example 28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3"/>
    <w:bookmarkEnd w:id="154"/>
    <w:bookmarkStart w:id="177" w:name="quotients"/>
    <w:p>
      <w:pPr>
        <w:pStyle w:val="Heading2"/>
      </w:pPr>
      <w:r>
        <w:t xml:space="preserve">14 Quotients</w:t>
      </w:r>
    </w:p>
    <w:bookmarkStart w:id="155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5"/>
    <w:bookmarkStart w:id="156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6"/>
    <w:bookmarkStart w:id="157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7"/>
    <w:bookmarkStart w:id="158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8"/>
    <w:bookmarkStart w:id="159" w:name="exm-fraction"/>
    <w:p>
      <w:pPr>
        <w:pStyle w:val="BodyText"/>
      </w:pPr>
      <w:r>
        <w:rPr>
          <w:b/>
          <w:bCs/>
        </w:rPr>
        <w:t xml:space="preserve">Example 29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59"/>
    <w:bookmarkStart w:id="160" w:name="exm-quotient"/>
    <w:p>
      <w:pPr>
        <w:pStyle w:val="BodyText"/>
      </w:pPr>
      <w:r>
        <w:rPr>
          <w:b/>
          <w:bCs/>
        </w:rPr>
        <w:t xml:space="preserve">Example 30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60"/>
    <w:bookmarkStart w:id="161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1"/>
    <w:bookmarkStart w:id="162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2"/>
    <w:bookmarkStart w:id="163" w:name="exm-person-years"/>
    <w:p>
      <w:pPr>
        <w:pStyle w:val="BodyText"/>
      </w:pPr>
      <w:r>
        <w:rPr>
          <w:b/>
          <w:bCs/>
        </w:rPr>
        <w:t xml:space="preserve">Example 31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3"/>
    <w:bookmarkStart w:id="164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4"/>
    <w:p>
      <w:pPr>
        <w:pStyle w:val="BodyText"/>
      </w:pPr>
      <w:r>
        <w:t xml:space="preserve">cf. </w:t>
      </w:r>
      <w:hyperlink r:id="rId165">
        <w:r>
          <w:rPr>
            <w:rStyle w:val="Hyperlink"/>
          </w:rPr>
          <w:t xml:space="preserve">https://en.wikipedia.org/wiki/Rate_(mathematics)</w:t>
        </w:r>
      </w:hyperlink>
    </w:p>
    <w:bookmarkStart w:id="167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6">
        <w:r>
          <w:rPr>
            <w:rStyle w:val="Hyperlink"/>
          </w:rPr>
          <w:t xml:space="preserve">https://en.wikipedia.org/wiki/Ratio</w:t>
        </w:r>
      </w:hyperlink>
    </w:p>
    <w:bookmarkEnd w:id="167"/>
    <w:bookmarkStart w:id="168" w:name="exm-ratio"/>
    <w:p>
      <w:pPr>
        <w:pStyle w:val="BodyText"/>
      </w:pPr>
      <w:r>
        <w:rPr>
          <w:b/>
          <w:bCs/>
        </w:rPr>
        <w:t xml:space="preserve">Example 32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8"/>
    <w:bookmarkStart w:id="171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1"/>
    <w:bookmarkStart w:id="172" w:name="exm-proportion"/>
    <w:p>
      <w:pPr>
        <w:pStyle w:val="BodyText"/>
      </w:pPr>
      <w:r>
        <w:rPr>
          <w:b/>
          <w:bCs/>
        </w:rPr>
        <w:t xml:space="preserve">Example 33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2"/>
    <w:bookmarkStart w:id="174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4"/>
    <w:bookmarkStart w:id="175" w:name="exm-proportional"/>
    <w:p>
      <w:pPr>
        <w:pStyle w:val="BodyText"/>
      </w:pPr>
      <w:r>
        <w:rPr>
          <w:b/>
          <w:bCs/>
        </w:rPr>
        <w:t xml:space="preserve">Example 34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7"/>
    <w:bookmarkStart w:id="197" w:name="sec-notational-shorthands"/>
    <w:p>
      <w:pPr>
        <w:pStyle w:val="Heading2"/>
      </w:pPr>
      <w:r>
        <w:t xml:space="preserve">15 Limits of sums and notational shorthands</w:t>
      </w:r>
    </w:p>
    <w:bookmarkStart w:id="179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79"/>
    <w:bookmarkStart w:id="180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0"/>
    <w:bookmarkStart w:id="181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1"/>
    <w:bookmarkStart w:id="182" w:name="exm-lower-upper-limits"/>
    <w:p>
      <w:pPr>
        <w:pStyle w:val="BodyText"/>
      </w:pPr>
      <w:r>
        <w:rPr>
          <w:b/>
          <w:bCs/>
        </w:rPr>
        <w:t xml:space="preserve">Example 35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2"/>
    <w:bookmarkStart w:id="184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4"/>
    <w:bookmarkStart w:id="185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5"/>
    <w:bookmarkStart w:id="186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0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0"/>
    <w:p>
      <w:pPr>
        <w:pStyle w:val="BodyText"/>
      </w:pPr>
      <w:del w:id="3" w:author="PR Preview" w:date="2026-01-01T00:00:00Z">
        <w:r>
          <w:delText xml:space="preserve">For example,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if</w:delText>
        </w:r>
      </w:del>
      <w:del w:id="6" w:author="PR Preview" w:date="2026-01-01T00:00:00Z">
        <w:r>
          <w:delText xml:space="preserve"> </w:delText>
        </w:r>
      </w:del>
      <m:oMath>
        <m:r>
          <m:t>x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is the number of heads in two tosses of a coin,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then</w:delText>
        </w:r>
      </w:del>
      <w:del w:id="1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del w:id="12" w:author="PR Preview" w:date="2026-01-01T00:00:00Z">
        <w:r>
          <w:delText xml:space="preserve">.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A</w:delText>
        </w:r>
      </w:del>
      <w:del w:id="15" w:author="PR Preview" w:date="2026-01-01T00:00:00Z">
        <w:r>
          <w:delText xml:space="preserve"> </w:delText>
        </w:r>
      </w:del>
      <w:hyperlink r:id="rId191">
        <w:del w:id="16" w:author="PR Preview" w:date="2026-01-01T00:00:00Z">
          <w:r>
            <w:rPr>
              <w:rStyle w:val="Hyperlink"/>
            </w:rPr>
            <w:delText xml:space="preserve">random variable</w:delText>
          </w:r>
        </w:del>
      </w:hyperlink>
      <w:del w:id="17" w:author="PR Preview" w:date="2026-01-01T00:00:00Z">
        <w:r>
          <w:delText xml:space="preserve"> </w:delText>
        </w:r>
      </w:del>
      <m:oMath>
        <m:r>
          <m:t>X</m:t>
        </m:r>
      </m:oMath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(defined in the Morrison Lab’s probability notes)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is a</w:delText>
        </w:r>
      </w:del>
      <w:del w:id="22" w:author="PR Preview" w:date="2026-01-01T00:00:00Z">
        <w:r>
          <w:delText xml:space="preserve"> </w:delText>
        </w:r>
      </w:del>
      <w:hyperlink r:id="rId53">
        <w:del w:id="23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24" w:author="PR Preview" w:date="2026-01-01T00:00:00Z">
        <w:r>
          <w:delText xml:space="preserve">,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and the set of values</w:delText>
        </w:r>
      </w:del>
      <w:del w:id="27" w:author="PR Preview" w:date="2026-01-01T00:00:00Z">
        <w:r>
          <w:delText xml:space="preserve"> </w:delText>
        </w:r>
      </w:del>
      <m:oMath>
        <m:r>
          <m:t>X</m:t>
        </m:r>
      </m:oMath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can take,</w:delText>
        </w:r>
      </w:del>
      <w:del w:id="3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31" w:author="PR Preview" w:date="2026-01-01T00:00:00Z">
        <w:r>
          <w:delText xml:space="preserve">,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is the</w:delText>
        </w:r>
      </w:del>
      <w:del w:id="34" w:author="PR Preview" w:date="2026-01-01T00:00:00Z">
        <w:r>
          <w:delText xml:space="preserve"> </w:delText>
        </w:r>
      </w:del>
      <w:hyperlink r:id="rId55">
        <w:del w:id="35" w:author="PR Preview" w:date="2026-01-01T00:00:00Z">
          <w:r>
            <w:rPr>
              <w:rStyle w:val="Hyperlink"/>
            </w:rPr>
            <w:delText xml:space="preserve">image</w:delText>
          </w:r>
        </w:del>
      </w:hyperlink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of</w:delText>
        </w:r>
      </w:del>
      <w:del w:id="38" w:author="PR Preview" w:date="2026-01-01T00:00:00Z">
        <w:r>
          <w:delText xml:space="preserve"> </w:delText>
        </w:r>
      </w:del>
      <m:oMath>
        <m:r>
          <m:t>X</m:t>
        </m:r>
      </m:oMath>
      <w:del w:id="39" w:author="PR Preview" w:date="2026-01-01T00:00:00Z">
        <w:r>
          <w:delText xml:space="preserve">.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These notes use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“range”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only for variables: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for a function,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“range”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can mean either the image or the codomain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(</w:delText>
        </w:r>
      </w:del>
      <w:hyperlink r:id="rId11">
        <w:del w:id="54" w:author="PR Preview" w:date="2026-01-01T00:00:00Z">
          <w:r>
            <w:rPr>
              <w:rStyle w:val="Hyperlink"/>
            </w:rPr>
            <w:delText xml:space="preserve">Image and range</w:delText>
          </w:r>
        </w:del>
      </w:hyperlink>
      <w:del w:id="55" w:author="PR Preview" w:date="2026-01-01T00:00:00Z">
        <w:r>
          <w:delText xml:space="preserve">).</w:delText>
        </w:r>
      </w:del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In statistics,</w:delText>
        </w:r>
      </w:del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“the range”</w:delText>
        </w:r>
      </w:del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delText xml:space="preserve">of a dataset can also mean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its largest value minus its smallest value;</w:delText>
        </w:r>
      </w:del>
      <w:del w:id="6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is a set, not that difference.</w:delText>
        </w:r>
      </w:del>
    </w:p>
    <w:p>
      <w:pPr>
        <w:pStyle w:val="BodyText"/>
      </w:pPr>
      <w:ins w:id="67" w:author="PR Preview" w:date="2026-01-01T00:00:00Z">
        <w:r>
          <w:t xml:space="preserve">For example,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if</w:t>
        </w:r>
      </w:ins>
      <w:ins w:id="70" w:author="PR Preview" w:date="2026-01-01T00:00:00Z">
        <w:r>
          <w:t xml:space="preserve"> </w:t>
        </w:r>
      </w:ins>
      <m:oMath>
        <m:r>
          <m:t>x</m:t>
        </m:r>
      </m:oMath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is the number of heads in two tosses of a coin,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then</w:t>
        </w:r>
      </w:ins>
      <w:ins w:id="7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ins w:id="76" w:author="PR Preview" w:date="2026-01-01T00:00:00Z">
        <w:r>
          <w:t xml:space="preserve">.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A</w:t>
        </w:r>
      </w:ins>
      <w:ins w:id="79" w:author="PR Preview" w:date="2026-01-01T00:00:00Z">
        <w:r>
          <w:t xml:space="preserve"> </w:t>
        </w:r>
      </w:ins>
      <w:hyperlink r:id="rId191">
        <w:ins w:id="80" w:author="PR Preview" w:date="2026-01-01T00:00:00Z">
          <w:r>
            <w:rPr>
              <w:rStyle w:val="Hyperlink"/>
            </w:rPr>
            <w:t xml:space="preserve">random variable</w:t>
          </w:r>
        </w:ins>
      </w:hyperlink>
      <w:ins w:id="81" w:author="PR Preview" w:date="2026-01-01T00:00:00Z">
        <w:r>
          <w:t xml:space="preserve"> </w:t>
        </w:r>
      </w:ins>
      <m:oMath>
        <m:r>
          <m:t>X</m:t>
        </m:r>
      </m:oMath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(defined in the Morrison Lab’s probability notes)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is a</w:t>
        </w:r>
      </w:ins>
      <w:ins w:id="86" w:author="PR Preview" w:date="2026-01-01T00:00:00Z">
        <w:r>
          <w:t xml:space="preserve"> </w:t>
        </w:r>
      </w:ins>
      <w:hyperlink r:id="rId53">
        <w:ins w:id="87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88" w:author="PR Preview" w:date="2026-01-01T00:00:00Z">
        <w:r>
          <w:t xml:space="preserve">,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and the set of values</w:t>
        </w:r>
      </w:ins>
      <w:ins w:id="91" w:author="PR Preview" w:date="2026-01-01T00:00:00Z">
        <w:r>
          <w:t xml:space="preserve"> </w:t>
        </w:r>
      </w:ins>
      <m:oMath>
        <m:r>
          <m:t>X</m:t>
        </m:r>
      </m:oMath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can take,</w:t>
        </w:r>
      </w:ins>
      <w:ins w:id="9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95" w:author="PR Preview" w:date="2026-01-01T00:00:00Z">
        <w:r>
          <w:t xml:space="preserve">,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is the</w:t>
        </w:r>
      </w:ins>
      <w:ins w:id="98" w:author="PR Preview" w:date="2026-01-01T00:00:00Z">
        <w:r>
          <w:t xml:space="preserve"> </w:t>
        </w:r>
      </w:ins>
      <w:hyperlink r:id="rId55">
        <w:ins w:id="99" w:author="PR Preview" w:date="2026-01-01T00:00:00Z">
          <w:r>
            <w:rPr>
              <w:rStyle w:val="Hyperlink"/>
            </w:rPr>
            <w:t xml:space="preserve">image</w:t>
          </w:r>
        </w:ins>
      </w:hyperlink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of</w:t>
        </w:r>
      </w:ins>
      <w:ins w:id="102" w:author="PR Preview" w:date="2026-01-01T00:00:00Z">
        <w:r>
          <w:t xml:space="preserve"> </w:t>
        </w:r>
      </w:ins>
      <m:oMath>
        <m:r>
          <m:t>X</m:t>
        </m:r>
      </m:oMath>
      <w:ins w:id="103" w:author="PR Preview" w:date="2026-01-01T00:00:00Z">
        <w:r>
          <w:t xml:space="preserve">.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These notes use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“range”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only for variables:</w:t>
        </w:r>
      </w:ins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for a function,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“range”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can mean either the image or the codomain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(</w:t>
        </w:r>
      </w:ins>
      <w:hyperlink r:id="rId192">
        <w:ins w:id="118" w:author="PR Preview" w:date="2026-01-01T00:00:00Z">
          <w:r>
            <w:rPr>
              <w:rStyle w:val="Hyperlink"/>
            </w:rPr>
            <w:t xml:space="preserve">Range</w:t>
          </w:r>
        </w:ins>
      </w:hyperlink>
      <w:ins w:id="119" w:author="PR Preview" w:date="2026-01-01T00:00:00Z">
        <w:r>
          <w:t xml:space="preserve">).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In statistics,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“the range”</w:t>
        </w:r>
      </w:ins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of a dataset can also mean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its largest value minus its smallest value;</w:t>
        </w:r>
      </w:ins>
      <w:ins w:id="12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is a set, not that difference.</w:t>
        </w:r>
      </w:ins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3"/>
          <w:p/>
        </w:tc>
      </w:tr>
    </w:tbl>
    <w:bookmarkStart w:id="195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5"/>
    <w:bookmarkStart w:id="196" w:name="exm-expand-index-shorthand"/>
    <w:p>
      <w:pPr>
        <w:pStyle w:val="BodyText"/>
      </w:pPr>
      <w:r>
        <w:rPr>
          <w:b/>
          <w:bCs/>
        </w:rPr>
        <w:t xml:space="preserve">Example 36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6"/>
    <w:bookmarkEnd w:id="197"/>
    <w:bookmarkStart w:id="215" w:name="sec-polynomials"/>
    <w:p>
      <w:pPr>
        <w:pStyle w:val="Heading2"/>
      </w:pPr>
      <w:r>
        <w:t xml:space="preserve">16 Polynomials</w:t>
      </w:r>
    </w:p>
    <w:bookmarkStart w:id="198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8"/>
    <w:bookmarkStart w:id="199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99"/>
    <w:bookmarkStart w:id="200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0"/>
    <w:bookmarkStart w:id="201" w:name="exm-constant-function"/>
    <w:p>
      <w:pPr>
        <w:pStyle w:val="BodyText"/>
      </w:pPr>
      <w:r>
        <w:rPr>
          <w:b/>
          <w:bCs/>
        </w:rPr>
        <w:t xml:space="preserve">Example 37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1"/>
    <w:bookmarkStart w:id="202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2"/>
    <w:bookmarkStart w:id="203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3"/>
    <w:bookmarkStart w:id="204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4"/>
    <w:bookmarkStart w:id="205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5"/>
    <w:bookmarkStart w:id="206" w:name="exm-polynomial-degree"/>
    <w:p>
      <w:pPr>
        <w:pStyle w:val="BodyText"/>
      </w:pPr>
      <w:r>
        <w:rPr>
          <w:b/>
          <w:bCs/>
        </w:rPr>
        <w:t xml:space="preserve">Example 38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6"/>
    <w:bookmarkStart w:id="207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7"/>
    <w:bookmarkStart w:id="208" w:name="exm-leading-coefficient"/>
    <w:p>
      <w:pPr>
        <w:pStyle w:val="BodyText"/>
      </w:pPr>
      <w:r>
        <w:rPr>
          <w:b/>
          <w:bCs/>
        </w:rPr>
        <w:t xml:space="preserve">Example 39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8"/>
    <w:bookmarkStart w:id="210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09" w:name="def-quadratic-cubic"/>
      <w:bookmarkEnd w:id="209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10"/>
    <w:bookmarkStart w:id="211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1"/>
    <w:bookmarkStart w:id="212" w:name="exm-quadratic-cubic"/>
    <w:p>
      <w:pPr>
        <w:pStyle w:val="BodyText"/>
      </w:pPr>
      <w:r>
        <w:rPr>
          <w:b/>
          <w:bCs/>
        </w:rPr>
        <w:t xml:space="preserve">Example 40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2"/>
    <w:bookmarkStart w:id="213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3"/>
    <w:bookmarkStart w:id="214" w:name="exm-parabola"/>
    <w:p>
      <w:pPr>
        <w:pStyle w:val="BodyText"/>
      </w:pPr>
      <w:r>
        <w:rPr>
          <w:b/>
          <w:bCs/>
        </w:rPr>
        <w:t xml:space="preserve">Example 41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4"/>
    <w:bookmarkEnd w:id="215"/>
    <w:bookmarkStart w:id="225" w:name="sec-affine-linear-functions"/>
    <w:p>
      <w:pPr>
        <w:pStyle w:val="Heading2"/>
      </w:pPr>
      <w:r>
        <w:t xml:space="preserve">17 Affine and linear functions of one variable</w:t>
      </w:r>
    </w:p>
    <w:bookmarkStart w:id="216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6"/>
    <w:bookmarkStart w:id="217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7"/>
    <w:bookmarkStart w:id="218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8"/>
    <w:bookmarkStart w:id="219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9"/>
    <w:bookmarkStart w:id="220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1" w:name="exm-affine-function"/>
    <w:p>
      <w:pPr>
        <w:pStyle w:val="FirstParagraph"/>
      </w:pPr>
      <w:r>
        <w:rPr>
          <w:b/>
          <w:bCs/>
        </w:rPr>
        <w:t xml:space="preserve">Example 42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1"/>
    <w:bookmarkStart w:id="224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4"/>
    <w:bookmarkEnd w:id="225"/>
    <w:bookmarkStart w:id="234" w:name="sec-sequence-limits"/>
    <w:p>
      <w:pPr>
        <w:pStyle w:val="Heading2"/>
      </w:pPr>
      <w:r>
        <w:t xml:space="preserve">18 Limits of sequences</w:t>
      </w:r>
    </w:p>
    <w:bookmarkStart w:id="227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7"/>
    <w:bookmarkStart w:id="228" w:name="exm-sequence-limit"/>
    <w:p>
      <w:pPr>
        <w:pStyle w:val="FirstParagraph"/>
      </w:pPr>
      <w:r>
        <w:rPr>
          <w:b/>
          <w:bCs/>
        </w:rPr>
        <w:t xml:space="preserve">Example 43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8"/>
    <w:bookmarkStart w:id="229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29"/>
    <w:bookmarkStart w:id="230" w:name="exm-convergent-sequence"/>
    <w:p>
      <w:pPr>
        <w:pStyle w:val="BodyText"/>
      </w:pPr>
      <w:r>
        <w:rPr>
          <w:b/>
          <w:bCs/>
        </w:rPr>
        <w:t xml:space="preserve">Example 44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0"/>
    <w:bookmarkStart w:id="231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1"/>
    <w:bookmarkStart w:id="232" w:name="exm-divergent-sequence"/>
    <w:p>
      <w:pPr>
        <w:pStyle w:val="BodyText"/>
      </w:pPr>
      <w:r>
        <w:rPr>
          <w:b/>
          <w:bCs/>
        </w:rPr>
        <w:t xml:space="preserve">Example 45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2"/>
    <w:bookmarkStart w:id="233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3"/>
    <w:bookmarkEnd w:id="234"/>
    <w:bookmarkStart w:id="280" w:name="exponentials-and-logarithms"/>
    <w:p>
      <w:pPr>
        <w:pStyle w:val="Heading2"/>
      </w:pPr>
      <w:r>
        <w:t xml:space="preserve">19 Exponentials and Logarithms</w:t>
      </w:r>
    </w:p>
    <w:bookmarkStart w:id="235" w:name="def-exponential-function"/>
    <w:p>
      <w:pPr>
        <w:pStyle w:val="FirstParagraph"/>
      </w:pPr>
      <w:r>
        <w:rPr>
          <w:b/>
          <w:bCs/>
        </w:rPr>
        <w:t xml:space="preserve">Definition 73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5"/>
    <w:bookmarkStart w:id="236" w:name="exm-exponential-function"/>
    <w:p>
      <w:pPr>
        <w:pStyle w:val="BodyText"/>
      </w:pPr>
      <w:r>
        <w:rPr>
          <w:b/>
          <w:bCs/>
        </w:rPr>
        <w:t xml:space="preserve">Example 46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6"/>
    <w:bookmarkStart w:id="237" w:name="def-euler-number"/>
    <w:p>
      <w:pPr>
        <w:pStyle w:val="BodyText"/>
      </w:pPr>
      <w:r>
        <w:rPr>
          <w:b/>
          <w:bCs/>
        </w:rPr>
        <w:t xml:space="preserve">Definition 74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7"/>
    <w:bookmarkStart w:id="240" w:name="exm-euler-number"/>
    <w:p>
      <w:pPr>
        <w:pStyle w:val="FirstParagraph"/>
      </w:pPr>
      <w:r>
        <w:rPr>
          <w:b/>
          <w:bCs/>
        </w:rPr>
        <w:t xml:space="preserve">Example 47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38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239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240"/>
    <w:bookmarkStart w:id="242" w:name="def-natural-log"/>
    <w:p>
      <w:pPr>
        <w:pStyle w:val="BodyText"/>
      </w:pPr>
      <w:r>
        <w:rPr>
          <w:b/>
          <w:bCs/>
        </w:rPr>
        <w:t xml:space="preserve">Definition 75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4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73</w:t>
        </w:r>
      </w:hyperlink>
      <w:r>
        <w:t xml:space="preserve">).</w:t>
      </w:r>
    </w:p>
    <w:bookmarkEnd w:id="242"/>
    <w:bookmarkStart w:id="243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3"/>
    <w:bookmarkStart w:id="244" w:name="exm-natural-log"/>
    <w:p>
      <w:pPr>
        <w:pStyle w:val="BodyText"/>
      </w:pPr>
      <w:r>
        <w:rPr>
          <w:b/>
          <w:bCs/>
        </w:rPr>
        <w:t xml:space="preserve">Example 48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46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4"/>
    <w:bookmarkStart w:id="245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5"/>
    <w:bookmarkStart w:id="246" w:name="exm-real-power"/>
    <w:p>
      <w:pPr>
        <w:pStyle w:val="BodyText"/>
      </w:pPr>
      <w:r>
        <w:rPr>
          <w:b/>
          <w:bCs/>
        </w:rPr>
        <w:t xml:space="preserve">Example 49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6"/>
    <w:bookmarkStart w:id="247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7"/>
    <w:bookmarkStart w:id="248" w:name="exm-power-nonpositive-base"/>
    <w:p>
      <w:pPr>
        <w:pStyle w:val="FirstParagraph"/>
      </w:pPr>
      <w:r>
        <w:rPr>
          <w:b/>
          <w:bCs/>
        </w:rPr>
        <w:t xml:space="preserve">Example 50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8"/>
    <w:bookmarkStart w:id="249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9"/>
    <w:bookmarkStart w:id="250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0"/>
    <w:bookmarkStart w:id="25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2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2"/>
    <w:bookmarkStart w:id="253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3"/>
    <w:bookmarkStart w:id="254" w:name="exm-exp-sum"/>
    <w:p>
      <w:pPr>
        <w:pStyle w:val="FirstParagraph"/>
      </w:pPr>
      <w:r>
        <w:rPr>
          <w:b/>
          <w:bCs/>
        </w:rPr>
        <w:t xml:space="preserve">Example 51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4"/>
    <w:bookmarkStart w:id="25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5"/>
    <w:bookmarkStart w:id="256" w:name="exm-exp-difference"/>
    <w:p>
      <w:pPr>
        <w:pStyle w:val="FirstParagraph"/>
      </w:pPr>
      <w:r>
        <w:rPr>
          <w:b/>
          <w:bCs/>
        </w:rPr>
        <w:t xml:space="preserve">Example 52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6"/>
    <w:bookmarkStart w:id="257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7"/>
    <w:bookmarkStart w:id="258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8"/>
    <w:bookmarkStart w:id="259" w:name="exm-power-sum"/>
    <w:p>
      <w:pPr>
        <w:pStyle w:val="FirstParagraph"/>
      </w:pPr>
      <w:r>
        <w:rPr>
          <w:b/>
          <w:bCs/>
        </w:rPr>
        <w:t xml:space="preserve">Example 53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60"/>
    <w:bookmarkStart w:id="261" w:name="exm-power-product"/>
    <w:p>
      <w:pPr>
        <w:pStyle w:val="BodyText"/>
      </w:pPr>
      <w:r>
        <w:rPr>
          <w:b/>
          <w:bCs/>
        </w:rPr>
        <w:t xml:space="preserve">Example 54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2"/>
    <w:bookmarkStart w:id="263" w:name="exm-double-exp-negative-base"/>
    <w:p>
      <w:pPr>
        <w:pStyle w:val="FirstParagraph"/>
      </w:pPr>
      <w:r>
        <w:rPr>
          <w:b/>
          <w:bCs/>
        </w:rPr>
        <w:t xml:space="preserve">Example 55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3"/>
    <w:bookmarkStart w:id="26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4"/>
    <w:bookmarkStart w:id="266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6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66"/>
    <w:bookmarkStart w:id="267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7"/>
    <w:bookmarkStart w:id="268" w:name="def-contour-line"/>
    <w:p>
      <w:pPr>
        <w:pStyle w:val="BodyText"/>
      </w:pPr>
      <w:r>
        <w:rPr>
          <w:b/>
          <w:bCs/>
        </w:rPr>
        <w:t xml:space="preserve">Definition 78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8"/>
    <w:bookmarkStart w:id="269" w:name="exm-contour-line"/>
    <w:p>
      <w:pPr>
        <w:pStyle w:val="FirstParagraph"/>
      </w:pPr>
      <w:r>
        <w:rPr>
          <w:b/>
          <w:bCs/>
        </w:rPr>
        <w:t xml:space="preserve">Example 56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9"/>
    <w:bookmarkStart w:id="270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70"/>
    <w:bookmarkStart w:id="271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71"/>
    <w:bookmarkStart w:id="272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3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4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4"/>
        </w:tc>
      </w:tr>
    </w:tbl>
    <w:bookmarkStart w:id="275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6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6"/>
    <w:bookmarkStart w:id="278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77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7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8"/>
    <w:bookmarkStart w:id="279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80"/>
    <w:bookmarkStart w:id="296" w:name="sec-cosine-sine"/>
    <w:p>
      <w:pPr>
        <w:pStyle w:val="Heading2"/>
      </w:pPr>
      <w:r>
        <w:t xml:space="preserve">20 Cosine and sine</w:t>
      </w:r>
    </w:p>
    <w:bookmarkStart w:id="281" w:name="def-unit-circle"/>
    <w:p>
      <w:pPr>
        <w:pStyle w:val="FirstParagraph"/>
      </w:pPr>
      <w:r>
        <w:rPr>
          <w:b/>
          <w:bCs/>
        </w:rPr>
        <w:t xml:space="preserve">Definition 79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1"/>
    <w:bookmarkStart w:id="282" w:name="exm-unit-circle"/>
    <w:p>
      <w:pPr>
        <w:pStyle w:val="BodyText"/>
      </w:pPr>
      <w:r>
        <w:rPr>
          <w:b/>
          <w:bCs/>
        </w:rPr>
        <w:t xml:space="preserve">Example 57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82"/>
    <w:bookmarkStart w:id="283" w:name="def-pi"/>
    <w:p>
      <w:pPr>
        <w:pStyle w:val="FirstParagraph"/>
      </w:pPr>
      <w:r>
        <w:rPr>
          <w:b/>
          <w:bCs/>
        </w:rPr>
        <w:t xml:space="preserve">Definition 80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).</w:t>
      </w:r>
    </w:p>
    <w:bookmarkEnd w:id="283"/>
    <w:bookmarkStart w:id="284" w:name="exm-pi"/>
    <w:p>
      <w:pPr>
        <w:pStyle w:val="BodyText"/>
      </w:pPr>
      <w:r>
        <w:rPr>
          <w:b/>
          <w:bCs/>
        </w:rPr>
        <w:t xml:space="preserve">Example 58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84"/>
    <w:bookmarkStart w:id="285" w:name="def-cosine-sine"/>
    <w:p>
      <w:pPr>
        <w:pStyle w:val="BodyText"/>
      </w:pPr>
      <w:r>
        <w:rPr>
          <w:b/>
          <w:bCs/>
        </w:rPr>
        <w:t xml:space="preserve">Definition 81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285"/>
    <w:bookmarkStart w:id="286" w:name="exm-cosine-sine"/>
    <w:p>
      <w:pPr>
        <w:pStyle w:val="BodyText"/>
      </w:pPr>
      <w:r>
        <w:rPr>
          <w:b/>
          <w:bCs/>
        </w:rPr>
        <w:t xml:space="preserve">Example 59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6"/>
    <w:bookmarkStart w:id="287" w:name="def-sine"/>
    <w:p>
      <w:pPr>
        <w:pStyle w:val="BodyText"/>
      </w:pPr>
      <w:r>
        <w:rPr>
          <w:b/>
          <w:bCs/>
        </w:rPr>
        <w:t xml:space="preserve">Definition 82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81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287"/>
    <w:bookmarkStart w:id="288" w:name="exm-sine"/>
    <w:p>
      <w:pPr>
        <w:pStyle w:val="BodyText"/>
      </w:pPr>
      <w:r>
        <w:rPr>
          <w:b/>
          <w:bCs/>
        </w:rPr>
        <w:t xml:space="preserve">Example 60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59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88"/>
    <w:bookmarkStart w:id="289" w:name="thm-cosine-sine-identity"/>
    <w:p>
      <w:pPr>
        <w:pStyle w:val="FirstParagraph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94" w:name="exm-cosine-sine-unit-circle"/>
    <w:p>
      <w:pPr>
        <w:pStyle w:val="BodyText"/>
      </w:pPr>
      <w:r>
        <w:rPr>
          <w:b/>
          <w:bCs/>
        </w:rPr>
        <w:t xml:space="preserve">Example 61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1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93"/>
        </w:tc>
      </w:tr>
    </w:tbl>
    <w:bookmarkEnd w:id="294"/>
    <w:bookmarkStart w:id="295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96"/>
    <w:bookmarkStart w:id="318" w:name="sec-complex-numbers"/>
    <w:p>
      <w:pPr>
        <w:pStyle w:val="Heading2"/>
      </w:pPr>
      <w:r>
        <w:t xml:space="preserve">21 Complex numbers</w:t>
      </w:r>
    </w:p>
    <w:bookmarkStart w:id="297" w:name="def-imaginary-unit"/>
    <w:p>
      <w:pPr>
        <w:pStyle w:val="FirstParagraph"/>
      </w:pPr>
      <w:r>
        <w:rPr>
          <w:b/>
          <w:bCs/>
        </w:rPr>
        <w:t xml:space="preserve">Definition 83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97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98" w:name="exm-imaginary-unit-powers"/>
    <w:p>
      <w:pPr>
        <w:pStyle w:val="BodyText"/>
      </w:pPr>
      <w:r>
        <w:rPr>
          <w:b/>
          <w:bCs/>
        </w:rPr>
        <w:t xml:space="preserve">Example 62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98"/>
    <w:bookmarkStart w:id="299" w:name="exm-no-real-imaginary-unit"/>
    <w:p>
      <w:pPr>
        <w:pStyle w:val="BodyText"/>
      </w:pPr>
      <w:r>
        <w:rPr>
          <w:b/>
          <w:bCs/>
        </w:rPr>
        <w:t xml:space="preserve">Example 63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introduces a new number to solve it.</w:t>
      </w:r>
    </w:p>
    <w:bookmarkEnd w:id="299"/>
    <w:bookmarkStart w:id="300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01" w:name="exm-negative-imaginary-unit"/>
    <w:p>
      <w:pPr>
        <w:pStyle w:val="FirstParagraph"/>
      </w:pPr>
      <w:r>
        <w:rPr>
          <w:b/>
          <w:bCs/>
        </w:rPr>
        <w:t xml:space="preserve">Example 64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301"/>
    <w:bookmarkStart w:id="302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02"/>
    <w:bookmarkStart w:id="303" w:name="def-complex-number"/>
    <w:p>
      <w:pPr>
        <w:pStyle w:val="BodyText"/>
      </w:pPr>
      <w:r>
        <w:rPr>
          <w:b/>
          <w:bCs/>
        </w:rPr>
        <w:t xml:space="preserve">Definition 84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03"/>
    <w:bookmarkStart w:id="304" w:name="def-real-part"/>
    <w:p>
      <w:pPr>
        <w:pStyle w:val="BodyText"/>
      </w:pPr>
      <w:r>
        <w:rPr>
          <w:b/>
          <w:bCs/>
        </w:rPr>
        <w:t xml:space="preserve">Definition 85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04"/>
    <w:bookmarkStart w:id="305" w:name="def-imaginary-part"/>
    <w:p>
      <w:pPr>
        <w:pStyle w:val="BodyText"/>
      </w:pPr>
      <w:r>
        <w:rPr>
          <w:b/>
          <w:bCs/>
        </w:rPr>
        <w:t xml:space="preserve">Definition 86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05"/>
    <w:bookmarkStart w:id="306" w:name="def-complex-equality"/>
    <w:p>
      <w:pPr>
        <w:pStyle w:val="BodyText"/>
      </w:pPr>
      <w:r>
        <w:rPr>
          <w:b/>
          <w:bCs/>
        </w:rPr>
        <w:t xml:space="preserve">Definition 87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85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86</w:t>
        </w:r>
      </w:hyperlink>
      <w:r>
        <w:t xml:space="preserve">) are equal.</w:t>
      </w:r>
    </w:p>
    <w:bookmarkEnd w:id="306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307" w:name="exm-complex-number"/>
    <w:p>
      <w:pPr>
        <w:pStyle w:val="BodyText"/>
      </w:pPr>
      <w:r>
        <w:rPr>
          <w:b/>
          <w:bCs/>
        </w:rPr>
        <w:t xml:space="preserve">Example 65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07"/>
    <w:bookmarkStart w:id="308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87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09" w:name="exm-reals-in-complex"/>
    <w:p>
      <w:pPr>
        <w:pStyle w:val="BodyText"/>
      </w:pPr>
      <w:r>
        <w:rPr>
          <w:b/>
          <w:bCs/>
        </w:rPr>
        <w:t xml:space="preserve">Example 66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09"/>
    <w:bookmarkStart w:id="310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311" w:name="exm-complex-arithmetic"/>
    <w:p>
      <w:pPr>
        <w:pStyle w:val="BodyText"/>
      </w:pPr>
      <w:r>
        <w:rPr>
          <w:b/>
          <w:bCs/>
        </w:rPr>
        <w:t xml:space="preserve">Example 67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1"/>
    <w:bookmarkStart w:id="312" w:name="def-complex-conjugate"/>
    <w:p>
      <w:pPr>
        <w:pStyle w:val="FirstParagraph"/>
      </w:pPr>
      <w:r>
        <w:rPr>
          <w:b/>
          <w:bCs/>
        </w:rPr>
        <w:t xml:space="preserve">Definition 88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13" w:name="exm-complex-conjugate"/>
    <w:p>
      <w:pPr>
        <w:pStyle w:val="BodyText"/>
      </w:pPr>
      <w:r>
        <w:rPr>
          <w:b/>
          <w:bCs/>
        </w:rPr>
        <w:t xml:space="preserve">Example 68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0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13"/>
    <w:bookmarkStart w:id="314" w:name="def-complex-modulus"/>
    <w:p>
      <w:pPr>
        <w:pStyle w:val="FirstParagraph"/>
      </w:pPr>
      <w:r>
        <w:rPr>
          <w:b/>
          <w:bCs/>
        </w:rPr>
        <w:t xml:space="preserve">Definition 89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15" w:name="exm-complex-modulus"/>
    <w:p>
      <w:pPr>
        <w:pStyle w:val="BodyText"/>
      </w:pPr>
      <w:r>
        <w:rPr>
          <w:b/>
          <w:bCs/>
        </w:rPr>
        <w:t xml:space="preserve">Example 69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1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17" w:name="exm-conj-product"/>
    <w:p>
      <w:pPr>
        <w:pStyle w:val="BodyText"/>
      </w:pPr>
      <w:r>
        <w:rPr>
          <w:b/>
          <w:bCs/>
        </w:rPr>
        <w:t xml:space="preserve">Example 70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69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317"/>
    <w:bookmarkEnd w:id="318"/>
    <w:bookmarkStart w:id="319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2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2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19"/>
    <w:bookmarkStart w:id="326" w:name="references"/>
    <w:p>
      <w:pPr>
        <w:pStyle w:val="Heading2"/>
      </w:pPr>
      <w:r>
        <w:t xml:space="preserve">References</w:t>
      </w:r>
    </w:p>
    <w:bookmarkStart w:id="325" w:name="refs"/>
    <w:bookmarkStart w:id="321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320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321"/>
    <w:bookmarkStart w:id="32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23"/>
    <w:bookmarkStart w:id="32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24"/>
    <w:bookmarkEnd w:id="325"/>
    <w:bookmarkEnd w:id="3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7" Type="http://schemas.openxmlformats.org/officeDocument/2006/relationships/image" Target="media/rId187.png"/><Relationship Id="rId290" Type="http://schemas.openxmlformats.org/officeDocument/2006/relationships/image" Target="media/rId290.png"/><Relationship Id="rId183" Type="http://schemas.openxmlformats.org/officeDocument/2006/relationships/hyperlink" Target="calculus-derivatives.html#def-limit" TargetMode="External"/><Relationship Id="rId194" Type="http://schemas.openxmlformats.org/officeDocument/2006/relationships/hyperlink" Target="calculus-integration.html#def-indefinite-integral" TargetMode="External"/><Relationship Id="rId178" Type="http://schemas.openxmlformats.org/officeDocument/2006/relationships/hyperlink" Target="calculus-integration.html#def-riemann-integral" TargetMode="External"/><Relationship Id="rId148" Type="http://schemas.openxmlformats.org/officeDocument/2006/relationships/hyperlink" Target="functions.qmd#def-finite-set" TargetMode="External"/><Relationship Id="rId53" Type="http://schemas.openxmlformats.org/officeDocument/2006/relationships/hyperlink" Target="functions.qmd#def-function" TargetMode="External"/><Relationship Id="rId75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mage" TargetMode="External"/><Relationship Id="rId241" Type="http://schemas.openxmlformats.org/officeDocument/2006/relationships/hyperlink" Target="functions.qmd#def-inverse-function" TargetMode="External"/><Relationship Id="rId192" Type="http://schemas.openxmlformats.org/officeDocument/2006/relationships/hyperlink" Target="functions.qmd#def-range" TargetMode="External"/><Relationship Id="rId10" Type="http://schemas.openxmlformats.org/officeDocument/2006/relationships/hyperlink" Target="functions.qmd#def-relation" TargetMode="External"/><Relationship Id="rId226" Type="http://schemas.openxmlformats.org/officeDocument/2006/relationships/hyperlink" Target="functions.qmd#def-sequence" TargetMode="External"/><Relationship Id="rId322" Type="http://schemas.openxmlformats.org/officeDocument/2006/relationships/hyperlink" Target="https://doi.org/10.1007/978-3-031-41026-0" TargetMode="External"/><Relationship Id="rId239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2" Type="http://schemas.openxmlformats.org/officeDocument/2006/relationships/hyperlink" Target="https://en.wikipedia.org/wiki/Percentage" TargetMode="External"/><Relationship Id="rId169" Type="http://schemas.openxmlformats.org/officeDocument/2006/relationships/hyperlink" Target="https://en.wikipedia.org/wiki/Population_proportion" TargetMode="External"/><Relationship Id="rId176" Type="http://schemas.openxmlformats.org/officeDocument/2006/relationships/hyperlink" Target="https://en.wikipedia.org/wiki/Population_proportion#Mathematical_definition" TargetMode="External"/><Relationship Id="rId170" Type="http://schemas.openxmlformats.org/officeDocument/2006/relationships/hyperlink" Target="https://en.wikipedia.org/wiki/Proportion_(mathematics)" TargetMode="External"/><Relationship Id="rId173" Type="http://schemas.openxmlformats.org/officeDocument/2006/relationships/hyperlink" Target="https://en.wikipedia.org/wiki/Proportionality_(mathematics)" TargetMode="External"/><Relationship Id="rId165" Type="http://schemas.openxmlformats.org/officeDocument/2006/relationships/hyperlink" Target="https://en.wikipedia.org/wiki/Rate_(mathematics)" TargetMode="External"/><Relationship Id="rId166" Type="http://schemas.openxmlformats.org/officeDocument/2006/relationships/hyperlink" Target="https://en.wikipedia.org/wiki/Ratio" TargetMode="External"/><Relationship Id="rId265" Type="http://schemas.openxmlformats.org/officeDocument/2006/relationships/hyperlink" Target="https://en.wikipedia.org/wiki/Tarski%27s_high_school_algebra_problem" TargetMode="External"/><Relationship Id="rId191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openstax.org/books/algebra-and-trigonometry-2e/pages/preface" TargetMode="External"/><Relationship Id="rId222" Type="http://schemas.openxmlformats.org/officeDocument/2006/relationships/hyperlink" Target="linear-algebra-matrices.html#def-linear-map" TargetMode="External"/><Relationship Id="rId223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linear-algebra-vectors.html#def-euclidean-norm" TargetMode="External"/><Relationship Id="rId84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8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6" Type="http://schemas.openxmlformats.org/officeDocument/2006/relationships/hyperlink" Target="optimization.qmd#def-concave" TargetMode="External"/><Relationship Id="rId67" Type="http://schemas.openxmlformats.org/officeDocument/2006/relationships/hyperlink" Target="proof-writing.qmd#def-converse" TargetMode="External"/><Relationship Id="rId58" Type="http://schemas.openxmlformats.org/officeDocument/2006/relationships/hyperlink" Target="sets.qmd#def-empty-set" TargetMode="External"/><Relationship Id="rId49" Type="http://schemas.openxmlformats.org/officeDocument/2006/relationships/hyperlink" Target="sets.qmd#def-interval" TargetMode="External"/><Relationship Id="rId149" Type="http://schemas.openxmlformats.org/officeDocument/2006/relationships/hyperlink" Target="sets.qmd#def-set" TargetMode="External"/><Relationship Id="rId11" Type="http://schemas.openxmlformats.org/officeDocument/2006/relationships/hyperlink" Target="functions.qmd#rem-image-range" TargetMode="External"/></Relationships>
</file>

<file path=word/_rels/footnotes.xml.rels><?xml version='1.0' encoding='UTF-8' standalone='yes'?>
<Relationships xmlns="http://schemas.openxmlformats.org/package/2006/relationships"><Relationship Id="rId183" Type="http://schemas.openxmlformats.org/officeDocument/2006/relationships/hyperlink" Target="calculus-derivatives.html#def-limit" TargetMode="External"/><Relationship Id="rId194" Type="http://schemas.openxmlformats.org/officeDocument/2006/relationships/hyperlink" Target="calculus-integration.html#def-indefinite-integral" TargetMode="External"/><Relationship Id="rId178" Type="http://schemas.openxmlformats.org/officeDocument/2006/relationships/hyperlink" Target="calculus-integration.html#def-riemann-integral" TargetMode="External"/><Relationship Id="rId148" Type="http://schemas.openxmlformats.org/officeDocument/2006/relationships/hyperlink" Target="functions.qmd#def-finite-set" TargetMode="External"/><Relationship Id="rId53" Type="http://schemas.openxmlformats.org/officeDocument/2006/relationships/hyperlink" Target="functions.qmd#def-function" TargetMode="External"/><Relationship Id="rId75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mage" TargetMode="External"/><Relationship Id="rId241" Type="http://schemas.openxmlformats.org/officeDocument/2006/relationships/hyperlink" Target="functions.qmd#def-inverse-function" TargetMode="External"/><Relationship Id="rId192" Type="http://schemas.openxmlformats.org/officeDocument/2006/relationships/hyperlink" Target="functions.qmd#def-range" TargetMode="External"/><Relationship Id="rId10" Type="http://schemas.openxmlformats.org/officeDocument/2006/relationships/hyperlink" Target="functions.qmd#def-relation" TargetMode="External"/><Relationship Id="rId226" Type="http://schemas.openxmlformats.org/officeDocument/2006/relationships/hyperlink" Target="functions.qmd#def-sequence" TargetMode="External"/><Relationship Id="rId322" Type="http://schemas.openxmlformats.org/officeDocument/2006/relationships/hyperlink" Target="https://doi.org/10.1007/978-3-031-41026-0" TargetMode="External"/><Relationship Id="rId239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2" Type="http://schemas.openxmlformats.org/officeDocument/2006/relationships/hyperlink" Target="https://en.wikipedia.org/wiki/Percentage" TargetMode="External"/><Relationship Id="rId169" Type="http://schemas.openxmlformats.org/officeDocument/2006/relationships/hyperlink" Target="https://en.wikipedia.org/wiki/Population_proportion" TargetMode="External"/><Relationship Id="rId176" Type="http://schemas.openxmlformats.org/officeDocument/2006/relationships/hyperlink" Target="https://en.wikipedia.org/wiki/Population_proportion#Mathematical_definition" TargetMode="External"/><Relationship Id="rId170" Type="http://schemas.openxmlformats.org/officeDocument/2006/relationships/hyperlink" Target="https://en.wikipedia.org/wiki/Proportion_(mathematics)" TargetMode="External"/><Relationship Id="rId173" Type="http://schemas.openxmlformats.org/officeDocument/2006/relationships/hyperlink" Target="https://en.wikipedia.org/wiki/Proportionality_(mathematics)" TargetMode="External"/><Relationship Id="rId165" Type="http://schemas.openxmlformats.org/officeDocument/2006/relationships/hyperlink" Target="https://en.wikipedia.org/wiki/Rate_(mathematics)" TargetMode="External"/><Relationship Id="rId166" Type="http://schemas.openxmlformats.org/officeDocument/2006/relationships/hyperlink" Target="https://en.wikipedia.org/wiki/Ratio" TargetMode="External"/><Relationship Id="rId265" Type="http://schemas.openxmlformats.org/officeDocument/2006/relationships/hyperlink" Target="https://en.wikipedia.org/wiki/Tarski%27s_high_school_algebra_problem" TargetMode="External"/><Relationship Id="rId191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openstax.org/books/algebra-and-trigonometry-2e/pages/preface" TargetMode="External"/><Relationship Id="rId222" Type="http://schemas.openxmlformats.org/officeDocument/2006/relationships/hyperlink" Target="linear-algebra-matrices.html#def-linear-map" TargetMode="External"/><Relationship Id="rId223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linear-algebra-vectors.html#def-euclidean-norm" TargetMode="External"/><Relationship Id="rId84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8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6" Type="http://schemas.openxmlformats.org/officeDocument/2006/relationships/hyperlink" Target="optimization.qmd#def-concave" TargetMode="External"/><Relationship Id="rId67" Type="http://schemas.openxmlformats.org/officeDocument/2006/relationships/hyperlink" Target="proof-writing.qmd#def-converse" TargetMode="External"/><Relationship Id="rId58" Type="http://schemas.openxmlformats.org/officeDocument/2006/relationships/hyperlink" Target="sets.qmd#def-empty-set" TargetMode="External"/><Relationship Id="rId49" Type="http://schemas.openxmlformats.org/officeDocument/2006/relationships/hyperlink" Target="sets.qmd#def-interval" TargetMode="External"/><Relationship Id="rId149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2026-10-17T10:18:28Z</dcterms:created>
  <dcterms:modified xsi:type="dcterms:W3CDTF">2026-10-17T10:18:28Z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02:57:57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