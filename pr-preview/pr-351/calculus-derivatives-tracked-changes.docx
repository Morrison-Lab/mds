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2026-10-17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02:57:57 (PDT)</w:t>
        </w:r>
      </w:ins>
    </w:p>
    <w:bookmarkStart w:id="203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del w:id="3" w:author="PR Preview" w:date="2026-01-01T00:00:00Z">
        <w:r>
          <w:delText xml:space="preserve">the inverse function</w:delText>
        </w:r>
      </w:del>
      <w:del w:id="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(</w:delText>
        </w:r>
      </w:del>
      <w:hyperlink r:id="rId111">
        <w:del w:id="7" w:author="PR Preview" w:date="2026-01-01T00:00:00Z">
          <w:r>
            <w:rPr>
              <w:rStyle w:val="Hyperlink"/>
            </w:rPr>
            <w:delText xml:space="preserve">definition</w:delText>
          </w:r>
        </w:del>
      </w:hyperlink>
      <w:del w:id="8" w:author="PR Preview" w:date="2026-01-01T00:00:00Z">
        <w:r>
          <w:delText xml:space="preserve">),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which exists on the range of</w:delText>
        </w:r>
      </w:del>
      <w:del w:id="11" w:author="PR Preview" w:date="2026-01-01T00:00:00Z">
        <w:r>
          <w:delText xml:space="preserve"> </w:delText>
        </w:r>
      </w:del>
      <m:oMath>
        <m:r>
          <m:t>f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when</w:delText>
        </w:r>
      </w:del>
      <w:del w:id="14" w:author="PR Preview" w:date="2026-01-01T00:00:00Z">
        <w:r>
          <w:delText xml:space="preserve"> </w:delText>
        </w:r>
      </w:del>
      <m:oMath>
        <m:r>
          <m:t>f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is one-to-one,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and otherwise only after restricting the domain of</w:delText>
        </w:r>
      </w:del>
      <w:del w:id="19" w:author="PR Preview" w:date="2026-01-01T00:00:00Z">
        <w:r>
          <w:delText xml:space="preserve"> </w:delText>
        </w:r>
      </w:del>
      <m:oMath>
        <m:r>
          <m:t>f</m:t>
        </m:r>
      </m:oMath>
      <w:del w:id="20" w:author="PR Preview" w:date="2026-01-01T00:00:00Z">
        <w:r>
          <w:delText xml:space="preserve">;</w:delText>
        </w:r>
      </w:del>
    </w:p>
    <w:p>
      <w:pPr>
        <w:pStyle w:val="Compact"/>
        <w:numPr>
          <w:ilvl w:val="0"/>
          <w:numId w:val="1012"/>
        </w:numPr>
      </w:pPr>
      <w:ins w:id="21" w:author="PR Preview" w:date="2026-01-01T00:00:00Z">
        <w:r>
          <w:t xml:space="preserve">the inverse function</w:t>
        </w:r>
      </w:ins>
      <w:ins w:id="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(</w:t>
        </w:r>
      </w:ins>
      <w:hyperlink r:id="rId111">
        <w:ins w:id="25" w:author="PR Preview" w:date="2026-01-01T00:00:00Z">
          <w:r>
            <w:rPr>
              <w:rStyle w:val="Hyperlink"/>
            </w:rPr>
            <w:t xml:space="preserve">definition</w:t>
          </w:r>
        </w:ins>
      </w:hyperlink>
      <w:ins w:id="26" w:author="PR Preview" w:date="2026-01-01T00:00:00Z">
        <w:r>
          <w:t xml:space="preserve">),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which exists on the</w:t>
        </w:r>
      </w:ins>
      <w:ins w:id="29" w:author="PR Preview" w:date="2026-01-01T00:00:00Z">
        <w:r>
          <w:t xml:space="preserve"> </w:t>
        </w:r>
      </w:ins>
      <w:hyperlink r:id="rId112">
        <w:ins w:id="30" w:author="PR Preview" w:date="2026-01-01T00:00:00Z">
          <w:r>
            <w:rPr>
              <w:rStyle w:val="Hyperlink"/>
            </w:rPr>
            <w:t xml:space="preserve">image</w:t>
          </w:r>
        </w:ins>
      </w:hyperlink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of</w:t>
        </w:r>
      </w:ins>
      <w:ins w:id="33" w:author="PR Preview" w:date="2026-01-01T00:00:00Z">
        <w:r>
          <w:t xml:space="preserve"> </w:t>
        </w:r>
      </w:ins>
      <m:oMath>
        <m:r>
          <m:t>f</m:t>
        </m:r>
      </m:oMath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when</w:t>
        </w:r>
      </w:ins>
      <w:ins w:id="36" w:author="PR Preview" w:date="2026-01-01T00:00:00Z">
        <w:r>
          <w:t xml:space="preserve"> </w:t>
        </w:r>
      </w:ins>
      <m:oMath>
        <m:r>
          <m:t>f</m:t>
        </m:r>
      </m:oMath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is one-to-one,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and otherwise only after restricting the domain of</w:t>
        </w:r>
      </w:ins>
      <w:ins w:id="41" w:author="PR Preview" w:date="2026-01-01T00:00:00Z">
        <w:r>
          <w:t xml:space="preserve"> </w:t>
        </w:r>
      </w:ins>
      <m:oMath>
        <m:r>
          <m:t>f</m:t>
        </m:r>
      </m:oMath>
      <w:ins w:id="42" w:author="PR Preview" w:date="2026-01-01T00:00:00Z">
        <w:r>
          <w:t xml:space="preserve">;</w:t>
        </w:r>
      </w:ins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02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01" w:name="refs"/>
    <w:bookmarkStart w:id="1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6"/>
    <w:bookmarkStart w:id="198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7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8"/>
    <w:bookmarkStart w:id="200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200"/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195" Type="http://schemas.openxmlformats.org/officeDocument/2006/relationships/hyperlink" Target="https://doi.org/10.1017/9781108583664" TargetMode="External"/><Relationship Id="rId19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7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195" Type="http://schemas.openxmlformats.org/officeDocument/2006/relationships/hyperlink" Target="https://doi.org/10.1017/9781108583664" TargetMode="External"/><Relationship Id="rId19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7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2026-10-17T10:20:29Z</dcterms:created>
  <dcterms:modified xsi:type="dcterms:W3CDTF">2026-10-17T10:20:29Z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