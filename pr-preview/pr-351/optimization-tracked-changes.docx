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del w:id="3" w:author="PR Preview" w:date="2026-01-01T00:00:00Z">
        <w:r>
          <w:delText xml:space="preserve">A local minimizer of a differentiable function on an open interval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is a</w:delText>
        </w:r>
      </w:del>
      <w:del w:id="6" w:author="PR Preview" w:date="2026-01-01T00:00:00Z">
        <w:r>
          <w:delText xml:space="preserve"> </w:delText>
        </w:r>
      </w:del>
      <w:hyperlink r:id="rId15">
        <w:del w:id="7" w:author="PR Preview" w:date="2026-01-01T00:00:00Z">
          <w:r>
            <w:rPr>
              <w:rStyle w:val="Hyperlink"/>
            </w:rPr>
            <w:delText xml:space="preserve">flat point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and, at a flat point, a positive</w:delText>
        </w:r>
      </w:del>
      <w:del w:id="11" w:author="PR Preview" w:date="2026-01-01T00:00:00Z">
        <w:r>
          <w:delText xml:space="preserve"> </w:delText>
        </w:r>
      </w:del>
      <w:hyperlink r:id="rId16">
        <w:del w:id="12" w:author="PR Preview" w:date="2026-01-01T00:00:00Z">
          <w:r>
            <w:rPr>
              <w:rStyle w:val="Hyperlink"/>
            </w:rPr>
            <w:delText xml:space="preserve">second derivative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guarantees a strict local minimum.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This section extends both facts to a function</w:delText>
        </w:r>
      </w:del>
      <w:del w:id="17" w:author="PR Preview" w:date="2026-01-01T00:00:00Z">
        <w:r>
          <w:delText xml:space="preserve"> </w:delText>
        </w:r>
      </w:del>
      <m:oMath>
        <m:r>
          <m:t>f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 a</w:delText>
        </w:r>
      </w:del>
      <w:del w:id="2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vector</w:delText>
        </w:r>
      </w:del>
      <w:del w:id="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" w:author="PR Preview" w:date="2026-01-01T00:00:00Z">
        <w:r>
          <w:delText xml:space="preserve">: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gradient</w:delText>
        </w:r>
      </w:del>
      <w:del w:id="2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(</w:delText>
        </w:r>
      </w:del>
      <w:hyperlink r:id="rId17">
        <w:del w:id="30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31" w:author="PR Preview" w:date="2026-01-01T00:00:00Z">
        <w:r>
          <w:delText xml:space="preserve">) takes the place of the first derivative,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 a</w:delText>
        </w:r>
      </w:del>
      <w:del w:id="3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matrix of second partial derivatives takes the place of the second;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both facts are proved in this section, for every</w:delText>
        </w:r>
      </w:del>
      <w:del w:id="3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40" w:author="PR Preview" w:date="2026-01-01T00:00:00Z">
        <w:r>
          <w:delText xml:space="preserve">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Throughout,</w:delText>
        </w:r>
      </w:del>
      <w:del w:id="4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means the gradient evaluated at</w:delText>
        </w:r>
      </w:del>
      <w:del w:id="4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" w:author="PR Preview" w:date="2026-01-01T00:00:00Z">
        <w:r>
          <w:delText xml:space="preserve">.</w:delText>
        </w:r>
      </w:del>
    </w:p>
    <w:p>
      <w:pPr>
        <w:pStyle w:val="FirstParagraph"/>
      </w:pPr>
      <w:ins w:id="48" w:author="PR Preview" w:date="2026-01-01T00:00:00Z">
        <w:r>
          <w:t xml:space="preserve">A local minimizer of a differentiable function on an open interval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a</w:t>
        </w:r>
      </w:ins>
      <w:ins w:id="51" w:author="PR Preview" w:date="2026-01-01T00:00:00Z">
        <w:r>
          <w:t xml:space="preserve"> </w:t>
        </w:r>
      </w:ins>
      <w:hyperlink r:id="rId15">
        <w:ins w:id="52" w:author="PR Preview" w:date="2026-01-01T00:00:00Z">
          <w:r>
            <w:rPr>
              <w:rStyle w:val="Hyperlink"/>
            </w:rPr>
            <w:t xml:space="preserve">flat point</w:t>
          </w:r>
        </w:ins>
      </w:hyperlink>
      <w:ins w:id="53" w:author="PR Preview" w:date="2026-01-01T00:00:00Z">
        <w:r>
          <w:t xml:space="preserve">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and, at a flat point, a positive</w:t>
        </w:r>
      </w:ins>
      <w:ins w:id="56" w:author="PR Preview" w:date="2026-01-01T00:00:00Z">
        <w:r>
          <w:t xml:space="preserve"> </w:t>
        </w:r>
      </w:ins>
      <w:hyperlink r:id="rId16">
        <w:ins w:id="57" w:author="PR Preview" w:date="2026-01-01T00:00:00Z">
          <w:r>
            <w:rPr>
              <w:rStyle w:val="Hyperlink"/>
            </w:rPr>
            <w:t xml:space="preserve">second derivative</w:t>
          </w:r>
        </w:ins>
      </w:hyperlink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guarantees a strict local minimum.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This section extends both facts to a function</w:t>
        </w:r>
      </w:ins>
      <w:ins w:id="62" w:author="PR Preview" w:date="2026-01-01T00:00:00Z">
        <w:r>
          <w:t xml:space="preserve"> </w:t>
        </w:r>
      </w:ins>
      <m:oMath>
        <m:r>
          <m:t>f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of a</w:t>
        </w:r>
      </w:ins>
      <w:ins w:id="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vector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$\mathord{\smash[b]{\underset{\raise.3ex\hbox{$\scriptstyle\sim$}}{x}}\vphantom{x}}$</w:t>
        </w:r>
      </w:ins>
      <w:ins w:id="70" w:author="PR Preview" w:date="2026-01-01T00:00:00Z">
        <w:r>
          <w:t xml:space="preserve">: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 gradient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$\frac{\partial}{\partial \mathord{\smash[b]{\underset{\raise.3ex\hbox{$\scriptstyle\sim$}}{x}}\vphantom{x}}} f(\mathord{\smash[b]{\underset{\raise.3ex\hbox{$\scriptstyle\sim$}}{x}}\vphantom{x}})$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(</w:t>
        </w:r>
      </w:ins>
      <w:hyperlink r:id="rId17">
        <w:ins w:id="77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78" w:author="PR Preview" w:date="2026-01-01T00:00:00Z">
        <w:r>
          <w:t xml:space="preserve">) takes the place of the first derivative,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a</w:t>
        </w:r>
      </w:ins>
      <w:ins w:id="8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matrix of second partial derivatives takes the place of the second;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both facts are proved in this section, for every</w:t>
        </w:r>
      </w:ins>
      <w:ins w:id="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87" w:author="PR Preview" w:date="2026-01-01T00:00:00Z">
        <w:r>
          <w:t xml:space="preserve">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Throughout,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$\frac{\partial}{\partial \mathord{\smash[b]{\underset{\raise.3ex\hbox{$\scriptstyle\sim$}}{x}}\vphantom{x}}} f(\mathord{\smash[b]{\underset{\raise.3ex\hbox{$\scriptstyle\sim$}}{z}}\vphantom{z}})$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means the gradient evaluated at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$\mathord{\smash[b]{\underset{\raise.3ex\hbox{$\scriptstyle\sim$}}{x}}\vphantom{x}}= \mathord{\smash[b]{\underset{\raise.3ex\hbox{$\scriptstyle\sim$}}{z}}\vphantom{z}}$</w:t>
        </w:r>
      </w:ins>
      <w:ins w:id="96" w:author="PR Preview" w:date="2026-01-01T00:00:00Z">
        <w:r>
          <w:t xml:space="preserve">.</w:t>
        </w:r>
      </w:ins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del w:id="97" w:author="PR Preview" w:date="2026-01-01T00:00:00Z">
        <w:r>
          <w:rPr>
            <w:b/>
            <w:bCs/>
          </w:rPr>
          <w:delText xml:space="preserve">Definition 1 (Stationary point)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Let</w:delText>
        </w:r>
      </w:del>
      <w:del w:id="100" w:author="PR Preview" w:date="2026-01-01T00:00:00Z">
        <w:r>
          <w:delText xml:space="preserve"> </w:delText>
        </w:r>
      </w:del>
      <m:oMath>
        <m:r>
          <m:t>f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be a scalar-valued function of a</w:delText>
        </w:r>
      </w:del>
      <w:del w:id="10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vector</w:delText>
        </w:r>
      </w:del>
      <w:del w:id="1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7" w:author="PR Preview" w:date="2026-01-01T00:00:00Z">
        <w:r>
          <w:delText xml:space="preserve">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 point</w:delText>
        </w:r>
      </w:del>
      <w:del w:id="110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at which the gradient exists and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ins w:id="113" w:author="PR Preview" w:date="2026-01-01T00:00:00Z">
        <w:r>
          <w:rPr>
            <w:b/>
            <w:bCs/>
          </w:rPr>
          <w:t xml:space="preserve">Definition 1 (Stationary point)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Let</w:t>
        </w:r>
      </w:ins>
      <w:ins w:id="116" w:author="PR Preview" w:date="2026-01-01T00:00:00Z">
        <w:r>
          <w:t xml:space="preserve"> </w:t>
        </w:r>
      </w:ins>
      <m:oMath>
        <m:r>
          <m:t>f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be a scalar-valued function of a</w:t>
        </w:r>
      </w:ins>
      <w:ins w:id="1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vector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$\mathord{\smash[b]{\underset{\raise.3ex\hbox{$\scriptstyle\sim$}}{x}}\vphantom{x}}$</w:t>
        </w:r>
      </w:ins>
      <w:ins w:id="124" w:author="PR Preview" w:date="2026-01-01T00:00:00Z">
        <w:r>
          <w:t xml:space="preserve">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 point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$\mathord{\smash[b]{\underset{\raise.3ex\hbox{$\scriptstyle\sim$}}{z}}\vphantom{z}}$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at which the gradient exists and</w:t>
        </w:r>
      </w:ins>
    </w:p>
    <w:p>
      <w:pPr>
        <w:pStyle w:val="BodyText"/>
      </w:pPr>
      <w:ins w:id="131" w:author="PR Preview" w:date="2026-01-01T00:00:00Z">
        <w:r>
  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  </w:r>
      </w:ins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del w:id="132" w:author="PR Preview" w:date="2026-01-01T00:00:00Z">
        <w:r>
          <w:rPr>
            <w:b/>
            <w:bCs/>
          </w:rPr>
          <w:delText xml:space="preserve">Example 2 (A stationary point, and a point that is not one)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Let</w:delText>
        </w:r>
      </w:del>
      <w:del w:id="1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36" w:author="PR Preview" w:date="2026-01-01T00:00:00Z">
        <w:r>
          <w:delText xml:space="preserve">.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Its gradient is</w:delText>
        </w:r>
      </w:del>
      <w:del w:id="13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0" w:author="PR Preview" w:date="2026-01-01T00:00:00Z">
        <w:r>
          <w:delText xml:space="preserve">,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which is</w:delText>
        </w:r>
      </w:del>
      <w:del w:id="14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exactly when</w:delText>
        </w:r>
      </w:del>
      <w:del w:id="1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and</w:delText>
        </w:r>
      </w:del>
      <w:del w:id="14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50" w:author="PR Preview" w:date="2026-01-01T00:00:00Z">
        <w:r>
          <w:delText xml:space="preserve">.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So</w:delText>
        </w:r>
      </w:del>
      <w:del w:id="15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is its only stationary point,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and</w:delText>
        </w:r>
      </w:del>
      <w:del w:id="15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is not one: the gradient there is</w:delText>
        </w:r>
      </w:del>
      <w:del w:id="16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2" w:author="PR Preview" w:date="2026-01-01T00:00:00Z">
        <w:r>
          <w:delText xml:space="preserve">.</w:delText>
        </w:r>
      </w:del>
    </w:p>
    <w:p>
      <w:pPr>
        <w:pStyle w:val="BodyText"/>
      </w:pPr>
      <w:ins w:id="163" w:author="PR Preview" w:date="2026-01-01T00:00:00Z">
        <w:r>
          <w:rPr>
            <w:b/>
            <w:bCs/>
          </w:rPr>
          <w:t xml:space="preserve">Example 2 (A stationary point, and a point that is not one)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Let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$f(\mathord{\smash[b]{\underset{\raise.3ex\hbox{$\scriptstyle\sim$}}{x}}\vphantom{x}}) = x_1^2 + x_2^2 - 2 x_1$</w:t>
        </w:r>
      </w:ins>
      <w:ins w:id="168" w:author="PR Preview" w:date="2026-01-01T00:00:00Z">
        <w:r>
          <w:t xml:space="preserve">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Its gradient is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2" w:author="PR Preview" w:date="2026-01-01T00:00:00Z">
        <w:r>
          <w:t xml:space="preserve">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which is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$\mathord{\smash[b]{\underset{\raise.3ex\hbox{$\scriptstyle\sim$}}{0}}\vphantom{0}}_{2 \times 1}$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exactly when</w:t>
        </w:r>
      </w:ins>
      <w:ins w:id="17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and</w:t>
        </w:r>
      </w:ins>
      <w:ins w:id="18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83" w:author="PR Preview" w:date="2026-01-01T00:00:00Z">
        <w:r>
          <w:t xml:space="preserve">.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So</w:t>
        </w:r>
      </w:ins>
      <w:ins w:id="18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is its only stationary point,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$\mathord{\smash[b]{\underset{\raise.3ex\hbox{$\scriptstyle\sim$}}{0}}\vphantom{0}}$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is not one: the gradient there is</w:t>
        </w:r>
      </w:ins>
      <w:ins w:id="19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96" w:author="PR Preview" w:date="2026-01-01T00:00:00Z">
        <w:r>
          <w:t xml:space="preserve">.</w:t>
        </w:r>
      </w:ins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del w:id="197" w:author="PR Preview" w:date="2026-01-01T00:00:00Z">
        <w:r>
          <w:rPr>
            <w:b/>
            <w:bCs/>
          </w:rPr>
          <w:delText xml:space="preserve">Theorem 2 (First-order necessary condition)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Let</w:delText>
        </w:r>
      </w:del>
      <w:del w:id="2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01" w:author="PR Preview" w:date="2026-01-01T00:00:00Z">
        <w:r>
          <w:delText xml:space="preserve">.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If</w:delText>
        </w:r>
      </w:del>
      <w:del w:id="20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is a</w:delText>
        </w:r>
      </w:del>
      <w:del w:id="207" w:author="PR Preview" w:date="2026-01-01T00:00:00Z">
        <w:r>
          <w:delText xml:space="preserve"> </w:delText>
        </w:r>
      </w:del>
      <w:hyperlink r:id="rId21">
        <w:del w:id="208" w:author="PR Preview" w:date="2026-01-01T00:00:00Z">
          <w:r>
            <w:rPr>
              <w:rStyle w:val="Hyperlink"/>
            </w:rPr>
            <w:delText xml:space="preserve">local minimizer</w:delText>
          </w:r>
        </w:del>
      </w:hyperlink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of</w:delText>
        </w:r>
      </w:del>
      <w:del w:id="211" w:author="PR Preview" w:date="2026-01-01T00:00:00Z">
        <w:r>
          <w:delText xml:space="preserve"> </w:delText>
        </w:r>
      </w:del>
      <m:oMath>
        <m:r>
          <m:t>f</m:t>
        </m:r>
      </m:oMath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and the gradient of</w:delText>
        </w:r>
      </w:del>
      <w:del w:id="214" w:author="PR Preview" w:date="2026-01-01T00:00:00Z">
        <w:r>
          <w:delText xml:space="preserve"> </w:delText>
        </w:r>
      </w:del>
      <m:oMath>
        <m:r>
          <m:t>f</m:t>
        </m:r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exists at</w:delText>
        </w:r>
      </w:del>
      <w:del w:id="21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218" w:author="PR Preview" w:date="2026-01-01T00:00:00Z">
        <w:r>
          <w:delText xml:space="preserve">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then</w:delText>
        </w:r>
      </w:del>
      <w:del w:id="22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is a stationary point of</w:delText>
        </w:r>
      </w:del>
      <w:del w:id="224" w:author="PR Preview" w:date="2026-01-01T00:00:00Z">
        <w:r>
          <w:delText xml:space="preserve"> </w:delText>
        </w:r>
      </w:del>
      <m:oMath>
        <m:r>
          <m:t>f</m:t>
        </m:r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(</w:delText>
        </w:r>
      </w:del>
      <w:hyperlink w:anchor="def-stationary-point">
        <w:del w:id="227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28" w:author="PR Preview" w:date="2026-01-01T00:00:00Z">
        <w:r>
          <w:delText xml:space="preserve">).</w:delText>
        </w:r>
      </w:del>
    </w:p>
    <w:p>
      <w:pPr>
        <w:pStyle w:val="BodyText"/>
      </w:pPr>
      <w:del w:id="229" w:author="PR Preview" w:date="2026-01-01T00:00:00Z">
        <w:r>
          <w:rPr>
            <w:i/>
            <w:iCs/>
          </w:rPr>
          <w:delText xml:space="preserve">Proof</w:delText>
        </w:r>
      </w:del>
      <w:del w:id="230" w:author="PR Preview" w:date="2026-01-01T00:00:00Z">
        <w:r>
          <w:delText xml:space="preserve">. </w:delText>
        </w:r>
      </w:del>
      <w:del w:id="231" w:author="PR Preview" w:date="2026-01-01T00:00:00Z">
        <w:r>
          <w:delText xml:space="preserve">Take</w:delText>
        </w:r>
      </w:del>
      <w:del w:id="23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as in the definition of a local minimizer.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Fix</w:delText>
        </w:r>
      </w:del>
      <w:del w:id="23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238" w:author="PR Preview" w:date="2026-01-01T00:00:00Z">
        <w:r>
          <w:delText xml:space="preserve">,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let</w:delText>
        </w:r>
      </w:del>
      <w:del w:id="24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be the vector with</w:delText>
        </w:r>
      </w:del>
      <w:del w:id="244" w:author="PR Preview" w:date="2026-01-01T00:00:00Z">
        <w:r>
          <w:delText xml:space="preserve"> </w:delText>
        </w:r>
      </w:del>
      <m:oMath>
        <m:r>
          <m:t>1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in entry</w:delText>
        </w:r>
      </w:del>
      <w:del w:id="247" w:author="PR Preview" w:date="2026-01-01T00:00:00Z">
        <w:r>
          <w:delText xml:space="preserve"> </w:delText>
        </w:r>
      </w:del>
      <m:oMath>
        <m:r>
          <m:t>i</m:t>
        </m:r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and</w:delText>
        </w:r>
      </w:del>
      <w:del w:id="250" w:author="PR Preview" w:date="2026-01-01T00:00:00Z">
        <w:r>
          <w:delText xml:space="preserve"> </w:delText>
        </w:r>
      </w:del>
      <m:oMath>
        <m:r>
          <m:t>0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elsewhere,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and let</w:delText>
        </w:r>
      </w:del>
      <w:del w:id="25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for</w:delText>
        </w:r>
      </w:del>
      <w:del w:id="25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259" w:author="PR Preview" w:date="2026-01-01T00:00:00Z">
        <w:r>
          <w:delText xml:space="preserve">.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For</w:delText>
        </w:r>
      </w:del>
      <w:del w:id="26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26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264" w:author="PR Preview" w:date="2026-01-01T00:00:00Z">
        <w:r>
          <w:rPr>
            <w:b/>
            <w:bCs/>
          </w:rPr>
          <w:t xml:space="preserve">Theorem 2 (First-order necessary condition)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Let</w:t>
        </w:r>
      </w:ins>
      <w:ins w:id="2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8" w:author="PR Preview" w:date="2026-01-01T00:00:00Z">
        <w:r>
          <w:t xml:space="preserve">.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If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$\mathord{\smash[b]{\underset{\raise.3ex\hbox{$\scriptstyle\sim$}}{x}}\vphantom{x}}^*$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 a</w:t>
        </w:r>
      </w:ins>
      <w:ins w:id="275" w:author="PR Preview" w:date="2026-01-01T00:00:00Z">
        <w:r>
          <w:t xml:space="preserve"> </w:t>
        </w:r>
      </w:ins>
      <w:hyperlink r:id="rId21">
        <w:ins w:id="276" w:author="PR Preview" w:date="2026-01-01T00:00:00Z">
          <w:r>
            <w:rPr>
              <w:rStyle w:val="Hyperlink"/>
            </w:rPr>
            <w:t xml:space="preserve">local minimizer</w:t>
          </w:r>
        </w:ins>
      </w:hyperlink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of</w:t>
        </w:r>
      </w:ins>
      <w:ins w:id="279" w:author="PR Preview" w:date="2026-01-01T00:00:00Z">
        <w:r>
          <w:t xml:space="preserve"> </w:t>
        </w:r>
      </w:ins>
      <m:oMath>
        <m:r>
          <m:t>f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 the gradient of</w:t>
        </w:r>
      </w:ins>
      <w:ins w:id="282" w:author="PR Preview" w:date="2026-01-01T00:00:00Z">
        <w:r>
          <w:t xml:space="preserve"> </w:t>
        </w:r>
      </w:ins>
      <m:oMath>
        <m:r>
          <m:t>f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exists at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$\mathord{\smash[b]{\underset{\raise.3ex\hbox{$\scriptstyle\sim$}}{x}}\vphantom{x}}^*$</w:t>
        </w:r>
      </w:ins>
      <w:ins w:id="287" w:author="PR Preview" w:date="2026-01-01T00:00:00Z">
        <w:r>
          <w:t xml:space="preserve">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then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$\mathord{\smash[b]{\underset{\raise.3ex\hbox{$\scriptstyle\sim$}}{x}}\vphantom{x}}^*$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is a stationary point of</w:t>
        </w:r>
      </w:ins>
      <w:ins w:id="294" w:author="PR Preview" w:date="2026-01-01T00:00:00Z">
        <w:r>
          <w:t xml:space="preserve"> </w:t>
        </w:r>
      </w:ins>
      <m:oMath>
        <m:r>
          <m:t>f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(</w:t>
        </w:r>
      </w:ins>
      <w:hyperlink w:anchor="def-stationary-point">
        <w:ins w:id="2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98" w:author="PR Preview" w:date="2026-01-01T00:00:00Z">
        <w:r>
          <w:t xml:space="preserve">).</w:t>
        </w:r>
      </w:ins>
    </w:p>
    <w:bookmarkEnd w:id="29"/>
    <w:p>
      <w:pPr>
        <w:pStyle w:val="BodyText"/>
      </w:pPr>
      <w:ins w:id="299" w:author="PR Preview" w:date="2026-01-01T00:00:00Z">
        <w:r>
          <w:rPr>
            <w:i/>
            <w:iCs/>
          </w:rPr>
          <w:t xml:space="preserve">Proof</w:t>
        </w:r>
      </w:ins>
      <w:ins w:id="300" w:author="PR Preview" w:date="2026-01-01T00:00:00Z">
        <w:r>
          <w:t xml:space="preserve">. </w:t>
        </w:r>
      </w:ins>
      <w:ins w:id="301" w:author="PR Preview" w:date="2026-01-01T00:00:00Z">
        <w:r>
          <w:t xml:space="preserve">Take</w:t>
        </w:r>
      </w:ins>
      <w:ins w:id="30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as in the definition of a local minimizer.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Fix</w:t>
        </w:r>
      </w:ins>
      <w:ins w:id="30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let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$\mathord{\smash[b]{\underset{\raise.3ex\hbox{$\scriptstyle\sim$}}{e}}\vphantom{e}}_i$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be the vector with</w:t>
        </w:r>
      </w:ins>
      <w:ins w:id="315" w:author="PR Preview" w:date="2026-01-01T00:00:00Z">
        <w:r>
          <w:t xml:space="preserve"> </w:t>
        </w:r>
      </w:ins>
      <m:oMath>
        <m:r>
          <m:t>1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in entry</w:t>
        </w:r>
      </w:ins>
      <w:ins w:id="318" w:author="PR Preview" w:date="2026-01-01T00:00:00Z">
        <w:r>
          <w:t xml:space="preserve"> </w:t>
        </w:r>
      </w:ins>
      <m:oMath>
        <m:r>
          <m:t>i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m:oMath>
        <m:r>
          <m:t>0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elsewhere,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and let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$g_i(t) \stackrel{\text{def}}{=}f(\mathord{\smash[b]{\underset{\raise.3ex\hbox{$\scriptstyle\sim$}}{x}}\vphantom{x}}^* + t\,\mathord{\smash[b]{\underset{\raise.3ex\hbox{$\scriptstyle\sim$}}{e}}\vphantom{e}}_i)$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for</w:t>
        </w:r>
      </w:ins>
      <w:ins w:id="33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31" w:author="PR Preview" w:date="2026-01-01T00:00:00Z">
        <w:r>
          <w:t xml:space="preserve">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For</w:t>
        </w:r>
      </w:ins>
      <w:ins w:id="33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335" w:author="PR Preview" w:date="2026-01-01T00:00:00Z">
        <w:r>
          <w:t xml:space="preserve">,</w:t>
        </w:r>
      </w:ins>
    </w:p>
    <w:p>
      <w:pPr>
        <w:pStyle w:val="BodyText"/>
      </w:pPr>
      <w:ins w:id="336" w:author="PR Preview" w:date="2026-01-01T00:00:00Z">
        <w:r>
  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is a local minimizer of</w:delText>
        </w:r>
      </w:del>
      <w:del w:id="33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i</m:t>
            </m:r>
          </m:sub>
        </m:sSub>
      </m:oMath>
      <w:del w:id="340" w:author="PR Preview" w:date="2026-01-01T00:00:00Z">
        <w:r>
          <w:delText xml:space="preserve">.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Moving</w:delText>
        </w:r>
      </w:del>
      <w:del w:id="34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from</w:delText>
        </w:r>
      </w:del>
      <w:del w:id="34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along</w:delText>
        </w:r>
      </w:del>
      <w:del w:id="34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changes only</w:delText>
        </w:r>
      </w:del>
      <w:del w:id="3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353" w:author="PR Preview" w:date="2026-01-01T00:00:00Z">
        <w:r>
          <w:delText xml:space="preserve">,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so</w:delText>
        </w:r>
      </w:del>
      <w:del w:id="356" w:author="PR Preview" w:date="2026-01-01T00:00:00Z">
        <w:r>
          <w:delText xml:space="preserve"> </w:delText>
        </w:r>
      </w:del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is the partial derivative</w:delText>
        </w:r>
      </w:del>
      <w:del w:id="35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which exists because the gradient does.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By</w:delText>
        </w:r>
      </w:del>
      <w:del w:id="365" w:author="PR Preview" w:date="2026-01-01T00:00:00Z">
        <w:r>
          <w:delText xml:space="preserve"> </w:delText>
        </w:r>
      </w:del>
      <w:hyperlink w:anchor="thm-fermat">
        <w:del w:id="366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36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68" w:author="PR Preview" w:date="2026-01-01T00:00:00Z">
        <w:r>
          <w:delText xml:space="preserve">The equation</w:delText>
        </w:r>
      </w:del>
      <w:del w:id="369" w:author="PR Preview" w:date="2026-01-01T00:00:00Z">
        <w:r>
          <w:delText xml:space="preserve"> </w:delText>
        </w:r>
      </w:del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holds for every</w:delText>
        </w:r>
      </w:del>
      <w:del w:id="372" w:author="PR Preview" w:date="2026-01-01T00:00:00Z">
        <w:r>
          <w:delText xml:space="preserve"> </w:delText>
        </w:r>
      </w:del>
      <m:oMath>
        <m:r>
          <m:t>i</m:t>
        </m:r>
      </m:oMath>
      <w:del w:id="373" w:author="PR Preview" w:date="2026-01-01T00:00:00Z">
        <w:r>
          <w:delText xml:space="preserve">, so every entry of the gradient at</w:delText>
        </w:r>
      </w:del>
      <w:del w:id="37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is</w:delText>
        </w:r>
      </w:del>
      <w:del w:id="377" w:author="PR Preview" w:date="2026-01-01T00:00:00Z">
        <w:r>
          <w:delText xml:space="preserve"> </w:delText>
        </w:r>
      </w:del>
      <m:oMath>
        <m:r>
          <m:t>0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(</w:delText>
        </w:r>
      </w:del>
      <w:hyperlink r:id="rId17">
        <w:del w:id="380" w:author="PR Preview" w:date="2026-01-01T00:00:00Z">
          <w:r>
            <w:rPr>
              <w:rStyle w:val="Hyperlink"/>
            </w:rPr>
            <w:delText xml:space="preserve">vector derivative</w:delText>
          </w:r>
        </w:del>
      </w:hyperlink>
      <w:del w:id="381" w:author="PR Preview" w:date="2026-01-01T00:00:00Z">
        <w:r>
          <w:delText xml:space="preserve">).</w:delText>
        </w:r>
      </w:del>
    </w:p>
    <w:p>
      <w:pPr>
        <w:pStyle w:val="BodyText"/>
      </w:pPr>
      <w:ins w:id="382" w:author="PR Preview" w:date="2026-01-01T00:00:00Z">
        <w:r>
  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  </w:r>
      </w:ins>
    </w:p>
    <w:p>
      <w:pPr>
        <w:pStyle w:val="FirstParagraph"/>
      </w:pPr>
      <m:oMath>
        <m:r>
          <m:t>0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is a local minimizer of</w:t>
        </w:r>
      </w:ins>
      <w:ins w:id="385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i</m:t>
            </m:r>
          </m:sub>
        </m:sSub>
      </m:oMath>
      <w:ins w:id="386" w:author="PR Preview" w:date="2026-01-01T00:00:00Z">
        <w:r>
          <w:t xml:space="preserve">.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Moving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$\mathord{\smash[b]{\underset{\raise.3ex\hbox{$\scriptstyle\sim$}}{x}}\vphantom{x}}$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from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$\mathord{\smash[b]{\underset{\raise.3ex\hbox{$\scriptstyle\sim$}}{x}}\vphantom{x}}^*$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along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$\mathord{\smash[b]{\underset{\raise.3ex\hbox{$\scriptstyle\sim$}}{e}}\vphantom{e}}_i$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changes only</w:t>
        </w:r>
      </w:ins>
      <w:ins w:id="4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402" w:author="PR Preview" w:date="2026-01-01T00:00:00Z">
        <w:r>
          <w:t xml:space="preserve">,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so</w:t>
        </w:r>
      </w:ins>
      <w:ins w:id="405" w:author="PR Preview" w:date="2026-01-01T00:00:00Z">
        <w:r>
          <w:t xml:space="preserve"> </w:t>
        </w:r>
      </w:ins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is the partial derivative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$\frac{\partial}{\partial x_i} f(\mathord{\smash[b]{\underset{\raise.3ex\hbox{$\scriptstyle\sim$}}{x}}\vphantom{x}}^*)$</w:t>
        </w:r>
      </w:ins>
      <w:ins w:id="410" w:author="PR Preview" w:date="2026-01-01T00:00:00Z">
        <w:r>
          <w:t xml:space="preserve">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which exists because the gradient does.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By</w:t>
        </w:r>
      </w:ins>
      <w:ins w:id="415" w:author="PR Preview" w:date="2026-01-01T00:00:00Z">
        <w:r>
          <w:t xml:space="preserve"> </w:t>
        </w:r>
      </w:ins>
      <w:hyperlink w:anchor="thm-fermat">
        <w:ins w:id="41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17" w:author="PR Preview" w:date="2026-01-01T00:00:00Z">
        <w:r>
          <w:t xml:space="preserve">,</w:t>
        </w:r>
      </w:ins>
    </w:p>
    <w:p>
      <w:pPr>
        <w:pStyle w:val="BodyText"/>
      </w:pPr>
      <w:ins w:id="418" w:author="PR Preview" w:date="2026-01-01T00:00:00Z">
        <w:r>
          <w:t xml:space="preserve">$$
    \begin{aligned}
    \frac{\partial}{\partial x_i} f(\mathord{\smash[b]{\underset{\raise.3ex\hbox{$\scriptstyle\sim$}}{x}}\vphantom{x}}^*) &amp;= g_i'(0) \\
    &amp;= 0.
    \end{aligned}
    $$</w:t>
        </w:r>
      </w:ins>
    </w:p>
    <w:p>
      <w:pPr>
        <w:pStyle w:val="FirstParagraph"/>
      </w:pPr>
      <w:ins w:id="419" w:author="PR Preview" w:date="2026-01-01T00:00:00Z">
        <w:r>
          <w:t xml:space="preserve">The equation</w:t>
        </w:r>
      </w:ins>
      <w:ins w:id="420" w:author="PR Preview" w:date="2026-01-01T00:00:00Z">
        <w:r>
          <w:t xml:space="preserve"> </w:t>
        </w:r>
      </w:ins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holds for every</w:t>
        </w:r>
      </w:ins>
      <w:ins w:id="423" w:author="PR Preview" w:date="2026-01-01T00:00:00Z">
        <w:r>
          <w:t xml:space="preserve"> </w:t>
        </w:r>
      </w:ins>
      <m:oMath>
        <m:r>
          <m:t>i</m:t>
        </m:r>
      </m:oMath>
      <w:ins w:id="424" w:author="PR Preview" w:date="2026-01-01T00:00:00Z">
        <w:r>
          <w:t xml:space="preserve">, so every entry of the gradient at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$\mathord{\smash[b]{\underset{\raise.3ex\hbox{$\scriptstyle\sim$}}{x}}\vphantom{x}}^*$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is</w:t>
        </w:r>
      </w:ins>
      <w:ins w:id="429" w:author="PR Preview" w:date="2026-01-01T00:00:00Z">
        <w:r>
          <w:t xml:space="preserve"> </w:t>
        </w:r>
      </w:ins>
      <m:oMath>
        <m:r>
          <m:t>0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(</w:t>
        </w:r>
      </w:ins>
      <w:hyperlink r:id="rId17">
        <w:ins w:id="432" w:author="PR Preview" w:date="2026-01-01T00:00:00Z">
          <w:r>
            <w:rPr>
              <w:rStyle w:val="Hyperlink"/>
            </w:rPr>
            <w:t xml:space="preserve">vector derivative</w:t>
          </w:r>
        </w:ins>
      </w:hyperlink>
      <w:ins w:id="433" w:author="PR Preview" w:date="2026-01-01T00:00:00Z">
        <w:r>
          <w:t xml:space="preserve">).</w:t>
        </w:r>
      </w:ins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del w:id="434" w:author="PR Preview" w:date="2026-01-01T00:00:00Z">
        <w:r>
          <w:delText xml:space="preserve">For</w:delText>
        </w:r>
      </w:del>
      <w:del w:id="4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of</w:delText>
        </w:r>
      </w:del>
      <w:del w:id="438" w:author="PR Preview" w:date="2026-01-01T00:00:00Z">
        <w:r>
          <w:delText xml:space="preserve"> </w:delText>
        </w:r>
      </w:del>
      <w:hyperlink w:anchor="exm-stationary-point">
        <w:del w:id="439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440" w:author="PR Preview" w:date="2026-01-01T00:00:00Z">
        <w:r>
          <w:delText xml:space="preserve">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any local minimizer must be the stationary point</w:delText>
        </w:r>
      </w:del>
      <w:del w:id="44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44" w:author="PR Preview" w:date="2026-01-01T00:00:00Z">
        <w:r>
          <w:delText xml:space="preserve">.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It is one: completing the square,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del w:id="447" w:author="PR Preview" w:date="2026-01-01T00:00:00Z">
        <w:r>
          <w:delText xml:space="preserve">For</w:delText>
        </w:r>
      </w:del>
      <w:del w:id="44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of</w:delText>
        </w:r>
      </w:del>
      <w:del w:id="451" w:author="PR Preview" w:date="2026-01-01T00:00:00Z">
        <w:r>
          <w:delText xml:space="preserve"> </w:delText>
        </w:r>
      </w:del>
      <w:hyperlink r:id="rId30">
        <w:del w:id="452" w:author="PR Preview" w:date="2026-01-01T00:00:00Z">
          <w:r>
            <w:rPr>
              <w:rStyle w:val="Hyperlink"/>
            </w:rPr>
            <w:delText xml:space="preserve">Example</w:delText>
          </w:r>
        </w:del>
      </w:hyperlink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the second entry of the gradient is</w:delText>
        </w:r>
      </w:del>
      <w:del w:id="456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del w:id="457" w:author="PR Preview" w:date="2026-01-01T00:00:00Z">
        <w:r>
          <w:delText xml:space="preserve">,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so</w:delText>
        </w:r>
      </w:del>
      <w:del w:id="460" w:author="PR Preview" w:date="2026-01-01T00:00:00Z">
        <w:r>
          <w:delText xml:space="preserve"> </w:delText>
        </w:r>
      </w:del>
      <m:oMath>
        <m:r>
          <m:t>f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has no stationary point, and so no local minimizer.</w:delText>
        </w:r>
      </w:del>
    </w:p>
    <w:p>
      <w:pPr>
        <w:numPr>
          <w:ilvl w:val="0"/>
          <w:numId w:val="1003"/>
        </w:numPr>
      </w:pPr>
      <w:del w:id="463" w:author="PR Preview" w:date="2026-01-01T00:00:00Z">
        <w:r>
          <w:delText xml:space="preserve">The converse fails:</w:delText>
        </w:r>
      </w:del>
      <w:del w:id="4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has gradient</w:delText>
        </w:r>
      </w:del>
      <w:del w:id="46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68" w:author="PR Preview" w:date="2026-01-01T00:00:00Z">
        <w:r>
          <w:delText xml:space="preserve">,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so</w:delText>
        </w:r>
      </w:del>
      <w:del w:id="47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is a stationary point,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but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del w:id="476" w:author="PR Preview" w:date="2026-01-01T00:00:00Z">
        <w:r>
          <w:delText xml:space="preserve">for every</w:delText>
        </w:r>
      </w:del>
      <w:del w:id="47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≠</m:t>
        </m:r>
        <m:r>
          <m:t>0</m:t>
        </m:r>
      </m:oMath>
      <w:del w:id="478" w:author="PR Preview" w:date="2026-01-01T00:00:00Z">
        <w:r>
          <w:delText xml:space="preserve">,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so</w:delText>
        </w:r>
      </w:del>
      <w:del w:id="48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is not a local minimizer.</w:delText>
        </w:r>
      </w:del>
    </w:p>
    <w:p>
      <w:pPr>
        <w:numPr>
          <w:ilvl w:val="0"/>
          <w:numId w:val="1003"/>
        </w:numPr>
      </w:pPr>
      <w:ins w:id="484" w:author="PR Preview" w:date="2026-01-01T00:00:00Z">
        <w:r>
          <w:t xml:space="preserve">For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$f(\mathord{\smash[b]{\underset{\raise.3ex\hbox{$\scriptstyle\sim$}}{x}}\vphantom{x}}) = x_1^2 + x_2^2 - 2 x_1$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of</w:t>
        </w:r>
      </w:ins>
      <w:ins w:id="489" w:author="PR Preview" w:date="2026-01-01T00:00:00Z">
        <w:r>
          <w:t xml:space="preserve"> </w:t>
        </w:r>
      </w:ins>
      <w:hyperlink w:anchor="exm-stationary-point">
        <w:ins w:id="49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491" w:author="PR Preview" w:date="2026-01-01T00:00:00Z">
        <w:r>
          <w:t xml:space="preserve">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any local minimizer must be the stationary point</w:t>
        </w:r>
      </w:ins>
      <w:ins w:id="49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95" w:author="PR Preview" w:date="2026-01-01T00:00:00Z">
        <w:r>
          <w:t xml:space="preserve">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It is one: completing the square,</w:t>
        </w:r>
      </w:ins>
    </w:p>
    <w:p>
      <w:pPr>
        <w:pStyle w:val="BodyText"/>
      </w:pPr>
      <w:ins w:id="498" w:author="PR Preview" w:date="2026-01-01T00:00:00Z">
        <w:r>
          <w:t xml:space="preserve">$$
    \begin{aligned}
    f(\mathord{\smash[b]{\underset{\raise.3ex\hbox{$\scriptstyle\sim$}}{x}}\vphantom{x}}) &amp;= (x_1 - 1)^2 + x_2^2 - 1 \\
    &amp;\ge -1 \\
    &amp;= f(1, 0).
    \end{aligned}
    $$</w:t>
        </w:r>
      </w:ins>
    </w:p>
    <w:p>
      <w:pPr>
        <w:numPr>
          <w:ilvl w:val="0"/>
          <w:numId w:val="1003"/>
        </w:numPr>
      </w:pPr>
      <w:ins w:id="499" w:author="PR Preview" w:date="2026-01-01T00:00:00Z">
        <w:r>
          <w:t xml:space="preserve">For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$f(\mathord{\smash[b]{\underset{\raise.3ex\hbox{$\scriptstyle\sim$}}{x}}\vphantom{x}}) = e^{2x_1 + x_2} - x_1$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of</w:t>
        </w:r>
      </w:ins>
      <w:ins w:id="504" w:author="PR Preview" w:date="2026-01-01T00:00:00Z">
        <w:r>
          <w:t xml:space="preserve"> </w:t>
        </w:r>
      </w:ins>
      <w:hyperlink r:id="rId30">
        <w:ins w:id="505" w:author="PR Preview" w:date="2026-01-01T00:00:00Z">
          <w:r>
            <w:rPr>
              <w:rStyle w:val="Hyperlink"/>
            </w:rPr>
            <w:t xml:space="preserve">Example</w:t>
          </w:r>
        </w:ins>
      </w:hyperlink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 second entry of the gradient is</w:t>
        </w:r>
      </w:ins>
      <w:ins w:id="509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ins w:id="510" w:author="PR Preview" w:date="2026-01-01T00:00:00Z">
        <w:r>
          <w:t xml:space="preserve">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so</w:t>
        </w:r>
      </w:ins>
      <w:ins w:id="513" w:author="PR Preview" w:date="2026-01-01T00:00:00Z">
        <w:r>
          <w:t xml:space="preserve"> </w:t>
        </w:r>
      </w:ins>
      <m:oMath>
        <m:r>
          <m:t>f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has no stationary point, and so no local minimizer.</w:t>
        </w:r>
      </w:ins>
    </w:p>
    <w:p>
      <w:pPr>
        <w:numPr>
          <w:ilvl w:val="0"/>
          <w:numId w:val="1003"/>
        </w:numPr>
      </w:pPr>
      <w:ins w:id="516" w:author="PR Preview" w:date="2026-01-01T00:00:00Z">
        <w:r>
          <w:t xml:space="preserve">The converse fails: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$f(\mathord{\smash[b]{\underset{\raise.3ex\hbox{$\scriptstyle\sim$}}{x}}\vphantom{x}}) = x_1^2 - x_2^2$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has gradient</w:t>
        </w:r>
      </w:ins>
      <w:ins w:id="52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so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$\mathord{\smash[b]{\underset{\raise.3ex\hbox{$\scriptstyle\sim$}}{0}}\vphantom{0}}$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a stationary point,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but</w:t>
        </w:r>
      </w:ins>
    </w:p>
    <w:p>
      <w:pPr>
        <w:pStyle w:val="BodyText"/>
      </w:pPr>
      <w:ins w:id="531" w:author="PR Preview" w:date="2026-01-01T00:00:00Z">
        <w:r>
          <w:t xml:space="preserve">$$
    \begin{aligned}
    f(0, t) &amp;= -t^2 \\
    &amp;&lt; 0 \\
    &amp;= f(\mathord{\smash[b]{\underset{\raise.3ex\hbox{$\scriptstyle\sim$}}{0}}\vphantom{0}})
    \end{aligned}
    $$</w:t>
        </w:r>
      </w:ins>
    </w:p>
    <w:p>
      <w:pPr>
        <w:numPr>
          <w:ilvl w:val="0"/>
          <w:numId w:val="1000"/>
        </w:numPr>
      </w:pPr>
      <w:ins w:id="532" w:author="PR Preview" w:date="2026-01-01T00:00:00Z">
        <w:r>
          <w:t xml:space="preserve">for every</w:t>
        </w:r>
      </w:ins>
      <w:ins w:id="53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≠</m:t>
        </m:r>
        <m:r>
          <m:t>0</m:t>
        </m:r>
      </m:oMath>
      <w:ins w:id="534" w:author="PR Preview" w:date="2026-01-01T00:00:00Z">
        <w:r>
          <w:t xml:space="preserve">,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so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$\mathord{\smash[b]{\underset{\raise.3ex\hbox{$\scriptstyle\sim$}}{0}}\vphantom{0}}$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is not a local minimizer.</w:t>
        </w:r>
      </w:ins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del w:id="541" w:author="PR Preview" w:date="2026-01-01T00:00:00Z">
        <w:r>
          <w:delText xml:space="preserve">Let</w:delText>
        </w:r>
      </w:del>
      <w:del w:id="54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be the miles per gallon and</w:delText>
        </w:r>
      </w:del>
      <w:del w:id="5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the horsepower of car</w:delText>
        </w:r>
      </w:del>
      <w:del w:id="548" w:author="PR Preview" w:date="2026-01-01T00:00:00Z">
        <w:r>
          <w:delText xml:space="preserve"> </w:delText>
        </w:r>
      </w:del>
      <m:oMath>
        <m:r>
          <m:t>i</m:t>
        </m:r>
      </m:oMath>
      <w:del w:id="549" w:author="PR Preview" w:date="2026-01-01T00:00:00Z">
        <w:r>
          <w:delText xml:space="preserve">.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To predict miles per gallon from horsepower with a line,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write</w:delText>
        </w:r>
      </w:del>
      <w:del w:id="554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and let</w:delText>
        </w:r>
      </w:del>
      <w:del w:id="55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be the matrix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whose row</w:delText>
        </w:r>
      </w:del>
      <w:del w:id="562" w:author="PR Preview" w:date="2026-01-01T00:00:00Z">
        <w:r>
          <w:delText xml:space="preserve"> </w:delText>
        </w:r>
      </w:del>
      <m:oMath>
        <m:r>
          <m:t>i</m:t>
        </m:r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is</w:delText>
        </w:r>
      </w:del>
      <w:del w:id="5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566" w:author="PR Preview" w:date="2026-01-01T00:00:00Z">
        <w:r>
          <w:delText xml:space="preserve">.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The sum of squared errors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69" w:author="PR Preview" w:date="2026-01-01T00:00:00Z">
        <w:r>
          <w:delText xml:space="preserve">a scalar-valued function of the</w:delText>
        </w:r>
      </w:del>
      <w:del w:id="57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vector</w:delText>
        </w:r>
      </w:del>
      <w:del w:id="573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74" w:author="PR Preview" w:date="2026-01-01T00:00:00Z">
        <w:r>
          <w:delText xml:space="preserve">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Its gradient is</w:delText>
        </w:r>
      </w:del>
      <w:del w:id="57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78" w:author="PR Preview" w:date="2026-01-01T00:00:00Z">
        <w:r>
          <w:delText xml:space="preserve">.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By</w:delText>
        </w:r>
      </w:del>
      <w:del w:id="581" w:author="PR Preview" w:date="2026-01-01T00:00:00Z">
        <w:r>
          <w:delText xml:space="preserve"> </w:delText>
        </w:r>
      </w:del>
      <w:hyperlink w:anchor="thm-first-order-condition">
        <w:del w:id="58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83" w:author="PR Preview" w:date="2026-01-01T00:00:00Z">
        <w:r>
          <w:delText xml:space="preserve">, a minimizer of</w:delText>
        </w:r>
      </w:del>
      <w:del w:id="584" w:author="PR Preview" w:date="2026-01-01T00:00:00Z">
        <w:r>
          <w:delText xml:space="preserve"> </w:delText>
        </w:r>
      </w:del>
      <m:oMath>
        <m:r>
          <m:t>f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must make this gradient</w:delText>
        </w:r>
      </w:del>
      <w:del w:id="58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8" w:author="PR Preview" w:date="2026-01-01T00:00:00Z">
        <w:r>
          <w:delText xml:space="preserve">, which is the equation</w:delText>
        </w:r>
      </w:del>
      <w:del w:id="58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0" w:author="PR Preview" w:date="2026-01-01T00:00:00Z">
        <w:r>
          <w:delText xml:space="preserve">.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The code below solves that equation and evaluates the gradient at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the solution and at</w:delText>
        </w:r>
      </w:del>
      <w:del w:id="595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96" w:author="PR Preview" w:date="2026-01-01T00:00:00Z">
        <w:r>
          <w:delText xml:space="preserve">.</w:delText>
        </w:r>
      </w:del>
    </w:p>
    <w:p>
      <w:pPr>
        <w:pStyle w:val="BodyText"/>
      </w:pPr>
      <w:ins w:id="597" w:author="PR Preview" w:date="2026-01-01T00:00:00Z">
        <w:r>
          <w:t xml:space="preserve">Let</w:t>
        </w:r>
      </w:ins>
      <w:ins w:id="59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be the miles per gallon and</w:t>
        </w:r>
      </w:ins>
      <w:ins w:id="60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the horsepower of car</w:t>
        </w:r>
      </w:ins>
      <w:ins w:id="604" w:author="PR Preview" w:date="2026-01-01T00:00:00Z">
        <w:r>
          <w:t xml:space="preserve"> </w:t>
        </w:r>
      </w:ins>
      <m:oMath>
        <m:r>
          <m:t>i</m:t>
        </m:r>
      </m:oMath>
      <w:ins w:id="605" w:author="PR Preview" w:date="2026-01-01T00:00:00Z">
        <w:r>
          <w:t xml:space="preserve">.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To predict miles per gallon from horsepower with a line,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write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$\mathord{\smash[b]{\underset{\raise.3ex\hbox{$\scriptstyle\sim$}}{\beta}}\vphantom{\beta}}= {(\beta_{0}, \beta_{1})}^{\top}$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and let</w:t>
        </w:r>
      </w:ins>
      <w:ins w:id="61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be the matrix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whose row</w:t>
        </w:r>
      </w:ins>
      <w:ins w:id="619" w:author="PR Preview" w:date="2026-01-01T00:00:00Z">
        <w:r>
          <w:t xml:space="preserve"> </w:t>
        </w:r>
      </w:ins>
      <m:oMath>
        <m:r>
          <m:t>i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is</w:t>
        </w:r>
      </w:ins>
      <w:ins w:id="6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623" w:author="PR Preview" w:date="2026-01-01T00:00:00Z">
        <w:r>
          <w:t xml:space="preserve">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 sum of squared errors is</w:t>
        </w:r>
      </w:ins>
    </w:p>
    <w:p>
      <w:pPr>
        <w:pStyle w:val="BodyText"/>
      </w:pPr>
      <w:ins w:id="626" w:author="PR Preview" w:date="2026-01-01T00:00:00Z">
        <w:r>
  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  </w:r>
      </w:ins>
    </w:p>
    <w:p>
      <w:pPr>
        <w:pStyle w:val="FirstParagraph"/>
      </w:pPr>
      <w:ins w:id="627" w:author="PR Preview" w:date="2026-01-01T00:00:00Z">
        <w:r>
          <w:t xml:space="preserve">a scalar-valued function of the</w:t>
        </w:r>
      </w:ins>
      <w:ins w:id="62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vector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$\mathord{\smash[b]{\underset{\raise.3ex\hbox{$\scriptstyle\sim$}}{\beta}}\vphantom{\beta}}$</w:t>
        </w:r>
      </w:ins>
      <w:ins w:id="633" w:author="PR Preview" w:date="2026-01-01T00:00:00Z">
        <w:r>
          <w:t xml:space="preserve">.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Its gradient is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$-2\,{\mathbf{X}}^{\top}(\mathord{\smash[b]{\underset{\raise.3ex\hbox{$\scriptstyle\sim$}}{y}}\vphantom{y}}- \mathbf{X}\mathord{\smash[b]{\underset{\raise.3ex\hbox{$\scriptstyle\sim$}}{\beta}}\vphantom{\beta}})$</w:t>
        </w:r>
      </w:ins>
      <w:ins w:id="638" w:author="PR Preview" w:date="2026-01-01T00:00:00Z">
        <w:r>
          <w:t xml:space="preserve">.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By</w:t>
        </w:r>
      </w:ins>
      <w:ins w:id="641" w:author="PR Preview" w:date="2026-01-01T00:00:00Z">
        <w:r>
          <w:t xml:space="preserve"> </w:t>
        </w:r>
      </w:ins>
      <w:hyperlink w:anchor="thm-first-order-condition">
        <w:ins w:id="64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43" w:author="PR Preview" w:date="2026-01-01T00:00:00Z">
        <w:r>
          <w:t xml:space="preserve">, a minimizer of</w:t>
        </w:r>
      </w:ins>
      <w:ins w:id="644" w:author="PR Preview" w:date="2026-01-01T00:00:00Z">
        <w:r>
          <w:t xml:space="preserve"> </w:t>
        </w:r>
      </w:ins>
      <m:oMath>
        <m:r>
          <m:t>f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must make this gradient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$\mathord{\smash[b]{\underset{\raise.3ex\hbox{$\scriptstyle\sim$}}{0}}\vphantom{0}}$</w:t>
        </w:r>
      </w:ins>
      <w:ins w:id="649" w:author="PR Preview" w:date="2026-01-01T00:00:00Z">
        <w:r>
          <w:t xml:space="preserve">, which is the equation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${\mathbf{X}}^{\top}\mathbf{X}\mathord{\smash[b]{\underset{\raise.3ex\hbox{$\scriptstyle\sim$}}{\beta}}\vphantom{\beta}}= {\mathbf{X}}^{\top}\mathord{\smash[b]{\underset{\raise.3ex\hbox{$\scriptstyle\sim$}}{y}}\vphantom{y}}$</w:t>
        </w:r>
      </w:ins>
      <w:ins w:id="652" w:author="PR Preview" w:date="2026-01-01T00:00:00Z">
        <w:r>
          <w:t xml:space="preserve">.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The code below solves that equation and evaluates the gradient at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the solution and at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$\mathord{\smash[b]{\underset{\raise.3ex\hbox{$\scriptstyle\sim$}}{\beta}}\vphantom{\beta}}= \mathord{\smash[b]{\underset{\raise.3ex\hbox{$\scriptstyle\sim$}}{0}}\vphantom{0}}$</w:t>
        </w:r>
      </w:ins>
      <w:ins w:id="659" w:author="PR Preview" w:date="2026-01-01T00:00:00Z">
        <w:r>
          <w:t xml:space="preserve">.</w:t>
        </w:r>
      </w:ins>
    </w:p>
    <w:p>
      <w:pPr>
        <w:pStyle w:val="Heading4"/>
      </w:pPr>
      <w:r>
        <w:t xml:space="preserve">Python</w:t>
      </w:r>
    </w:p>
    <w:p>
      <w:pPr>
        <w:pStyle w:val="SourceCode"/>
      </w:pPr>
      <w:del w:id="660" w:author="PR Preview" w:date="2026-01-01T00:00:00Z">
        <w:r>
          <w:rPr>
            <w:rStyle w:val="ImportTok"/>
          </w:rPr>
          <w:delText xml:space="preserve">import</w:delText>
        </w:r>
      </w:del>
      <w:del w:id="661" w:author="PR Preview" w:date="2026-01-01T00:00:00Z">
        <w:r>
          <w:rPr>
            <w:rStyle w:val="NormalTok"/>
          </w:rPr>
          <w:delText xml:space="preserve"> numpy </w:delText>
        </w:r>
      </w:del>
      <w:del w:id="662" w:author="PR Preview" w:date="2026-01-01T00:00:00Z">
        <w:r>
          <w:rPr>
            <w:rStyle w:val="ImportTok"/>
          </w:rPr>
          <w:delText xml:space="preserve">as</w:delText>
        </w:r>
      </w:del>
      <w:del w:id="663" w:author="PR Preview" w:date="2026-01-01T00:00:00Z">
        <w:r>
          <w:rPr>
            <w:rStyle w:val="NormalTok"/>
          </w:rPr>
          <w:delText xml:space="preserve"> np</w:delText>
        </w:r>
      </w:del>
      <w:del w:id="664" w:author="PR Preview" w:date="2026-01-01T00:00:00Z">
        <w:r>
          <w:br/>
        </w:r>
      </w:del>
      <w:del w:id="665" w:author="PR Preview" w:date="2026-01-01T00:00:00Z">
        <w:r>
          <w:rPr>
            <w:rStyle w:val="ImportTok"/>
          </w:rPr>
          <w:delText xml:space="preserve">import</w:delText>
        </w:r>
      </w:del>
      <w:del w:id="666" w:author="PR Preview" w:date="2026-01-01T00:00:00Z">
        <w:r>
          <w:rPr>
            <w:rStyle w:val="NormalTok"/>
          </w:rPr>
          <w:delText xml:space="preserve"> pandas </w:delText>
        </w:r>
      </w:del>
      <w:del w:id="667" w:author="PR Preview" w:date="2026-01-01T00:00:00Z">
        <w:r>
          <w:rPr>
            <w:rStyle w:val="ImportTok"/>
          </w:rPr>
          <w:delText xml:space="preserve">as</w:delText>
        </w:r>
      </w:del>
      <w:del w:id="668" w:author="PR Preview" w:date="2026-01-01T00:00:00Z">
        <w:r>
          <w:rPr>
            <w:rStyle w:val="NormalTok"/>
          </w:rPr>
          <w:delText xml:space="preserve"> pd</w:delText>
        </w:r>
      </w:del>
      <w:del w:id="669" w:author="PR Preview" w:date="2026-01-01T00:00:00Z">
        <w:r>
          <w:br/>
        </w:r>
      </w:del>
      <w:del w:id="670" w:author="PR Preview" w:date="2026-01-01T00:00:00Z">
        <w:r>
          <w:br/>
        </w:r>
      </w:del>
      <w:del w:id="671" w:author="PR Preview" w:date="2026-01-01T00:00:00Z">
        <w:r>
          <w:rPr>
            <w:rStyle w:val="NormalTok"/>
          </w:rPr>
          <w:delText xml:space="preserve">auto </w:delText>
        </w:r>
      </w:del>
      <w:del w:id="672" w:author="PR Preview" w:date="2026-01-01T00:00:00Z">
        <w:r>
          <w:rPr>
            <w:rStyle w:val="OperatorTok"/>
          </w:rPr>
          <w:delText xml:space="preserve">=</w:delText>
        </w:r>
      </w:del>
      <w:del w:id="673" w:author="PR Preview" w:date="2026-01-01T00:00:00Z">
        <w:r>
          <w:rPr>
            <w:rStyle w:val="NormalTok"/>
          </w:rPr>
          <w:delText xml:space="preserve"> pd.read_csv(</w:delText>
        </w:r>
      </w:del>
      <w:del w:id="674" w:author="PR Preview" w:date="2026-01-01T00:00:00Z">
        <w:r>
          <w:rPr>
            <w:rStyle w:val="StringTok"/>
          </w:rPr>
          <w:delText xml:space="preserve">"data/auto.csv"</w:delText>
        </w:r>
      </w:del>
      <w:del w:id="675" w:author="PR Preview" w:date="2026-01-01T00:00:00Z">
        <w:r>
          <w:rPr>
            <w:rStyle w:val="NormalTok"/>
          </w:rPr>
          <w:delText xml:space="preserve">)</w:delText>
        </w:r>
      </w:del>
      <w:del w:id="676" w:author="PR Preview" w:date="2026-01-01T00:00:00Z">
        <w:r>
          <w:br/>
        </w:r>
      </w:del>
      <w:del w:id="677" w:author="PR Preview" w:date="2026-01-01T00:00:00Z">
        <w:r>
          <w:rPr>
            <w:rStyle w:val="NormalTok"/>
          </w:rPr>
          <w:delText xml:space="preserve">y </w:delText>
        </w:r>
      </w:del>
      <w:del w:id="678" w:author="PR Preview" w:date="2026-01-01T00:00:00Z">
        <w:r>
          <w:rPr>
            <w:rStyle w:val="OperatorTok"/>
          </w:rPr>
          <w:delText xml:space="preserve">=</w:delText>
        </w:r>
      </w:del>
      <w:del w:id="679" w:author="PR Preview" w:date="2026-01-01T00:00:00Z">
        <w:r>
          <w:rPr>
            <w:rStyle w:val="NormalTok"/>
          </w:rPr>
          <w:delText xml:space="preserve"> auto[</w:delText>
        </w:r>
      </w:del>
      <w:del w:id="680" w:author="PR Preview" w:date="2026-01-01T00:00:00Z">
        <w:r>
          <w:rPr>
            <w:rStyle w:val="StringTok"/>
          </w:rPr>
          <w:delText xml:space="preserve">"mpg"</w:delText>
        </w:r>
      </w:del>
      <w:del w:id="681" w:author="PR Preview" w:date="2026-01-01T00:00:00Z">
        <w:r>
          <w:rPr>
            <w:rStyle w:val="NormalTok"/>
          </w:rPr>
          <w:delText xml:space="preserve">].to_numpy(dtype</w:delText>
        </w:r>
      </w:del>
      <w:del w:id="682" w:author="PR Preview" w:date="2026-01-01T00:00:00Z">
        <w:r>
          <w:rPr>
            <w:rStyle w:val="OperatorTok"/>
          </w:rPr>
          <w:delText xml:space="preserve">=</w:delText>
        </w:r>
      </w:del>
      <w:del w:id="683" w:author="PR Preview" w:date="2026-01-01T00:00:00Z">
        <w:r>
          <w:rPr>
            <w:rStyle w:val="BuiltInTok"/>
          </w:rPr>
          <w:delText xml:space="preserve">float</w:delText>
        </w:r>
      </w:del>
      <w:del w:id="684" w:author="PR Preview" w:date="2026-01-01T00:00:00Z">
        <w:r>
          <w:rPr>
            <w:rStyle w:val="NormalTok"/>
          </w:rPr>
          <w:delText xml:space="preserve">)</w:delText>
        </w:r>
      </w:del>
      <w:del w:id="685" w:author="PR Preview" w:date="2026-01-01T00:00:00Z">
        <w:r>
          <w:br/>
        </w:r>
      </w:del>
      <w:del w:id="686" w:author="PR Preview" w:date="2026-01-01T00:00:00Z">
        <w:r>
          <w:rPr>
            <w:rStyle w:val="NormalTok"/>
          </w:rPr>
          <w:delText xml:space="preserve">X </w:delText>
        </w:r>
      </w:del>
      <w:del w:id="687" w:author="PR Preview" w:date="2026-01-01T00:00:00Z">
        <w:r>
          <w:rPr>
            <w:rStyle w:val="OperatorTok"/>
          </w:rPr>
          <w:delText xml:space="preserve">=</w:delText>
        </w:r>
      </w:del>
      <w:del w:id="688" w:author="PR Preview" w:date="2026-01-01T00:00:00Z">
        <w:r>
          <w:rPr>
            <w:rStyle w:val="NormalTok"/>
          </w:rPr>
          <w:delText xml:space="preserve"> np.column_stack([np.ones(</w:delText>
        </w:r>
      </w:del>
      <w:del w:id="689" w:author="PR Preview" w:date="2026-01-01T00:00:00Z">
        <w:r>
          <w:rPr>
            <w:rStyle w:val="BuiltInTok"/>
          </w:rPr>
          <w:delText xml:space="preserve">len</w:delText>
        </w:r>
      </w:del>
      <w:del w:id="690" w:author="PR Preview" w:date="2026-01-01T00:00:00Z">
        <w:r>
          <w:rPr>
            <w:rStyle w:val="NormalTok"/>
          </w:rPr>
          <w:delText xml:space="preserve">(auto)), auto[</w:delText>
        </w:r>
      </w:del>
      <w:del w:id="691" w:author="PR Preview" w:date="2026-01-01T00:00:00Z">
        <w:r>
          <w:rPr>
            <w:rStyle w:val="StringTok"/>
          </w:rPr>
          <w:delText xml:space="preserve">"horsepower"</w:delText>
        </w:r>
      </w:del>
      <w:del w:id="692" w:author="PR Preview" w:date="2026-01-01T00:00:00Z">
        <w:r>
          <w:rPr>
            <w:rStyle w:val="NormalTok"/>
          </w:rPr>
          <w:delText xml:space="preserve">].to_numpy(dtype</w:delText>
        </w:r>
      </w:del>
      <w:del w:id="693" w:author="PR Preview" w:date="2026-01-01T00:00:00Z">
        <w:r>
          <w:rPr>
            <w:rStyle w:val="OperatorTok"/>
          </w:rPr>
          <w:delText xml:space="preserve">=</w:delText>
        </w:r>
      </w:del>
      <w:del w:id="694" w:author="PR Preview" w:date="2026-01-01T00:00:00Z">
        <w:r>
          <w:rPr>
            <w:rStyle w:val="BuiltInTok"/>
          </w:rPr>
          <w:delText xml:space="preserve">float</w:delText>
        </w:r>
      </w:del>
      <w:del w:id="695" w:author="PR Preview" w:date="2026-01-01T00:00:00Z">
        <w:r>
          <w:rPr>
            <w:rStyle w:val="NormalTok"/>
          </w:rPr>
          <w:delText xml:space="preserve">)])</w:delText>
        </w:r>
      </w:del>
      <w:del w:id="696" w:author="PR Preview" w:date="2026-01-01T00:00:00Z">
        <w:r>
          <w:br/>
        </w:r>
      </w:del>
      <w:del w:id="697" w:author="PR Preview" w:date="2026-01-01T00:00:00Z">
        <w:r>
          <w:br/>
        </w:r>
      </w:del>
      <w:del w:id="698" w:author="PR Preview" w:date="2026-01-01T00:00:00Z">
        <w:r>
          <w:rPr>
            <w:rStyle w:val="KeywordTok"/>
          </w:rPr>
          <w:delText xml:space="preserve">def</w:delText>
        </w:r>
      </w:del>
      <w:del w:id="699" w:author="PR Preview" w:date="2026-01-01T00:00:00Z">
        <w:r>
          <w:rPr>
            <w:rStyle w:val="NormalTok"/>
          </w:rPr>
          <w:delText xml:space="preserve"> grad(beta):</w:delText>
        </w:r>
      </w:del>
      <w:del w:id="700" w:author="PR Preview" w:date="2026-01-01T00:00:00Z">
        <w:r>
          <w:br/>
        </w:r>
      </w:del>
      <w:del w:id="701" w:author="PR Preview" w:date="2026-01-01T00:00:00Z">
        <w:r>
          <w:rPr>
            <w:rStyle w:val="NormalTok"/>
          </w:rPr>
          <w:delText xml:space="preserve">    </w:delText>
        </w:r>
      </w:del>
      <w:del w:id="702" w:author="PR Preview" w:date="2026-01-01T00:00:00Z">
        <w:r>
          <w:rPr>
            <w:rStyle w:val="ControlFlowTok"/>
          </w:rPr>
          <w:delText xml:space="preserve">return</w:delText>
        </w:r>
      </w:del>
      <w:del w:id="703" w:author="PR Preview" w:date="2026-01-01T00:00:00Z">
        <w:r>
          <w:rPr>
            <w:rStyle w:val="NormalTok"/>
          </w:rPr>
          <w:delText xml:space="preserve"> </w:delText>
        </w:r>
      </w:del>
      <w:del w:id="704" w:author="PR Preview" w:date="2026-01-01T00:00:00Z">
        <w:r>
          <w:rPr>
            <w:rStyle w:val="OperatorTok"/>
          </w:rPr>
          <w:delText xml:space="preserve">-</w:delText>
        </w:r>
      </w:del>
      <w:del w:id="705" w:author="PR Preview" w:date="2026-01-01T00:00:00Z">
        <w:r>
          <w:rPr>
            <w:rStyle w:val="DecValTok"/>
          </w:rPr>
          <w:delText xml:space="preserve">2</w:delText>
        </w:r>
      </w:del>
      <w:del w:id="706" w:author="PR Preview" w:date="2026-01-01T00:00:00Z">
        <w:r>
          <w:rPr>
            <w:rStyle w:val="NormalTok"/>
          </w:rPr>
          <w:delText xml:space="preserve"> </w:delText>
        </w:r>
      </w:del>
      <w:del w:id="707" w:author="PR Preview" w:date="2026-01-01T00:00:00Z">
        <w:r>
          <w:rPr>
            <w:rStyle w:val="OperatorTok"/>
          </w:rPr>
          <w:delText xml:space="preserve">*</w:delText>
        </w:r>
      </w:del>
      <w:del w:id="708" w:author="PR Preview" w:date="2026-01-01T00:00:00Z">
        <w:r>
          <w:rPr>
            <w:rStyle w:val="NormalTok"/>
          </w:rPr>
          <w:delText xml:space="preserve"> X.T </w:delText>
        </w:r>
      </w:del>
      <w:del w:id="709" w:author="PR Preview" w:date="2026-01-01T00:00:00Z">
        <w:r>
          <w:rPr>
            <w:rStyle w:val="OperatorTok"/>
          </w:rPr>
          <w:delText xml:space="preserve">@</w:delText>
        </w:r>
      </w:del>
      <w:del w:id="710" w:author="PR Preview" w:date="2026-01-01T00:00:00Z">
        <w:r>
          <w:rPr>
            <w:rStyle w:val="NormalTok"/>
          </w:rPr>
          <w:delText xml:space="preserve"> (y </w:delText>
        </w:r>
      </w:del>
      <w:del w:id="711" w:author="PR Preview" w:date="2026-01-01T00:00:00Z">
        <w:r>
          <w:rPr>
            <w:rStyle w:val="OperatorTok"/>
          </w:rPr>
          <w:delText xml:space="preserve">-</w:delText>
        </w:r>
      </w:del>
      <w:del w:id="712" w:author="PR Preview" w:date="2026-01-01T00:00:00Z">
        <w:r>
          <w:rPr>
            <w:rStyle w:val="NormalTok"/>
          </w:rPr>
          <w:delText xml:space="preserve"> X </w:delText>
        </w:r>
      </w:del>
      <w:del w:id="713" w:author="PR Preview" w:date="2026-01-01T00:00:00Z">
        <w:r>
          <w:rPr>
            <w:rStyle w:val="OperatorTok"/>
          </w:rPr>
          <w:delText xml:space="preserve">@</w:delText>
        </w:r>
      </w:del>
      <w:del w:id="714" w:author="PR Preview" w:date="2026-01-01T00:00:00Z">
        <w:r>
          <w:rPr>
            <w:rStyle w:val="NormalTok"/>
          </w:rPr>
          <w:delText xml:space="preserve"> beta)</w:delText>
        </w:r>
      </w:del>
      <w:del w:id="715" w:author="PR Preview" w:date="2026-01-01T00:00:00Z">
        <w:r>
          <w:br/>
        </w:r>
      </w:del>
      <w:del w:id="716" w:author="PR Preview" w:date="2026-01-01T00:00:00Z">
        <w:r>
          <w:br/>
        </w:r>
      </w:del>
      <w:del w:id="717" w:author="PR Preview" w:date="2026-01-01T00:00:00Z">
        <w:r>
          <w:rPr>
            <w:rStyle w:val="NormalTok"/>
          </w:rPr>
          <w:delText xml:space="preserve">beta_hat </w:delText>
        </w:r>
      </w:del>
      <w:del w:id="718" w:author="PR Preview" w:date="2026-01-01T00:00:00Z">
        <w:r>
          <w:rPr>
            <w:rStyle w:val="OperatorTok"/>
          </w:rPr>
          <w:delText xml:space="preserve">=</w:delText>
        </w:r>
      </w:del>
      <w:del w:id="719" w:author="PR Preview" w:date="2026-01-01T00:00:00Z">
        <w:r>
          <w:rPr>
            <w:rStyle w:val="NormalTok"/>
          </w:rPr>
          <w:delText xml:space="preserve"> np.linalg.solve(X.T </w:delText>
        </w:r>
      </w:del>
      <w:del w:id="720" w:author="PR Preview" w:date="2026-01-01T00:00:00Z">
        <w:r>
          <w:rPr>
            <w:rStyle w:val="OperatorTok"/>
          </w:rPr>
          <w:delText xml:space="preserve">@</w:delText>
        </w:r>
      </w:del>
      <w:del w:id="721" w:author="PR Preview" w:date="2026-01-01T00:00:00Z">
        <w:r>
          <w:rPr>
            <w:rStyle w:val="NormalTok"/>
          </w:rPr>
          <w:delText xml:space="preserve"> X, X.T </w:delText>
        </w:r>
      </w:del>
      <w:del w:id="722" w:author="PR Preview" w:date="2026-01-01T00:00:00Z">
        <w:r>
          <w:rPr>
            <w:rStyle w:val="OperatorTok"/>
          </w:rPr>
          <w:delText xml:space="preserve">@</w:delText>
        </w:r>
      </w:del>
      <w:del w:id="723" w:author="PR Preview" w:date="2026-01-01T00:00:00Z">
        <w:r>
          <w:rPr>
            <w:rStyle w:val="NormalTok"/>
          </w:rPr>
          <w:delText xml:space="preserve"> y)</w:delText>
        </w:r>
      </w:del>
      <w:del w:id="724" w:author="PR Preview" w:date="2026-01-01T00:00:00Z">
        <w:r>
          <w:br/>
        </w:r>
      </w:del>
      <w:del w:id="725" w:author="PR Preview" w:date="2026-01-01T00:00:00Z">
        <w:r>
          <w:rPr>
            <w:rStyle w:val="NormalTok"/>
          </w:rPr>
          <w:delText xml:space="preserve">grad_hat </w:delText>
        </w:r>
      </w:del>
      <w:del w:id="726" w:author="PR Preview" w:date="2026-01-01T00:00:00Z">
        <w:r>
          <w:rPr>
            <w:rStyle w:val="OperatorTok"/>
          </w:rPr>
          <w:delText xml:space="preserve">=</w:delText>
        </w:r>
      </w:del>
      <w:del w:id="727" w:author="PR Preview" w:date="2026-01-01T00:00:00Z">
        <w:r>
          <w:rPr>
            <w:rStyle w:val="NormalTok"/>
          </w:rPr>
          <w:delText xml:space="preserve"> grad(beta_hat)</w:delText>
        </w:r>
      </w:del>
      <w:del w:id="728" w:author="PR Preview" w:date="2026-01-01T00:00:00Z">
        <w:r>
          <w:br/>
        </w:r>
      </w:del>
      <w:del w:id="729" w:author="PR Preview" w:date="2026-01-01T00:00:00Z">
        <w:r>
          <w:rPr>
            <w:rStyle w:val="NormalTok"/>
          </w:rPr>
          <w:delText xml:space="preserve">grad_zero </w:delText>
        </w:r>
      </w:del>
      <w:del w:id="730" w:author="PR Preview" w:date="2026-01-01T00:00:00Z">
        <w:r>
          <w:rPr>
            <w:rStyle w:val="OperatorTok"/>
          </w:rPr>
          <w:delText xml:space="preserve">=</w:delText>
        </w:r>
      </w:del>
      <w:del w:id="731" w:author="PR Preview" w:date="2026-01-01T00:00:00Z">
        <w:r>
          <w:rPr>
            <w:rStyle w:val="NormalTok"/>
          </w:rPr>
          <w:delText xml:space="preserve"> grad(np.zeros(</w:delText>
        </w:r>
      </w:del>
      <w:del w:id="732" w:author="PR Preview" w:date="2026-01-01T00:00:00Z">
        <w:r>
          <w:rPr>
            <w:rStyle w:val="DecValTok"/>
          </w:rPr>
          <w:delText xml:space="preserve">2</w:delText>
        </w:r>
      </w:del>
      <w:del w:id="733" w:author="PR Preview" w:date="2026-01-01T00:00:00Z">
        <w:r>
          <w:rPr>
            <w:rStyle w:val="NormalTok"/>
          </w:rPr>
          <w:delText xml:space="preserve">))</w:delText>
        </w:r>
      </w:del>
      <w:del w:id="734" w:author="PR Preview" w:date="2026-01-01T00:00:00Z">
        <w:r>
          <w:br/>
        </w:r>
      </w:del>
      <w:del w:id="735" w:author="PR Preview" w:date="2026-01-01T00:00:00Z">
        <w:r>
          <w:br/>
        </w:r>
      </w:del>
      <w:del w:id="736" w:author="PR Preview" w:date="2026-01-01T00:00:00Z">
        <w:r>
          <w:rPr>
            <w:rStyle w:val="NormalTok"/>
          </w:rPr>
          <w:delText xml:space="preserve">pd.DataFrame(</w:delText>
        </w:r>
      </w:del>
      <w:del w:id="737" w:author="PR Preview" w:date="2026-01-01T00:00:00Z">
        <w:r>
          <w:br/>
        </w:r>
      </w:del>
      <w:del w:id="738" w:author="PR Preview" w:date="2026-01-01T00:00:00Z">
        <w:r>
          <w:rPr>
            <w:rStyle w:val="NormalTok"/>
          </w:rPr>
          <w:delText xml:space="preserve">    {</w:delText>
        </w:r>
      </w:del>
      <w:del w:id="739" w:author="PR Preview" w:date="2026-01-01T00:00:00Z">
        <w:r>
          <w:rPr>
            <w:rStyle w:val="StringTok"/>
          </w:rPr>
          <w:delText xml:space="preserve">"beta"</w:delText>
        </w:r>
      </w:del>
      <w:del w:id="740" w:author="PR Preview" w:date="2026-01-01T00:00:00Z">
        <w:r>
          <w:rPr>
            <w:rStyle w:val="NormalTok"/>
          </w:rPr>
          <w:delText xml:space="preserve">: [beta_hat, np.zeros(</w:delText>
        </w:r>
      </w:del>
      <w:del w:id="741" w:author="PR Preview" w:date="2026-01-01T00:00:00Z">
        <w:r>
          <w:rPr>
            <w:rStyle w:val="DecValTok"/>
          </w:rPr>
          <w:delText xml:space="preserve">2</w:delText>
        </w:r>
      </w:del>
      <w:del w:id="742" w:author="PR Preview" w:date="2026-01-01T00:00:00Z">
        <w:r>
          <w:rPr>
            <w:rStyle w:val="NormalTok"/>
          </w:rPr>
          <w:delText xml:space="preserve">)], </w:delText>
        </w:r>
      </w:del>
      <w:del w:id="743" w:author="PR Preview" w:date="2026-01-01T00:00:00Z">
        <w:r>
          <w:rPr>
            <w:rStyle w:val="StringTok"/>
          </w:rPr>
          <w:delText xml:space="preserve">"gradient"</w:delText>
        </w:r>
      </w:del>
      <w:del w:id="744" w:author="PR Preview" w:date="2026-01-01T00:00:00Z">
        <w:r>
          <w:rPr>
            <w:rStyle w:val="NormalTok"/>
          </w:rPr>
          <w:delText xml:space="preserve">: [grad_hat, grad_zero]},</w:delText>
        </w:r>
      </w:del>
      <w:del w:id="745" w:author="PR Preview" w:date="2026-01-01T00:00:00Z">
        <w:r>
          <w:br/>
        </w:r>
      </w:del>
      <w:del w:id="746" w:author="PR Preview" w:date="2026-01-01T00:00:00Z">
        <w:r>
          <w:rPr>
            <w:rStyle w:val="NormalTok"/>
          </w:rPr>
          <w:delText xml:space="preserve">    index</w:delText>
        </w:r>
      </w:del>
      <w:del w:id="747" w:author="PR Preview" w:date="2026-01-01T00:00:00Z">
        <w:r>
          <w:rPr>
            <w:rStyle w:val="OperatorTok"/>
          </w:rPr>
          <w:delText xml:space="preserve">=</w:delText>
        </w:r>
      </w:del>
      <w:del w:id="748" w:author="PR Preview" w:date="2026-01-01T00:00:00Z">
        <w:r>
          <w:rPr>
            <w:rStyle w:val="NormalTok"/>
          </w:rPr>
          <w:delText xml:space="preserve">[</w:delText>
        </w:r>
      </w:del>
      <w:del w:id="749" w:author="PR Preview" w:date="2026-01-01T00:00:00Z">
        <w:r>
          <w:rPr>
            <w:rStyle w:val="StringTok"/>
          </w:rPr>
          <w:delText xml:space="preserve">"solution"</w:delText>
        </w:r>
      </w:del>
      <w:del w:id="750" w:author="PR Preview" w:date="2026-01-01T00:00:00Z">
        <w:r>
          <w:rPr>
            <w:rStyle w:val="NormalTok"/>
          </w:rPr>
          <w:delText xml:space="preserve">, </w:delText>
        </w:r>
      </w:del>
      <w:del w:id="751" w:author="PR Preview" w:date="2026-01-01T00:00:00Z">
        <w:r>
          <w:rPr>
            <w:rStyle w:val="StringTok"/>
          </w:rPr>
          <w:delText xml:space="preserve">"zero vector"</w:delText>
        </w:r>
      </w:del>
      <w:del w:id="752" w:author="PR Preview" w:date="2026-01-01T00:00:00Z">
        <w:r>
          <w:rPr>
            <w:rStyle w:val="NormalTok"/>
          </w:rPr>
          <w:delText xml:space="preserve">],</w:delText>
        </w:r>
      </w:del>
      <w:del w:id="753" w:author="PR Preview" w:date="2026-01-01T00:00:00Z">
        <w:r>
          <w:br/>
        </w:r>
      </w:del>
      <w:del w:id="754" w:author="PR Preview" w:date="2026-01-01T00:00:00Z">
        <w:r>
          <w:rPr>
            <w:rStyle w:val="NormalTok"/>
          </w:rPr>
          <w:delText xml:space="preserve">)</w:delText>
        </w:r>
      </w:del>
      <w:del w:id="755" w:author="PR Preview" w:date="2026-01-01T00:00:00Z">
        <w:r>
          <w:br/>
        </w:r>
      </w:del>
      <w:del w:id="756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757" w:author="PR Preview" w:date="2026-01-01T00:00:00Z">
        <w:r>
          <w:br/>
        </w:r>
      </w:del>
      <w:del w:id="758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759" w:author="PR Preview" w:date="2026-01-01T00:00:00Z">
        <w:r>
          <w:br/>
        </w:r>
      </w:del>
      <w:del w:id="760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761" w:author="PR Preview" w:date="2026-01-01T00:00:00Z">
        <w:r>
          <w:rPr>
            <w:rStyle w:val="ImportTok"/>
          </w:rPr>
          <w:t xml:space="preserve">import</w:t>
        </w:r>
      </w:ins>
      <w:ins w:id="762" w:author="PR Preview" w:date="2026-01-01T00:00:00Z">
        <w:r>
          <w:rPr>
            <w:rStyle w:val="NormalTok"/>
          </w:rPr>
          <w:t xml:space="preserve"> numpy </w:t>
        </w:r>
      </w:ins>
      <w:ins w:id="763" w:author="PR Preview" w:date="2026-01-01T00:00:00Z">
        <w:r>
          <w:rPr>
            <w:rStyle w:val="ImportTok"/>
          </w:rPr>
          <w:t xml:space="preserve">as</w:t>
        </w:r>
      </w:ins>
      <w:ins w:id="764" w:author="PR Preview" w:date="2026-01-01T00:00:00Z">
        <w:r>
          <w:rPr>
            <w:rStyle w:val="NormalTok"/>
          </w:rPr>
          <w:t xml:space="preserve"> np</w:t>
        </w:r>
      </w:ins>
      <w:ins w:id="765" w:author="PR Preview" w:date="2026-01-01T00:00:00Z">
        <w:r>
          <w:br/>
        </w:r>
      </w:ins>
      <w:ins w:id="766" w:author="PR Preview" w:date="2026-01-01T00:00:00Z">
        <w:r>
          <w:rPr>
            <w:rStyle w:val="ImportTok"/>
          </w:rPr>
          <w:t xml:space="preserve">import</w:t>
        </w:r>
      </w:ins>
      <w:ins w:id="767" w:author="PR Preview" w:date="2026-01-01T00:00:00Z">
        <w:r>
          <w:rPr>
            <w:rStyle w:val="NormalTok"/>
          </w:rPr>
          <w:t xml:space="preserve"> pandas </w:t>
        </w:r>
      </w:ins>
      <w:ins w:id="768" w:author="PR Preview" w:date="2026-01-01T00:00:00Z">
        <w:r>
          <w:rPr>
            <w:rStyle w:val="ImportTok"/>
          </w:rPr>
          <w:t xml:space="preserve">as</w:t>
        </w:r>
      </w:ins>
      <w:ins w:id="769" w:author="PR Preview" w:date="2026-01-01T00:00:00Z">
        <w:r>
          <w:rPr>
            <w:rStyle w:val="NormalTok"/>
          </w:rPr>
          <w:t xml:space="preserve"> pd</w:t>
        </w:r>
      </w:ins>
      <w:ins w:id="770" w:author="PR Preview" w:date="2026-01-01T00:00:00Z">
        <w:r>
          <w:br/>
        </w:r>
      </w:ins>
      <w:ins w:id="771" w:author="PR Preview" w:date="2026-01-01T00:00:00Z">
        <w:r>
          <w:br/>
        </w:r>
      </w:ins>
      <w:ins w:id="772" w:author="PR Preview" w:date="2026-01-01T00:00:00Z">
        <w:r>
          <w:rPr>
            <w:rStyle w:val="NormalTok"/>
          </w:rPr>
          <w:t xml:space="preserve">auto </w:t>
        </w:r>
      </w:ins>
      <w:ins w:id="773" w:author="PR Preview" w:date="2026-01-01T00:00:00Z">
        <w:r>
          <w:rPr>
            <w:rStyle w:val="OperatorTok"/>
          </w:rPr>
          <w:t xml:space="preserve">=</w:t>
        </w:r>
      </w:ins>
      <w:ins w:id="774" w:author="PR Preview" w:date="2026-01-01T00:00:00Z">
        <w:r>
          <w:rPr>
            <w:rStyle w:val="NormalTok"/>
          </w:rPr>
          <w:t xml:space="preserve"> pd.read_csv(</w:t>
        </w:r>
      </w:ins>
      <w:ins w:id="775" w:author="PR Preview" w:date="2026-01-01T00:00:00Z">
        <w:r>
          <w:rPr>
            <w:rStyle w:val="StringTok"/>
          </w:rPr>
          <w:t xml:space="preserve">"data/auto.csv"</w:t>
        </w:r>
      </w:ins>
      <w:ins w:id="776" w:author="PR Preview" w:date="2026-01-01T00:00:00Z">
        <w:r>
          <w:rPr>
            <w:rStyle w:val="NormalTok"/>
          </w:rPr>
          <w:t xml:space="preserve">)</w:t>
        </w:r>
      </w:ins>
      <w:ins w:id="777" w:author="PR Preview" w:date="2026-01-01T00:00:00Z">
        <w:r>
          <w:br/>
        </w:r>
      </w:ins>
      <w:ins w:id="778" w:author="PR Preview" w:date="2026-01-01T00:00:00Z">
        <w:r>
          <w:rPr>
            <w:rStyle w:val="NormalTok"/>
          </w:rPr>
          <w:t xml:space="preserve">y </w:t>
        </w:r>
      </w:ins>
      <w:ins w:id="779" w:author="PR Preview" w:date="2026-01-01T00:00:00Z">
        <w:r>
          <w:rPr>
            <w:rStyle w:val="OperatorTok"/>
          </w:rPr>
          <w:t xml:space="preserve">=</w:t>
        </w:r>
      </w:ins>
      <w:ins w:id="780" w:author="PR Preview" w:date="2026-01-01T00:00:00Z">
        <w:r>
          <w:rPr>
            <w:rStyle w:val="NormalTok"/>
          </w:rPr>
          <w:t xml:space="preserve"> auto[</w:t>
        </w:r>
      </w:ins>
      <w:ins w:id="781" w:author="PR Preview" w:date="2026-01-01T00:00:00Z">
        <w:r>
          <w:rPr>
            <w:rStyle w:val="StringTok"/>
          </w:rPr>
          <w:t xml:space="preserve">"mpg"</w:t>
        </w:r>
      </w:ins>
      <w:ins w:id="782" w:author="PR Preview" w:date="2026-01-01T00:00:00Z">
        <w:r>
          <w:rPr>
            <w:rStyle w:val="NormalTok"/>
          </w:rPr>
          <w:t xml:space="preserve">].to_numpy(dtype</w:t>
        </w:r>
      </w:ins>
      <w:ins w:id="783" w:author="PR Preview" w:date="2026-01-01T00:00:00Z">
        <w:r>
          <w:rPr>
            <w:rStyle w:val="OperatorTok"/>
          </w:rPr>
          <w:t xml:space="preserve">=</w:t>
        </w:r>
      </w:ins>
      <w:ins w:id="784" w:author="PR Preview" w:date="2026-01-01T00:00:00Z">
        <w:r>
          <w:rPr>
            <w:rStyle w:val="BuiltInTok"/>
          </w:rPr>
          <w:t xml:space="preserve">float</w:t>
        </w:r>
      </w:ins>
      <w:ins w:id="785" w:author="PR Preview" w:date="2026-01-01T00:00:00Z">
        <w:r>
          <w:rPr>
            <w:rStyle w:val="NormalTok"/>
          </w:rPr>
          <w:t xml:space="preserve">)</w:t>
        </w:r>
      </w:ins>
      <w:ins w:id="786" w:author="PR Preview" w:date="2026-01-01T00:00:00Z">
        <w:r>
          <w:br/>
        </w:r>
      </w:ins>
      <w:ins w:id="787" w:author="PR Preview" w:date="2026-01-01T00:00:00Z">
        <w:r>
          <w:rPr>
            <w:rStyle w:val="NormalTok"/>
          </w:rPr>
          <w:t xml:space="preserve">X </w:t>
        </w:r>
      </w:ins>
      <w:ins w:id="788" w:author="PR Preview" w:date="2026-01-01T00:00:00Z">
        <w:r>
          <w:rPr>
            <w:rStyle w:val="OperatorTok"/>
          </w:rPr>
          <w:t xml:space="preserve">=</w:t>
        </w:r>
      </w:ins>
      <w:ins w:id="789" w:author="PR Preview" w:date="2026-01-01T00:00:00Z">
        <w:r>
          <w:rPr>
            <w:rStyle w:val="NormalTok"/>
          </w:rPr>
          <w:t xml:space="preserve"> np.column_stack([np.ones(</w:t>
        </w:r>
      </w:ins>
      <w:ins w:id="790" w:author="PR Preview" w:date="2026-01-01T00:00:00Z">
        <w:r>
          <w:rPr>
            <w:rStyle w:val="BuiltInTok"/>
          </w:rPr>
          <w:t xml:space="preserve">len</w:t>
        </w:r>
      </w:ins>
      <w:ins w:id="791" w:author="PR Preview" w:date="2026-01-01T00:00:00Z">
        <w:r>
          <w:rPr>
            <w:rStyle w:val="NormalTok"/>
          </w:rPr>
          <w:t xml:space="preserve">(auto)), auto[</w:t>
        </w:r>
      </w:ins>
      <w:ins w:id="792" w:author="PR Preview" w:date="2026-01-01T00:00:00Z">
        <w:r>
          <w:rPr>
            <w:rStyle w:val="StringTok"/>
          </w:rPr>
          <w:t xml:space="preserve">"horsepower"</w:t>
        </w:r>
      </w:ins>
      <w:ins w:id="793" w:author="PR Preview" w:date="2026-01-01T00:00:00Z">
        <w:r>
          <w:rPr>
            <w:rStyle w:val="NormalTok"/>
          </w:rPr>
          <w:t xml:space="preserve">].to_numpy(dtype</w:t>
        </w:r>
      </w:ins>
      <w:ins w:id="794" w:author="PR Preview" w:date="2026-01-01T00:00:00Z">
        <w:r>
          <w:rPr>
            <w:rStyle w:val="OperatorTok"/>
          </w:rPr>
          <w:t xml:space="preserve">=</w:t>
        </w:r>
      </w:ins>
      <w:ins w:id="795" w:author="PR Preview" w:date="2026-01-01T00:00:00Z">
        <w:r>
          <w:rPr>
            <w:rStyle w:val="BuiltInTok"/>
          </w:rPr>
          <w:t xml:space="preserve">float</w:t>
        </w:r>
      </w:ins>
      <w:ins w:id="796" w:author="PR Preview" w:date="2026-01-01T00:00:00Z">
        <w:r>
          <w:rPr>
            <w:rStyle w:val="NormalTok"/>
          </w:rPr>
          <w:t xml:space="preserve">)])</w:t>
        </w:r>
      </w:ins>
      <w:ins w:id="797" w:author="PR Preview" w:date="2026-01-01T00:00:00Z">
        <w:r>
          <w:br/>
        </w:r>
      </w:ins>
      <w:ins w:id="798" w:author="PR Preview" w:date="2026-01-01T00:00:00Z">
        <w:r>
          <w:br/>
        </w:r>
      </w:ins>
      <w:ins w:id="799" w:author="PR Preview" w:date="2026-01-01T00:00:00Z">
        <w:r>
          <w:rPr>
            <w:rStyle w:val="KeywordTok"/>
          </w:rPr>
          <w:t xml:space="preserve">def</w:t>
        </w:r>
      </w:ins>
      <w:ins w:id="800" w:author="PR Preview" w:date="2026-01-01T00:00:00Z">
        <w:r>
          <w:rPr>
            <w:rStyle w:val="NormalTok"/>
          </w:rPr>
          <w:t xml:space="preserve"> grad(beta):</w:t>
        </w:r>
      </w:ins>
      <w:ins w:id="801" w:author="PR Preview" w:date="2026-01-01T00:00:00Z">
        <w:r>
          <w:br/>
        </w:r>
      </w:ins>
      <w:ins w:id="802" w:author="PR Preview" w:date="2026-01-01T00:00:00Z">
        <w:r>
          <w:rPr>
            <w:rStyle w:val="NormalTok"/>
          </w:rPr>
          <w:t xml:space="preserve">    </w:t>
        </w:r>
      </w:ins>
      <w:ins w:id="803" w:author="PR Preview" w:date="2026-01-01T00:00:00Z">
        <w:r>
          <w:rPr>
            <w:rStyle w:val="ControlFlowTok"/>
          </w:rPr>
          <w:t xml:space="preserve">return</w:t>
        </w:r>
      </w:ins>
      <w:ins w:id="804" w:author="PR Preview" w:date="2026-01-01T00:00:00Z">
        <w:r>
          <w:rPr>
            <w:rStyle w:val="NormalTok"/>
          </w:rPr>
          <w:t xml:space="preserve"> </w:t>
        </w:r>
      </w:ins>
      <w:ins w:id="805" w:author="PR Preview" w:date="2026-01-01T00:00:00Z">
        <w:r>
          <w:rPr>
            <w:rStyle w:val="OperatorTok"/>
          </w:rPr>
          <w:t xml:space="preserve">-</w:t>
        </w:r>
      </w:ins>
      <w:ins w:id="806" w:author="PR Preview" w:date="2026-01-01T00:00:00Z">
        <w:r>
          <w:rPr>
            <w:rStyle w:val="DecValTok"/>
          </w:rPr>
          <w:t xml:space="preserve">2</w:t>
        </w:r>
      </w:ins>
      <w:ins w:id="807" w:author="PR Preview" w:date="2026-01-01T00:00:00Z">
        <w:r>
          <w:rPr>
            <w:rStyle w:val="NormalTok"/>
          </w:rPr>
          <w:t xml:space="preserve"> </w:t>
        </w:r>
      </w:ins>
      <w:ins w:id="808" w:author="PR Preview" w:date="2026-01-01T00:00:00Z">
        <w:r>
          <w:rPr>
            <w:rStyle w:val="OperatorTok"/>
          </w:rPr>
          <w:t xml:space="preserve">*</w:t>
        </w:r>
      </w:ins>
      <w:ins w:id="809" w:author="PR Preview" w:date="2026-01-01T00:00:00Z">
        <w:r>
          <w:rPr>
            <w:rStyle w:val="NormalTok"/>
          </w:rPr>
          <w:t xml:space="preserve"> X.T </w:t>
        </w:r>
      </w:ins>
      <w:ins w:id="810" w:author="PR Preview" w:date="2026-01-01T00:00:00Z">
        <w:r>
          <w:rPr>
            <w:rStyle w:val="OperatorTok"/>
          </w:rPr>
          <w:t xml:space="preserve">@</w:t>
        </w:r>
      </w:ins>
      <w:ins w:id="811" w:author="PR Preview" w:date="2026-01-01T00:00:00Z">
        <w:r>
          <w:rPr>
            <w:rStyle w:val="NormalTok"/>
          </w:rPr>
          <w:t xml:space="preserve"> (y </w:t>
        </w:r>
      </w:ins>
      <w:ins w:id="812" w:author="PR Preview" w:date="2026-01-01T00:00:00Z">
        <w:r>
          <w:rPr>
            <w:rStyle w:val="OperatorTok"/>
          </w:rPr>
          <w:t xml:space="preserve">-</w:t>
        </w:r>
      </w:ins>
      <w:ins w:id="813" w:author="PR Preview" w:date="2026-01-01T00:00:00Z">
        <w:r>
          <w:rPr>
            <w:rStyle w:val="NormalTok"/>
          </w:rPr>
          <w:t xml:space="preserve"> X </w:t>
        </w:r>
      </w:ins>
      <w:ins w:id="814" w:author="PR Preview" w:date="2026-01-01T00:00:00Z">
        <w:r>
          <w:rPr>
            <w:rStyle w:val="OperatorTok"/>
          </w:rPr>
          <w:t xml:space="preserve">@</w:t>
        </w:r>
      </w:ins>
      <w:ins w:id="815" w:author="PR Preview" w:date="2026-01-01T00:00:00Z">
        <w:r>
          <w:rPr>
            <w:rStyle w:val="NormalTok"/>
          </w:rPr>
          <w:t xml:space="preserve"> beta)</w:t>
        </w:r>
      </w:ins>
      <w:ins w:id="816" w:author="PR Preview" w:date="2026-01-01T00:00:00Z">
        <w:r>
          <w:br/>
        </w:r>
      </w:ins>
      <w:ins w:id="817" w:author="PR Preview" w:date="2026-01-01T00:00:00Z">
        <w:r>
          <w:br/>
        </w:r>
      </w:ins>
      <w:ins w:id="818" w:author="PR Preview" w:date="2026-01-01T00:00:00Z">
        <w:r>
          <w:rPr>
            <w:rStyle w:val="NormalTok"/>
          </w:rPr>
          <w:t xml:space="preserve">beta_hat </w:t>
        </w:r>
      </w:ins>
      <w:ins w:id="819" w:author="PR Preview" w:date="2026-01-01T00:00:00Z">
        <w:r>
          <w:rPr>
            <w:rStyle w:val="OperatorTok"/>
          </w:rPr>
          <w:t xml:space="preserve">=</w:t>
        </w:r>
      </w:ins>
      <w:ins w:id="820" w:author="PR Preview" w:date="2026-01-01T00:00:00Z">
        <w:r>
          <w:rPr>
            <w:rStyle w:val="NormalTok"/>
          </w:rPr>
          <w:t xml:space="preserve"> np.linalg.solve(X.T </w:t>
        </w:r>
      </w:ins>
      <w:ins w:id="821" w:author="PR Preview" w:date="2026-01-01T00:00:00Z">
        <w:r>
          <w:rPr>
            <w:rStyle w:val="OperatorTok"/>
          </w:rPr>
          <w:t xml:space="preserve">@</w:t>
        </w:r>
      </w:ins>
      <w:ins w:id="822" w:author="PR Preview" w:date="2026-01-01T00:00:00Z">
        <w:r>
          <w:rPr>
            <w:rStyle w:val="NormalTok"/>
          </w:rPr>
          <w:t xml:space="preserve"> X, X.T </w:t>
        </w:r>
      </w:ins>
      <w:ins w:id="823" w:author="PR Preview" w:date="2026-01-01T00:00:00Z">
        <w:r>
          <w:rPr>
            <w:rStyle w:val="OperatorTok"/>
          </w:rPr>
          <w:t xml:space="preserve">@</w:t>
        </w:r>
      </w:ins>
      <w:ins w:id="824" w:author="PR Preview" w:date="2026-01-01T00:00:00Z">
        <w:r>
          <w:rPr>
            <w:rStyle w:val="NormalTok"/>
          </w:rPr>
          <w:t xml:space="preserve"> y)</w:t>
        </w:r>
      </w:ins>
      <w:ins w:id="825" w:author="PR Preview" w:date="2026-01-01T00:00:00Z">
        <w:r>
          <w:br/>
        </w:r>
      </w:ins>
      <w:ins w:id="826" w:author="PR Preview" w:date="2026-01-01T00:00:00Z">
        <w:r>
          <w:rPr>
            <w:rStyle w:val="NormalTok"/>
          </w:rPr>
          <w:t xml:space="preserve">grad_hat </w:t>
        </w:r>
      </w:ins>
      <w:ins w:id="827" w:author="PR Preview" w:date="2026-01-01T00:00:00Z">
        <w:r>
          <w:rPr>
            <w:rStyle w:val="OperatorTok"/>
          </w:rPr>
          <w:t xml:space="preserve">=</w:t>
        </w:r>
      </w:ins>
      <w:ins w:id="828" w:author="PR Preview" w:date="2026-01-01T00:00:00Z">
        <w:r>
          <w:rPr>
            <w:rStyle w:val="NormalTok"/>
          </w:rPr>
          <w:t xml:space="preserve"> grad(beta_hat)</w:t>
        </w:r>
      </w:ins>
      <w:ins w:id="829" w:author="PR Preview" w:date="2026-01-01T00:00:00Z">
        <w:r>
          <w:br/>
        </w:r>
      </w:ins>
      <w:ins w:id="830" w:author="PR Preview" w:date="2026-01-01T00:00:00Z">
        <w:r>
          <w:rPr>
            <w:rStyle w:val="NormalTok"/>
          </w:rPr>
          <w:t xml:space="preserve">grad_zero </w:t>
        </w:r>
      </w:ins>
      <w:ins w:id="831" w:author="PR Preview" w:date="2026-01-01T00:00:00Z">
        <w:r>
          <w:rPr>
            <w:rStyle w:val="OperatorTok"/>
          </w:rPr>
          <w:t xml:space="preserve">=</w:t>
        </w:r>
      </w:ins>
      <w:ins w:id="832" w:author="PR Preview" w:date="2026-01-01T00:00:00Z">
        <w:r>
          <w:rPr>
            <w:rStyle w:val="NormalTok"/>
          </w:rPr>
          <w:t xml:space="preserve"> grad(np.zeros(</w:t>
        </w:r>
      </w:ins>
      <w:ins w:id="833" w:author="PR Preview" w:date="2026-01-01T00:00:00Z">
        <w:r>
          <w:rPr>
            <w:rStyle w:val="DecValTok"/>
          </w:rPr>
          <w:t xml:space="preserve">2</w:t>
        </w:r>
      </w:ins>
      <w:ins w:id="834" w:author="PR Preview" w:date="2026-01-01T00:00:00Z">
        <w:r>
          <w:rPr>
            <w:rStyle w:val="NormalTok"/>
          </w:rPr>
          <w:t xml:space="preserve">))</w:t>
        </w:r>
      </w:ins>
      <w:ins w:id="835" w:author="PR Preview" w:date="2026-01-01T00:00:00Z">
        <w:r>
          <w:br/>
        </w:r>
      </w:ins>
      <w:ins w:id="836" w:author="PR Preview" w:date="2026-01-01T00:00:00Z">
        <w:r>
          <w:br/>
        </w:r>
      </w:ins>
      <w:ins w:id="837" w:author="PR Preview" w:date="2026-01-01T00:00:00Z">
        <w:r>
          <w:rPr>
            <w:rStyle w:val="NormalTok"/>
          </w:rPr>
          <w:t xml:space="preserve">pd.DataFrame(</w:t>
        </w:r>
      </w:ins>
      <w:ins w:id="838" w:author="PR Preview" w:date="2026-01-01T00:00:00Z">
        <w:r>
          <w:br/>
        </w:r>
      </w:ins>
      <w:ins w:id="839" w:author="PR Preview" w:date="2026-01-01T00:00:00Z">
        <w:r>
          <w:rPr>
            <w:rStyle w:val="NormalTok"/>
          </w:rPr>
          <w:t xml:space="preserve">    {</w:t>
        </w:r>
      </w:ins>
      <w:ins w:id="840" w:author="PR Preview" w:date="2026-01-01T00:00:00Z">
        <w:r>
          <w:rPr>
            <w:rStyle w:val="StringTok"/>
          </w:rPr>
          <w:t xml:space="preserve">"beta"</w:t>
        </w:r>
      </w:ins>
      <w:ins w:id="841" w:author="PR Preview" w:date="2026-01-01T00:00:00Z">
        <w:r>
          <w:rPr>
            <w:rStyle w:val="NormalTok"/>
          </w:rPr>
          <w:t xml:space="preserve">: [beta_hat, np.zeros(</w:t>
        </w:r>
      </w:ins>
      <w:ins w:id="842" w:author="PR Preview" w:date="2026-01-01T00:00:00Z">
        <w:r>
          <w:rPr>
            <w:rStyle w:val="DecValTok"/>
          </w:rPr>
          <w:t xml:space="preserve">2</w:t>
        </w:r>
      </w:ins>
      <w:ins w:id="843" w:author="PR Preview" w:date="2026-01-01T00:00:00Z">
        <w:r>
          <w:rPr>
            <w:rStyle w:val="NormalTok"/>
          </w:rPr>
          <w:t xml:space="preserve">)], </w:t>
        </w:r>
      </w:ins>
      <w:ins w:id="844" w:author="PR Preview" w:date="2026-01-01T00:00:00Z">
        <w:r>
          <w:rPr>
            <w:rStyle w:val="StringTok"/>
          </w:rPr>
          <w:t xml:space="preserve">"gradient"</w:t>
        </w:r>
      </w:ins>
      <w:ins w:id="845" w:author="PR Preview" w:date="2026-01-01T00:00:00Z">
        <w:r>
          <w:rPr>
            <w:rStyle w:val="NormalTok"/>
          </w:rPr>
          <w:t xml:space="preserve">: [grad_hat, grad_zero]},</w:t>
        </w:r>
      </w:ins>
      <w:ins w:id="846" w:author="PR Preview" w:date="2026-01-01T00:00:00Z">
        <w:r>
          <w:br/>
        </w:r>
      </w:ins>
      <w:ins w:id="847" w:author="PR Preview" w:date="2026-01-01T00:00:00Z">
        <w:r>
          <w:rPr>
            <w:rStyle w:val="NormalTok"/>
          </w:rPr>
          <w:t xml:space="preserve">    index</w:t>
        </w:r>
      </w:ins>
      <w:ins w:id="848" w:author="PR Preview" w:date="2026-01-01T00:00:00Z">
        <w:r>
          <w:rPr>
            <w:rStyle w:val="OperatorTok"/>
          </w:rPr>
          <w:t xml:space="preserve">=</w:t>
        </w:r>
      </w:ins>
      <w:ins w:id="849" w:author="PR Preview" w:date="2026-01-01T00:00:00Z">
        <w:r>
          <w:rPr>
            <w:rStyle w:val="NormalTok"/>
          </w:rPr>
          <w:t xml:space="preserve">[</w:t>
        </w:r>
      </w:ins>
      <w:ins w:id="850" w:author="PR Preview" w:date="2026-01-01T00:00:00Z">
        <w:r>
          <w:rPr>
            <w:rStyle w:val="StringTok"/>
          </w:rPr>
          <w:t xml:space="preserve">"solution"</w:t>
        </w:r>
      </w:ins>
      <w:ins w:id="851" w:author="PR Preview" w:date="2026-01-01T00:00:00Z">
        <w:r>
          <w:rPr>
            <w:rStyle w:val="NormalTok"/>
          </w:rPr>
          <w:t xml:space="preserve">, </w:t>
        </w:r>
      </w:ins>
      <w:ins w:id="852" w:author="PR Preview" w:date="2026-01-01T00:00:00Z">
        <w:r>
          <w:rPr>
            <w:rStyle w:val="StringTok"/>
          </w:rPr>
          <w:t xml:space="preserve">"zero vector"</w:t>
        </w:r>
      </w:ins>
      <w:ins w:id="853" w:author="PR Preview" w:date="2026-01-01T00:00:00Z">
        <w:r>
          <w:rPr>
            <w:rStyle w:val="NormalTok"/>
          </w:rPr>
          <w:t xml:space="preserve">],</w:t>
        </w:r>
      </w:ins>
      <w:ins w:id="854" w:author="PR Preview" w:date="2026-01-01T00:00:00Z">
        <w:r>
          <w:br/>
        </w:r>
      </w:ins>
      <w:ins w:id="855" w:author="PR Preview" w:date="2026-01-01T00:00:00Z">
        <w:r>
          <w:rPr>
            <w:rStyle w:val="NormalTok"/>
          </w:rPr>
          <w:t xml:space="preserve">)</w:t>
        </w:r>
      </w:ins>
      <w:ins w:id="856" w:author="PR Preview" w:date="2026-01-01T00:00:00Z">
        <w:r>
          <w:br/>
        </w:r>
      </w:ins>
      <w:ins w:id="857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858" w:author="PR Preview" w:date="2026-01-01T00:00:00Z">
        <w:r>
          <w:br/>
        </w:r>
      </w:ins>
      <w:ins w:id="859" w:author="PR Preview" w:date="2026-01-01T00:00:00Z">
        <w:r>
          <w:rPr>
            <w:rStyle w:val="CommentTok"/>
          </w:rPr>
          <w:t xml:space="preserve">#&gt; solution     [39.935861021170574, -0.1578447333536545]  [1.071498445526231e-11, 1.673470251262188e-10]</w:t>
        </w:r>
      </w:ins>
      <w:ins w:id="860" w:author="PR Preview" w:date="2026-01-01T00:00:00Z">
        <w:r>
          <w:br/>
        </w:r>
      </w:ins>
      <w:ins w:id="861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862" w:author="PR Preview" w:date="2026-01-01T00:00:00Z">
        <w:r>
          <w:rPr>
            <w:rStyle w:val="NormalTok"/>
          </w:rPr>
          <w:delText xml:space="preserve">auto </w:delText>
        </w:r>
      </w:del>
      <w:del w:id="863" w:author="PR Preview" w:date="2026-01-01T00:00:00Z">
        <w:r>
          <w:rPr>
            <w:rStyle w:val="OtherTok"/>
          </w:rPr>
          <w:delText xml:space="preserve">&lt;-</w:delText>
        </w:r>
      </w:del>
      <w:del w:id="864" w:author="PR Preview" w:date="2026-01-01T00:00:00Z">
        <w:r>
          <w:rPr>
            <w:rStyle w:val="NormalTok"/>
          </w:rPr>
          <w:delText xml:space="preserve"> </w:delText>
        </w:r>
      </w:del>
      <w:del w:id="865" w:author="PR Preview" w:date="2026-01-01T00:00:00Z">
        <w:r>
          <w:rPr>
            <w:rStyle w:val="FunctionTok"/>
          </w:rPr>
          <w:delText xml:space="preserve">read.csv</w:delText>
        </w:r>
      </w:del>
      <w:del w:id="866" w:author="PR Preview" w:date="2026-01-01T00:00:00Z">
        <w:r>
          <w:rPr>
            <w:rStyle w:val="NormalTok"/>
          </w:rPr>
          <w:delText xml:space="preserve">(</w:delText>
        </w:r>
      </w:del>
      <w:del w:id="867" w:author="PR Preview" w:date="2026-01-01T00:00:00Z">
        <w:r>
          <w:rPr>
            <w:rStyle w:val="StringTok"/>
          </w:rPr>
          <w:delText xml:space="preserve">"data/auto.csv"</w:delText>
        </w:r>
      </w:del>
      <w:del w:id="868" w:author="PR Preview" w:date="2026-01-01T00:00:00Z">
        <w:r>
          <w:rPr>
            <w:rStyle w:val="NormalTok"/>
          </w:rPr>
          <w:delText xml:space="preserve">)</w:delText>
        </w:r>
      </w:del>
      <w:del w:id="869" w:author="PR Preview" w:date="2026-01-01T00:00:00Z">
        <w:r>
          <w:br/>
        </w:r>
      </w:del>
      <w:del w:id="870" w:author="PR Preview" w:date="2026-01-01T00:00:00Z">
        <w:r>
          <w:rPr>
            <w:rStyle w:val="NormalTok"/>
          </w:rPr>
          <w:delText xml:space="preserve">y </w:delText>
        </w:r>
      </w:del>
      <w:del w:id="871" w:author="PR Preview" w:date="2026-01-01T00:00:00Z">
        <w:r>
          <w:rPr>
            <w:rStyle w:val="OtherTok"/>
          </w:rPr>
          <w:delText xml:space="preserve">&lt;-</w:delText>
        </w:r>
      </w:del>
      <w:del w:id="872" w:author="PR Preview" w:date="2026-01-01T00:00:00Z">
        <w:r>
          <w:rPr>
            <w:rStyle w:val="NormalTok"/>
          </w:rPr>
          <w:delText xml:space="preserve"> auto</w:delText>
        </w:r>
      </w:del>
      <w:del w:id="873" w:author="PR Preview" w:date="2026-01-01T00:00:00Z">
        <w:r>
          <w:rPr>
            <w:rStyle w:val="SpecialCharTok"/>
          </w:rPr>
          <w:delText xml:space="preserve">$</w:delText>
        </w:r>
      </w:del>
      <w:del w:id="874" w:author="PR Preview" w:date="2026-01-01T00:00:00Z">
        <w:r>
          <w:rPr>
            <w:rStyle w:val="NormalTok"/>
          </w:rPr>
          <w:delText xml:space="preserve">mpg</w:delText>
        </w:r>
      </w:del>
      <w:del w:id="875" w:author="PR Preview" w:date="2026-01-01T00:00:00Z">
        <w:r>
          <w:br/>
        </w:r>
      </w:del>
      <w:del w:id="876" w:author="PR Preview" w:date="2026-01-01T00:00:00Z">
        <w:r>
          <w:rPr>
            <w:rStyle w:val="NormalTok"/>
          </w:rPr>
          <w:delText xml:space="preserve">X </w:delText>
        </w:r>
      </w:del>
      <w:del w:id="877" w:author="PR Preview" w:date="2026-01-01T00:00:00Z">
        <w:r>
          <w:rPr>
            <w:rStyle w:val="OtherTok"/>
          </w:rPr>
          <w:delText xml:space="preserve">&lt;-</w:delText>
        </w:r>
      </w:del>
      <w:del w:id="878" w:author="PR Preview" w:date="2026-01-01T00:00:00Z">
        <w:r>
          <w:rPr>
            <w:rStyle w:val="NormalTok"/>
          </w:rPr>
          <w:delText xml:space="preserve"> </w:delText>
        </w:r>
      </w:del>
      <w:del w:id="879" w:author="PR Preview" w:date="2026-01-01T00:00:00Z">
        <w:r>
          <w:rPr>
            <w:rStyle w:val="FunctionTok"/>
          </w:rPr>
          <w:delText xml:space="preserve">cbind</w:delText>
        </w:r>
      </w:del>
      <w:del w:id="880" w:author="PR Preview" w:date="2026-01-01T00:00:00Z">
        <w:r>
          <w:rPr>
            <w:rStyle w:val="NormalTok"/>
          </w:rPr>
          <w:delText xml:space="preserve">(</w:delText>
        </w:r>
      </w:del>
      <w:del w:id="881" w:author="PR Preview" w:date="2026-01-01T00:00:00Z">
        <w:r>
          <w:rPr>
            <w:rStyle w:val="DecValTok"/>
          </w:rPr>
          <w:delText xml:space="preserve">1</w:delText>
        </w:r>
      </w:del>
      <w:del w:id="882" w:author="PR Preview" w:date="2026-01-01T00:00:00Z">
        <w:r>
          <w:rPr>
            <w:rStyle w:val="NormalTok"/>
          </w:rPr>
          <w:delText xml:space="preserve">, auto</w:delText>
        </w:r>
      </w:del>
      <w:del w:id="883" w:author="PR Preview" w:date="2026-01-01T00:00:00Z">
        <w:r>
          <w:rPr>
            <w:rStyle w:val="SpecialCharTok"/>
          </w:rPr>
          <w:delText xml:space="preserve">$</w:delText>
        </w:r>
      </w:del>
      <w:del w:id="884" w:author="PR Preview" w:date="2026-01-01T00:00:00Z">
        <w:r>
          <w:rPr>
            <w:rStyle w:val="NormalTok"/>
          </w:rPr>
          <w:delText xml:space="preserve">horsepower)</w:delText>
        </w:r>
      </w:del>
      <w:del w:id="885" w:author="PR Preview" w:date="2026-01-01T00:00:00Z">
        <w:r>
          <w:br/>
        </w:r>
      </w:del>
      <w:del w:id="886" w:author="PR Preview" w:date="2026-01-01T00:00:00Z">
        <w:r>
          <w:br/>
        </w:r>
      </w:del>
      <w:del w:id="887" w:author="PR Preview" w:date="2026-01-01T00:00:00Z">
        <w:r>
          <w:rPr>
            <w:rStyle w:val="NormalTok"/>
          </w:rPr>
          <w:delText xml:space="preserve">grad </w:delText>
        </w:r>
      </w:del>
      <w:del w:id="888" w:author="PR Preview" w:date="2026-01-01T00:00:00Z">
        <w:r>
          <w:rPr>
            <w:rStyle w:val="OtherTok"/>
          </w:rPr>
          <w:delText xml:space="preserve">&lt;-</w:delText>
        </w:r>
      </w:del>
      <w:del w:id="889" w:author="PR Preview" w:date="2026-01-01T00:00:00Z">
        <w:r>
          <w:rPr>
            <w:rStyle w:val="NormalTok"/>
          </w:rPr>
          <w:delText xml:space="preserve"> </w:delText>
        </w:r>
      </w:del>
      <w:del w:id="890" w:author="PR Preview" w:date="2026-01-01T00:00:00Z">
        <w:r>
          <w:rPr>
            <w:rStyle w:val="ControlFlowTok"/>
          </w:rPr>
          <w:delText xml:space="preserve">function</w:delText>
        </w:r>
      </w:del>
      <w:del w:id="891" w:author="PR Preview" w:date="2026-01-01T00:00:00Z">
        <w:r>
          <w:rPr>
            <w:rStyle w:val="NormalTok"/>
          </w:rPr>
          <w:delText xml:space="preserve">(beta) </w:delText>
        </w:r>
      </w:del>
      <w:del w:id="892" w:author="PR Preview" w:date="2026-01-01T00:00:00Z">
        <w:r>
          <w:rPr>
            <w:rStyle w:val="SpecialCharTok"/>
          </w:rPr>
          <w:delText xml:space="preserve">-</w:delText>
        </w:r>
      </w:del>
      <w:del w:id="893" w:author="PR Preview" w:date="2026-01-01T00:00:00Z">
        <w:r>
          <w:rPr>
            <w:rStyle w:val="DecValTok"/>
          </w:rPr>
          <w:delText xml:space="preserve">2</w:delText>
        </w:r>
      </w:del>
      <w:del w:id="894" w:author="PR Preview" w:date="2026-01-01T00:00:00Z">
        <w:r>
          <w:rPr>
            <w:rStyle w:val="NormalTok"/>
          </w:rPr>
          <w:delText xml:space="preserve"> </w:delText>
        </w:r>
      </w:del>
      <w:del w:id="895" w:author="PR Preview" w:date="2026-01-01T00:00:00Z">
        <w:r>
          <w:rPr>
            <w:rStyle w:val="SpecialCharTok"/>
          </w:rPr>
          <w:delText xml:space="preserve">*</w:delText>
        </w:r>
      </w:del>
      <w:del w:id="896" w:author="PR Preview" w:date="2026-01-01T00:00:00Z">
        <w:r>
          <w:rPr>
            <w:rStyle w:val="NormalTok"/>
          </w:rPr>
          <w:delText xml:space="preserve"> </w:delText>
        </w:r>
      </w:del>
      <w:del w:id="897" w:author="PR Preview" w:date="2026-01-01T00:00:00Z">
        <w:r>
          <w:rPr>
            <w:rStyle w:val="FunctionTok"/>
          </w:rPr>
          <w:delText xml:space="preserve">t</w:delText>
        </w:r>
      </w:del>
      <w:del w:id="898" w:author="PR Preview" w:date="2026-01-01T00:00:00Z">
        <w:r>
          <w:rPr>
            <w:rStyle w:val="NormalTok"/>
          </w:rPr>
          <w:delText xml:space="preserve">(X) </w:delText>
        </w:r>
      </w:del>
      <w:del w:id="899" w:author="PR Preview" w:date="2026-01-01T00:00:00Z">
        <w:r>
          <w:rPr>
            <w:rStyle w:val="SpecialCharTok"/>
          </w:rPr>
          <w:delText xml:space="preserve">%*%</w:delText>
        </w:r>
      </w:del>
      <w:del w:id="900" w:author="PR Preview" w:date="2026-01-01T00:00:00Z">
        <w:r>
          <w:rPr>
            <w:rStyle w:val="NormalTok"/>
          </w:rPr>
          <w:delText xml:space="preserve"> (y </w:delText>
        </w:r>
      </w:del>
      <w:del w:id="901" w:author="PR Preview" w:date="2026-01-01T00:00:00Z">
        <w:r>
          <w:rPr>
            <w:rStyle w:val="SpecialCharTok"/>
          </w:rPr>
          <w:delText xml:space="preserve">-</w:delText>
        </w:r>
      </w:del>
      <w:del w:id="902" w:author="PR Preview" w:date="2026-01-01T00:00:00Z">
        <w:r>
          <w:rPr>
            <w:rStyle w:val="NormalTok"/>
          </w:rPr>
          <w:delText xml:space="preserve"> X </w:delText>
        </w:r>
      </w:del>
      <w:del w:id="903" w:author="PR Preview" w:date="2026-01-01T00:00:00Z">
        <w:r>
          <w:rPr>
            <w:rStyle w:val="SpecialCharTok"/>
          </w:rPr>
          <w:delText xml:space="preserve">%*%</w:delText>
        </w:r>
      </w:del>
      <w:del w:id="904" w:author="PR Preview" w:date="2026-01-01T00:00:00Z">
        <w:r>
          <w:rPr>
            <w:rStyle w:val="NormalTok"/>
          </w:rPr>
          <w:delText xml:space="preserve"> beta)</w:delText>
        </w:r>
      </w:del>
      <w:del w:id="905" w:author="PR Preview" w:date="2026-01-01T00:00:00Z">
        <w:r>
          <w:br/>
        </w:r>
      </w:del>
      <w:del w:id="906" w:author="PR Preview" w:date="2026-01-01T00:00:00Z">
        <w:r>
          <w:br/>
        </w:r>
      </w:del>
      <w:del w:id="907" w:author="PR Preview" w:date="2026-01-01T00:00:00Z">
        <w:r>
          <w:rPr>
            <w:rStyle w:val="NormalTok"/>
          </w:rPr>
          <w:delText xml:space="preserve">beta_hat </w:delText>
        </w:r>
      </w:del>
      <w:del w:id="908" w:author="PR Preview" w:date="2026-01-01T00:00:00Z">
        <w:r>
          <w:rPr>
            <w:rStyle w:val="OtherTok"/>
          </w:rPr>
          <w:delText xml:space="preserve">&lt;-</w:delText>
        </w:r>
      </w:del>
      <w:del w:id="909" w:author="PR Preview" w:date="2026-01-01T00:00:00Z">
        <w:r>
          <w:rPr>
            <w:rStyle w:val="NormalTok"/>
          </w:rPr>
          <w:delText xml:space="preserve"> </w:delText>
        </w:r>
      </w:del>
      <w:del w:id="910" w:author="PR Preview" w:date="2026-01-01T00:00:00Z">
        <w:r>
          <w:rPr>
            <w:rStyle w:val="FunctionTok"/>
          </w:rPr>
          <w:delText xml:space="preserve">solve</w:delText>
        </w:r>
      </w:del>
      <w:del w:id="911" w:author="PR Preview" w:date="2026-01-01T00:00:00Z">
        <w:r>
          <w:rPr>
            <w:rStyle w:val="NormalTok"/>
          </w:rPr>
          <w:delText xml:space="preserve">(</w:delText>
        </w:r>
      </w:del>
      <w:del w:id="912" w:author="PR Preview" w:date="2026-01-01T00:00:00Z">
        <w:r>
          <w:rPr>
            <w:rStyle w:val="FunctionTok"/>
          </w:rPr>
          <w:delText xml:space="preserve">t</w:delText>
        </w:r>
      </w:del>
      <w:del w:id="913" w:author="PR Preview" w:date="2026-01-01T00:00:00Z">
        <w:r>
          <w:rPr>
            <w:rStyle w:val="NormalTok"/>
          </w:rPr>
          <w:delText xml:space="preserve">(X) </w:delText>
        </w:r>
      </w:del>
      <w:del w:id="914" w:author="PR Preview" w:date="2026-01-01T00:00:00Z">
        <w:r>
          <w:rPr>
            <w:rStyle w:val="SpecialCharTok"/>
          </w:rPr>
          <w:delText xml:space="preserve">%*%</w:delText>
        </w:r>
      </w:del>
      <w:del w:id="915" w:author="PR Preview" w:date="2026-01-01T00:00:00Z">
        <w:r>
          <w:rPr>
            <w:rStyle w:val="NormalTok"/>
          </w:rPr>
          <w:delText xml:space="preserve"> X, </w:delText>
        </w:r>
      </w:del>
      <w:del w:id="916" w:author="PR Preview" w:date="2026-01-01T00:00:00Z">
        <w:r>
          <w:rPr>
            <w:rStyle w:val="FunctionTok"/>
          </w:rPr>
          <w:delText xml:space="preserve">t</w:delText>
        </w:r>
      </w:del>
      <w:del w:id="917" w:author="PR Preview" w:date="2026-01-01T00:00:00Z">
        <w:r>
          <w:rPr>
            <w:rStyle w:val="NormalTok"/>
          </w:rPr>
          <w:delText xml:space="preserve">(X) </w:delText>
        </w:r>
      </w:del>
      <w:del w:id="918" w:author="PR Preview" w:date="2026-01-01T00:00:00Z">
        <w:r>
          <w:rPr>
            <w:rStyle w:val="SpecialCharTok"/>
          </w:rPr>
          <w:delText xml:space="preserve">%*%</w:delText>
        </w:r>
      </w:del>
      <w:del w:id="919" w:author="PR Preview" w:date="2026-01-01T00:00:00Z">
        <w:r>
          <w:rPr>
            <w:rStyle w:val="NormalTok"/>
          </w:rPr>
          <w:delText xml:space="preserve"> y)</w:delText>
        </w:r>
      </w:del>
      <w:del w:id="920" w:author="PR Preview" w:date="2026-01-01T00:00:00Z">
        <w:r>
          <w:br/>
        </w:r>
      </w:del>
      <w:del w:id="921" w:author="PR Preview" w:date="2026-01-01T00:00:00Z">
        <w:r>
          <w:rPr>
            <w:rStyle w:val="NormalTok"/>
          </w:rPr>
          <w:delText xml:space="preserve">grad_hat </w:delText>
        </w:r>
      </w:del>
      <w:del w:id="922" w:author="PR Preview" w:date="2026-01-01T00:00:00Z">
        <w:r>
          <w:rPr>
            <w:rStyle w:val="OtherTok"/>
          </w:rPr>
          <w:delText xml:space="preserve">&lt;-</w:delText>
        </w:r>
      </w:del>
      <w:del w:id="923" w:author="PR Preview" w:date="2026-01-01T00:00:00Z">
        <w:r>
          <w:rPr>
            <w:rStyle w:val="NormalTok"/>
          </w:rPr>
          <w:delText xml:space="preserve"> </w:delText>
        </w:r>
      </w:del>
      <w:del w:id="924" w:author="PR Preview" w:date="2026-01-01T00:00:00Z">
        <w:r>
          <w:rPr>
            <w:rStyle w:val="FunctionTok"/>
          </w:rPr>
          <w:delText xml:space="preserve">grad</w:delText>
        </w:r>
      </w:del>
      <w:del w:id="925" w:author="PR Preview" w:date="2026-01-01T00:00:00Z">
        <w:r>
          <w:rPr>
            <w:rStyle w:val="NormalTok"/>
          </w:rPr>
          <w:delText xml:space="preserve">(beta_hat)</w:delText>
        </w:r>
      </w:del>
      <w:del w:id="926" w:author="PR Preview" w:date="2026-01-01T00:00:00Z">
        <w:r>
          <w:br/>
        </w:r>
      </w:del>
      <w:del w:id="927" w:author="PR Preview" w:date="2026-01-01T00:00:00Z">
        <w:r>
          <w:rPr>
            <w:rStyle w:val="NormalTok"/>
          </w:rPr>
          <w:delText xml:space="preserve">grad_zero </w:delText>
        </w:r>
      </w:del>
      <w:del w:id="928" w:author="PR Preview" w:date="2026-01-01T00:00:00Z">
        <w:r>
          <w:rPr>
            <w:rStyle w:val="OtherTok"/>
          </w:rPr>
          <w:delText xml:space="preserve">&lt;-</w:delText>
        </w:r>
      </w:del>
      <w:del w:id="929" w:author="PR Preview" w:date="2026-01-01T00:00:00Z">
        <w:r>
          <w:rPr>
            <w:rStyle w:val="NormalTok"/>
          </w:rPr>
          <w:delText xml:space="preserve"> </w:delText>
        </w:r>
      </w:del>
      <w:del w:id="930" w:author="PR Preview" w:date="2026-01-01T00:00:00Z">
        <w:r>
          <w:rPr>
            <w:rStyle w:val="FunctionTok"/>
          </w:rPr>
          <w:delText xml:space="preserve">grad</w:delText>
        </w:r>
      </w:del>
      <w:del w:id="931" w:author="PR Preview" w:date="2026-01-01T00:00:00Z">
        <w:r>
          <w:rPr>
            <w:rStyle w:val="NormalTok"/>
          </w:rPr>
          <w:delText xml:space="preserve">(</w:delText>
        </w:r>
      </w:del>
      <w:del w:id="932" w:author="PR Preview" w:date="2026-01-01T00:00:00Z">
        <w:r>
          <w:rPr>
            <w:rStyle w:val="FunctionTok"/>
          </w:rPr>
          <w:delText xml:space="preserve">c</w:delText>
        </w:r>
      </w:del>
      <w:del w:id="933" w:author="PR Preview" w:date="2026-01-01T00:00:00Z">
        <w:r>
          <w:rPr>
            <w:rStyle w:val="NormalTok"/>
          </w:rPr>
          <w:delText xml:space="preserve">(</w:delText>
        </w:r>
      </w:del>
      <w:del w:id="934" w:author="PR Preview" w:date="2026-01-01T00:00:00Z">
        <w:r>
          <w:rPr>
            <w:rStyle w:val="DecValTok"/>
          </w:rPr>
          <w:delText xml:space="preserve">0</w:delText>
        </w:r>
      </w:del>
      <w:del w:id="935" w:author="PR Preview" w:date="2026-01-01T00:00:00Z">
        <w:r>
          <w:rPr>
            <w:rStyle w:val="NormalTok"/>
          </w:rPr>
          <w:delText xml:space="preserve">, </w:delText>
        </w:r>
      </w:del>
      <w:del w:id="936" w:author="PR Preview" w:date="2026-01-01T00:00:00Z">
        <w:r>
          <w:rPr>
            <w:rStyle w:val="DecValTok"/>
          </w:rPr>
          <w:delText xml:space="preserve">0</w:delText>
        </w:r>
      </w:del>
      <w:del w:id="937" w:author="PR Preview" w:date="2026-01-01T00:00:00Z">
        <w:r>
          <w:rPr>
            <w:rStyle w:val="NormalTok"/>
          </w:rPr>
          <w:delText xml:space="preserve">))</w:delText>
        </w:r>
      </w:del>
      <w:del w:id="938" w:author="PR Preview" w:date="2026-01-01T00:00:00Z">
        <w:r>
          <w:br/>
        </w:r>
      </w:del>
      <w:del w:id="939" w:author="PR Preview" w:date="2026-01-01T00:00:00Z">
        <w:r>
          <w:br/>
        </w:r>
      </w:del>
      <w:del w:id="940" w:author="PR Preview" w:date="2026-01-01T00:00:00Z">
        <w:r>
          <w:rPr>
            <w:rStyle w:val="FunctionTok"/>
          </w:rPr>
          <w:delText xml:space="preserve">list</w:delText>
        </w:r>
      </w:del>
      <w:del w:id="941" w:author="PR Preview" w:date="2026-01-01T00:00:00Z">
        <w:r>
          <w:rPr>
            <w:rStyle w:val="NormalTok"/>
          </w:rPr>
          <w:delText xml:space="preserve">(</w:delText>
        </w:r>
      </w:del>
      <w:del w:id="942" w:author="PR Preview" w:date="2026-01-01T00:00:00Z">
        <w:r>
          <w:br/>
        </w:r>
      </w:del>
      <w:del w:id="943" w:author="PR Preview" w:date="2026-01-01T00:00:00Z">
        <w:r>
          <w:rPr>
            <w:rStyle w:val="NormalTok"/>
          </w:rPr>
          <w:delText xml:space="preserve">  </w:delText>
        </w:r>
      </w:del>
      <w:del w:id="944" w:author="PR Preview" w:date="2026-01-01T00:00:00Z">
        <w:r>
          <w:rPr>
            <w:rStyle w:val="AttributeTok"/>
          </w:rPr>
          <w:delText xml:space="preserve">solution =</w:delText>
        </w:r>
      </w:del>
      <w:del w:id="945" w:author="PR Preview" w:date="2026-01-01T00:00:00Z">
        <w:r>
          <w:rPr>
            <w:rStyle w:val="NormalTok"/>
          </w:rPr>
          <w:delText xml:space="preserve"> </w:delText>
        </w:r>
      </w:del>
      <w:del w:id="946" w:author="PR Preview" w:date="2026-01-01T00:00:00Z">
        <w:r>
          <w:rPr>
            <w:rStyle w:val="FunctionTok"/>
          </w:rPr>
          <w:delText xml:space="preserve">list</w:delText>
        </w:r>
      </w:del>
      <w:del w:id="947" w:author="PR Preview" w:date="2026-01-01T00:00:00Z">
        <w:r>
          <w:rPr>
            <w:rStyle w:val="NormalTok"/>
          </w:rPr>
          <w:delText xml:space="preserve">(</w:delText>
        </w:r>
      </w:del>
      <w:del w:id="948" w:author="PR Preview" w:date="2026-01-01T00:00:00Z">
        <w:r>
          <w:rPr>
            <w:rStyle w:val="AttributeTok"/>
          </w:rPr>
          <w:delText xml:space="preserve">beta =</w:delText>
        </w:r>
      </w:del>
      <w:del w:id="949" w:author="PR Preview" w:date="2026-01-01T00:00:00Z">
        <w:r>
          <w:rPr>
            <w:rStyle w:val="NormalTok"/>
          </w:rPr>
          <w:delText xml:space="preserve"> </w:delText>
        </w:r>
      </w:del>
      <w:del w:id="950" w:author="PR Preview" w:date="2026-01-01T00:00:00Z">
        <w:r>
          <w:rPr>
            <w:rStyle w:val="FunctionTok"/>
          </w:rPr>
          <w:delText xml:space="preserve">c</w:delText>
        </w:r>
      </w:del>
      <w:del w:id="951" w:author="PR Preview" w:date="2026-01-01T00:00:00Z">
        <w:r>
          <w:rPr>
            <w:rStyle w:val="NormalTok"/>
          </w:rPr>
          <w:delText xml:space="preserve">(beta_hat), </w:delText>
        </w:r>
      </w:del>
      <w:del w:id="952" w:author="PR Preview" w:date="2026-01-01T00:00:00Z">
        <w:r>
          <w:rPr>
            <w:rStyle w:val="AttributeTok"/>
          </w:rPr>
          <w:delText xml:space="preserve">gradient =</w:delText>
        </w:r>
      </w:del>
      <w:del w:id="953" w:author="PR Preview" w:date="2026-01-01T00:00:00Z">
        <w:r>
          <w:rPr>
            <w:rStyle w:val="NormalTok"/>
          </w:rPr>
          <w:delText xml:space="preserve"> </w:delText>
        </w:r>
      </w:del>
      <w:del w:id="954" w:author="PR Preview" w:date="2026-01-01T00:00:00Z">
        <w:r>
          <w:rPr>
            <w:rStyle w:val="FunctionTok"/>
          </w:rPr>
          <w:delText xml:space="preserve">c</w:delText>
        </w:r>
      </w:del>
      <w:del w:id="955" w:author="PR Preview" w:date="2026-01-01T00:00:00Z">
        <w:r>
          <w:rPr>
            <w:rStyle w:val="NormalTok"/>
          </w:rPr>
          <w:delText xml:space="preserve">(grad_hat)),</w:delText>
        </w:r>
      </w:del>
      <w:del w:id="956" w:author="PR Preview" w:date="2026-01-01T00:00:00Z">
        <w:r>
          <w:br/>
        </w:r>
      </w:del>
      <w:del w:id="957" w:author="PR Preview" w:date="2026-01-01T00:00:00Z">
        <w:r>
          <w:rPr>
            <w:rStyle w:val="NormalTok"/>
          </w:rPr>
          <w:delText xml:space="preserve">  </w:delText>
        </w:r>
      </w:del>
      <w:del w:id="958" w:author="PR Preview" w:date="2026-01-01T00:00:00Z">
        <w:r>
          <w:rPr>
            <w:rStyle w:val="AttributeTok"/>
          </w:rPr>
          <w:delText xml:space="preserve">zero_vector =</w:delText>
        </w:r>
      </w:del>
      <w:del w:id="959" w:author="PR Preview" w:date="2026-01-01T00:00:00Z">
        <w:r>
          <w:rPr>
            <w:rStyle w:val="NormalTok"/>
          </w:rPr>
          <w:delText xml:space="preserve"> </w:delText>
        </w:r>
      </w:del>
      <w:del w:id="960" w:author="PR Preview" w:date="2026-01-01T00:00:00Z">
        <w:r>
          <w:rPr>
            <w:rStyle w:val="FunctionTok"/>
          </w:rPr>
          <w:delText xml:space="preserve">list</w:delText>
        </w:r>
      </w:del>
      <w:del w:id="961" w:author="PR Preview" w:date="2026-01-01T00:00:00Z">
        <w:r>
          <w:rPr>
            <w:rStyle w:val="NormalTok"/>
          </w:rPr>
          <w:delText xml:space="preserve">(</w:delText>
        </w:r>
      </w:del>
      <w:del w:id="962" w:author="PR Preview" w:date="2026-01-01T00:00:00Z">
        <w:r>
          <w:rPr>
            <w:rStyle w:val="AttributeTok"/>
          </w:rPr>
          <w:delText xml:space="preserve">beta =</w:delText>
        </w:r>
      </w:del>
      <w:del w:id="963" w:author="PR Preview" w:date="2026-01-01T00:00:00Z">
        <w:r>
          <w:rPr>
            <w:rStyle w:val="NormalTok"/>
          </w:rPr>
          <w:delText xml:space="preserve"> </w:delText>
        </w:r>
      </w:del>
      <w:del w:id="964" w:author="PR Preview" w:date="2026-01-01T00:00:00Z">
        <w:r>
          <w:rPr>
            <w:rStyle w:val="FunctionTok"/>
          </w:rPr>
          <w:delText xml:space="preserve">c</w:delText>
        </w:r>
      </w:del>
      <w:del w:id="965" w:author="PR Preview" w:date="2026-01-01T00:00:00Z">
        <w:r>
          <w:rPr>
            <w:rStyle w:val="NormalTok"/>
          </w:rPr>
          <w:delText xml:space="preserve">(</w:delText>
        </w:r>
      </w:del>
      <w:del w:id="966" w:author="PR Preview" w:date="2026-01-01T00:00:00Z">
        <w:r>
          <w:rPr>
            <w:rStyle w:val="DecValTok"/>
          </w:rPr>
          <w:delText xml:space="preserve">0</w:delText>
        </w:r>
      </w:del>
      <w:del w:id="967" w:author="PR Preview" w:date="2026-01-01T00:00:00Z">
        <w:r>
          <w:rPr>
            <w:rStyle w:val="NormalTok"/>
          </w:rPr>
          <w:delText xml:space="preserve">, </w:delText>
        </w:r>
      </w:del>
      <w:del w:id="968" w:author="PR Preview" w:date="2026-01-01T00:00:00Z">
        <w:r>
          <w:rPr>
            <w:rStyle w:val="DecValTok"/>
          </w:rPr>
          <w:delText xml:space="preserve">0</w:delText>
        </w:r>
      </w:del>
      <w:del w:id="969" w:author="PR Preview" w:date="2026-01-01T00:00:00Z">
        <w:r>
          <w:rPr>
            <w:rStyle w:val="NormalTok"/>
          </w:rPr>
          <w:delText xml:space="preserve">), </w:delText>
        </w:r>
      </w:del>
      <w:del w:id="970" w:author="PR Preview" w:date="2026-01-01T00:00:00Z">
        <w:r>
          <w:rPr>
            <w:rStyle w:val="AttributeTok"/>
          </w:rPr>
          <w:delText xml:space="preserve">gradient =</w:delText>
        </w:r>
      </w:del>
      <w:del w:id="971" w:author="PR Preview" w:date="2026-01-01T00:00:00Z">
        <w:r>
          <w:rPr>
            <w:rStyle w:val="NormalTok"/>
          </w:rPr>
          <w:delText xml:space="preserve"> </w:delText>
        </w:r>
      </w:del>
      <w:del w:id="972" w:author="PR Preview" w:date="2026-01-01T00:00:00Z">
        <w:r>
          <w:rPr>
            <w:rStyle w:val="FunctionTok"/>
          </w:rPr>
          <w:delText xml:space="preserve">c</w:delText>
        </w:r>
      </w:del>
      <w:del w:id="973" w:author="PR Preview" w:date="2026-01-01T00:00:00Z">
        <w:r>
          <w:rPr>
            <w:rStyle w:val="NormalTok"/>
          </w:rPr>
          <w:delText xml:space="preserve">(grad_zero))</w:delText>
        </w:r>
      </w:del>
      <w:del w:id="974" w:author="PR Preview" w:date="2026-01-01T00:00:00Z">
        <w:r>
          <w:br/>
        </w:r>
      </w:del>
      <w:del w:id="975" w:author="PR Preview" w:date="2026-01-01T00:00:00Z">
        <w:r>
          <w:rPr>
            <w:rStyle w:val="NormalTok"/>
          </w:rPr>
          <w:delText xml:space="preserve">)</w:delText>
        </w:r>
      </w:del>
      <w:del w:id="976" w:author="PR Preview" w:date="2026-01-01T00:00:00Z">
        <w:r>
          <w:br/>
        </w:r>
      </w:del>
      <w:del w:id="977" w:author="PR Preview" w:date="2026-01-01T00:00:00Z">
        <w:r>
          <w:rPr>
            <w:rStyle w:val="CommentTok"/>
          </w:rPr>
          <w:delText xml:space="preserve">#&gt; $solution</w:delText>
        </w:r>
      </w:del>
      <w:del w:id="978" w:author="PR Preview" w:date="2026-01-01T00:00:00Z">
        <w:r>
          <w:br/>
        </w:r>
      </w:del>
      <w:del w:id="979" w:author="PR Preview" w:date="2026-01-01T00:00:00Z">
        <w:r>
          <w:rPr>
            <w:rStyle w:val="CommentTok"/>
          </w:rPr>
          <w:delText xml:space="preserve">#&gt; $solution$beta</w:delText>
        </w:r>
      </w:del>
      <w:del w:id="980" w:author="PR Preview" w:date="2026-01-01T00:00:00Z">
        <w:r>
          <w:br/>
        </w:r>
      </w:del>
      <w:del w:id="981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982" w:author="PR Preview" w:date="2026-01-01T00:00:00Z">
        <w:r>
          <w:br/>
        </w:r>
      </w:del>
      <w:del w:id="983" w:author="PR Preview" w:date="2026-01-01T00:00:00Z">
        <w:r>
          <w:rPr>
            <w:rStyle w:val="CommentTok"/>
          </w:rPr>
          <w:delText xml:space="preserve">#&gt; </w:delText>
        </w:r>
      </w:del>
      <w:del w:id="984" w:author="PR Preview" w:date="2026-01-01T00:00:00Z">
        <w:r>
          <w:br/>
        </w:r>
      </w:del>
      <w:del w:id="985" w:author="PR Preview" w:date="2026-01-01T00:00:00Z">
        <w:r>
          <w:rPr>
            <w:rStyle w:val="CommentTok"/>
          </w:rPr>
          <w:delText xml:space="preserve">#&gt; $solution$gradient</w:delText>
        </w:r>
      </w:del>
      <w:del w:id="986" w:author="PR Preview" w:date="2026-01-01T00:00:00Z">
        <w:r>
          <w:br/>
        </w:r>
      </w:del>
      <w:del w:id="987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988" w:author="PR Preview" w:date="2026-01-01T00:00:00Z">
        <w:r>
          <w:br/>
        </w:r>
      </w:del>
      <w:del w:id="989" w:author="PR Preview" w:date="2026-01-01T00:00:00Z">
        <w:r>
          <w:rPr>
            <w:rStyle w:val="CommentTok"/>
          </w:rPr>
          <w:delText xml:space="preserve">#&gt; </w:delText>
        </w:r>
      </w:del>
      <w:del w:id="990" w:author="PR Preview" w:date="2026-01-01T00:00:00Z">
        <w:r>
          <w:br/>
        </w:r>
      </w:del>
      <w:del w:id="991" w:author="PR Preview" w:date="2026-01-01T00:00:00Z">
        <w:r>
          <w:rPr>
            <w:rStyle w:val="CommentTok"/>
          </w:rPr>
          <w:delText xml:space="preserve">#&gt; </w:delText>
        </w:r>
      </w:del>
      <w:del w:id="992" w:author="PR Preview" w:date="2026-01-01T00:00:00Z">
        <w:r>
          <w:br/>
        </w:r>
      </w:del>
      <w:del w:id="993" w:author="PR Preview" w:date="2026-01-01T00:00:00Z">
        <w:r>
          <w:rPr>
            <w:rStyle w:val="CommentTok"/>
          </w:rPr>
          <w:delText xml:space="preserve">#&gt; $zero_vector</w:delText>
        </w:r>
      </w:del>
      <w:del w:id="994" w:author="PR Preview" w:date="2026-01-01T00:00:00Z">
        <w:r>
          <w:br/>
        </w:r>
      </w:del>
      <w:del w:id="995" w:author="PR Preview" w:date="2026-01-01T00:00:00Z">
        <w:r>
          <w:rPr>
            <w:rStyle w:val="CommentTok"/>
          </w:rPr>
          <w:delText xml:space="preserve">#&gt; $zero_vector$beta</w:delText>
        </w:r>
      </w:del>
      <w:del w:id="996" w:author="PR Preview" w:date="2026-01-01T00:00:00Z">
        <w:r>
          <w:br/>
        </w:r>
      </w:del>
      <w:del w:id="997" w:author="PR Preview" w:date="2026-01-01T00:00:00Z">
        <w:r>
          <w:rPr>
            <w:rStyle w:val="CommentTok"/>
          </w:rPr>
          <w:delText xml:space="preserve">#&gt; [1] 0 0</w:delText>
        </w:r>
      </w:del>
      <w:del w:id="998" w:author="PR Preview" w:date="2026-01-01T00:00:00Z">
        <w:r>
          <w:br/>
        </w:r>
      </w:del>
      <w:del w:id="999" w:author="PR Preview" w:date="2026-01-01T00:00:00Z">
        <w:r>
          <w:rPr>
            <w:rStyle w:val="CommentTok"/>
          </w:rPr>
          <w:delText xml:space="preserve">#&gt; </w:delText>
        </w:r>
      </w:del>
      <w:del w:id="1000" w:author="PR Preview" w:date="2026-01-01T00:00:00Z">
        <w:r>
          <w:br/>
        </w:r>
      </w:del>
      <w:del w:id="1001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1002" w:author="PR Preview" w:date="2026-01-01T00:00:00Z">
        <w:r>
          <w:br/>
        </w:r>
      </w:del>
      <w:del w:id="1003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1004" w:author="PR Preview" w:date="2026-01-01T00:00:00Z">
        <w:r>
          <w:rPr>
            <w:rStyle w:val="NormalTok"/>
          </w:rPr>
          <w:t xml:space="preserve">auto </w:t>
        </w:r>
      </w:ins>
      <w:ins w:id="1005" w:author="PR Preview" w:date="2026-01-01T00:00:00Z">
        <w:r>
          <w:rPr>
            <w:rStyle w:val="OtherTok"/>
          </w:rPr>
          <w:t xml:space="preserve">&lt;-</w:t>
        </w:r>
      </w:ins>
      <w:ins w:id="1006" w:author="PR Preview" w:date="2026-01-01T00:00:00Z">
        <w:r>
          <w:rPr>
            <w:rStyle w:val="NormalTok"/>
          </w:rPr>
          <w:t xml:space="preserve"> </w:t>
        </w:r>
      </w:ins>
      <w:ins w:id="1007" w:author="PR Preview" w:date="2026-01-01T00:00:00Z">
        <w:r>
          <w:rPr>
            <w:rStyle w:val="FunctionTok"/>
          </w:rPr>
          <w:t xml:space="preserve">read.csv</w:t>
        </w:r>
      </w:ins>
      <w:ins w:id="1008" w:author="PR Preview" w:date="2026-01-01T00:00:00Z">
        <w:r>
          <w:rPr>
            <w:rStyle w:val="NormalTok"/>
          </w:rPr>
          <w:t xml:space="preserve">(</w:t>
        </w:r>
      </w:ins>
      <w:ins w:id="1009" w:author="PR Preview" w:date="2026-01-01T00:00:00Z">
        <w:r>
          <w:rPr>
            <w:rStyle w:val="StringTok"/>
          </w:rPr>
          <w:t xml:space="preserve">"data/auto.csv"</w:t>
        </w:r>
      </w:ins>
      <w:ins w:id="1010" w:author="PR Preview" w:date="2026-01-01T00:00:00Z">
        <w:r>
          <w:rPr>
            <w:rStyle w:val="NormalTok"/>
          </w:rPr>
          <w:t xml:space="preserve">)</w:t>
        </w:r>
      </w:ins>
      <w:ins w:id="1011" w:author="PR Preview" w:date="2026-01-01T00:00:00Z">
        <w:r>
          <w:br/>
        </w:r>
      </w:ins>
      <w:ins w:id="1012" w:author="PR Preview" w:date="2026-01-01T00:00:00Z">
        <w:r>
          <w:rPr>
            <w:rStyle w:val="NormalTok"/>
          </w:rPr>
          <w:t xml:space="preserve">y </w:t>
        </w:r>
      </w:ins>
      <w:ins w:id="1013" w:author="PR Preview" w:date="2026-01-01T00:00:00Z">
        <w:r>
          <w:rPr>
            <w:rStyle w:val="OtherTok"/>
          </w:rPr>
          <w:t xml:space="preserve">&lt;-</w:t>
        </w:r>
      </w:ins>
      <w:ins w:id="1014" w:author="PR Preview" w:date="2026-01-01T00:00:00Z">
        <w:r>
          <w:rPr>
            <w:rStyle w:val="NormalTok"/>
          </w:rPr>
          <w:t xml:space="preserve"> auto</w:t>
        </w:r>
      </w:ins>
      <w:ins w:id="1015" w:author="PR Preview" w:date="2026-01-01T00:00:00Z">
        <w:r>
          <w:rPr>
            <w:rStyle w:val="SpecialCharTok"/>
          </w:rPr>
          <w:t xml:space="preserve">$</w:t>
        </w:r>
      </w:ins>
      <w:ins w:id="1016" w:author="PR Preview" w:date="2026-01-01T00:00:00Z">
        <w:r>
          <w:rPr>
            <w:rStyle w:val="NormalTok"/>
          </w:rPr>
          <w:t xml:space="preserve">mpg</w:t>
        </w:r>
      </w:ins>
      <w:ins w:id="1017" w:author="PR Preview" w:date="2026-01-01T00:00:00Z">
        <w:r>
          <w:br/>
        </w:r>
      </w:ins>
      <w:ins w:id="1018" w:author="PR Preview" w:date="2026-01-01T00:00:00Z">
        <w:r>
          <w:rPr>
            <w:rStyle w:val="NormalTok"/>
          </w:rPr>
          <w:t xml:space="preserve">X </w:t>
        </w:r>
      </w:ins>
      <w:ins w:id="1019" w:author="PR Preview" w:date="2026-01-01T00:00:00Z">
        <w:r>
          <w:rPr>
            <w:rStyle w:val="OtherTok"/>
          </w:rPr>
          <w:t xml:space="preserve">&lt;-</w:t>
        </w:r>
      </w:ins>
      <w:ins w:id="1020" w:author="PR Preview" w:date="2026-01-01T00:00:00Z">
        <w:r>
          <w:rPr>
            <w:rStyle w:val="NormalTok"/>
          </w:rPr>
          <w:t xml:space="preserve"> </w:t>
        </w:r>
      </w:ins>
      <w:ins w:id="1021" w:author="PR Preview" w:date="2026-01-01T00:00:00Z">
        <w:r>
          <w:rPr>
            <w:rStyle w:val="FunctionTok"/>
          </w:rPr>
          <w:t xml:space="preserve">cbind</w:t>
        </w:r>
      </w:ins>
      <w:ins w:id="1022" w:author="PR Preview" w:date="2026-01-01T00:00:00Z">
        <w:r>
          <w:rPr>
            <w:rStyle w:val="NormalTok"/>
          </w:rPr>
          <w:t xml:space="preserve">(</w:t>
        </w:r>
      </w:ins>
      <w:ins w:id="1023" w:author="PR Preview" w:date="2026-01-01T00:00:00Z">
        <w:r>
          <w:rPr>
            <w:rStyle w:val="DecValTok"/>
          </w:rPr>
          <w:t xml:space="preserve">1</w:t>
        </w:r>
      </w:ins>
      <w:ins w:id="1024" w:author="PR Preview" w:date="2026-01-01T00:00:00Z">
        <w:r>
          <w:rPr>
            <w:rStyle w:val="NormalTok"/>
          </w:rPr>
          <w:t xml:space="preserve">, auto</w:t>
        </w:r>
      </w:ins>
      <w:ins w:id="1025" w:author="PR Preview" w:date="2026-01-01T00:00:00Z">
        <w:r>
          <w:rPr>
            <w:rStyle w:val="SpecialCharTok"/>
          </w:rPr>
          <w:t xml:space="preserve">$</w:t>
        </w:r>
      </w:ins>
      <w:ins w:id="1026" w:author="PR Preview" w:date="2026-01-01T00:00:00Z">
        <w:r>
          <w:rPr>
            <w:rStyle w:val="NormalTok"/>
          </w:rPr>
          <w:t xml:space="preserve">horsepower)</w:t>
        </w:r>
      </w:ins>
      <w:ins w:id="1027" w:author="PR Preview" w:date="2026-01-01T00:00:00Z">
        <w:r>
          <w:br/>
        </w:r>
      </w:ins>
      <w:ins w:id="1028" w:author="PR Preview" w:date="2026-01-01T00:00:00Z">
        <w:r>
          <w:br/>
        </w:r>
      </w:ins>
      <w:ins w:id="1029" w:author="PR Preview" w:date="2026-01-01T00:00:00Z">
        <w:r>
          <w:rPr>
            <w:rStyle w:val="NormalTok"/>
          </w:rPr>
          <w:t xml:space="preserve">grad </w:t>
        </w:r>
      </w:ins>
      <w:ins w:id="1030" w:author="PR Preview" w:date="2026-01-01T00:00:00Z">
        <w:r>
          <w:rPr>
            <w:rStyle w:val="OtherTok"/>
          </w:rPr>
          <w:t xml:space="preserve">&lt;-</w:t>
        </w:r>
      </w:ins>
      <w:ins w:id="1031" w:author="PR Preview" w:date="2026-01-01T00:00:00Z">
        <w:r>
          <w:rPr>
            <w:rStyle w:val="NormalTok"/>
          </w:rPr>
          <w:t xml:space="preserve"> </w:t>
        </w:r>
      </w:ins>
      <w:ins w:id="1032" w:author="PR Preview" w:date="2026-01-01T00:00:00Z">
        <w:r>
          <w:rPr>
            <w:rStyle w:val="ControlFlowTok"/>
          </w:rPr>
          <w:t xml:space="preserve">function</w:t>
        </w:r>
      </w:ins>
      <w:ins w:id="1033" w:author="PR Preview" w:date="2026-01-01T00:00:00Z">
        <w:r>
          <w:rPr>
            <w:rStyle w:val="NormalTok"/>
          </w:rPr>
          <w:t xml:space="preserve">(beta) </w:t>
        </w:r>
      </w:ins>
      <w:ins w:id="1034" w:author="PR Preview" w:date="2026-01-01T00:00:00Z">
        <w:r>
          <w:rPr>
            <w:rStyle w:val="SpecialCharTok"/>
          </w:rPr>
          <w:t xml:space="preserve">-</w:t>
        </w:r>
      </w:ins>
      <w:ins w:id="1035" w:author="PR Preview" w:date="2026-01-01T00:00:00Z">
        <w:r>
          <w:rPr>
            <w:rStyle w:val="DecValTok"/>
          </w:rPr>
          <w:t xml:space="preserve">2</w:t>
        </w:r>
      </w:ins>
      <w:ins w:id="1036" w:author="PR Preview" w:date="2026-01-01T00:00:00Z">
        <w:r>
          <w:rPr>
            <w:rStyle w:val="NormalTok"/>
          </w:rPr>
          <w:t xml:space="preserve"> </w:t>
        </w:r>
      </w:ins>
      <w:ins w:id="1037" w:author="PR Preview" w:date="2026-01-01T00:00:00Z">
        <w:r>
          <w:rPr>
            <w:rStyle w:val="SpecialCharTok"/>
          </w:rPr>
          <w:t xml:space="preserve">*</w:t>
        </w:r>
      </w:ins>
      <w:ins w:id="1038" w:author="PR Preview" w:date="2026-01-01T00:00:00Z">
        <w:r>
          <w:rPr>
            <w:rStyle w:val="NormalTok"/>
          </w:rPr>
          <w:t xml:space="preserve"> </w:t>
        </w:r>
      </w:ins>
      <w:ins w:id="1039" w:author="PR Preview" w:date="2026-01-01T00:00:00Z">
        <w:r>
          <w:rPr>
            <w:rStyle w:val="FunctionTok"/>
          </w:rPr>
          <w:t xml:space="preserve">t</w:t>
        </w:r>
      </w:ins>
      <w:ins w:id="1040" w:author="PR Preview" w:date="2026-01-01T00:00:00Z">
        <w:r>
          <w:rPr>
            <w:rStyle w:val="NormalTok"/>
          </w:rPr>
          <w:t xml:space="preserve">(X) </w:t>
        </w:r>
      </w:ins>
      <w:ins w:id="1041" w:author="PR Preview" w:date="2026-01-01T00:00:00Z">
        <w:r>
          <w:rPr>
            <w:rStyle w:val="SpecialCharTok"/>
          </w:rPr>
          <w:t xml:space="preserve">%*%</w:t>
        </w:r>
      </w:ins>
      <w:ins w:id="1042" w:author="PR Preview" w:date="2026-01-01T00:00:00Z">
        <w:r>
          <w:rPr>
            <w:rStyle w:val="NormalTok"/>
          </w:rPr>
          <w:t xml:space="preserve"> (y </w:t>
        </w:r>
      </w:ins>
      <w:ins w:id="1043" w:author="PR Preview" w:date="2026-01-01T00:00:00Z">
        <w:r>
          <w:rPr>
            <w:rStyle w:val="SpecialCharTok"/>
          </w:rPr>
          <w:t xml:space="preserve">-</w:t>
        </w:r>
      </w:ins>
      <w:ins w:id="1044" w:author="PR Preview" w:date="2026-01-01T00:00:00Z">
        <w:r>
          <w:rPr>
            <w:rStyle w:val="NormalTok"/>
          </w:rPr>
          <w:t xml:space="preserve"> X </w:t>
        </w:r>
      </w:ins>
      <w:ins w:id="1045" w:author="PR Preview" w:date="2026-01-01T00:00:00Z">
        <w:r>
          <w:rPr>
            <w:rStyle w:val="SpecialCharTok"/>
          </w:rPr>
          <w:t xml:space="preserve">%*%</w:t>
        </w:r>
      </w:ins>
      <w:ins w:id="1046" w:author="PR Preview" w:date="2026-01-01T00:00:00Z">
        <w:r>
          <w:rPr>
            <w:rStyle w:val="NormalTok"/>
          </w:rPr>
          <w:t xml:space="preserve"> beta)</w:t>
        </w:r>
      </w:ins>
      <w:ins w:id="1047" w:author="PR Preview" w:date="2026-01-01T00:00:00Z">
        <w:r>
          <w:br/>
        </w:r>
      </w:ins>
      <w:ins w:id="1048" w:author="PR Preview" w:date="2026-01-01T00:00:00Z">
        <w:r>
          <w:br/>
        </w:r>
      </w:ins>
      <w:ins w:id="1049" w:author="PR Preview" w:date="2026-01-01T00:00:00Z">
        <w:r>
          <w:rPr>
            <w:rStyle w:val="NormalTok"/>
          </w:rPr>
          <w:t xml:space="preserve">beta_hat </w:t>
        </w:r>
      </w:ins>
      <w:ins w:id="1050" w:author="PR Preview" w:date="2026-01-01T00:00:00Z">
        <w:r>
          <w:rPr>
            <w:rStyle w:val="OtherTok"/>
          </w:rPr>
          <w:t xml:space="preserve">&lt;-</w:t>
        </w:r>
      </w:ins>
      <w:ins w:id="1051" w:author="PR Preview" w:date="2026-01-01T00:00:00Z">
        <w:r>
          <w:rPr>
            <w:rStyle w:val="NormalTok"/>
          </w:rPr>
          <w:t xml:space="preserve"> </w:t>
        </w:r>
      </w:ins>
      <w:ins w:id="1052" w:author="PR Preview" w:date="2026-01-01T00:00:00Z">
        <w:r>
          <w:rPr>
            <w:rStyle w:val="FunctionTok"/>
          </w:rPr>
          <w:t xml:space="preserve">solve</w:t>
        </w:r>
      </w:ins>
      <w:ins w:id="1053" w:author="PR Preview" w:date="2026-01-01T00:00:00Z">
        <w:r>
          <w:rPr>
            <w:rStyle w:val="NormalTok"/>
          </w:rPr>
          <w:t xml:space="preserve">(</w:t>
        </w:r>
      </w:ins>
      <w:ins w:id="1054" w:author="PR Preview" w:date="2026-01-01T00:00:00Z">
        <w:r>
          <w:rPr>
            <w:rStyle w:val="FunctionTok"/>
          </w:rPr>
          <w:t xml:space="preserve">t</w:t>
        </w:r>
      </w:ins>
      <w:ins w:id="1055" w:author="PR Preview" w:date="2026-01-01T00:00:00Z">
        <w:r>
          <w:rPr>
            <w:rStyle w:val="NormalTok"/>
          </w:rPr>
          <w:t xml:space="preserve">(X) </w:t>
        </w:r>
      </w:ins>
      <w:ins w:id="1056" w:author="PR Preview" w:date="2026-01-01T00:00:00Z">
        <w:r>
          <w:rPr>
            <w:rStyle w:val="SpecialCharTok"/>
          </w:rPr>
          <w:t xml:space="preserve">%*%</w:t>
        </w:r>
      </w:ins>
      <w:ins w:id="1057" w:author="PR Preview" w:date="2026-01-01T00:00:00Z">
        <w:r>
          <w:rPr>
            <w:rStyle w:val="NormalTok"/>
          </w:rPr>
          <w:t xml:space="preserve"> X, </w:t>
        </w:r>
      </w:ins>
      <w:ins w:id="1058" w:author="PR Preview" w:date="2026-01-01T00:00:00Z">
        <w:r>
          <w:rPr>
            <w:rStyle w:val="FunctionTok"/>
          </w:rPr>
          <w:t xml:space="preserve">t</w:t>
        </w:r>
      </w:ins>
      <w:ins w:id="1059" w:author="PR Preview" w:date="2026-01-01T00:00:00Z">
        <w:r>
          <w:rPr>
            <w:rStyle w:val="NormalTok"/>
          </w:rPr>
          <w:t xml:space="preserve">(X) </w:t>
        </w:r>
      </w:ins>
      <w:ins w:id="1060" w:author="PR Preview" w:date="2026-01-01T00:00:00Z">
        <w:r>
          <w:rPr>
            <w:rStyle w:val="SpecialCharTok"/>
          </w:rPr>
          <w:t xml:space="preserve">%*%</w:t>
        </w:r>
      </w:ins>
      <w:ins w:id="1061" w:author="PR Preview" w:date="2026-01-01T00:00:00Z">
        <w:r>
          <w:rPr>
            <w:rStyle w:val="NormalTok"/>
          </w:rPr>
          <w:t xml:space="preserve"> y)</w:t>
        </w:r>
      </w:ins>
      <w:ins w:id="1062" w:author="PR Preview" w:date="2026-01-01T00:00:00Z">
        <w:r>
          <w:br/>
        </w:r>
      </w:ins>
      <w:ins w:id="1063" w:author="PR Preview" w:date="2026-01-01T00:00:00Z">
        <w:r>
          <w:rPr>
            <w:rStyle w:val="NormalTok"/>
          </w:rPr>
          <w:t xml:space="preserve">grad_hat </w:t>
        </w:r>
      </w:ins>
      <w:ins w:id="1064" w:author="PR Preview" w:date="2026-01-01T00:00:00Z">
        <w:r>
          <w:rPr>
            <w:rStyle w:val="OtherTok"/>
          </w:rPr>
          <w:t xml:space="preserve">&lt;-</w:t>
        </w:r>
      </w:ins>
      <w:ins w:id="1065" w:author="PR Preview" w:date="2026-01-01T00:00:00Z">
        <w:r>
          <w:rPr>
            <w:rStyle w:val="NormalTok"/>
          </w:rPr>
          <w:t xml:space="preserve"> </w:t>
        </w:r>
      </w:ins>
      <w:ins w:id="1066" w:author="PR Preview" w:date="2026-01-01T00:00:00Z">
        <w:r>
          <w:rPr>
            <w:rStyle w:val="FunctionTok"/>
          </w:rPr>
          <w:t xml:space="preserve">grad</w:t>
        </w:r>
      </w:ins>
      <w:ins w:id="1067" w:author="PR Preview" w:date="2026-01-01T00:00:00Z">
        <w:r>
          <w:rPr>
            <w:rStyle w:val="NormalTok"/>
          </w:rPr>
          <w:t xml:space="preserve">(beta_hat)</w:t>
        </w:r>
      </w:ins>
      <w:ins w:id="1068" w:author="PR Preview" w:date="2026-01-01T00:00:00Z">
        <w:r>
          <w:br/>
        </w:r>
      </w:ins>
      <w:ins w:id="1069" w:author="PR Preview" w:date="2026-01-01T00:00:00Z">
        <w:r>
          <w:rPr>
            <w:rStyle w:val="NormalTok"/>
          </w:rPr>
          <w:t xml:space="preserve">grad_zero </w:t>
        </w:r>
      </w:ins>
      <w:ins w:id="1070" w:author="PR Preview" w:date="2026-01-01T00:00:00Z">
        <w:r>
          <w:rPr>
            <w:rStyle w:val="OtherTok"/>
          </w:rPr>
          <w:t xml:space="preserve">&lt;-</w:t>
        </w:r>
      </w:ins>
      <w:ins w:id="1071" w:author="PR Preview" w:date="2026-01-01T00:00:00Z">
        <w:r>
          <w:rPr>
            <w:rStyle w:val="NormalTok"/>
          </w:rPr>
          <w:t xml:space="preserve"> </w:t>
        </w:r>
      </w:ins>
      <w:ins w:id="1072" w:author="PR Preview" w:date="2026-01-01T00:00:00Z">
        <w:r>
          <w:rPr>
            <w:rStyle w:val="FunctionTok"/>
          </w:rPr>
          <w:t xml:space="preserve">grad</w:t>
        </w:r>
      </w:ins>
      <w:ins w:id="1073" w:author="PR Preview" w:date="2026-01-01T00:00:00Z">
        <w:r>
          <w:rPr>
            <w:rStyle w:val="NormalTok"/>
          </w:rPr>
          <w:t xml:space="preserve">(</w:t>
        </w:r>
      </w:ins>
      <w:ins w:id="1074" w:author="PR Preview" w:date="2026-01-01T00:00:00Z">
        <w:r>
          <w:rPr>
            <w:rStyle w:val="FunctionTok"/>
          </w:rPr>
          <w:t xml:space="preserve">c</w:t>
        </w:r>
      </w:ins>
      <w:ins w:id="1075" w:author="PR Preview" w:date="2026-01-01T00:00:00Z">
        <w:r>
          <w:rPr>
            <w:rStyle w:val="NormalTok"/>
          </w:rPr>
          <w:t xml:space="preserve">(</w:t>
        </w:r>
      </w:ins>
      <w:ins w:id="1076" w:author="PR Preview" w:date="2026-01-01T00:00:00Z">
        <w:r>
          <w:rPr>
            <w:rStyle w:val="DecValTok"/>
          </w:rPr>
          <w:t xml:space="preserve">0</w:t>
        </w:r>
      </w:ins>
      <w:ins w:id="1077" w:author="PR Preview" w:date="2026-01-01T00:00:00Z">
        <w:r>
          <w:rPr>
            <w:rStyle w:val="NormalTok"/>
          </w:rPr>
          <w:t xml:space="preserve">, </w:t>
        </w:r>
      </w:ins>
      <w:ins w:id="1078" w:author="PR Preview" w:date="2026-01-01T00:00:00Z">
        <w:r>
          <w:rPr>
            <w:rStyle w:val="DecValTok"/>
          </w:rPr>
          <w:t xml:space="preserve">0</w:t>
        </w:r>
      </w:ins>
      <w:ins w:id="1079" w:author="PR Preview" w:date="2026-01-01T00:00:00Z">
        <w:r>
          <w:rPr>
            <w:rStyle w:val="NormalTok"/>
          </w:rPr>
          <w:t xml:space="preserve">))</w:t>
        </w:r>
      </w:ins>
      <w:ins w:id="1080" w:author="PR Preview" w:date="2026-01-01T00:00:00Z">
        <w:r>
          <w:br/>
        </w:r>
      </w:ins>
      <w:ins w:id="1081" w:author="PR Preview" w:date="2026-01-01T00:00:00Z">
        <w:r>
          <w:br/>
        </w:r>
      </w:ins>
      <w:ins w:id="1082" w:author="PR Preview" w:date="2026-01-01T00:00:00Z">
        <w:r>
          <w:rPr>
            <w:rStyle w:val="FunctionTok"/>
          </w:rPr>
          <w:t xml:space="preserve">list</w:t>
        </w:r>
      </w:ins>
      <w:ins w:id="1083" w:author="PR Preview" w:date="2026-01-01T00:00:00Z">
        <w:r>
          <w:rPr>
            <w:rStyle w:val="NormalTok"/>
          </w:rPr>
          <w:t xml:space="preserve">(</w:t>
        </w:r>
      </w:ins>
      <w:ins w:id="1084" w:author="PR Preview" w:date="2026-01-01T00:00:00Z">
        <w:r>
          <w:br/>
        </w:r>
      </w:ins>
      <w:ins w:id="1085" w:author="PR Preview" w:date="2026-01-01T00:00:00Z">
        <w:r>
          <w:rPr>
            <w:rStyle w:val="NormalTok"/>
          </w:rPr>
          <w:t xml:space="preserve">  </w:t>
        </w:r>
      </w:ins>
      <w:ins w:id="1086" w:author="PR Preview" w:date="2026-01-01T00:00:00Z">
        <w:r>
          <w:rPr>
            <w:rStyle w:val="AttributeTok"/>
          </w:rPr>
          <w:t xml:space="preserve">solution =</w:t>
        </w:r>
      </w:ins>
      <w:ins w:id="1087" w:author="PR Preview" w:date="2026-01-01T00:00:00Z">
        <w:r>
          <w:rPr>
            <w:rStyle w:val="NormalTok"/>
          </w:rPr>
          <w:t xml:space="preserve"> </w:t>
        </w:r>
      </w:ins>
      <w:ins w:id="1088" w:author="PR Preview" w:date="2026-01-01T00:00:00Z">
        <w:r>
          <w:rPr>
            <w:rStyle w:val="FunctionTok"/>
          </w:rPr>
          <w:t xml:space="preserve">list</w:t>
        </w:r>
      </w:ins>
      <w:ins w:id="1089" w:author="PR Preview" w:date="2026-01-01T00:00:00Z">
        <w:r>
          <w:rPr>
            <w:rStyle w:val="NormalTok"/>
          </w:rPr>
          <w:t xml:space="preserve">(</w:t>
        </w:r>
      </w:ins>
      <w:ins w:id="1090" w:author="PR Preview" w:date="2026-01-01T00:00:00Z">
        <w:r>
          <w:rPr>
            <w:rStyle w:val="AttributeTok"/>
          </w:rPr>
          <w:t xml:space="preserve">beta =</w:t>
        </w:r>
      </w:ins>
      <w:ins w:id="1091" w:author="PR Preview" w:date="2026-01-01T00:00:00Z">
        <w:r>
          <w:rPr>
            <w:rStyle w:val="NormalTok"/>
          </w:rPr>
          <w:t xml:space="preserve"> </w:t>
        </w:r>
      </w:ins>
      <w:ins w:id="1092" w:author="PR Preview" w:date="2026-01-01T00:00:00Z">
        <w:r>
          <w:rPr>
            <w:rStyle w:val="FunctionTok"/>
          </w:rPr>
          <w:t xml:space="preserve">c</w:t>
        </w:r>
      </w:ins>
      <w:ins w:id="1093" w:author="PR Preview" w:date="2026-01-01T00:00:00Z">
        <w:r>
          <w:rPr>
            <w:rStyle w:val="NormalTok"/>
          </w:rPr>
          <w:t xml:space="preserve">(beta_hat), </w:t>
        </w:r>
      </w:ins>
      <w:ins w:id="1094" w:author="PR Preview" w:date="2026-01-01T00:00:00Z">
        <w:r>
          <w:rPr>
            <w:rStyle w:val="AttributeTok"/>
          </w:rPr>
          <w:t xml:space="preserve">gradient =</w:t>
        </w:r>
      </w:ins>
      <w:ins w:id="1095" w:author="PR Preview" w:date="2026-01-01T00:00:00Z">
        <w:r>
          <w:rPr>
            <w:rStyle w:val="NormalTok"/>
          </w:rPr>
          <w:t xml:space="preserve"> </w:t>
        </w:r>
      </w:ins>
      <w:ins w:id="1096" w:author="PR Preview" w:date="2026-01-01T00:00:00Z">
        <w:r>
          <w:rPr>
            <w:rStyle w:val="FunctionTok"/>
          </w:rPr>
          <w:t xml:space="preserve">c</w:t>
        </w:r>
      </w:ins>
      <w:ins w:id="1097" w:author="PR Preview" w:date="2026-01-01T00:00:00Z">
        <w:r>
          <w:rPr>
            <w:rStyle w:val="NormalTok"/>
          </w:rPr>
          <w:t xml:space="preserve">(grad_hat)),</w:t>
        </w:r>
      </w:ins>
      <w:ins w:id="1098" w:author="PR Preview" w:date="2026-01-01T00:00:00Z">
        <w:r>
          <w:br/>
        </w:r>
      </w:ins>
      <w:ins w:id="1099" w:author="PR Preview" w:date="2026-01-01T00:00:00Z">
        <w:r>
          <w:rPr>
            <w:rStyle w:val="NormalTok"/>
          </w:rPr>
          <w:t xml:space="preserve">  </w:t>
        </w:r>
      </w:ins>
      <w:ins w:id="1100" w:author="PR Preview" w:date="2026-01-01T00:00:00Z">
        <w:r>
          <w:rPr>
            <w:rStyle w:val="AttributeTok"/>
          </w:rPr>
          <w:t xml:space="preserve">zero_vector =</w:t>
        </w:r>
      </w:ins>
      <w:ins w:id="1101" w:author="PR Preview" w:date="2026-01-01T00:00:00Z">
        <w:r>
          <w:rPr>
            <w:rStyle w:val="NormalTok"/>
          </w:rPr>
          <w:t xml:space="preserve"> </w:t>
        </w:r>
      </w:ins>
      <w:ins w:id="1102" w:author="PR Preview" w:date="2026-01-01T00:00:00Z">
        <w:r>
          <w:rPr>
            <w:rStyle w:val="FunctionTok"/>
          </w:rPr>
          <w:t xml:space="preserve">list</w:t>
        </w:r>
      </w:ins>
      <w:ins w:id="1103" w:author="PR Preview" w:date="2026-01-01T00:00:00Z">
        <w:r>
          <w:rPr>
            <w:rStyle w:val="NormalTok"/>
          </w:rPr>
          <w:t xml:space="preserve">(</w:t>
        </w:r>
      </w:ins>
      <w:ins w:id="1104" w:author="PR Preview" w:date="2026-01-01T00:00:00Z">
        <w:r>
          <w:rPr>
            <w:rStyle w:val="AttributeTok"/>
          </w:rPr>
          <w:t xml:space="preserve">beta =</w:t>
        </w:r>
      </w:ins>
      <w:ins w:id="1105" w:author="PR Preview" w:date="2026-01-01T00:00:00Z">
        <w:r>
          <w:rPr>
            <w:rStyle w:val="NormalTok"/>
          </w:rPr>
          <w:t xml:space="preserve"> </w:t>
        </w:r>
      </w:ins>
      <w:ins w:id="1106" w:author="PR Preview" w:date="2026-01-01T00:00:00Z">
        <w:r>
          <w:rPr>
            <w:rStyle w:val="FunctionTok"/>
          </w:rPr>
          <w:t xml:space="preserve">c</w:t>
        </w:r>
      </w:ins>
      <w:ins w:id="1107" w:author="PR Preview" w:date="2026-01-01T00:00:00Z">
        <w:r>
          <w:rPr>
            <w:rStyle w:val="NormalTok"/>
          </w:rPr>
          <w:t xml:space="preserve">(</w:t>
        </w:r>
      </w:ins>
      <w:ins w:id="1108" w:author="PR Preview" w:date="2026-01-01T00:00:00Z">
        <w:r>
          <w:rPr>
            <w:rStyle w:val="DecValTok"/>
          </w:rPr>
          <w:t xml:space="preserve">0</w:t>
        </w:r>
      </w:ins>
      <w:ins w:id="1109" w:author="PR Preview" w:date="2026-01-01T00:00:00Z">
        <w:r>
          <w:rPr>
            <w:rStyle w:val="NormalTok"/>
          </w:rPr>
          <w:t xml:space="preserve">, </w:t>
        </w:r>
      </w:ins>
      <w:ins w:id="1110" w:author="PR Preview" w:date="2026-01-01T00:00:00Z">
        <w:r>
          <w:rPr>
            <w:rStyle w:val="DecValTok"/>
          </w:rPr>
          <w:t xml:space="preserve">0</w:t>
        </w:r>
      </w:ins>
      <w:ins w:id="1111" w:author="PR Preview" w:date="2026-01-01T00:00:00Z">
        <w:r>
          <w:rPr>
            <w:rStyle w:val="NormalTok"/>
          </w:rPr>
          <w:t xml:space="preserve">), </w:t>
        </w:r>
      </w:ins>
      <w:ins w:id="1112" w:author="PR Preview" w:date="2026-01-01T00:00:00Z">
        <w:r>
          <w:rPr>
            <w:rStyle w:val="AttributeTok"/>
          </w:rPr>
          <w:t xml:space="preserve">gradient =</w:t>
        </w:r>
      </w:ins>
      <w:ins w:id="1113" w:author="PR Preview" w:date="2026-01-01T00:00:00Z">
        <w:r>
          <w:rPr>
            <w:rStyle w:val="NormalTok"/>
          </w:rPr>
          <w:t xml:space="preserve"> </w:t>
        </w:r>
      </w:ins>
      <w:ins w:id="1114" w:author="PR Preview" w:date="2026-01-01T00:00:00Z">
        <w:r>
          <w:rPr>
            <w:rStyle w:val="FunctionTok"/>
          </w:rPr>
          <w:t xml:space="preserve">c</w:t>
        </w:r>
      </w:ins>
      <w:ins w:id="1115" w:author="PR Preview" w:date="2026-01-01T00:00:00Z">
        <w:r>
          <w:rPr>
            <w:rStyle w:val="NormalTok"/>
          </w:rPr>
          <w:t xml:space="preserve">(grad_zero))</w:t>
        </w:r>
      </w:ins>
      <w:ins w:id="1116" w:author="PR Preview" w:date="2026-01-01T00:00:00Z">
        <w:r>
          <w:br/>
        </w:r>
      </w:ins>
      <w:ins w:id="1117" w:author="PR Preview" w:date="2026-01-01T00:00:00Z">
        <w:r>
          <w:rPr>
            <w:rStyle w:val="NormalTok"/>
          </w:rPr>
          <w:t xml:space="preserve">)</w:t>
        </w:r>
      </w:ins>
      <w:ins w:id="1118" w:author="PR Preview" w:date="2026-01-01T00:00:00Z">
        <w:r>
          <w:br/>
        </w:r>
      </w:ins>
      <w:ins w:id="1119" w:author="PR Preview" w:date="2026-01-01T00:00:00Z">
        <w:r>
          <w:rPr>
            <w:rStyle w:val="CommentTok"/>
          </w:rPr>
          <w:t xml:space="preserve">#&gt; $solution</w:t>
        </w:r>
      </w:ins>
      <w:ins w:id="1120" w:author="PR Preview" w:date="2026-01-01T00:00:00Z">
        <w:r>
          <w:br/>
        </w:r>
      </w:ins>
      <w:ins w:id="1121" w:author="PR Preview" w:date="2026-01-01T00:00:00Z">
        <w:r>
          <w:rPr>
            <w:rStyle w:val="CommentTok"/>
          </w:rPr>
          <w:t xml:space="preserve">#&gt; $solution$beta</w:t>
        </w:r>
      </w:ins>
      <w:ins w:id="1122" w:author="PR Preview" w:date="2026-01-01T00:00:00Z">
        <w:r>
          <w:br/>
        </w:r>
      </w:ins>
      <w:ins w:id="1123" w:author="PR Preview" w:date="2026-01-01T00:00:00Z">
        <w:r>
          <w:rPr>
            <w:rStyle w:val="CommentTok"/>
          </w:rPr>
          <w:t xml:space="preserve">#&gt; [1] 39.9358610 -0.1578447</w:t>
        </w:r>
      </w:ins>
      <w:ins w:id="1124" w:author="PR Preview" w:date="2026-01-01T00:00:00Z">
        <w:r>
          <w:br/>
        </w:r>
      </w:ins>
      <w:ins w:id="1125" w:author="PR Preview" w:date="2026-01-01T00:00:00Z">
        <w:r>
          <w:rPr>
            <w:rStyle w:val="CommentTok"/>
          </w:rPr>
          <w:t xml:space="preserve">#&gt; </w:t>
        </w:r>
      </w:ins>
      <w:ins w:id="1126" w:author="PR Preview" w:date="2026-01-01T00:00:00Z">
        <w:r>
          <w:br/>
        </w:r>
      </w:ins>
      <w:ins w:id="1127" w:author="PR Preview" w:date="2026-01-01T00:00:00Z">
        <w:r>
          <w:rPr>
            <w:rStyle w:val="CommentTok"/>
          </w:rPr>
          <w:t xml:space="preserve">#&gt; $solution$gradient</w:t>
        </w:r>
      </w:ins>
      <w:ins w:id="1128" w:author="PR Preview" w:date="2026-01-01T00:00:00Z">
        <w:r>
          <w:br/>
        </w:r>
      </w:ins>
      <w:ins w:id="1129" w:author="PR Preview" w:date="2026-01-01T00:00:00Z">
        <w:r>
          <w:rPr>
            <w:rStyle w:val="CommentTok"/>
          </w:rPr>
          <w:t xml:space="preserve">#&gt; [1] 1.071498e-11 1.673470e-10</w:t>
        </w:r>
      </w:ins>
      <w:ins w:id="1130" w:author="PR Preview" w:date="2026-01-01T00:00:00Z">
        <w:r>
          <w:br/>
        </w:r>
      </w:ins>
      <w:ins w:id="1131" w:author="PR Preview" w:date="2026-01-01T00:00:00Z">
        <w:r>
          <w:rPr>
            <w:rStyle w:val="CommentTok"/>
          </w:rPr>
          <w:t xml:space="preserve">#&gt; </w:t>
        </w:r>
      </w:ins>
      <w:ins w:id="1132" w:author="PR Preview" w:date="2026-01-01T00:00:00Z">
        <w:r>
          <w:br/>
        </w:r>
      </w:ins>
      <w:ins w:id="1133" w:author="PR Preview" w:date="2026-01-01T00:00:00Z">
        <w:r>
          <w:rPr>
            <w:rStyle w:val="CommentTok"/>
          </w:rPr>
          <w:t xml:space="preserve">#&gt; </w:t>
        </w:r>
      </w:ins>
      <w:ins w:id="1134" w:author="PR Preview" w:date="2026-01-01T00:00:00Z">
        <w:r>
          <w:br/>
        </w:r>
      </w:ins>
      <w:ins w:id="1135" w:author="PR Preview" w:date="2026-01-01T00:00:00Z">
        <w:r>
          <w:rPr>
            <w:rStyle w:val="CommentTok"/>
          </w:rPr>
          <w:t xml:space="preserve">#&gt; $zero_vector</w:t>
        </w:r>
      </w:ins>
      <w:ins w:id="1136" w:author="PR Preview" w:date="2026-01-01T00:00:00Z">
        <w:r>
          <w:br/>
        </w:r>
      </w:ins>
      <w:ins w:id="1137" w:author="PR Preview" w:date="2026-01-01T00:00:00Z">
        <w:r>
          <w:rPr>
            <w:rStyle w:val="CommentTok"/>
          </w:rPr>
          <w:t xml:space="preserve">#&gt; $zero_vector$beta</w:t>
        </w:r>
      </w:ins>
      <w:ins w:id="1138" w:author="PR Preview" w:date="2026-01-01T00:00:00Z">
        <w:r>
          <w:br/>
        </w:r>
      </w:ins>
      <w:ins w:id="1139" w:author="PR Preview" w:date="2026-01-01T00:00:00Z">
        <w:r>
          <w:rPr>
            <w:rStyle w:val="CommentTok"/>
          </w:rPr>
          <w:t xml:space="preserve">#&gt; [1] 0 0</w:t>
        </w:r>
      </w:ins>
      <w:ins w:id="1140" w:author="PR Preview" w:date="2026-01-01T00:00:00Z">
        <w:r>
          <w:br/>
        </w:r>
      </w:ins>
      <w:ins w:id="1141" w:author="PR Preview" w:date="2026-01-01T00:00:00Z">
        <w:r>
          <w:rPr>
            <w:rStyle w:val="CommentTok"/>
          </w:rPr>
          <w:t xml:space="preserve">#&gt; </w:t>
        </w:r>
      </w:ins>
      <w:ins w:id="1142" w:author="PR Preview" w:date="2026-01-01T00:00:00Z">
        <w:r>
          <w:br/>
        </w:r>
      </w:ins>
      <w:ins w:id="1143" w:author="PR Preview" w:date="2026-01-01T00:00:00Z">
        <w:r>
          <w:rPr>
            <w:rStyle w:val="CommentTok"/>
          </w:rPr>
          <w:t xml:space="preserve">#&gt; $zero_vector$gradient</w:t>
        </w:r>
      </w:ins>
      <w:ins w:id="1144" w:author="PR Preview" w:date="2026-01-01T00:00:00Z">
        <w:r>
          <w:br/>
        </w:r>
      </w:ins>
      <w:ins w:id="1145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1146" w:author="PR Preview" w:date="2026-01-01T00:00:00Z">
        <w:r>
          <w:delText xml:space="preserve">The solution is an intercept of 39.9</w:delText>
        </w:r>
      </w:del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miles per gallon and a slope of -0.158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miles per gallon per unit of horsepower.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The largest entry of the gradient there is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6.7e-11,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zero up to rounding error,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against 1,737,438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at the zero vector.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So the solution is a stationary point (</w:delText>
        </w:r>
      </w:del>
      <w:hyperlink w:anchor="def-stationary-point">
        <w:del w:id="1163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64" w:author="PR Preview" w:date="2026-01-01T00:00:00Z">
        <w:r>
          <w:delText xml:space="preserve">),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and the zero vector is not.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1169" w:author="PR Preview" w:date="2026-01-01T00:00:00Z">
        <w:r>
          <w:t xml:space="preserve">The solution is an intercept of 39.9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miles per gallon and a slope of -0.158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miles per gallon per unit of horsepower.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The largest entry of the gradient there is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1.7e-10,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zero up to rounding error,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against 1,737,438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at the zero vector.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So the solution is a stationary point (</w:t>
        </w:r>
      </w:ins>
      <w:hyperlink w:anchor="def-stationary-point">
        <w:ins w:id="118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187" w:author="PR Preview" w:date="2026-01-01T00:00:00Z">
        <w:r>
          <w:t xml:space="preserve">),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and the zero vector is not.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del w:id="1192" w:author="PR Preview" w:date="2026-01-01T00:00:00Z">
        <w:r>
          <w:rPr>
            <w:b/>
            <w:bCs/>
          </w:rPr>
          <w:delText xml:space="preserve">Theorem 4 (Second-order Taylor theorem in several variables)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Let</w:delText>
        </w:r>
      </w:del>
      <w:del w:id="11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have first and second partial derivatives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that are continuous on</w:delText>
        </w:r>
      </w:del>
      <w:del w:id="120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(</w:delText>
        </w:r>
      </w:del>
      <w:hyperlink r:id="rId40">
        <w:del w:id="1203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204" w:author="PR Preview" w:date="2026-01-01T00:00:00Z">
        <w:r>
          <w:delText xml:space="preserve">),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and let</w:delText>
        </w:r>
      </w:del>
      <w:del w:id="120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208" w:author="PR Preview" w:date="2026-01-01T00:00:00Z">
        <w:r>
          <w:delText xml:space="preserve">.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Then there is a</w:delText>
        </w:r>
      </w:del>
      <w:del w:id="1211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214" w:author="PR Preview" w:date="2026-01-01T00:00:00Z">
        <w:r>
          <w:rPr>
            <w:i/>
            <w:iCs/>
          </w:rPr>
          <w:delText xml:space="preserve">Proof</w:delText>
        </w:r>
      </w:del>
      <w:del w:id="1215" w:author="PR Preview" w:date="2026-01-01T00:00:00Z">
        <w:r>
          <w:delText xml:space="preserve">. </w:delText>
        </w:r>
      </w:del>
      <w:del w:id="1216" w:author="PR Preview" w:date="2026-01-01T00:00:00Z">
        <w:r>
          <w:delText xml:space="preserve">Let</w:delText>
        </w:r>
      </w:del>
      <w:del w:id="121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for</w:delText>
        </w:r>
      </w:del>
      <w:del w:id="122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221" w:author="PR Preview" w:date="2026-01-01T00:00:00Z">
        <w:r>
          <w:delText xml:space="preserve">,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the values of</w:delText>
        </w:r>
      </w:del>
      <w:del w:id="1224" w:author="PR Preview" w:date="2026-01-01T00:00:00Z">
        <w:r>
          <w:delText xml:space="preserve"> </w:delText>
        </w:r>
      </w:del>
      <m:oMath>
        <m:r>
          <m:t>f</m:t>
        </m:r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along the line through</w:delText>
        </w:r>
      </w:del>
      <w:del w:id="122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in the direction</w:delText>
        </w:r>
      </w:del>
      <w:del w:id="1230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1" w:author="PR Preview" w:date="2026-01-01T00:00:00Z">
        <w:r>
          <w:delText xml:space="preserve">.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The</w:delText>
        </w:r>
      </w:del>
      <w:del w:id="1234" w:author="PR Preview" w:date="2026-01-01T00:00:00Z">
        <w:r>
          <w:delText xml:space="preserve"> </w:delText>
        </w:r>
      </w:del>
      <w:hyperlink r:id="rId42">
        <w:del w:id="1235" w:author="PR Preview" w:date="2026-01-01T00:00:00Z">
          <w:r>
            <w:rPr>
              <w:rStyle w:val="Hyperlink"/>
            </w:rPr>
            <w:delText xml:space="preserve">inner function</w:delText>
          </w:r>
        </w:del>
      </w:hyperlink>
      <w:del w:id="1236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has entries</w:delText>
        </w:r>
      </w:del>
      <w:del w:id="123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del w:id="1240" w:author="PR Preview" w:date="2026-01-01T00:00:00Z">
        <w:r>
          <w:delText xml:space="preserve">,</w:delText>
        </w:r>
      </w:del>
      <w:del w:id="1241" w:author="PR Preview" w:date="2026-01-01T00:00:00Z">
        <w:r>
          <w:delText xml:space="preserve"> </w:delText>
        </w:r>
      </w:del>
      <w:del w:id="1242" w:author="PR Preview" w:date="2026-01-01T00:00:00Z">
        <w:r>
          <w:delText xml:space="preserve">so</w:delText>
        </w:r>
      </w:del>
      <w:del w:id="124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del w:id="1244" w:author="PR Preview" w:date="2026-01-01T00:00:00Z">
        <w:r>
          <w:delText xml:space="preserve">, and its derivative (</w:delText>
        </w:r>
      </w:del>
      <w:hyperlink r:id="rId43">
        <w:del w:id="1245" w:author="PR Preview" w:date="2026-01-01T00:00:00Z">
          <w:r>
            <w:rPr>
              <w:rStyle w:val="Hyperlink"/>
            </w:rPr>
            <w:delText xml:space="preserve">vector-valued derivative</w:delText>
          </w:r>
        </w:del>
      </w:hyperlink>
      <w:del w:id="1246" w:author="PR Preview" w:date="2026-01-01T00:00:00Z">
        <w:r>
          <w:delText xml:space="preserve">) is the</w:delText>
        </w:r>
      </w:del>
      <w:del w:id="124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matrix</w:delText>
        </w:r>
      </w:del>
      <w:del w:id="125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1251" w:author="PR Preview" w:date="2026-01-01T00:00:00Z">
        <w:r>
          <w:delText xml:space="preserve">.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By the vector chain rule (</w:delText>
        </w:r>
      </w:del>
      <w:hyperlink r:id="rId44">
        <w:del w:id="1254" w:author="PR Preview" w:date="2026-01-01T00:00:00Z">
          <w:r>
            <w:rPr>
              <w:rStyle w:val="Hyperlink"/>
            </w:rPr>
            <w:delText xml:space="preserve">vector chain rule</w:delText>
          </w:r>
        </w:del>
      </w:hyperlink>
      <w:del w:id="1255" w:author="PR Preview" w:date="2026-01-01T00:00:00Z">
        <w:r>
          <w:delText xml:space="preserve">, with its input</w:delText>
        </w:r>
      </w:del>
      <w:del w:id="1256" w:author="PR Preview" w:date="2026-01-01T00:00:00Z">
        <w:r>
          <w:delText xml:space="preserve"> </w:delText>
        </w:r>
      </w:del>
      <m:oMath>
        <m:r>
          <m:t>t</m:t>
        </m:r>
      </m:oMath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of length</w:delText>
        </w:r>
      </w:del>
      <w:del w:id="1259" w:author="PR Preview" w:date="2026-01-01T00:00:00Z">
        <w:r>
          <w:delText xml:space="preserve"> </w:delText>
        </w:r>
      </w:del>
      <m:oMath>
        <m:r>
          <m:t>1</m:t>
        </m:r>
      </m:oMath>
      <w:del w:id="1260" w:author="PR Preview" w:date="2026-01-01T00:00:00Z">
        <w:r>
          <w:delText xml:space="preserve">,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its inner function</w:delText>
        </w:r>
      </w:del>
      <w:del w:id="126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4" w:author="PR Preview" w:date="2026-01-01T00:00:00Z">
        <w:r>
          <w:delText xml:space="preserve">, and its outer function</w:delText>
        </w:r>
      </w:del>
      <w:del w:id="1265" w:author="PR Preview" w:date="2026-01-01T00:00:00Z">
        <w:r>
          <w:delText xml:space="preserve"> </w:delText>
        </w:r>
      </w:del>
      <m:oMath>
        <m:r>
          <m:t>f</m:t>
        </m:r>
      </m:oMath>
      <w:del w:id="1266" w:author="PR Preview" w:date="2026-01-01T00:00:00Z">
        <w:r>
          <w:delText xml:space="preserve">),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del w:id="1267" w:author="PR Preview" w:date="2026-01-01T00:00:00Z">
        <w:r>
          <w:delText xml:space="preserve">The second step writes out the</w:delText>
        </w:r>
      </w:del>
      <w:del w:id="1268" w:author="PR Preview" w:date="2026-01-01T00:00:00Z">
        <w:r>
          <w:delText xml:space="preserve"> </w:delText>
        </w:r>
      </w:del>
      <w:hyperlink r:id="rId45">
        <w:del w:id="1269" w:author="PR Preview" w:date="2026-01-01T00:00:00Z">
          <w:r>
            <w:rPr>
              <w:rStyle w:val="Hyperlink"/>
            </w:rPr>
            <w:delText xml:space="preserve">matrix product</w:delText>
          </w:r>
        </w:del>
      </w:hyperlink>
      <w:del w:id="1270" w:author="PR Preview" w:date="2026-01-01T00:00:00Z">
        <w:r>
          <w:delText xml:space="preserve">.</w:delText>
        </w:r>
      </w:del>
      <w:del w:id="127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is continuous (</w:delText>
        </w:r>
      </w:del>
      <w:hyperlink r:id="rId46">
        <w:del w:id="1274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275" w:author="PR Preview" w:date="2026-01-01T00:00:00Z">
        <w:r>
          <w:delText xml:space="preserve">):</w:delText>
        </w:r>
      </w:del>
      <w:del w:id="127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is continuous, since</w:delText>
        </w:r>
      </w:del>
      <w:del w:id="12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80" w:author="PR Preview" w:date="2026-01-01T00:00:00Z">
        <w:r>
          <w:delText xml:space="preserve">,</w:delText>
        </w:r>
      </w:del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each</w:delText>
        </w:r>
      </w:del>
      <w:del w:id="128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is continuous by assumption,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and compositions, sums and constant multiples of continuous functions are continuous.</w:delText>
        </w:r>
      </w:del>
      <w:del w:id="1288" w:author="PR Preview" w:date="2026-01-01T00:00:00Z">
        <w:r>
          <w:delText xml:space="preserve"> </w:delText>
        </w:r>
      </w:del>
      <w:del w:id="1289" w:author="PR Preview" w:date="2026-01-01T00:00:00Z">
        <w:r>
          <w:delText xml:space="preserve">Each</w:delText>
        </w:r>
      </w:del>
      <w:del w:id="129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has continuous partial derivatives, the second partial derivatives of</w:delText>
        </w:r>
      </w:del>
      <w:del w:id="1293" w:author="PR Preview" w:date="2026-01-01T00:00:00Z">
        <w:r>
          <w:delText xml:space="preserve"> </w:delText>
        </w:r>
      </w:del>
      <m:oMath>
        <m:r>
          <m:t>f</m:t>
        </m:r>
      </m:oMath>
      <w:del w:id="1294" w:author="PR Preview" w:date="2026-01-01T00:00:00Z">
        <w:r>
          <w:delText xml:space="preserve">,</w:delText>
        </w:r>
      </w:del>
      <w:del w:id="1295" w:author="PR Preview" w:date="2026-01-01T00:00:00Z">
        <w:r>
          <w:delText xml:space="preserve"> </w:delText>
        </w:r>
      </w:del>
      <w:del w:id="1296" w:author="PR Preview" w:date="2026-01-01T00:00:00Z">
        <w:r>
          <w:delText xml:space="preserve">so the same chain-rule computation applies to it:</w:delText>
        </w:r>
      </w:del>
      <w:del w:id="12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del w:id="1298" w:author="PR Preview" w:date="2026-01-01T00:00:00Z">
        <w:r>
          <w:delText xml:space="preserve">.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BodyText"/>
      </w:pPr>
      <w:ins w:id="1301" w:author="PR Preview" w:date="2026-01-01T00:00:00Z">
        <w:r>
          <w:rPr>
            <w:b/>
            <w:bCs/>
          </w:rPr>
          <w:t xml:space="preserve">Theorem 4 (Second-order Taylor theorem in several variables)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Let</w:t>
        </w:r>
      </w:ins>
      <w:ins w:id="13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have first and second partial derivatives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that are continuous on</w:t>
        </w:r>
      </w:ins>
      <w:ins w:id="13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(</w:t>
        </w:r>
      </w:ins>
      <w:hyperlink r:id="rId40">
        <w:ins w:id="1312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313" w:author="PR Preview" w:date="2026-01-01T00:00:00Z">
        <w:r>
          <w:t xml:space="preserve">),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and let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$\mathord{\smash[b]{\underset{\raise.3ex\hbox{$\scriptstyle\sim$}}{z}}\vphantom{z}}, \mathord{\smash[b]{\underset{\raise.3ex\hbox{$\scriptstyle\sim$}}{h}}\vphantom{h}} \in \mathbb{R}^p$</w:t>
        </w:r>
      </w:ins>
      <w:ins w:id="1318" w:author="PR Preview" w:date="2026-01-01T00:00:00Z">
        <w:r>
          <w:t xml:space="preserve">.</w:t>
        </w:r>
      </w:ins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Then there is a</w:t>
        </w:r>
      </w:ins>
      <w:ins w:id="1321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with</w:t>
        </w:r>
      </w:ins>
    </w:p>
    <w:p>
      <w:pPr>
        <w:pStyle w:val="BodyText"/>
      </w:pPr>
      <w:ins w:id="1324" w:author="PR Preview" w:date="2026-01-01T00:00:00Z">
        <w:r>
  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  </w:r>
      </w:ins>
    </w:p>
    <w:bookmarkEnd w:id="41"/>
    <w:p>
      <w:pPr>
        <w:pStyle w:val="FirstParagraph"/>
      </w:pPr>
      <w:ins w:id="1325" w:author="PR Preview" w:date="2026-01-01T00:00:00Z">
        <w:r>
          <w:rPr>
            <w:i/>
            <w:iCs/>
          </w:rPr>
          <w:t xml:space="preserve">Proof</w:t>
        </w:r>
      </w:ins>
      <w:ins w:id="1326" w:author="PR Preview" w:date="2026-01-01T00:00:00Z">
        <w:r>
          <w:t xml:space="preserve">. </w:t>
        </w:r>
      </w:ins>
      <w:ins w:id="1327" w:author="PR Preview" w:date="2026-01-01T00:00:00Z">
        <w:r>
          <w:t xml:space="preserve">Let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$g(t) \stackrel{\text{def}}{=}f(\mathord{\smash[b]{\underset{\raise.3ex\hbox{$\scriptstyle\sim$}}{z}}\vphantom{z}} + t \mathord{\smash[b]{\underset{\raise.3ex\hbox{$\scriptstyle\sim$}}{h}}\vphantom{h}})$</w:t>
        </w:r>
      </w:ins>
      <w:ins w:id="1330" w:author="PR Preview" w:date="2026-01-01T00:00:00Z">
        <w:r>
          <w:t xml:space="preserve"> </w:t>
        </w:r>
      </w:ins>
      <w:ins w:id="1331" w:author="PR Preview" w:date="2026-01-01T00:00:00Z">
        <w:r>
          <w:t xml:space="preserve">for</w:t>
        </w:r>
      </w:ins>
      <w:ins w:id="133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333" w:author="PR Preview" w:date="2026-01-01T00:00:00Z">
        <w:r>
          <w:t xml:space="preserve">,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the values of</w:t>
        </w:r>
      </w:ins>
      <w:ins w:id="1336" w:author="PR Preview" w:date="2026-01-01T00:00:00Z">
        <w:r>
          <w:t xml:space="preserve"> </w:t>
        </w:r>
      </w:ins>
      <m:oMath>
        <m:r>
          <m:t>f</m:t>
        </m:r>
      </m:oMath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along the line through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$\mathord{\smash[b]{\underset{\raise.3ex\hbox{$\scriptstyle\sim$}}{z}}\vphantom{z}}$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in the direction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$\mathord{\smash[b]{\underset{\raise.3ex\hbox{$\scriptstyle\sim$}}{h}}\vphantom{h}}$</w:t>
        </w:r>
      </w:ins>
      <w:ins w:id="1345" w:author="PR Preview" w:date="2026-01-01T00:00:00Z">
        <w:r>
          <w:t xml:space="preserve">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The</w:t>
        </w:r>
      </w:ins>
      <w:ins w:id="1348" w:author="PR Preview" w:date="2026-01-01T00:00:00Z">
        <w:r>
          <w:t xml:space="preserve"> </w:t>
        </w:r>
      </w:ins>
      <w:hyperlink r:id="rId42">
        <w:ins w:id="1349" w:author="PR Preview" w:date="2026-01-01T00:00:00Z">
          <w:r>
            <w:rPr>
              <w:rStyle w:val="Hyperlink"/>
            </w:rPr>
            <w:t xml:space="preserve">inner function</w:t>
          </w:r>
        </w:ins>
      </w:hyperlink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  </w:r>
      </w:ins>
      <w:ins w:id="1352" w:author="PR Preview" w:date="2026-01-01T00:00:00Z">
        <w:r>
          <w:t xml:space="preserve"> </w:t>
        </w:r>
      </w:ins>
      <w:ins w:id="1353" w:author="PR Preview" w:date="2026-01-01T00:00:00Z">
        <w:r>
          <w:t xml:space="preserve">has entries</w:t>
        </w:r>
      </w:ins>
      <w:ins w:id="13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ins w:id="1355" w:author="PR Preview" w:date="2026-01-01T00:00:00Z">
        <w:r>
          <w:t xml:space="preserve">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so</w:t>
        </w:r>
      </w:ins>
      <w:ins w:id="135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ins w:id="1359" w:author="PR Preview" w:date="2026-01-01T00:00:00Z">
        <w:r>
          <w:t xml:space="preserve">, and its derivative (</w:t>
        </w:r>
      </w:ins>
      <w:hyperlink r:id="rId43">
        <w:ins w:id="1360" w:author="PR Preview" w:date="2026-01-01T00:00:00Z">
          <w:r>
            <w:rPr>
              <w:rStyle w:val="Hyperlink"/>
            </w:rPr>
            <w:t xml:space="preserve">vector-valued derivative</w:t>
          </w:r>
        </w:ins>
      </w:hyperlink>
      <w:ins w:id="1361" w:author="PR Preview" w:date="2026-01-01T00:00:00Z">
        <w:r>
          <w:t xml:space="preserve">) is the</w:t>
        </w:r>
      </w:ins>
      <w:ins w:id="136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matrix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${\mathord{\smash[b]{\underset{\raise.3ex\hbox{$\scriptstyle\sim$}}{h}}\vphantom{h}}}^{\top}$</w:t>
        </w:r>
      </w:ins>
      <w:ins w:id="1367" w:author="PR Preview" w:date="2026-01-01T00:00:00Z">
        <w:r>
          <w:t xml:space="preserve">.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By the vector chain rule (</w:t>
        </w:r>
      </w:ins>
      <w:hyperlink r:id="rId44">
        <w:ins w:id="1370" w:author="PR Preview" w:date="2026-01-01T00:00:00Z">
          <w:r>
            <w:rPr>
              <w:rStyle w:val="Hyperlink"/>
            </w:rPr>
            <w:t xml:space="preserve">vector chain rule</w:t>
          </w:r>
        </w:ins>
      </w:hyperlink>
      <w:ins w:id="1371" w:author="PR Preview" w:date="2026-01-01T00:00:00Z">
        <w:r>
          <w:t xml:space="preserve">, with its input</w:t>
        </w:r>
      </w:ins>
      <w:ins w:id="1372" w:author="PR Preview" w:date="2026-01-01T00:00:00Z">
        <w:r>
          <w:t xml:space="preserve"> </w:t>
        </w:r>
      </w:ins>
      <m:oMath>
        <m:r>
          <m:t>t</m:t>
        </m:r>
      </m:oMath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of length</w:t>
        </w:r>
      </w:ins>
      <w:ins w:id="1375" w:author="PR Preview" w:date="2026-01-01T00:00:00Z">
        <w:r>
          <w:t xml:space="preserve"> </w:t>
        </w:r>
      </w:ins>
      <m:oMath>
        <m:r>
          <m:t>1</m:t>
        </m:r>
      </m:oMath>
      <w:ins w:id="1376" w:author="PR Preview" w:date="2026-01-01T00:00:00Z">
        <w:r>
          <w:t xml:space="preserve">,</w:t>
        </w:r>
      </w:ins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its inner function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  </w:r>
      </w:ins>
      <w:ins w:id="1381" w:author="PR Preview" w:date="2026-01-01T00:00:00Z">
        <w:r>
          <w:t xml:space="preserve">, and its outer function</w:t>
        </w:r>
      </w:ins>
      <w:ins w:id="1382" w:author="PR Preview" w:date="2026-01-01T00:00:00Z">
        <w:r>
          <w:t xml:space="preserve"> </w:t>
        </w:r>
      </w:ins>
      <m:oMath>
        <m:r>
          <m:t>f</m:t>
        </m:r>
      </m:oMath>
      <w:ins w:id="1383" w:author="PR Preview" w:date="2026-01-01T00:00:00Z">
        <w:r>
          <w:t xml:space="preserve">),</w:t>
        </w:r>
      </w:ins>
    </w:p>
    <w:p>
      <w:pPr>
        <w:pStyle w:val="BodyText"/>
      </w:pPr>
      <w:ins w:id="1384" w:author="PR Preview" w:date="2026-01-01T00:00:00Z">
        <w:r>
  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  </w:r>
      </w:ins>
    </w:p>
    <w:p>
      <w:pPr>
        <w:pStyle w:val="FirstParagraph"/>
      </w:pPr>
      <w:ins w:id="1385" w:author="PR Preview" w:date="2026-01-01T00:00:00Z">
        <w:r>
          <w:t xml:space="preserve">The second step writes out the</w:t>
        </w:r>
      </w:ins>
      <w:ins w:id="1386" w:author="PR Preview" w:date="2026-01-01T00:00:00Z">
        <w:r>
          <w:t xml:space="preserve"> </w:t>
        </w:r>
      </w:ins>
      <w:hyperlink r:id="rId45">
        <w:ins w:id="1387" w:author="PR Preview" w:date="2026-01-01T00:00:00Z">
          <w:r>
            <w:rPr>
              <w:rStyle w:val="Hyperlink"/>
            </w:rPr>
            <w:t xml:space="preserve">matrix product</w:t>
          </w:r>
        </w:ins>
      </w:hyperlink>
      <w:ins w:id="1388" w:author="PR Preview" w:date="2026-01-01T00:00:00Z">
        <w:r>
          <w:t xml:space="preserve">.</w:t>
        </w:r>
      </w:ins>
      <w:ins w:id="138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is continuous (</w:t>
        </w:r>
      </w:ins>
      <w:hyperlink r:id="rId46">
        <w:ins w:id="1392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393" w:author="PR Preview" w:date="2026-01-01T00:00:00Z">
        <w:r>
          <w:t xml:space="preserve">):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$t \mapsto \mathord{\smash[b]{\underset{\raise.3ex\hbox{$\scriptstyle\sim$}}{z}}\vphantom{z}} + t \mathord{\smash[b]{\underset{\raise.3ex\hbox{$\scriptstyle\sim$}}{h}}\vphantom{h}}$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is continuous, since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  </w:r>
      </w:ins>
      <w:ins w:id="1400" w:author="PR Preview" w:date="2026-01-01T00:00:00Z">
        <w:r>
          <w:t xml:space="preserve">,</w:t>
        </w:r>
      </w:ins>
      <w:ins w:id="1401" w:author="PR Preview" w:date="2026-01-01T00:00:00Z">
        <w:r>
          <w:t xml:space="preserve"> </w:t>
        </w:r>
      </w:ins>
      <w:ins w:id="1402" w:author="PR Preview" w:date="2026-01-01T00:00:00Z">
        <w:r>
          <w:t xml:space="preserve">each</w:t>
        </w:r>
      </w:ins>
      <w:ins w:id="14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is continuous by assumption,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and compositions, sums and constant multiples of continuous functions are continuous.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Each</w:t>
        </w:r>
      </w:ins>
      <w:ins w:id="141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has continuous partial derivatives, the second partial derivatives of</w:t>
        </w:r>
      </w:ins>
      <w:ins w:id="1413" w:author="PR Preview" w:date="2026-01-01T00:00:00Z">
        <w:r>
          <w:t xml:space="preserve"> </w:t>
        </w:r>
      </w:ins>
      <m:oMath>
        <m:r>
          <m:t>f</m:t>
        </m:r>
      </m:oMath>
      <w:ins w:id="1414" w:author="PR Preview" w:date="2026-01-01T00:00:00Z">
        <w:r>
          <w:t xml:space="preserve">,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so the same chain-rule computation applies to it: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  </w:r>
      </w:ins>
      <w:ins w:id="1419" w:author="PR Preview" w:date="2026-01-01T00:00:00Z">
        <w:r>
          <w:t xml:space="preserve">.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So</w:t>
        </w:r>
      </w:ins>
    </w:p>
    <w:p>
      <w:pPr>
        <w:pStyle w:val="BodyText"/>
      </w:pPr>
      <w:ins w:id="1422" w:author="PR Preview" w:date="2026-01-01T00:00:00Z">
        <w:r>
  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  </w:r>
      </w:ins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del w:id="1423" w:author="PR Preview" w:date="2026-01-01T00:00:00Z">
        <w:r>
          <w:rPr>
            <w:b/>
            <w:bCs/>
          </w:rPr>
          <w:delText xml:space="preserve">Example 6 (For a quadratic form the expansion is exact)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Let</w:delText>
        </w:r>
      </w:del>
      <w:del w:id="142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with</w:delText>
        </w:r>
      </w:del>
      <w:del w:id="142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symmetric and constant.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Its gradient is</w:delText>
        </w:r>
      </w:del>
      <w:del w:id="143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(</w:delText>
        </w:r>
      </w:del>
      <w:hyperlink r:id="rId47">
        <w:del w:id="1437" w:author="PR Preview" w:date="2026-01-01T00:00:00Z">
          <w:r>
            <w:rPr>
              <w:rStyle w:val="Hyperlink"/>
            </w:rPr>
            <w:delText xml:space="preserve">derivative of a quadratic form</w:delText>
          </w:r>
        </w:del>
      </w:hyperlink>
      <w:del w:id="1438" w:author="PR Preview" w:date="2026-01-01T00:00:00Z">
        <w:r>
          <w:delText xml:space="preserve">)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and its Hessian is</w:delText>
        </w:r>
      </w:del>
      <w:del w:id="144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bi"/>
          </m:rPr>
          <m:t>S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at every point (</w:delText>
        </w:r>
      </w:del>
      <w:hyperlink r:id="rId48">
        <w:del w:id="1444" w:author="PR Preview" w:date="2026-01-01T00:00:00Z">
          <w:r>
            <w:rPr>
              <w:rStyle w:val="Hyperlink"/>
            </w:rPr>
            <w:delText xml:space="preserve">Hessian of a quadratic form</w:delText>
          </w:r>
        </w:del>
      </w:hyperlink>
      <w:del w:id="1445" w:author="PR Preview" w:date="2026-01-01T00:00:00Z">
        <w:r>
          <w:delText xml:space="preserve">),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so whatever</w:delText>
        </w:r>
      </w:del>
      <w:del w:id="1448" w:author="PR Preview" w:date="2026-01-01T00:00:00Z">
        <w:r>
          <w:delText xml:space="preserve"> </w:delText>
        </w:r>
      </w:del>
      <m:oMath>
        <m:r>
          <m:t>τ</m:t>
        </m:r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is,</w:delText>
        </w:r>
      </w:del>
      <w:del w:id="1451" w:author="PR Preview" w:date="2026-01-01T00:00:00Z">
        <w:r>
          <w:delText xml:space="preserve"> </w:delText>
        </w:r>
      </w:del>
      <w:hyperlink w:anchor="thm-taylor-mv">
        <w:del w:id="145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reads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455" w:author="PR Preview" w:date="2026-01-01T00:00:00Z">
        <w:r>
  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  </w:r>
      </w:ins>
    </w:p>
    <w:bookmarkStart w:id="49" w:name="exm-taylor-mv"/>
    <w:p>
      <w:pPr>
        <w:pStyle w:val="FirstParagraph"/>
      </w:pPr>
      <w:ins w:id="1456" w:author="PR Preview" w:date="2026-01-01T00:00:00Z">
        <w:r>
          <w:rPr>
            <w:b/>
            <w:bCs/>
          </w:rPr>
          <w:t xml:space="preserve">Example 6 (For a quadratic form the expansion is exact)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Let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  </w:r>
      </w:ins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with</w:t>
        </w:r>
      </w:ins>
      <w:ins w:id="146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symmetric and constant.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Its gradient is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$2 \mathbf{S} \mathord{\smash[b]{\underset{\raise.3ex\hbox{$\scriptstyle\sim$}}{x}}\vphantom{x}}$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(</w:t>
        </w:r>
      </w:ins>
      <w:hyperlink r:id="rId47">
        <w:ins w:id="1472" w:author="PR Preview" w:date="2026-01-01T00:00:00Z">
          <w:r>
            <w:rPr>
              <w:rStyle w:val="Hyperlink"/>
            </w:rPr>
            <w:t xml:space="preserve">derivative of a quadratic form</w:t>
          </w:r>
        </w:ins>
      </w:hyperlink>
      <w:ins w:id="1473" w:author="PR Preview" w:date="2026-01-01T00:00:00Z">
        <w:r>
          <w:t xml:space="preserve">)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and its Hessian is</w:t>
        </w:r>
      </w:ins>
      <w:ins w:id="1476" w:author="PR Preview" w:date="2026-01-01T00:00:00Z">
        <w:r>
          <w:t xml:space="preserve"> </w:t>
        </w:r>
      </w:ins>
      <m:oMath>
        <m:r>
          <m:t>2</m:t>
        </m:r>
        <m:r>
          <m:rPr>
            <m:sty m:val="bi"/>
          </m:rPr>
          <m:t>S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at every point (</w:t>
        </w:r>
      </w:ins>
      <w:hyperlink r:id="rId48">
        <w:ins w:id="1479" w:author="PR Preview" w:date="2026-01-01T00:00:00Z">
          <w:r>
            <w:rPr>
              <w:rStyle w:val="Hyperlink"/>
            </w:rPr>
            <w:t xml:space="preserve">Hessian of a quadratic form</w:t>
          </w:r>
        </w:ins>
      </w:hyperlink>
      <w:ins w:id="1480" w:author="PR Preview" w:date="2026-01-01T00:00:00Z">
        <w:r>
          <w:t xml:space="preserve">),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so whatever</w:t>
        </w:r>
      </w:ins>
      <w:ins w:id="1483" w:author="PR Preview" w:date="2026-01-01T00:00:00Z">
        <w:r>
          <w:t xml:space="preserve"> </w:t>
        </w:r>
      </w:ins>
      <m:oMath>
        <m:r>
          <m:t>τ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is,</w:t>
        </w:r>
      </w:ins>
      <w:ins w:id="1486" w:author="PR Preview" w:date="2026-01-01T00:00:00Z">
        <w:r>
          <w:t xml:space="preserve"> </w:t>
        </w:r>
      </w:ins>
      <w:hyperlink w:anchor="thm-taylor-mv">
        <w:ins w:id="148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reads</w:t>
        </w:r>
      </w:ins>
    </w:p>
    <w:p>
      <w:pPr>
        <w:pStyle w:val="BodyText"/>
      </w:pPr>
      <w:ins w:id="1490" w:author="PR Preview" w:date="2026-01-01T00:00:00Z">
        <w:r>
  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  </w:r>
      </w:ins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1491" w:author="PR Preview" w:date="2026-01-01T00:00:00Z">
        <w:r>
  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  </w:r>
      </w:ins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492" w:author="PR Preview" w:date="2026-01-01T00:00:00Z">
        <w:r>
          <w:rPr>
            <w:b/>
            <w:bCs/>
          </w:rPr>
          <w:delText xml:space="preserve">Definition 2 (Strict local minimizer)</w:delText>
        </w:r>
      </w:del>
      <w:del w:id="1493" w:author="PR Preview" w:date="2026-01-01T00:00:00Z">
        <w:r>
          <w:delText xml:space="preserve"> </w:delText>
        </w:r>
      </w:del>
      <w:del w:id="1494" w:author="PR Preview" w:date="2026-01-01T00:00:00Z">
        <w:r>
          <w:delText xml:space="preserve">Let</w:delText>
        </w:r>
      </w:del>
      <w:del w:id="14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496" w:author="PR Preview" w:date="2026-01-01T00:00:00Z">
        <w:r>
          <w:delText xml:space="preserve">.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A point</w:delText>
        </w:r>
      </w:del>
      <w:del w:id="149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is a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rPr>
            <w:b/>
            <w:bCs/>
          </w:rPr>
          <w:delText xml:space="preserve">strict local minimizer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of</w:delText>
        </w:r>
      </w:del>
      <w:del w:id="1506" w:author="PR Preview" w:date="2026-01-01T00:00:00Z">
        <w:r>
          <w:delText xml:space="preserve"> </w:delText>
        </w:r>
      </w:del>
      <m:oMath>
        <m:r>
          <m:t>f</m:t>
        </m:r>
      </m:oMath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if there is a number</w:delText>
        </w:r>
      </w:del>
      <w:del w:id="1509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such that</w:delText>
        </w:r>
      </w:del>
      <w:del w:id="15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for every</w:delText>
        </w:r>
      </w:del>
      <w:del w:id="15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with</w:delText>
        </w:r>
      </w:del>
      <w:del w:id="15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519" w:author="PR Preview" w:date="2026-01-01T00:00:00Z">
        <w:r>
          <w:delText xml:space="preserve">.</w:delText>
        </w:r>
      </w:del>
    </w:p>
    <w:p>
      <w:pPr>
        <w:pStyle w:val="BodyText"/>
      </w:pPr>
      <w:ins w:id="1520" w:author="PR Preview" w:date="2026-01-01T00:00:00Z">
        <w:r>
  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  </w:r>
      </w:ins>
    </w:p>
    <w:bookmarkEnd w:id="49"/>
    <w:bookmarkStart w:id="50" w:name="def-strict-local-minimizer"/>
    <w:p>
      <w:pPr>
        <w:pStyle w:val="FirstParagraph"/>
      </w:pPr>
      <w:ins w:id="1521" w:author="PR Preview" w:date="2026-01-01T00:00:00Z">
        <w:r>
          <w:rPr>
            <w:b/>
            <w:bCs/>
          </w:rPr>
          <w:t xml:space="preserve">Definition 2 (Strict local minimizer)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Let</w:t>
        </w:r>
      </w:ins>
      <w:ins w:id="15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525" w:author="PR Preview" w:date="2026-01-01T00:00:00Z">
        <w:r>
          <w:t xml:space="preserve">.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A point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$\mathord{\smash[b]{\underset{\raise.3ex\hbox{$\scriptstyle\sim$}}{x}}\vphantom{x}}^*$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is a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rPr>
            <w:b/>
            <w:bCs/>
          </w:rPr>
          <w:t xml:space="preserve">strict local minimizer</w:t>
        </w:r>
      </w:ins>
      <w:ins w:id="1534" w:author="PR Preview" w:date="2026-01-01T00:00:00Z">
        <w:r>
          <w:t xml:space="preserve"> </w:t>
        </w:r>
      </w:ins>
      <w:ins w:id="1535" w:author="PR Preview" w:date="2026-01-01T00:00:00Z">
        <w:r>
          <w:t xml:space="preserve">of</w:t>
        </w:r>
      </w:ins>
      <w:ins w:id="1536" w:author="PR Preview" w:date="2026-01-01T00:00:00Z">
        <w:r>
          <w:t xml:space="preserve"> </w:t>
        </w:r>
      </w:ins>
      <m:oMath>
        <m:r>
          <m:t>f</m:t>
        </m:r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if there is a number</w:t>
        </w:r>
      </w:ins>
      <w:ins w:id="153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such that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$f(\mathord{\smash[b]{\underset{\raise.3ex\hbox{$\scriptstyle\sim$}}{x}}\vphantom{x}}^*) &lt; f(\mathord{\smash[b]{\underset{\raise.3ex\hbox{$\scriptstyle\sim$}}{x}}\vphantom{x}})$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for every</w:t>
        </w:r>
      </w:ins>
      <w:ins w:id="1546" w:author="PR Preview" w:date="2026-01-01T00:00:00Z">
        <w:r>
          <w:t xml:space="preserve"> </w:t>
        </w:r>
      </w:ins>
      <w:ins w:id="1547" w:author="PR Preview" w:date="2026-01-01T00:00:00Z">
        <w:r>
          <w:t xml:space="preserve">$\mathord{\smash[b]{\underset{\raise.3ex\hbox{$\scriptstyle\sim$}}{x}}\vphantom{x}}\ne \mathord{\smash[b]{\underset{\raise.3ex\hbox{$\scriptstyle\sim$}}{x}}\vphantom{x}}^*$</w:t>
        </w:r>
      </w:ins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with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$\mathopen{}\left\lVert\mathord{\smash[b]{\underset{\raise.3ex\hbox{$\scriptstyle\sim$}}{x}}\vphantom{x}}- \mathord{\smash[b]{\underset{\raise.3ex\hbox{$\scriptstyle\sim$}}{x}}\vphantom{x}}^*\right\rVert\mathclose{} &lt; \delta$</w:t>
        </w:r>
      </w:ins>
      <w:ins w:id="1552" w:author="PR Preview" w:date="2026-01-01T00:00:00Z">
        <w:r>
          <w:t xml:space="preserve">.</w:t>
        </w:r>
      </w:ins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del w:id="1553" w:author="PR Preview" w:date="2026-01-01T00:00:00Z">
        <w:r>
          <w:delText xml:space="preserve">A constant function</w:delText>
        </w:r>
      </w:del>
      <w:del w:id="15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has</w:delText>
        </w:r>
      </w:del>
      <w:del w:id="15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for all</w:delText>
        </w:r>
      </w:del>
      <w:del w:id="156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and</w:delText>
        </w:r>
      </w:del>
      <w:del w:id="15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64" w:author="PR Preview" w:date="2026-01-01T00:00:00Z">
        <w:r>
          <w:delText xml:space="preserve">,</w:delText>
        </w:r>
      </w:del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so every point is a</w:delText>
        </w:r>
      </w:del>
      <w:del w:id="1567" w:author="PR Preview" w:date="2026-01-01T00:00:00Z">
        <w:r>
          <w:delText xml:space="preserve"> </w:delText>
        </w:r>
      </w:del>
      <w:hyperlink r:id="rId21">
        <w:del w:id="1568" w:author="PR Preview" w:date="2026-01-01T00:00:00Z">
          <w:r>
            <w:rPr>
              <w:rStyle w:val="Hyperlink"/>
            </w:rPr>
            <w:delText xml:space="preserve">local minimizer</w:delText>
          </w:r>
        </w:del>
      </w:hyperlink>
      <w:del w:id="1569" w:author="PR Preview" w:date="2026-01-01T00:00:00Z">
        <w:r>
          <w:delText xml:space="preserve">,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but no point is a strict one:</w:delText>
        </w:r>
      </w:del>
      <w:del w:id="15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never holds.</w:delText>
        </w:r>
      </w:del>
    </w:p>
    <w:p>
      <w:pPr>
        <w:pStyle w:val="FirstParagraph"/>
      </w:pPr>
      <w:del w:id="1575" w:author="PR Preview" w:date="2026-01-01T00:00:00Z">
        <w:r>
          <w:rPr>
            <w:b/>
            <w:bCs/>
          </w:rPr>
          <w:delText xml:space="preserve">Lemma 1 (A quadratic form is at least the smallest eigenvalue times the squared length)</w:delText>
        </w:r>
      </w:del>
      <w:del w:id="1576" w:author="PR Preview" w:date="2026-01-01T00:00:00Z">
        <w:r>
          <w:delText xml:space="preserve"> </w:delText>
        </w:r>
      </w:del>
      <w:del w:id="1577" w:author="PR Preview" w:date="2026-01-01T00:00:00Z">
        <w:r>
          <w:delText xml:space="preserve">Let</w:delText>
        </w:r>
      </w:del>
      <w:del w:id="15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be a symmetric</w:delText>
        </w:r>
      </w:del>
      <w:del w:id="158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matrix,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and let</w:delText>
        </w:r>
      </w:del>
      <w:del w:id="1586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be the smallest of its eigenvalues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(</w:delText>
        </w:r>
      </w:del>
      <w:hyperlink r:id="rId52">
        <w:del w:id="1591" w:author="PR Preview" w:date="2026-01-01T00:00:00Z">
          <w:r>
            <w:rPr>
              <w:rStyle w:val="Hyperlink"/>
            </w:rPr>
            <w:delText xml:space="preserve">eigendecomposition</w:delText>
          </w:r>
        </w:del>
      </w:hyperlink>
      <w:del w:id="1592" w:author="PR Preview" w:date="2026-01-01T00:00:00Z">
        <w:r>
          <w:delText xml:space="preserve">).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Then</w:delText>
        </w:r>
      </w:del>
      <w:del w:id="159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for every</w:delText>
        </w:r>
      </w:del>
      <w:del w:id="1598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99" w:author="PR Preview" w:date="2026-01-01T00:00:00Z">
        <w:r>
          <w:delText xml:space="preserve">.</w:delText>
        </w:r>
      </w:del>
    </w:p>
    <w:p>
      <w:pPr>
        <w:pStyle w:val="BodyText"/>
      </w:pPr>
      <w:del w:id="1600" w:author="PR Preview" w:date="2026-01-01T00:00:00Z">
        <w:r>
          <w:rPr>
            <w:i/>
            <w:iCs/>
          </w:rPr>
          <w:delText xml:space="preserve">Proof</w:delText>
        </w:r>
      </w:del>
      <w:del w:id="1601" w:author="PR Preview" w:date="2026-01-01T00:00:00Z">
        <w:r>
          <w:delText xml:space="preserve">. </w:delText>
        </w:r>
      </w:del>
      <w:del w:id="1602" w:author="PR Preview" w:date="2026-01-01T00:00:00Z">
        <w:r>
          <w:delText xml:space="preserve">Write</w:delText>
        </w:r>
      </w:del>
      <w:del w:id="16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with</w:delText>
        </w:r>
      </w:del>
      <w:del w:id="160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orthogonal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and</w:delText>
        </w:r>
      </w:del>
      <w:del w:id="1611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(</w:delText>
        </w:r>
      </w:del>
      <w:hyperlink r:id="rId54">
        <w:del w:id="1614" w:author="PR Preview" w:date="2026-01-01T00:00:00Z">
          <w:r>
            <w:rPr>
              <w:rStyle w:val="Hyperlink"/>
            </w:rPr>
            <w:delText xml:space="preserve">spectral theorem</w:delText>
          </w:r>
        </w:del>
      </w:hyperlink>
      <w:del w:id="1615" w:author="PR Preview" w:date="2026-01-01T00:00:00Z">
        <w:r>
          <w:delText xml:space="preserve">),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and let</w:delText>
        </w:r>
      </w:del>
      <w:del w:id="1618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19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numPr>
          <w:ilvl w:val="0"/>
          <w:numId w:val="1004"/>
        </w:numPr>
      </w:pPr>
      <w:ins w:id="1620" w:author="PR Preview" w:date="2026-01-01T00:00:00Z">
        <w:r>
          <w:t xml:space="preserve">A constant function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$f(\mathord{\smash[b]{\underset{\raise.3ex\hbox{$\scriptstyle\sim$}}{x}}\vphantom{x}}) = 0$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has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$f(\mathord{\smash[b]{\underset{\raise.3ex\hbox{$\scriptstyle\sim$}}{x}}\vphantom{x}}^*) \le f(\mathord{\smash[b]{\underset{\raise.3ex\hbox{$\scriptstyle\sim$}}{x}}\vphantom{x}})$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for all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$\mathord{\smash[b]{\underset{\raise.3ex\hbox{$\scriptstyle\sim$}}{x}}\vphantom{x}}^*$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and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$\mathord{\smash[b]{\underset{\raise.3ex\hbox{$\scriptstyle\sim$}}{x}}\vphantom{x}}$</w:t>
        </w:r>
      </w:ins>
      <w:ins w:id="1635" w:author="PR Preview" w:date="2026-01-01T00:00:00Z">
        <w:r>
          <w:t xml:space="preserve">,</w:t>
        </w:r>
      </w:ins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so every point is a</w:t>
        </w:r>
      </w:ins>
      <w:ins w:id="1638" w:author="PR Preview" w:date="2026-01-01T00:00:00Z">
        <w:r>
          <w:t xml:space="preserve"> </w:t>
        </w:r>
      </w:ins>
      <w:hyperlink r:id="rId21">
        <w:ins w:id="1639" w:author="PR Preview" w:date="2026-01-01T00:00:00Z">
          <w:r>
            <w:rPr>
              <w:rStyle w:val="Hyperlink"/>
            </w:rPr>
            <w:t xml:space="preserve">local minimizer</w:t>
          </w:r>
        </w:ins>
      </w:hyperlink>
      <w:ins w:id="1640" w:author="PR Preview" w:date="2026-01-01T00:00:00Z">
        <w:r>
          <w:t xml:space="preserve">,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but no point is a strict one: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$f(\mathord{\smash[b]{\underset{\raise.3ex\hbox{$\scriptstyle\sim$}}{x}}\vphantom{x}}^*) &lt; f(\mathord{\smash[b]{\underset{\raise.3ex\hbox{$\scriptstyle\sim$}}{x}}\vphantom{x}})$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never holds.</w:t>
        </w:r>
      </w:ins>
    </w:p>
    <w:bookmarkEnd w:id="51"/>
    <w:bookmarkStart w:id="53" w:name="lem-qf-eigen-bound"/>
    <w:p>
      <w:pPr>
        <w:pStyle w:val="FirstParagraph"/>
      </w:pPr>
      <w:ins w:id="1647" w:author="PR Preview" w:date="2026-01-01T00:00:00Z">
        <w:r>
          <w:rPr>
            <w:b/>
            <w:bCs/>
          </w:rPr>
          <w:t xml:space="preserve">Lemma 1 (A quadratic form is at least the smallest eigenvalue times the squared length)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Let</w:t>
        </w:r>
      </w:ins>
      <w:ins w:id="16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be a symmetric</w:t>
        </w:r>
      </w:ins>
      <w:ins w:id="16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matrix,</w:t>
        </w:r>
      </w:ins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and let</w:t>
        </w:r>
      </w:ins>
      <w:ins w:id="1658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be the smallest of its eigenvalues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(</w:t>
        </w:r>
      </w:ins>
      <w:hyperlink r:id="rId52">
        <w:ins w:id="1663" w:author="PR Preview" w:date="2026-01-01T00:00:00Z">
          <w:r>
            <w:rPr>
              <w:rStyle w:val="Hyperlink"/>
            </w:rPr>
            <w:t xml:space="preserve">eigendecomposition</w:t>
          </w:r>
        </w:ins>
      </w:hyperlink>
      <w:ins w:id="1664" w:author="PR Preview" w:date="2026-01-01T00:00:00Z">
        <w:r>
          <w:t xml:space="preserve">).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Then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  </w:r>
      </w:ins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for every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$\mathord{\smash[b]{\underset{\raise.3ex\hbox{$\scriptstyle\sim$}}{h}}\vphantom{h}} \in \mathbb{R}^p$</w:t>
        </w:r>
      </w:ins>
      <w:ins w:id="1673" w:author="PR Preview" w:date="2026-01-01T00:00:00Z">
        <w:r>
          <w:t xml:space="preserve">.</w:t>
        </w:r>
      </w:ins>
    </w:p>
    <w:bookmarkEnd w:id="53"/>
    <w:p>
      <w:pPr>
        <w:pStyle w:val="BodyText"/>
      </w:pPr>
      <w:ins w:id="1674" w:author="PR Preview" w:date="2026-01-01T00:00:00Z">
        <w:r>
          <w:rPr>
            <w:i/>
            <w:iCs/>
          </w:rPr>
          <w:t xml:space="preserve">Proof</w:t>
        </w:r>
      </w:ins>
      <w:ins w:id="1675" w:author="PR Preview" w:date="2026-01-01T00:00:00Z">
        <w:r>
          <w:t xml:space="preserve">. </w:t>
        </w:r>
      </w:ins>
      <w:ins w:id="1676" w:author="PR Preview" w:date="2026-01-01T00:00:00Z">
        <w:r>
          <w:t xml:space="preserve">Write</w:t>
        </w:r>
      </w:ins>
      <w:ins w:id="16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with</w:t>
        </w:r>
      </w:ins>
      <w:ins w:id="168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orthogonal</w:t>
        </w:r>
      </w:ins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and</w:t>
        </w:r>
      </w:ins>
      <w:ins w:id="168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(</w:t>
        </w:r>
      </w:ins>
      <w:hyperlink r:id="rId54">
        <w:ins w:id="1688" w:author="PR Preview" w:date="2026-01-01T00:00:00Z">
          <w:r>
            <w:rPr>
              <w:rStyle w:val="Hyperlink"/>
            </w:rPr>
            <w:t xml:space="preserve">spectral theorem</w:t>
          </w:r>
        </w:ins>
      </w:hyperlink>
      <w:ins w:id="1689" w:author="PR Preview" w:date="2026-01-01T00:00:00Z">
        <w:r>
          <w:t xml:space="preserve">),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and let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$\mathord{\smash[b]{\underset{\raise.3ex\hbox{$\scriptstyle\sim$}}{y}}\vphantom{y}} \stackrel{\text{def}}{=}{\mathbf{Q}}^{\top} \mathord{\smash[b]{\underset{\raise.3ex\hbox{$\scriptstyle\sim$}}{h}}\vphantom{h}}$</w:t>
        </w:r>
      </w:ins>
      <w:ins w:id="1694" w:author="PR Preview" w:date="2026-01-01T00:00:00Z">
        <w:r>
          <w:t xml:space="preserve">. Then</w:t>
        </w:r>
      </w:ins>
    </w:p>
    <w:p>
      <w:pPr>
        <w:pStyle w:val="BodyText"/>
      </w:pPr>
      <w:ins w:id="1695" w:author="PR Preview" w:date="2026-01-01T00:00:00Z">
        <w:r>
  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  </w:r>
      </w:ins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del w:id="1696" w:author="PR Preview" w:date="2026-01-01T00:00:00Z">
        <w:r>
          <w:rPr>
            <w:b/>
            <w:bCs/>
          </w:rPr>
          <w:delText xml:space="preserve">Example 8 (Checking the bound)</w:delText>
        </w:r>
      </w:del>
      <w:del w:id="16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has eigenvalues</w:delText>
        </w:r>
      </w:del>
      <w:del w:id="1700" w:author="PR Preview" w:date="2026-01-01T00:00:00Z">
        <w:r>
          <w:delText xml:space="preserve"> </w:delText>
        </w:r>
      </w:del>
      <m:oMath>
        <m:r>
          <m:t>3</m:t>
        </m:r>
      </m:oMath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and</w:delText>
        </w:r>
      </w:del>
      <w:del w:id="1703" w:author="PR Preview" w:date="2026-01-01T00:00:00Z">
        <w:r>
          <w:delText xml:space="preserve"> </w:delText>
        </w:r>
      </w:del>
      <m:oMath>
        <m:r>
          <m:t>1</m:t>
        </m:r>
      </m:oMath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(</w:delText>
        </w:r>
      </w:del>
      <w:hyperlink r:id="rId58">
        <w:del w:id="1706" w:author="PR Preview" w:date="2026-01-01T00:00:00Z">
          <w:r>
            <w:rPr>
              <w:rStyle w:val="Hyperlink"/>
            </w:rPr>
            <w:delText xml:space="preserve">eigenvalue example</w:delText>
          </w:r>
        </w:del>
      </w:hyperlink>
      <w:del w:id="1707" w:author="PR Preview" w:date="2026-01-01T00:00:00Z">
        <w:r>
          <w:delText xml:space="preserve">), so</w:delText>
        </w:r>
      </w:del>
      <w:del w:id="1708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del w:id="1709" w:author="PR Preview" w:date="2026-01-01T00:00:00Z">
        <w:r>
          <w:delText xml:space="preserve">.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delText xml:space="preserve">At</w:delText>
        </w:r>
      </w:del>
      <w:del w:id="1712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13" w:author="PR Preview" w:date="2026-01-01T00:00:00Z">
        <w:r>
          <w:delText xml:space="preserve">,</w:delText>
        </w:r>
      </w:del>
      <w:del w:id="171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del w:id="1715" w:author="PR Preview" w:date="2026-01-01T00:00:00Z">
        <w:r>
          <w:delText xml:space="preserve">.</w:delText>
        </w:r>
      </w:del>
      <w:del w:id="1716" w:author="PR Preview" w:date="2026-01-01T00:00:00Z">
        <w:r>
          <w:delText xml:space="preserve"> </w:delText>
        </w:r>
      </w:del>
      <w:del w:id="1717" w:author="PR Preview" w:date="2026-01-01T00:00:00Z">
        <w:r>
          <w:delText xml:space="preserve">At</w:delText>
        </w:r>
      </w:del>
      <w:del w:id="1718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1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del w:id="1720" w:author="PR Preview" w:date="2026-01-01T00:00:00Z">
        <w:r>
          <w:delText xml:space="preserve">the bound holds with equality, since this</w:delText>
        </w:r>
      </w:del>
      <w:del w:id="1721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is an eigenvector for</w:delText>
        </w:r>
      </w:del>
      <w:del w:id="172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1725" w:author="PR Preview" w:date="2026-01-01T00:00:00Z">
        <w:r>
          <w:delText xml:space="preserve">.</w:delText>
        </w:r>
      </w:del>
    </w:p>
    <w:p>
      <w:pPr>
        <w:pStyle w:val="BodyText"/>
      </w:pPr>
      <w:del w:id="1726" w:author="PR Preview" w:date="2026-01-01T00:00:00Z">
        <w:r>
          <w:rPr>
            <w:b/>
            <w:bCs/>
          </w:rPr>
          <w:delText xml:space="preserve">Lemma 2 (A quadratic form with small entries is small)</w:delText>
        </w:r>
      </w:del>
      <w:del w:id="1727" w:author="PR Preview" w:date="2026-01-01T00:00:00Z">
        <w:r>
          <w:delText xml:space="preserve"> </w:delText>
        </w:r>
      </w:del>
      <w:del w:id="1728" w:author="PR Preview" w:date="2026-01-01T00:00:00Z">
        <w:r>
          <w:delText xml:space="preserve">Let</w:delText>
        </w:r>
      </w:del>
      <w:del w:id="1729" w:author="PR Preview" w:date="2026-01-01T00:00:00Z">
        <w:r>
          <w:delText xml:space="preserve"> </w:delText>
        </w:r>
      </w:del>
      <m:oMath>
        <m:r>
          <m:rPr>
            <m:sty m:val="bi"/>
          </m:rPr>
          <m:t>E</m:t>
        </m:r>
      </m:oMath>
      <w:del w:id="1730" w:author="PR Preview" w:date="2026-01-01T00:00:00Z">
        <w:r>
          <w:delText xml:space="preserve"> </w:delText>
        </w:r>
      </w:del>
      <w:del w:id="1731" w:author="PR Preview" w:date="2026-01-01T00:00:00Z">
        <w:r>
          <w:delText xml:space="preserve">be a</w:delText>
        </w:r>
      </w:del>
      <w:del w:id="17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733" w:author="PR Preview" w:date="2026-01-01T00:00:00Z">
        <w:r>
          <w:delText xml:space="preserve"> </w:delText>
        </w:r>
      </w:del>
      <w:del w:id="1734" w:author="PR Preview" w:date="2026-01-01T00:00:00Z">
        <w:r>
          <w:delText xml:space="preserve">matrix whose entries all satisfy</w:delText>
        </w:r>
      </w:del>
      <w:del w:id="17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del w:id="1736" w:author="PR Preview" w:date="2026-01-01T00:00:00Z">
        <w:r>
          <w:delText xml:space="preserve">.</w:delText>
        </w:r>
      </w:del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Then</w:delText>
        </w:r>
      </w:del>
      <w:del w:id="173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for every</w:delText>
        </w:r>
      </w:del>
      <w:del w:id="1742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743" w:author="PR Preview" w:date="2026-01-01T00:00:00Z">
        <w:r>
          <w:delText xml:space="preserve">.</w:delText>
        </w:r>
      </w:del>
    </w:p>
    <w:p>
      <w:pPr>
        <w:pStyle w:val="BodyText"/>
      </w:pPr>
      <w:del w:id="1744" w:author="PR Preview" w:date="2026-01-01T00:00:00Z">
        <w:r>
          <w:rPr>
            <w:i/>
            <w:iCs/>
          </w:rPr>
          <w:delText xml:space="preserve">Proof</w:delText>
        </w:r>
      </w:del>
      <w:del w:id="1745" w:author="PR Preview" w:date="2026-01-01T00:00:00Z">
        <w:r>
          <w:delText xml:space="preserve">. </w:delText>
        </w:r>
      </w:del>
      <w:del w:id="1746" w:author="PR Preview" w:date="2026-01-01T00:00:00Z">
        <w:r>
          <w:delText xml:space="preserve">Let</w:delText>
        </w:r>
      </w:del>
      <w:del w:id="1747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and</w:delText>
        </w:r>
      </w:del>
      <w:del w:id="1750" w:author="PR Preview" w:date="2026-01-01T00:00:00Z">
        <w:r>
          <w:delText xml:space="preserve"> </w:delText>
        </w:r>
      </w:del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751" w:author="PR Preview" w:date="2026-01-01T00:00:00Z">
        <w:r>
          <w:delText xml:space="preserve">, both in</w:delText>
        </w:r>
      </w:del>
      <w:del w:id="175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753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1754" w:author="PR Preview" w:date="2026-01-01T00:00:00Z">
        <w:r>
          <w:rPr>
            <w:b/>
            <w:bCs/>
          </w:rPr>
          <w:t xml:space="preserve">Example 8 (Checking the bound)</w:t>
        </w:r>
      </w:ins>
      <w:ins w:id="17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has eigenvalues</w:t>
        </w:r>
      </w:ins>
      <w:ins w:id="1758" w:author="PR Preview" w:date="2026-01-01T00:00:00Z">
        <w:r>
          <w:t xml:space="preserve"> </w:t>
        </w:r>
      </w:ins>
      <m:oMath>
        <m:r>
          <m:t>3</m:t>
        </m:r>
      </m:oMath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and</w:t>
        </w:r>
      </w:ins>
      <w:ins w:id="1761" w:author="PR Preview" w:date="2026-01-01T00:00:00Z">
        <w:r>
          <w:t xml:space="preserve"> </w:t>
        </w:r>
      </w:ins>
      <m:oMath>
        <m:r>
          <m:t>1</m:t>
        </m:r>
      </m:oMath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(</w:t>
        </w:r>
      </w:ins>
      <w:hyperlink r:id="rId58">
        <w:ins w:id="1764" w:author="PR Preview" w:date="2026-01-01T00:00:00Z">
          <w:r>
            <w:rPr>
              <w:rStyle w:val="Hyperlink"/>
            </w:rPr>
            <w:t xml:space="preserve">eigenvalue example</w:t>
          </w:r>
        </w:ins>
      </w:hyperlink>
      <w:ins w:id="1765" w:author="PR Preview" w:date="2026-01-01T00:00:00Z">
        <w:r>
          <w:t xml:space="preserve">), so</w:t>
        </w:r>
      </w:ins>
      <w:ins w:id="176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ins w:id="1767" w:author="PR Preview" w:date="2026-01-01T00:00:00Z">
        <w:r>
          <w:t xml:space="preserve">.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At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$\mathord{\smash[b]{\underset{\raise.3ex\hbox{$\scriptstyle\sim$}}{h}}\vphantom{h}} = {(1, 0)}^{\top}$</w:t>
        </w:r>
      </w:ins>
      <w:ins w:id="1772" w:author="PR Preview" w:date="2026-01-01T00:00:00Z">
        <w:r>
          <w:t xml:space="preserve">,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${\mathord{\smash[b]{\underset{\raise.3ex\hbox{$\scriptstyle\sim$}}{h}}\vphantom{h}}}^{\top} \mathbf{A} \mathord{\smash[b]{\underset{\raise.3ex\hbox{$\scriptstyle\sim$}}{h}}\vphantom{h}} = 2 \ge 1 \cdot 1$</w:t>
        </w:r>
      </w:ins>
      <w:ins w:id="1775" w:author="PR Preview" w:date="2026-01-01T00:00:00Z">
        <w:r>
          <w:t xml:space="preserve">.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At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$\mathord{\smash[b]{\underset{\raise.3ex\hbox{$\scriptstyle\sim$}}{h}}\vphantom{h}} = {(1, -1)}^{\top}$</w:t>
        </w:r>
      </w:ins>
      <w:ins w:id="1780" w:author="PR Preview" w:date="2026-01-01T00:00:00Z">
        <w:r>
          <w:t xml:space="preserve">,</w:t>
        </w:r>
      </w:ins>
    </w:p>
    <w:p>
      <w:pPr>
        <w:pStyle w:val="BodyText"/>
      </w:pPr>
      <w:ins w:id="1781" w:author="PR Preview" w:date="2026-01-01T00:00:00Z">
        <w:r>
  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  </w:r>
      </w:ins>
    </w:p>
    <w:p>
      <w:pPr>
        <w:pStyle w:val="FirstParagraph"/>
      </w:pPr>
      <w:ins w:id="1782" w:author="PR Preview" w:date="2026-01-01T00:00:00Z">
        <w:r>
          <w:t xml:space="preserve">the bound holds with equality, since this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$\mathord{\smash[b]{\underset{\raise.3ex\hbox{$\scriptstyle\sim$}}{h}}\vphantom{h}}$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is an eigenvector for</w:t>
        </w:r>
      </w:ins>
      <w:ins w:id="178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1788" w:author="PR Preview" w:date="2026-01-01T00:00:00Z">
        <w:r>
          <w:t xml:space="preserve">.</w:t>
        </w:r>
      </w:ins>
    </w:p>
    <w:bookmarkEnd w:id="59"/>
    <w:bookmarkStart w:id="60" w:name="lem-qf-entry-bound"/>
    <w:p>
      <w:pPr>
        <w:pStyle w:val="BodyText"/>
      </w:pPr>
      <w:ins w:id="1789" w:author="PR Preview" w:date="2026-01-01T00:00:00Z">
        <w:r>
          <w:rPr>
            <w:b/>
            <w:bCs/>
          </w:rPr>
          <w:t xml:space="preserve">Lemma 2 (A quadratic form with small entries is small)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Let</w:t>
        </w:r>
      </w:ins>
      <w:ins w:id="1792" w:author="PR Preview" w:date="2026-01-01T00:00:00Z">
        <w:r>
          <w:t xml:space="preserve"> </w:t>
        </w:r>
      </w:ins>
      <m:oMath>
        <m:r>
          <m:rPr>
            <m:sty m:val="bi"/>
          </m:rPr>
          <m:t>E</m:t>
        </m:r>
      </m:oMath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be a</w:t>
        </w:r>
      </w:ins>
      <w:ins w:id="17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matrix whose entries all satisfy</w:t>
        </w:r>
      </w:ins>
      <w:ins w:id="179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ins w:id="1799" w:author="PR Preview" w:date="2026-01-01T00:00:00Z">
        <w:r>
          <w:t xml:space="preserve">.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Then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for every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$\mathord{\smash[b]{\underset{\raise.3ex\hbox{$\scriptstyle\sim$}}{h}}\vphantom{h}} \in \mathbb{R}^p$</w:t>
        </w:r>
      </w:ins>
      <w:ins w:id="1808" w:author="PR Preview" w:date="2026-01-01T00:00:00Z">
        <w:r>
          <w:t xml:space="preserve">.</w:t>
        </w:r>
      </w:ins>
    </w:p>
    <w:bookmarkEnd w:id="60"/>
    <w:p>
      <w:pPr>
        <w:pStyle w:val="BodyText"/>
      </w:pPr>
      <w:ins w:id="1809" w:author="PR Preview" w:date="2026-01-01T00:00:00Z">
        <w:r>
          <w:rPr>
            <w:i/>
            <w:iCs/>
          </w:rPr>
          <w:t xml:space="preserve">Proof</w:t>
        </w:r>
      </w:ins>
      <w:ins w:id="1810" w:author="PR Preview" w:date="2026-01-01T00:00:00Z">
        <w:r>
          <w:t xml:space="preserve">. </w:t>
        </w:r>
      </w:ins>
      <w:ins w:id="1811" w:author="PR Preview" w:date="2026-01-01T00:00:00Z">
        <w:r>
          <w:t xml:space="preserve">Let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$\mathord{\smash[b]{\underset{\raise.3ex\hbox{$\scriptstyle\sim$}}{a}}\vphantom{a}} \stackrel{\text{def}}{=}{(\mathopen{}\left|h_1\right|\mathclose{}, \ldots, \mathopen{}\left|h_p\right|\mathclose{})}^{\top}$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and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$\mathord{\smash[b]{\underset{\raise.3ex\hbox{$\scriptstyle\sim$}}{1}}\vphantom{1}} \stackrel{\text{def}}{=}{(1, \ldots, 1)}^{\top}$</w:t>
        </w:r>
      </w:ins>
      <w:ins w:id="1818" w:author="PR Preview" w:date="2026-01-01T00:00:00Z">
        <w:r>
          <w:t xml:space="preserve">, both in</w:t>
        </w:r>
      </w:ins>
      <w:ins w:id="181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20" w:author="PR Preview" w:date="2026-01-01T00:00:00Z">
        <w:r>
          <w:t xml:space="preserve">. Then</w:t>
        </w:r>
      </w:ins>
    </w:p>
    <w:p>
      <w:pPr>
        <w:pStyle w:val="BodyText"/>
      </w:pPr>
      <w:ins w:id="1821" w:author="PR Preview" w:date="2026-01-01T00:00:00Z">
        <w:r>
  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  </w:r>
      </w:ins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del w:id="1822" w:author="PR Preview" w:date="2026-01-01T00:00:00Z">
        <w:r>
          <w:rPr>
            <w:b/>
            <w:bCs/>
          </w:rPr>
          <w:delText xml:space="preserve">Example 9 (Checking the bound)</w:delText>
        </w:r>
      </w:del>
      <w:del w:id="1823" w:author="PR Preview" w:date="2026-01-01T00:00:00Z">
        <w:r>
          <w:delText xml:space="preserve"> </w:delText>
        </w:r>
      </w:del>
      <w:del w:id="1824" w:author="PR Preview" w:date="2026-01-01T00:00:00Z">
        <w:r>
          <w:delText xml:space="preserve">Let</w:delText>
        </w:r>
      </w:del>
      <w:del w:id="1825" w:author="PR Preview" w:date="2026-01-01T00:00:00Z">
        <w:r>
          <w:delText xml:space="preserve"> </w:delText>
        </w:r>
      </w:del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del w:id="1826" w:author="PR Preview" w:date="2026-01-01T00:00:00Z">
        <w:r>
          <w:delText xml:space="preserve">, so</w:delText>
        </w:r>
      </w:del>
      <w:del w:id="182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0.2</m:t>
        </m:r>
      </m:oMath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works,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and</w:delText>
        </w:r>
      </w:del>
      <w:del w:id="1832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33" w:author="PR Preview" w:date="2026-01-01T00:00:00Z">
        <w:r>
          <w:delText xml:space="preserve">, so</w:delText>
        </w:r>
      </w:del>
      <w:del w:id="18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del w:id="1835" w:author="PR Preview" w:date="2026-01-01T00:00:00Z">
        <w:r>
          <w:delText xml:space="preserve">.</w:delText>
        </w:r>
      </w:del>
      <w:del w:id="1836" w:author="PR Preview" w:date="2026-01-01T00:00:00Z">
        <w:r>
          <w:delText xml:space="preserve"> </w:delText>
        </w:r>
      </w:del>
      <w:del w:id="1837" w:author="PR Preview" w:date="2026-01-01T00:00:00Z">
        <w:r>
          <w:delText xml:space="preserve">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1838" w:author="PR Preview" w:date="2026-01-01T00:00:00Z">
        <w:r>
          <w:rPr>
            <w:b/>
            <w:bCs/>
          </w:rPr>
          <w:t xml:space="preserve">Example 9 (Checking the bound)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Let</w:t>
        </w:r>
      </w:ins>
      <w:ins w:id="1841" w:author="PR Preview" w:date="2026-01-01T00:00:00Z">
        <w:r>
          <w:t xml:space="preserve"> </w:t>
        </w:r>
      </w:ins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ins w:id="1842" w:author="PR Preview" w:date="2026-01-01T00:00:00Z">
        <w:r>
          <w:t xml:space="preserve">, so</w:t>
        </w:r>
      </w:ins>
      <w:ins w:id="184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0.2</m:t>
        </m:r>
      </m:oMath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works,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and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$\mathord{\smash[b]{\underset{\raise.3ex\hbox{$\scriptstyle\sim$}}{h}}\vphantom{h}} = {(1, 1)}^{\top}$</w:t>
        </w:r>
      </w:ins>
      <w:ins w:id="1850" w:author="PR Preview" w:date="2026-01-01T00:00:00Z">
        <w:r>
          <w:t xml:space="preserve">, so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$\mathopen{}\left\lVert\mathord{\smash[b]{\underset{\raise.3ex\hbox{$\scriptstyle\sim$}}{h}}\vphantom{h}}\right\rVert\mathclose{}^2 = 2$</w:t>
        </w:r>
      </w:ins>
      <w:ins w:id="1853" w:author="PR Preview" w:date="2026-01-01T00:00:00Z">
        <w:r>
          <w:t xml:space="preserve">.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Then</w:t>
        </w:r>
      </w:ins>
    </w:p>
    <w:p>
      <w:pPr>
        <w:pStyle w:val="BodyText"/>
      </w:pPr>
      <w:ins w:id="1856" w:author="PR Preview" w:date="2026-01-01T00:00:00Z">
        <w:r>
  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del w:id="1857" w:author="PR Preview" w:date="2026-01-01T00:00:00Z">
        <w:r>
          <w:rPr>
            <w:b/>
            <w:bCs/>
          </w:rPr>
          <w:delText xml:space="preserve">Theorem 5 (Second-order sufficient condition)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Let</w:delText>
        </w:r>
      </w:del>
      <w:del w:id="18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have first and second partial derivatives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that are continuous on</w:delText>
        </w:r>
      </w:del>
      <w:del w:id="186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(</w:delText>
        </w:r>
      </w:del>
      <w:hyperlink r:id="rId40">
        <w:del w:id="1868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869" w:author="PR Preview" w:date="2026-01-01T00:00:00Z">
        <w:r>
          <w:delText xml:space="preserve">).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If</w:delText>
        </w:r>
      </w:del>
      <w:del w:id="187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is a stationary point of</w:delText>
        </w:r>
      </w:del>
      <w:del w:id="1875" w:author="PR Preview" w:date="2026-01-01T00:00:00Z">
        <w:r>
          <w:delText xml:space="preserve"> </w:delText>
        </w:r>
      </w:del>
      <m:oMath>
        <m:r>
          <m:t>f</m:t>
        </m:r>
      </m:oMath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(</w:delText>
        </w:r>
      </w:del>
      <w:hyperlink w:anchor="def-stationary-point">
        <w:del w:id="187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879" w:author="PR Preview" w:date="2026-01-01T00:00:00Z">
        <w:r>
          <w:delText xml:space="preserve">)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and</w:delText>
        </w:r>
      </w:del>
      <w:del w:id="188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is</w:delText>
        </w:r>
      </w:del>
      <w:del w:id="1885" w:author="PR Preview" w:date="2026-01-01T00:00:00Z">
        <w:r>
          <w:delText xml:space="preserve"> </w:delText>
        </w:r>
      </w:del>
      <w:hyperlink r:id="rId64">
        <w:del w:id="1886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887" w:author="PR Preview" w:date="2026-01-01T00:00:00Z">
        <w:r>
          <w:delText xml:space="preserve">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then</w:delText>
        </w:r>
      </w:del>
      <w:del w:id="189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is a strict local minimizer of</w:delText>
        </w:r>
      </w:del>
      <w:del w:id="1893" w:author="PR Preview" w:date="2026-01-01T00:00:00Z">
        <w:r>
          <w:delText xml:space="preserve"> </w:delText>
        </w:r>
      </w:del>
      <m:oMath>
        <m:r>
          <m:t>f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(</w:delText>
        </w:r>
      </w:del>
      <w:hyperlink w:anchor="def-strict-local-minimizer">
        <w:del w:id="1896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897" w:author="PR Preview" w:date="2026-01-01T00:00:00Z">
        <w:r>
          <w:delText xml:space="preserve">).</w:delText>
        </w:r>
      </w:del>
    </w:p>
    <w:p>
      <w:pPr>
        <w:pStyle w:val="BodyText"/>
      </w:pPr>
      <w:del w:id="1898" w:author="PR Preview" w:date="2026-01-01T00:00:00Z">
        <w:r>
          <w:rPr>
            <w:i/>
            <w:iCs/>
          </w:rPr>
          <w:delText xml:space="preserve">Proof</w:delText>
        </w:r>
      </w:del>
      <w:del w:id="1899" w:author="PR Preview" w:date="2026-01-01T00:00:00Z">
        <w:r>
          <w:delText xml:space="preserve">.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is positive definite, and so symmetric,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so its smallest eigenvalue</w:delText>
        </w:r>
      </w:del>
      <w:del w:id="1904" w:author="PR Preview" w:date="2026-01-01T00:00:00Z">
        <w:r>
          <w:delText xml:space="preserve"> </w:delText>
        </w:r>
      </w:del>
      <m:oMath>
        <m:r>
          <m:t>λ</m:t>
        </m:r>
      </m:oMath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is positive</w:delText>
        </w:r>
      </w:del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(</w:delText>
        </w:r>
      </w:del>
      <w:hyperlink r:id="rId66">
        <w:del w:id="1909" w:author="PR Preview" w:date="2026-01-01T00:00:00Z">
          <w:r>
            <w:rPr>
              <w:rStyle w:val="Hyperlink"/>
            </w:rPr>
            <w:delText xml:space="preserve">definiteness and eigenvalues</w:delText>
          </w:r>
        </w:del>
      </w:hyperlink>
      <w:del w:id="1910" w:author="PR Preview" w:date="2026-01-01T00:00:00Z">
        <w:r>
          <w:delText xml:space="preserve">).</w:delText>
        </w:r>
      </w:del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Each of the</w:delText>
        </w:r>
      </w:del>
      <w:del w:id="1913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t>2</m:t>
            </m:r>
          </m:sup>
        </m:sSup>
      </m:oMath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entries of</w:delText>
        </w:r>
      </w:del>
      <w:del w:id="191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is continuous at</w:delText>
        </w:r>
      </w:del>
      <w:del w:id="191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(</w:delText>
        </w:r>
      </w:del>
      <w:hyperlink r:id="rId46">
        <w:del w:id="1922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923" w:author="PR Preview" w:date="2026-01-01T00:00:00Z">
        <w:r>
          <w:delText xml:space="preserve">):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for</w:delText>
        </w:r>
      </w:del>
      <w:del w:id="192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there is a</w:delText>
        </w:r>
      </w:del>
      <w:del w:id="1929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with</w:delText>
        </w:r>
      </w:del>
      <w:del w:id="19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del w:id="1933" w:author="PR Preview" w:date="2026-01-01T00:00:00Z">
        <w:r>
          <w:delText xml:space="preserve"> </w:delText>
        </w:r>
      </w:del>
      <w:del w:id="1934" w:author="PR Preview" w:date="2026-01-01T00:00:00Z">
        <w:r>
          <w:delText xml:space="preserve">whenever</w:delText>
        </w:r>
      </w:del>
      <w:del w:id="19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del w:id="1936" w:author="PR Preview" w:date="2026-01-01T00:00:00Z">
        <w:r>
          <w:delText xml:space="preserve">.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Let</w:delText>
        </w:r>
      </w:del>
      <w:del w:id="1939" w:author="PR Preview" w:date="2026-01-01T00:00:00Z">
        <w:r>
          <w:delText xml:space="preserve"> </w:delText>
        </w:r>
      </w:del>
      <m:oMath>
        <m:r>
          <m:t>δ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be the smallest of these</w:delText>
        </w:r>
      </w:del>
      <w:del w:id="1942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t>2</m:t>
            </m:r>
          </m:sup>
        </m:sSup>
      </m:oMath>
      <w:del w:id="1943" w:author="PR Preview" w:date="2026-01-01T00:00:00Z">
        <w:r>
          <w:delText xml:space="preserve"> </w:delText>
        </w:r>
      </w:del>
      <w:del w:id="1944" w:author="PR Preview" w:date="2026-01-01T00:00:00Z">
        <w:r>
          <w:delText xml:space="preserve">numbers.</w:delText>
        </w:r>
      </w:del>
    </w:p>
    <w:p>
      <w:pPr>
        <w:pStyle w:val="BodyText"/>
      </w:pPr>
      <w:del w:id="1945" w:author="PR Preview" w:date="2026-01-01T00:00:00Z">
        <w:r>
          <w:delText xml:space="preserve">Now let</w:delText>
        </w:r>
      </w:del>
      <w:del w:id="194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947" w:author="PR Preview" w:date="2026-01-01T00:00:00Z">
        <w:r>
          <w:delText xml:space="preserve">.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By</w:delText>
        </w:r>
      </w:del>
      <w:del w:id="1950" w:author="PR Preview" w:date="2026-01-01T00:00:00Z">
        <w:r>
          <w:delText xml:space="preserve"> </w:delText>
        </w:r>
      </w:del>
      <w:hyperlink w:anchor="thm-taylor-mv">
        <w:del w:id="195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there is a</w:delText>
        </w:r>
      </w:del>
      <w:del w:id="1954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for which the first step of the next display holds;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let</w:delText>
        </w:r>
      </w:del>
      <w:del w:id="195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and</w:delText>
        </w:r>
      </w:del>
      <w:del w:id="1962" w:author="PR Preview" w:date="2026-01-01T00:00:00Z">
        <w:r>
          <w:delText xml:space="preserve"> </w:delText>
        </w:r>
      </w:del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1963" w:author="PR Preview" w:date="2026-01-01T00:00:00Z">
        <w:r>
          <w:delText xml:space="preserve">.</w:delText>
        </w:r>
      </w:del>
      <w:del w:id="1964" w:author="PR Preview" w:date="2026-01-01T00:00:00Z">
        <w:r>
          <w:delText xml:space="preserve"> </w:delText>
        </w:r>
      </w:del>
      <w:del w:id="1965" w:author="PR Preview" w:date="2026-01-01T00:00:00Z">
        <w:r>
          <w:delText xml:space="preserve">Since</w:delText>
        </w:r>
      </w:del>
      <w:del w:id="19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967" w:author="PR Preview" w:date="2026-01-01T00:00:00Z">
        <w:r>
          <w:delText xml:space="preserve">,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every entry of</w:delText>
        </w:r>
      </w:del>
      <w:del w:id="1970" w:author="PR Preview" w:date="2026-01-01T00:00:00Z">
        <w:r>
          <w:delText xml:space="preserve"> </w:delText>
        </w:r>
      </w:del>
      <m:oMath>
        <m:r>
          <m:rPr>
            <m:sty m:val="bi"/>
          </m:rPr>
          <m:t>E</m:t>
        </m:r>
      </m:oMath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has absolute value less than</w:delText>
        </w:r>
      </w:del>
      <w:del w:id="197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del w:id="1974" w:author="PR Preview" w:date="2026-01-01T00:00:00Z">
        <w:r>
          <w:delText xml:space="preserve">,</w:delText>
        </w:r>
      </w:del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so</w:delText>
        </w:r>
      </w:del>
      <w:del w:id="1977" w:author="PR Preview" w:date="2026-01-01T00:00:00Z">
        <w:r>
          <w:delText xml:space="preserve"> </w:delText>
        </w:r>
      </w:del>
      <w:hyperlink w:anchor="lem-qf-entry-bound">
        <w:del w:id="1978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applies with</w:delText>
        </w:r>
      </w:del>
      <w:del w:id="198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del w:id="198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983" w:author="PR Preview" w:date="2026-01-01T00:00:00Z">
        <w:r>
          <w:delText xml:space="preserve">So</w:delText>
        </w:r>
      </w:del>
      <w:del w:id="198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whenever</w:delText>
        </w:r>
      </w:del>
      <w:del w:id="198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988" w:author="PR Preview" w:date="2026-01-01T00:00:00Z">
        <w:r>
          <w:delText xml:space="preserve"> </w:delText>
        </w:r>
      </w:del>
      <w:del w:id="1989" w:author="PR Preview" w:date="2026-01-01T00:00:00Z">
        <w:r>
          <w:delText xml:space="preserve">(take</w:delText>
        </w:r>
      </w:del>
      <w:del w:id="1990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1991" w:author="PR Preview" w:date="2026-01-01T00:00:00Z">
        <w:r>
          <w:delText xml:space="preserve">).</w:delText>
        </w:r>
      </w:del>
    </w:p>
    <w:p>
      <w:pPr>
        <w:pStyle w:val="FirstParagraph"/>
      </w:pPr>
      <w:ins w:id="1992" w:author="PR Preview" w:date="2026-01-01T00:00:00Z">
        <w:r>
          <w:rPr>
            <w:b/>
            <w:bCs/>
          </w:rPr>
          <w:t xml:space="preserve">Theorem 5 (Second-order sufficient condition)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Let</w:t>
        </w:r>
      </w:ins>
      <w:ins w:id="19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have first and second partial derivatives</w:t>
        </w:r>
      </w:ins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that are continuous on</w:t>
        </w:r>
      </w:ins>
      <w:ins w:id="200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(</w:t>
        </w:r>
      </w:ins>
      <w:hyperlink r:id="rId40">
        <w:ins w:id="2003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2004" w:author="PR Preview" w:date="2026-01-01T00:00:00Z">
        <w:r>
          <w:t xml:space="preserve">).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If</w:t>
        </w:r>
      </w:ins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$\mathord{\smash[b]{\underset{\raise.3ex\hbox{$\scriptstyle\sim$}}{x}}\vphantom{x}}^*$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is a stationary point of</w:t>
        </w:r>
      </w:ins>
      <w:ins w:id="2011" w:author="PR Preview" w:date="2026-01-01T00:00:00Z">
        <w:r>
          <w:t xml:space="preserve"> </w:t>
        </w:r>
      </w:ins>
      <m:oMath>
        <m:r>
          <m:t>f</m:t>
        </m:r>
      </m:oMath>
      <w:ins w:id="2012" w:author="PR Preview" w:date="2026-01-01T00:00:00Z">
        <w:r>
          <w:t xml:space="preserve"> </w:t>
        </w:r>
      </w:ins>
      <w:ins w:id="2013" w:author="PR Preview" w:date="2026-01-01T00:00:00Z">
        <w:r>
          <w:t xml:space="preserve">(</w:t>
        </w:r>
      </w:ins>
      <w:hyperlink w:anchor="def-stationary-point">
        <w:ins w:id="201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015" w:author="PR Preview" w:date="2026-01-01T00:00:00Z">
        <w:r>
          <w:t xml:space="preserve">)</w:t>
        </w:r>
      </w:ins>
      <w:ins w:id="2016" w:author="PR Preview" w:date="2026-01-01T00:00:00Z">
        <w:r>
          <w:t xml:space="preserve"> </w:t>
        </w:r>
      </w:ins>
      <w:ins w:id="2017" w:author="PR Preview" w:date="2026-01-01T00:00:00Z">
        <w:r>
          <w:t xml:space="preserve">and</w:t>
        </w:r>
      </w:ins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$\mathbf{H}_f(\mathord{\smash[b]{\underset{\raise.3ex\hbox{$\scriptstyle\sim$}}{x}}\vphantom{x}}^*)$</w:t>
        </w:r>
      </w:ins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is</w:t>
        </w:r>
      </w:ins>
      <w:ins w:id="2022" w:author="PR Preview" w:date="2026-01-01T00:00:00Z">
        <w:r>
          <w:t xml:space="preserve"> </w:t>
        </w:r>
      </w:ins>
      <w:hyperlink r:id="rId64">
        <w:ins w:id="2023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2024" w:author="PR Preview" w:date="2026-01-01T00:00:00Z">
        <w:r>
          <w:t xml:space="preserve">,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then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$\mathord{\smash[b]{\underset{\raise.3ex\hbox{$\scriptstyle\sim$}}{x}}\vphantom{x}}^*$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is a strict local minimizer of</w:t>
        </w:r>
      </w:ins>
      <w:ins w:id="2031" w:author="PR Preview" w:date="2026-01-01T00:00:00Z">
        <w:r>
          <w:t xml:space="preserve"> </w:t>
        </w:r>
      </w:ins>
      <m:oMath>
        <m:r>
          <m:t>f</m:t>
        </m:r>
      </m:oMath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(</w:t>
        </w:r>
      </w:ins>
      <w:hyperlink w:anchor="def-strict-local-minimizer">
        <w:ins w:id="203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035" w:author="PR Preview" w:date="2026-01-01T00:00:00Z">
        <w:r>
          <w:t xml:space="preserve">).</w:t>
        </w:r>
      </w:ins>
    </w:p>
    <w:bookmarkEnd w:id="65"/>
    <w:p>
      <w:pPr>
        <w:pStyle w:val="BodyText"/>
      </w:pPr>
      <w:ins w:id="2036" w:author="PR Preview" w:date="2026-01-01T00:00:00Z">
        <w:r>
          <w:rPr>
            <w:i/>
            <w:iCs/>
          </w:rPr>
          <w:t xml:space="preserve">Proof</w:t>
        </w:r>
      </w:ins>
      <w:ins w:id="2037" w:author="PR Preview" w:date="2026-01-01T00:00:00Z">
        <w:r>
          <w:t xml:space="preserve">. </w:t>
        </w:r>
      </w:ins>
      <w:ins w:id="2038" w:author="PR Preview" w:date="2026-01-01T00:00:00Z">
        <w:r>
          <w:t xml:space="preserve">$\mathbf{H}_f(\mathord{\smash[b]{\underset{\raise.3ex\hbox{$\scriptstyle\sim$}}{x}}\vphantom{x}}^*)$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is positive definite, and so symmetric,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so its smallest eigenvalue</w:t>
        </w:r>
      </w:ins>
      <w:ins w:id="2043" w:author="PR Preview" w:date="2026-01-01T00:00:00Z">
        <w:r>
          <w:t xml:space="preserve"> </w:t>
        </w:r>
      </w:ins>
      <m:oMath>
        <m:r>
          <m:t>λ</m:t>
        </m:r>
      </m:oMath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is positive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(</w:t>
        </w:r>
      </w:ins>
      <w:hyperlink r:id="rId66">
        <w:ins w:id="2048" w:author="PR Preview" w:date="2026-01-01T00:00:00Z">
          <w:r>
            <w:rPr>
              <w:rStyle w:val="Hyperlink"/>
            </w:rPr>
            <w:t xml:space="preserve">definiteness and eigenvalues</w:t>
          </w:r>
        </w:ins>
      </w:hyperlink>
      <w:ins w:id="2049" w:author="PR Preview" w:date="2026-01-01T00:00:00Z">
        <w:r>
          <w:t xml:space="preserve">).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Each of the</w:t>
        </w:r>
      </w:ins>
      <w:ins w:id="2052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t>2</m:t>
            </m:r>
          </m:sup>
        </m:sSup>
      </m:oMath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entries of</w:t>
        </w:r>
      </w:ins>
      <w:ins w:id="205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is continuous at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$\mathord{\smash[b]{\underset{\raise.3ex\hbox{$\scriptstyle\sim$}}{x}}\vphantom{x}}^*$</w:t>
        </w:r>
      </w:ins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(</w:t>
        </w:r>
      </w:ins>
      <w:hyperlink r:id="rId46">
        <w:ins w:id="2062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2063" w:author="PR Preview" w:date="2026-01-01T00:00:00Z">
        <w:r>
          <w:t xml:space="preserve">):</w:t>
        </w:r>
      </w:ins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for</w:t>
        </w:r>
      </w:ins>
      <w:ins w:id="206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there is a</w:t>
        </w:r>
      </w:ins>
      <w:ins w:id="2069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with</w:t>
        </w:r>
      </w:ins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whenever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  </w:r>
      </w:ins>
      <w:ins w:id="2078" w:author="PR Preview" w:date="2026-01-01T00:00:00Z">
        <w:r>
          <w:t xml:space="preserve">.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Let</w:t>
        </w:r>
      </w:ins>
      <w:ins w:id="2081" w:author="PR Preview" w:date="2026-01-01T00:00:00Z">
        <w:r>
          <w:t xml:space="preserve"> </w:t>
        </w:r>
      </w:ins>
      <m:oMath>
        <m:r>
          <m:t>δ</m:t>
        </m:r>
      </m:oMath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be the smallest of these</w:t>
        </w:r>
      </w:ins>
      <w:ins w:id="2084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t>2</m:t>
            </m:r>
          </m:sup>
        </m:sSup>
      </m:oMath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numbers.</w:t>
        </w:r>
      </w:ins>
    </w:p>
    <w:p>
      <w:pPr>
        <w:pStyle w:val="BodyText"/>
      </w:pPr>
      <w:ins w:id="2087" w:author="PR Preview" w:date="2026-01-01T00:00:00Z">
        <w:r>
          <w:t xml:space="preserve">Now let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$0 &lt; \mathopen{}\left\lVert\mathord{\smash[b]{\underset{\raise.3ex\hbox{$\scriptstyle\sim$}}{h}}\vphantom{h}}\right\rVert\mathclose{} &lt; \delta$</w:t>
        </w:r>
      </w:ins>
      <w:ins w:id="2090" w:author="PR Preview" w:date="2026-01-01T00:00:00Z">
        <w:r>
          <w:t xml:space="preserve">.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By</w:t>
        </w:r>
      </w:ins>
      <w:ins w:id="2093" w:author="PR Preview" w:date="2026-01-01T00:00:00Z">
        <w:r>
          <w:t xml:space="preserve"> </w:t>
        </w:r>
      </w:ins>
      <w:hyperlink w:anchor="thm-taylor-mv">
        <w:ins w:id="209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there is a</w:t>
        </w:r>
      </w:ins>
      <w:ins w:id="2097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for which the first step of the next display holds;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let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and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  </w:r>
      </w:ins>
      <w:ins w:id="2108" w:author="PR Preview" w:date="2026-01-01T00:00:00Z">
        <w:r>
          <w:t xml:space="preserve">.</w:t>
        </w:r>
      </w:ins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Since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  </w:r>
      </w:ins>
      <w:ins w:id="2113" w:author="PR Preview" w:date="2026-01-01T00:00:00Z">
        <w:r>
          <w:t xml:space="preserve">,</w:t>
        </w:r>
      </w:ins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every entry of</w:t>
        </w:r>
      </w:ins>
      <w:ins w:id="2116" w:author="PR Preview" w:date="2026-01-01T00:00:00Z">
        <w:r>
          <w:t xml:space="preserve"> </w:t>
        </w:r>
      </w:ins>
      <m:oMath>
        <m:r>
          <m:rPr>
            <m:sty m:val="bi"/>
          </m:rPr>
          <m:t>E</m:t>
        </m:r>
      </m:oMath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has absolute value less than</w:t>
        </w:r>
      </w:ins>
      <w:ins w:id="2119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ins w:id="2120" w:author="PR Preview" w:date="2026-01-01T00:00:00Z">
        <w:r>
          <w:t xml:space="preserve">,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so</w:t>
        </w:r>
      </w:ins>
      <w:ins w:id="2123" w:author="PR Preview" w:date="2026-01-01T00:00:00Z">
        <w:r>
          <w:t xml:space="preserve"> </w:t>
        </w:r>
      </w:ins>
      <w:hyperlink w:anchor="lem-qf-entry-bound">
        <w:ins w:id="2124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applies with</w:t>
        </w:r>
      </w:ins>
      <w:ins w:id="212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ins w:id="2128" w:author="PR Preview" w:date="2026-01-01T00:00:00Z">
        <w:r>
          <w:t xml:space="preserve">:</w:t>
        </w:r>
      </w:ins>
    </w:p>
    <w:p>
      <w:pPr>
        <w:pStyle w:val="BodyText"/>
      </w:pPr>
      <w:ins w:id="2129" w:author="PR Preview" w:date="2026-01-01T00:00:00Z">
        <w:r>
  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  </w:r>
      </w:ins>
    </w:p>
    <w:p>
      <w:pPr>
        <w:pStyle w:val="FirstParagraph"/>
      </w:pPr>
      <w:ins w:id="2130" w:author="PR Preview" w:date="2026-01-01T00:00:00Z">
        <w:r>
          <w:t xml:space="preserve">So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$f(\mathord{\smash[b]{\underset{\raise.3ex\hbox{$\scriptstyle\sim$}}{x}}\vphantom{x}}^*) &lt; f(\mathord{\smash[b]{\underset{\raise.3ex\hbox{$\scriptstyle\sim$}}{x}}\vphantom{x}})$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whenever</w:t>
        </w:r>
      </w:ins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  </w:r>
      </w:ins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(take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  </w:r>
      </w:ins>
      <w:ins w:id="2141" w:author="PR Preview" w:date="2026-01-01T00:00:00Z">
        <w:r>
          <w:t xml:space="preserve">).</w:t>
        </w:r>
      </w:ins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has the stationary point</w:delText>
        </w:r>
      </w:del>
      <w:del w:id="214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(</w:delText>
        </w:r>
      </w:del>
      <w:hyperlink w:anchor="exm-stationary-point">
        <w:del w:id="214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148" w:author="PR Preview" w:date="2026-01-01T00:00:00Z">
        <w:r>
          <w:delText xml:space="preserve">),</w:delText>
        </w:r>
      </w:del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and its Hessian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5"/>
        </w:numPr>
      </w:pPr>
      <w:ins w:id="2151" w:author="PR Preview" w:date="2026-01-01T00:00:00Z">
        <w:r>
          <w:t xml:space="preserve">$f(\mathord{\smash[b]{\underset{\raise.3ex\hbox{$\scriptstyle\sim$}}{x}}\vphantom{x}}) = x_1^2 + x_2^2 - 2 x_1$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has the stationary point</w:t>
        </w:r>
      </w:ins>
      <w:ins w:id="215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(</w:t>
        </w:r>
      </w:ins>
      <w:hyperlink w:anchor="exm-stationary-point">
        <w:ins w:id="2157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158" w:author="PR Preview" w:date="2026-01-01T00:00:00Z">
        <w:r>
          <w:t xml:space="preserve">),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and its Hessian is</w:t>
        </w:r>
      </w:ins>
    </w:p>
    <w:p>
      <w:pPr>
        <w:pStyle w:val="BodyText"/>
      </w:pPr>
      <w:ins w:id="2161" w:author="PR Preview" w:date="2026-01-01T00:00:00Z">
        <w:r>
  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  </w:r>
      </w:ins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has the stationary point</w:delText>
        </w:r>
      </w:del>
      <w:del w:id="2164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and Hessian</w:delText>
        </w:r>
      </w:del>
      <w:del w:id="2167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2168" w:author="PR Preview" w:date="2026-01-01T00:00:00Z">
        <w:r>
          <w:delText xml:space="preserve">, which is not positive definite</w:delText>
        </w:r>
      </w:del>
      <w:del w:id="2169" w:author="PR Preview" w:date="2026-01-01T00:00:00Z">
        <w:r>
          <w:delText xml:space="preserve"> </w:delText>
        </w:r>
      </w:del>
      <w:del w:id="2170" w:author="PR Preview" w:date="2026-01-01T00:00:00Z">
        <w:r>
          <w:delText xml:space="preserve">(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gives</w:delText>
        </w:r>
      </w:del>
      <w:del w:id="217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</m:oMath>
      <w:del w:id="2174" w:author="PR Preview" w:date="2026-01-01T00:00:00Z">
        <w:r>
          <w:delText xml:space="preserve">),</w:delText>
        </w:r>
      </w:del>
      <w:del w:id="2175" w:author="PR Preview" w:date="2026-01-01T00:00:00Z">
        <w:r>
          <w:delText xml:space="preserve"> </w:delText>
        </w:r>
      </w:del>
      <w:del w:id="2176" w:author="PR Preview" w:date="2026-01-01T00:00:00Z">
        <w:r>
          <w:delText xml:space="preserve">and indeed</w:delText>
        </w:r>
      </w:del>
      <w:del w:id="217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is not a local minimizer (</w:delText>
        </w:r>
      </w:del>
      <w:hyperlink w:anchor="exm-first-order-condition">
        <w:del w:id="2180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181" w:author="PR Preview" w:date="2026-01-01T00:00:00Z">
        <w:r>
          <w:delText xml:space="preserve">).</w:delText>
        </w:r>
      </w:del>
    </w:p>
    <w:p>
      <w:pPr>
        <w:pStyle w:val="FirstParagraph"/>
      </w:pPr>
      <w:del w:id="2182" w:author="PR Preview" w:date="2026-01-01T00:00:00Z">
        <w:r>
          <w:rPr>
            <w:b/>
            <w:bCs/>
          </w:rPr>
          <w:delText xml:space="preserve">Example 11 (The condition is sufficient, not necessary)</w:delText>
        </w:r>
      </w:del>
      <w:del w:id="21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del w:id="2184" w:author="PR Preview" w:date="2026-01-01T00:00:00Z">
        <w:r>
          <w:delText xml:space="preserve"> </w:delText>
        </w:r>
      </w:del>
      <w:del w:id="2185" w:author="PR Preview" w:date="2026-01-01T00:00:00Z">
        <w:r>
          <w:delText xml:space="preserve">and</w:delText>
        </w:r>
      </w:del>
      <w:del w:id="218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both have gradient</w:delText>
        </w:r>
      </w:del>
      <w:del w:id="2189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at</w:delText>
        </w:r>
      </w:del>
      <w:del w:id="219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93" w:author="PR Preview" w:date="2026-01-01T00:00:00Z">
        <w:r>
          <w:delText xml:space="preserve"> </w:delText>
        </w:r>
      </w:del>
      <w:del w:id="2194" w:author="PR Preview" w:date="2026-01-01T00:00:00Z">
        <w:r>
          <w:delText xml:space="preserve">and the same Hessian there,</w:delText>
        </w:r>
      </w:del>
      <w:del w:id="2195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196" w:author="PR Preview" w:date="2026-01-01T00:00:00Z">
        <w:r>
          <w:delText xml:space="preserve">,</w:delText>
        </w:r>
      </w:del>
      <w:del w:id="2197" w:author="PR Preview" w:date="2026-01-01T00:00:00Z">
        <w:r>
          <w:delText xml:space="preserve"> </w:delText>
        </w:r>
      </w:del>
      <w:del w:id="2198" w:author="PR Preview" w:date="2026-01-01T00:00:00Z">
        <w:r>
          <w:delText xml:space="preserve">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2199" w:author="PR Preview" w:date="2026-01-01T00:00:00Z">
        <w:r>
          <w:delText xml:space="preserve">at</w:delText>
        </w:r>
      </w:del>
      <w:del w:id="220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2201" w:author="PR Preview" w:date="2026-01-01T00:00:00Z">
        <w:r>
          <w:delText xml:space="preserve">.</w:delText>
        </w:r>
      </w:del>
      <w:del w:id="2202" w:author="PR Preview" w:date="2026-01-01T00:00:00Z">
        <w:r>
          <w:delText xml:space="preserve"> </w:delText>
        </w:r>
      </w:del>
      <w:del w:id="2203" w:author="PR Preview" w:date="2026-01-01T00:00:00Z">
        <w:r>
          <w:delText xml:space="preserve">That Hessian is not positive definite (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gives</w:delText>
        </w:r>
      </w:del>
      <w:del w:id="2206" w:author="PR Preview" w:date="2026-01-01T00:00:00Z">
        <w:r>
          <w:delText xml:space="preserve"> </w:delText>
        </w:r>
      </w:del>
      <m:oMath>
        <m:r>
          <m:t>0</m:t>
        </m:r>
      </m:oMath>
      <w:del w:id="2207" w:author="PR Preview" w:date="2026-01-01T00:00:00Z">
        <w:r>
          <w:delText xml:space="preserve">),</w:delText>
        </w:r>
      </w:del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so</w:delText>
        </w:r>
      </w:del>
      <w:del w:id="2210" w:author="PR Preview" w:date="2026-01-01T00:00:00Z">
        <w:r>
          <w:delText xml:space="preserve"> </w:delText>
        </w:r>
      </w:del>
      <w:hyperlink w:anchor="thm-second-order-condition">
        <w:del w:id="221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212" w:author="PR Preview" w:date="2026-01-01T00:00:00Z">
        <w:r>
          <w:delText xml:space="preserve"> </w:delText>
        </w:r>
      </w:del>
      <w:del w:id="2213" w:author="PR Preview" w:date="2026-01-01T00:00:00Z">
        <w:r>
          <w:delText xml:space="preserve">says nothing about either function.</w:delText>
        </w:r>
      </w:del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In fact</w:delText>
        </w:r>
      </w:del>
      <w:del w:id="2216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delText xml:space="preserve">is a strict local minimizer of</w:delText>
        </w:r>
      </w:del>
      <w:del w:id="2219" w:author="PR Preview" w:date="2026-01-01T00:00:00Z">
        <w:r>
          <w:delText xml:space="preserve"> </w:delText>
        </w:r>
      </w:del>
      <m:oMath>
        <m:r>
          <m:t>f</m:t>
        </m:r>
      </m:oMath>
      <w:del w:id="2220" w:author="PR Preview" w:date="2026-01-01T00:00:00Z">
        <w:r>
          <w:delText xml:space="preserve">,</w:delText>
        </w:r>
      </w:del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since</w:delText>
        </w:r>
      </w:del>
      <w:del w:id="22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224" w:author="PR Preview" w:date="2026-01-01T00:00:00Z">
        <w:r>
          <w:delText xml:space="preserve"> </w:delText>
        </w:r>
      </w:del>
      <w:del w:id="2225" w:author="PR Preview" w:date="2026-01-01T00:00:00Z">
        <w:r>
          <w:delText xml:space="preserve">for</w:delText>
        </w:r>
      </w:del>
      <w:del w:id="222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27" w:author="PR Preview" w:date="2026-01-01T00:00:00Z">
        <w:r>
          <w:delText xml:space="preserve">,</w:delText>
        </w:r>
      </w:del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but not a local minimizer of</w:delText>
        </w:r>
      </w:del>
      <w:del w:id="2230" w:author="PR Preview" w:date="2026-01-01T00:00:00Z">
        <w:r>
          <w:delText xml:space="preserve"> </w:delText>
        </w:r>
      </w:del>
      <m:oMath>
        <m:r>
          <m:t>g</m:t>
        </m:r>
      </m:oMath>
      <w:del w:id="2231" w:author="PR Preview" w:date="2026-01-01T00:00:00Z">
        <w:r>
          <w:delText xml:space="preserve">, 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5"/>
        </w:numPr>
      </w:pPr>
      <w:ins w:id="2232" w:author="PR Preview" w:date="2026-01-01T00:00:00Z">
        <w:r>
          <w:t xml:space="preserve">$f(\mathord{\smash[b]{\underset{\raise.3ex\hbox{$\scriptstyle\sim$}}{x}}\vphantom{x}}) = x_1^2 - x_2^2$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has the stationary point</w:t>
        </w:r>
      </w:ins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$\mathord{\smash[b]{\underset{\raise.3ex\hbox{$\scriptstyle\sim$}}{0}}\vphantom{0}}$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and Hessian</w:t>
        </w:r>
      </w:ins>
      <w:ins w:id="2239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2240" w:author="PR Preview" w:date="2026-01-01T00:00:00Z">
        <w:r>
          <w:t xml:space="preserve">, which is not positive definite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(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gives</w:t>
        </w:r>
      </w:ins>
      <w:ins w:id="22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2246" w:author="PR Preview" w:date="2026-01-01T00:00:00Z">
        <w:r>
          <w:t xml:space="preserve">),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t xml:space="preserve">and indeed</w:t>
        </w:r>
      </w:ins>
      <w:ins w:id="2249" w:author="PR Preview" w:date="2026-01-01T00:00:00Z">
        <w:r>
          <w:t xml:space="preserve"> </w:t>
        </w:r>
      </w:ins>
      <w:ins w:id="2250" w:author="PR Preview" w:date="2026-01-01T00:00:00Z">
        <w:r>
          <w:t xml:space="preserve">$\mathord{\smash[b]{\underset{\raise.3ex\hbox{$\scriptstyle\sim$}}{0}}\vphantom{0}}$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is not a local minimizer (</w:t>
        </w:r>
      </w:ins>
      <w:hyperlink w:anchor="exm-first-order-condition">
        <w:ins w:id="225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254" w:author="PR Preview" w:date="2026-01-01T00:00:00Z">
        <w:r>
          <w:t xml:space="preserve">).</w:t>
        </w:r>
      </w:ins>
    </w:p>
    <w:bookmarkEnd w:id="67"/>
    <w:bookmarkStart w:id="68" w:name="exm-second-order-inconclusive"/>
    <w:p>
      <w:pPr>
        <w:pStyle w:val="FirstParagraph"/>
      </w:pPr>
      <w:ins w:id="2255" w:author="PR Preview" w:date="2026-01-01T00:00:00Z">
        <w:r>
          <w:rPr>
            <w:b/>
            <w:bCs/>
          </w:rPr>
          <w:t xml:space="preserve">Example 11 (The condition is sufficient, not necessary)</w:t>
        </w:r>
      </w:ins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$f(\mathord{\smash[b]{\underset{\raise.3ex\hbox{$\scriptstyle\sim$}}{x}}\vphantom{x}}) = x_1^2 + x_2^4$</w:t>
        </w:r>
      </w:ins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and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$g(\mathord{\smash[b]{\underset{\raise.3ex\hbox{$\scriptstyle\sim$}}{x}}\vphantom{x}}) = x_1^2 - x_2^4$</w:t>
        </w:r>
      </w:ins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both have gradient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$\mathord{\smash[b]{\underset{\raise.3ex\hbox{$\scriptstyle\sim$}}{0}}\vphantom{0}}$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at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$\mathord{\smash[b]{\underset{\raise.3ex\hbox{$\scriptstyle\sim$}}{0}}\vphantom{0}}$</w:t>
        </w:r>
      </w:ins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and the same Hessian there,</w:t>
        </w:r>
      </w:ins>
      <w:ins w:id="2272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273" w:author="PR Preview" w:date="2026-01-01T00:00:00Z">
        <w:r>
          <w:t xml:space="preserve">,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2276" w:author="PR Preview" w:date="2026-01-01T00:00:00Z">
        <w:r>
          <w:t xml:space="preserve">at</w:t>
        </w:r>
      </w:ins>
      <w:ins w:id="22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278" w:author="PR Preview" w:date="2026-01-01T00:00:00Z">
        <w:r>
          <w:t xml:space="preserve">.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t xml:space="preserve">That Hessian is not positive definite (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gives</w:t>
        </w:r>
      </w:ins>
      <w:ins w:id="2283" w:author="PR Preview" w:date="2026-01-01T00:00:00Z">
        <w:r>
          <w:t xml:space="preserve"> </w:t>
        </w:r>
      </w:ins>
      <m:oMath>
        <m:r>
          <m:t>0</m:t>
        </m:r>
      </m:oMath>
      <w:ins w:id="2284" w:author="PR Preview" w:date="2026-01-01T00:00:00Z">
        <w:r>
          <w:t xml:space="preserve">),</w:t>
        </w:r>
      </w:ins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so</w:t>
        </w:r>
      </w:ins>
      <w:ins w:id="2287" w:author="PR Preview" w:date="2026-01-01T00:00:00Z">
        <w:r>
          <w:t xml:space="preserve"> </w:t>
        </w:r>
      </w:ins>
      <w:hyperlink w:anchor="thm-second-order-condition">
        <w:ins w:id="228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says nothing about either function.</w:t>
        </w:r>
      </w:ins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In fact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$\mathord{\smash[b]{\underset{\raise.3ex\hbox{$\scriptstyle\sim$}}{0}}\vphantom{0}}$</w:t>
        </w:r>
      </w:ins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is a strict local minimizer of</w:t>
        </w:r>
      </w:ins>
      <w:ins w:id="2297" w:author="PR Preview" w:date="2026-01-01T00:00:00Z">
        <w:r>
          <w:t xml:space="preserve"> </w:t>
        </w:r>
      </w:ins>
      <m:oMath>
        <m:r>
          <m:t>f</m:t>
        </m:r>
      </m:oMath>
      <w:ins w:id="2298" w:author="PR Preview" w:date="2026-01-01T00:00:00Z">
        <w:r>
          <w:t xml:space="preserve">,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since</w:t>
        </w:r>
      </w:ins>
      <w:ins w:id="2301" w:author="PR Preview" w:date="2026-01-01T00:00:00Z">
        <w:r>
          <w:t xml:space="preserve"> </w:t>
        </w:r>
      </w:ins>
      <w:ins w:id="2302" w:author="PR Preview" w:date="2026-01-01T00:00:00Z">
        <w:r>
          <w:t xml:space="preserve">$f(\mathord{\smash[b]{\underset{\raise.3ex\hbox{$\scriptstyle\sim$}}{x}}\vphantom{x}}) &gt; 0 = f(\mathord{\smash[b]{\underset{\raise.3ex\hbox{$\scriptstyle\sim$}}{0}}\vphantom{0}})$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for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2307" w:author="PR Preview" w:date="2026-01-01T00:00:00Z">
        <w:r>
          <w:t xml:space="preserve">,</w:t>
        </w:r>
      </w:ins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but not a local minimizer of</w:t>
        </w:r>
      </w:ins>
      <w:ins w:id="2310" w:author="PR Preview" w:date="2026-01-01T00:00:00Z">
        <w:r>
          <w:t xml:space="preserve"> </w:t>
        </w:r>
      </w:ins>
      <m:oMath>
        <m:r>
          <m:t>g</m:t>
        </m:r>
      </m:oMath>
      <w:ins w:id="2311" w:author="PR Preview" w:date="2026-01-01T00:00:00Z">
        <w:r>
          <w:t xml:space="preserve">, since</w:t>
        </w:r>
      </w:ins>
    </w:p>
    <w:p>
      <w:pPr>
        <w:pStyle w:val="BodyText"/>
      </w:pPr>
      <w:ins w:id="2312" w:author="PR Preview" w:date="2026-01-01T00:00:00Z">
        <w:r>
          <w:t xml:space="preserve">$$
    \begin{aligned}
    g(0, t) &amp;= -t^4 \\
    &amp;&lt; 0 \\
    &amp;= g(\mathord{\smash[b]{\underset{\raise.3ex\hbox{$\scriptstyle\sim$}}{0}}\vphantom{0}})
    \end{aligned}
    $$</w:t>
        </w:r>
      </w:ins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del w:id="2313" w:author="PR Preview" w:date="2026-01-01T00:00:00Z">
        <w:r>
          <w:rPr>
            <w:b/>
            <w:bCs/>
          </w:rPr>
          <w:delText xml:space="preserve">Definition 3 (Convex set)</w:delText>
        </w:r>
      </w:del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A set</w:delText>
        </w:r>
      </w:del>
      <w:del w:id="231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is</w:delText>
        </w:r>
      </w:del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rPr>
            <w:b/>
            <w:bCs/>
          </w:rPr>
          <w:delText xml:space="preserve">convex</w:delText>
        </w:r>
      </w:del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if for all</w:delText>
        </w:r>
      </w:del>
      <w:del w:id="23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and all</w:delText>
        </w:r>
      </w:del>
      <w:del w:id="232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327" w:author="PR Preview" w:date="2026-01-01T00:00:00Z">
        <w:r>
          <w:delText xml:space="preserve">,</w:delText>
        </w:r>
      </w:del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the point</w:delText>
        </w:r>
      </w:del>
      <w:del w:id="2330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31" w:author="PR Preview" w:date="2026-01-01T00:00:00Z">
        <w:r>
          <w:delText xml:space="preserve"> </w:delText>
        </w:r>
      </w:del>
      <w:del w:id="2332" w:author="PR Preview" w:date="2026-01-01T00:00:00Z">
        <w:r>
          <w:delText xml:space="preserve">is in</w:delText>
        </w:r>
      </w:del>
      <w:del w:id="2333" w:author="PR Preview" w:date="2026-01-01T00:00:00Z">
        <w:r>
          <w:delText xml:space="preserve"> </w:delText>
        </w:r>
      </w:del>
      <m:oMath>
        <m:r>
          <m:t>K</m:t>
        </m:r>
      </m:oMath>
      <w:del w:id="2334" w:author="PR Preview" w:date="2026-01-01T00:00:00Z">
        <w:r>
          <w:delText xml:space="preserve">:</w:delText>
        </w:r>
      </w:del>
      <w:del w:id="2335" w:author="PR Preview" w:date="2026-01-01T00:00:00Z">
        <w:r>
          <w:delText xml:space="preserve"> </w:delText>
        </w:r>
      </w:del>
      <m:oMath>
        <m:r>
          <m:t>K</m:t>
        </m:r>
      </m:oMath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contains the whole line segment between any two of its points.</w:delText>
        </w:r>
      </w:del>
    </w:p>
    <w:p>
      <w:pPr>
        <w:pStyle w:val="FirstParagraph"/>
      </w:pPr>
      <w:ins w:id="2338" w:author="PR Preview" w:date="2026-01-01T00:00:00Z">
        <w:r>
          <w:rPr>
            <w:b/>
            <w:bCs/>
          </w:rPr>
          <w:t xml:space="preserve">Definition 3 (Convex set)</w:t>
        </w:r>
      </w:ins>
      <w:ins w:id="2339" w:author="PR Preview" w:date="2026-01-01T00:00:00Z">
        <w:r>
          <w:t xml:space="preserve"> </w:t>
        </w:r>
      </w:ins>
      <w:ins w:id="2340" w:author="PR Preview" w:date="2026-01-01T00:00:00Z">
        <w:r>
          <w:t xml:space="preserve">A set</w:t>
        </w:r>
      </w:ins>
      <w:ins w:id="234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is</w:t>
        </w:r>
      </w:ins>
      <w:ins w:id="2344" w:author="PR Preview" w:date="2026-01-01T00:00:00Z">
        <w:r>
          <w:t xml:space="preserve"> </w:t>
        </w:r>
      </w:ins>
      <w:ins w:id="2345" w:author="PR Preview" w:date="2026-01-01T00:00:00Z">
        <w:r>
          <w:rPr>
            <w:b/>
            <w:bCs/>
          </w:rPr>
          <w:t xml:space="preserve">convex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if for all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$\mathord{\smash[b]{\underset{\raise.3ex\hbox{$\scriptstyle\sim$}}{x}}\vphantom{x}}, \mathord{\smash[b]{\underset{\raise.3ex\hbox{$\scriptstyle\sim$}}{y}}\vphantom{y}}\in K$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and all</w:t>
        </w:r>
      </w:ins>
      <w:ins w:id="235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353" w:author="PR Preview" w:date="2026-01-01T00:00:00Z">
        <w:r>
          <w:t xml:space="preserve">,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the point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\mathord{\smash[b]{\underset{\raise.3ex\hbox{$\scriptstyle\sim$}}{y}}\vphantom{y}}$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is in</w:t>
        </w:r>
      </w:ins>
      <w:ins w:id="2360" w:author="PR Preview" w:date="2026-01-01T00:00:00Z">
        <w:r>
          <w:t xml:space="preserve"> </w:t>
        </w:r>
      </w:ins>
      <m:oMath>
        <m:r>
          <m:t>K</m:t>
        </m:r>
      </m:oMath>
      <w:ins w:id="2361" w:author="PR Preview" w:date="2026-01-01T00:00:00Z">
        <w:r>
          <w:t xml:space="preserve">:</w:t>
        </w:r>
      </w:ins>
      <w:ins w:id="2362" w:author="PR Preview" w:date="2026-01-01T00:00:00Z">
        <w:r>
          <w:t xml:space="preserve"> </w:t>
        </w:r>
      </w:ins>
      <m:oMath>
        <m:r>
          <m:t>K</m:t>
        </m:r>
      </m:oMath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contains the whole line segment between any two of its points.</w:t>
        </w:r>
      </w:ins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del w:id="2365" w:author="PR Preview" w:date="2026-01-01T00:00:00Z">
        <w:r>
          <w:delText xml:space="preserve">The closed ball (</w:delText>
        </w:r>
      </w:del>
      <w:hyperlink r:id="rId73">
        <w:del w:id="2366" w:author="PR Preview" w:date="2026-01-01T00:00:00Z">
          <w:r>
            <w:rPr>
              <w:rStyle w:val="Hyperlink"/>
            </w:rPr>
            <w:delText xml:space="preserve">closed ball</w:delText>
          </w:r>
        </w:del>
      </w:hyperlink>
      <w:del w:id="2367" w:author="PR Preview" w:date="2026-01-01T00:00:00Z">
        <w:r>
          <w:delText xml:space="preserve">)</w:delText>
        </w:r>
      </w:del>
      <w:del w:id="236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is convex: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for</w:delText>
        </w:r>
      </w:del>
      <w:del w:id="237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and</w:delText>
        </w:r>
      </w:del>
      <w:del w:id="237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37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7"/>
        </w:numPr>
      </w:pPr>
      <w:ins w:id="2378" w:author="PR Preview" w:date="2026-01-01T00:00:00Z">
        <w:r>
          <w:t xml:space="preserve">The closed ball (</w:t>
        </w:r>
      </w:ins>
      <w:hyperlink r:id="rId73">
        <w:ins w:id="2379" w:author="PR Preview" w:date="2026-01-01T00:00:00Z">
          <w:r>
            <w:rPr>
              <w:rStyle w:val="Hyperlink"/>
            </w:rPr>
            <w:t xml:space="preserve">closed ball</w:t>
          </w:r>
        </w:ins>
      </w:hyperlink>
      <w:ins w:id="2380" w:author="PR Preview" w:date="2026-01-01T00:00:00Z">
        <w:r>
          <w:t xml:space="preserve">)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is convex: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for</w:t>
        </w:r>
      </w:ins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$\mathord{\smash[b]{\underset{\raise.3ex\hbox{$\scriptstyle\sim$}}{x}}\vphantom{x}}, \mathord{\smash[b]{\underset{\raise.3ex\hbox{$\scriptstyle\sim$}}{y}}\vphantom{y}}\in B$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and</w:t>
        </w:r>
      </w:ins>
      <w:ins w:id="239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392" w:author="PR Preview" w:date="2026-01-01T00:00:00Z">
        <w:r>
          <w:t xml:space="preserve">,</w:t>
        </w:r>
      </w:ins>
    </w:p>
    <w:p>
      <w:pPr>
        <w:pStyle w:val="BodyText"/>
      </w:pPr>
      <w:ins w:id="2393" w:author="PR Preview" w:date="2026-01-01T00:00:00Z">
        <w:r>
  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  </w:r>
      </w:ins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del w:id="2394" w:author="PR Preview" w:date="2026-01-01T00:00:00Z">
        <w:r>
          <w:rPr>
            <w:b/>
            <w:bCs/>
          </w:rPr>
          <w:delText xml:space="preserve">Definition 4 (Half-space)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Let</w:delText>
        </w:r>
      </w:del>
      <w:del w:id="2397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be a nonzero vector and</w:delText>
        </w:r>
      </w:del>
      <w:del w:id="2400" w:author="PR Preview" w:date="2026-01-01T00:00:00Z">
        <w:r>
          <w:delText xml:space="preserve"> </w:delText>
        </w:r>
      </w:del>
      <m:oMath>
        <m:r>
          <m:t>c</m:t>
        </m:r>
      </m:oMath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a real number.</w:delText>
        </w:r>
      </w:del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The set</w:delText>
        </w:r>
      </w:del>
      <w:del w:id="240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is a (closed)</w:delText>
        </w:r>
      </w:del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rPr>
            <w:b/>
            <w:bCs/>
          </w:rPr>
          <w:delText xml:space="preserve">half-space</w:delText>
        </w:r>
      </w:del>
      <w:del w:id="2410" w:author="PR Preview" w:date="2026-01-01T00:00:00Z">
        <w:r>
          <w:delText xml:space="preserve">:</w:delText>
        </w:r>
      </w:del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the points on one side of the boundary</w:delText>
        </w:r>
      </w:del>
      <w:del w:id="24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del w:id="2414" w:author="PR Preview" w:date="2026-01-01T00:00:00Z">
        <w:r>
          <w:delText xml:space="preserve">, together with the boundary.</w:delText>
        </w:r>
      </w:del>
      <w:del w:id="2415" w:author="PR Preview" w:date="2026-01-01T00:00:00Z">
        <w:r>
          <w:delText xml:space="preserve"> </w:delText>
        </w:r>
      </w:del>
      <w:del w:id="2416" w:author="PR Preview" w:date="2026-01-01T00:00:00Z">
        <w:r>
          <w:delText xml:space="preserve">In</w:delText>
        </w:r>
      </w:del>
      <w:del w:id="241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418" w:author="PR Preview" w:date="2026-01-01T00:00:00Z">
        <w:r>
          <w:delText xml:space="preserve">, a half-space is called a</w:delText>
        </w:r>
      </w:del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rPr>
            <w:b/>
            <w:bCs/>
          </w:rPr>
          <w:delText xml:space="preserve">half-plane</w:delText>
        </w:r>
      </w:del>
      <w:del w:id="2421" w:author="PR Preview" w:date="2026-01-01T00:00:00Z">
        <w:r>
          <w:delText xml:space="preserve">.</w:delText>
        </w:r>
      </w:del>
    </w:p>
    <w:p>
      <w:pPr>
        <w:pStyle w:val="BodyText"/>
      </w:pPr>
      <w:del w:id="2422" w:author="PR Preview" w:date="2026-01-01T00:00:00Z">
        <w:r>
          <w:rPr>
            <w:b/>
            <w:bCs/>
          </w:rPr>
          <w:delText xml:space="preserve">Example 14 (The right half-plane)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With</w:delText>
        </w:r>
      </w:del>
      <w:del w:id="2425" w:author="PR Preview" w:date="2026-01-01T00:00:00Z">
        <w:r>
          <w:delText xml:space="preserve"> </w:delText>
        </w:r>
      </w:del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26" w:author="PR Preview" w:date="2026-01-01T00:00:00Z">
        <w:r>
          <w:delText xml:space="preserve"> </w:delText>
        </w:r>
      </w:del>
      <w:del w:id="2427" w:author="PR Preview" w:date="2026-01-01T00:00:00Z">
        <w:r>
          <w:delText xml:space="preserve">and</w:delText>
        </w:r>
      </w:del>
      <w:del w:id="242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429" w:author="PR Preview" w:date="2026-01-01T00:00:00Z">
        <w:r>
          <w:delText xml:space="preserve">,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the half-plane</w:delText>
        </w:r>
      </w:del>
      <w:del w:id="24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2433" w:author="PR Preview" w:date="2026-01-01T00:00:00Z">
        <w:r>
          <w:delText xml:space="preserve"> </w:delText>
        </w:r>
      </w:del>
      <w:del w:id="2434" w:author="PR Preview" w:date="2026-01-01T00:00:00Z">
        <w:r>
          <w:delText xml:space="preserve">is the set of points on or to the right of the</w:delText>
        </w:r>
      </w:del>
      <w:del w:id="243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2436" w:author="PR Preview" w:date="2026-01-01T00:00:00Z">
        <w:r>
          <w:delText xml:space="preserve">-axis.</w:delText>
        </w:r>
      </w:del>
      <w:del w:id="243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38" w:author="PR Preview" w:date="2026-01-01T00:00:00Z">
        <w:r>
          <w:delText xml:space="preserve"> </w:delText>
        </w:r>
      </w:del>
      <w:del w:id="2439" w:author="PR Preview" w:date="2026-01-01T00:00:00Z">
        <w:r>
          <w:delText xml:space="preserve">is in it, since</w:delText>
        </w:r>
      </w:del>
      <w:del w:id="244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≥</m:t>
        </m:r>
        <m:r>
          <m:t>0</m:t>
        </m:r>
      </m:oMath>
      <w:del w:id="2441" w:author="PR Preview" w:date="2026-01-01T00:00:00Z">
        <w:r>
          <w:delText xml:space="preserve">;</w:delText>
        </w:r>
      </w:del>
      <w:del w:id="244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is in it, on the boundary;</w:delText>
        </w:r>
      </w:del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and</w:delText>
        </w:r>
      </w:del>
      <w:del w:id="244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is not, since</w:delText>
        </w:r>
      </w:del>
      <w:del w:id="245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del w:id="2451" w:author="PR Preview" w:date="2026-01-01T00:00:00Z">
        <w:r>
          <w:delText xml:space="preserve">.</w:delText>
        </w:r>
      </w:del>
    </w:p>
    <w:p>
      <w:pPr>
        <w:pStyle w:val="BodyText"/>
      </w:pPr>
      <w:ins w:id="2452" w:author="PR Preview" w:date="2026-01-01T00:00:00Z">
        <w:r>
          <w:rPr>
            <w:b/>
            <w:bCs/>
          </w:rPr>
          <w:t xml:space="preserve">Definition 4 (Half-space)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Let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$\mathord{\smash[b]{\underset{\raise.3ex\hbox{$\scriptstyle\sim$}}{a}}\vphantom{a}} \in \mathbb{R}^p$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be a nonzero vector and</w:t>
        </w:r>
      </w:ins>
      <w:ins w:id="2459" w:author="PR Preview" w:date="2026-01-01T00:00:00Z">
        <w:r>
          <w:t xml:space="preserve"> </w:t>
        </w:r>
      </w:ins>
      <m:oMath>
        <m:r>
          <m:t>c</m:t>
        </m:r>
      </m:oMath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a real number.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The set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  </w:r>
      </w:ins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is a (closed)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rPr>
            <w:b/>
            <w:bCs/>
          </w:rPr>
          <w:t xml:space="preserve">half-space</w:t>
        </w:r>
      </w:ins>
      <w:ins w:id="2470" w:author="PR Preview" w:date="2026-01-01T00:00:00Z">
        <w:r>
          <w:t xml:space="preserve">: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the points on one side of the boundary</w:t>
        </w:r>
      </w:ins>
      <w:ins w:id="2473" w:author="PR Preview" w:date="2026-01-01T00:00:00Z">
        <w:r>
          <w:t xml:space="preserve"> </w:t>
        </w:r>
      </w:ins>
      <w:ins w:id="2474" w:author="PR Preview" w:date="2026-01-01T00:00:00Z">
        <w:r>
  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  </w:r>
      </w:ins>
      <w:ins w:id="2475" w:author="PR Preview" w:date="2026-01-01T00:00:00Z">
        <w:r>
          <w:t xml:space="preserve">, together with the boundary.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In</w:t>
        </w:r>
      </w:ins>
      <w:ins w:id="24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479" w:author="PR Preview" w:date="2026-01-01T00:00:00Z">
        <w:r>
          <w:t xml:space="preserve">, a half-space is called a</w:t>
        </w:r>
      </w:ins>
      <w:ins w:id="2480" w:author="PR Preview" w:date="2026-01-01T00:00:00Z">
        <w:r>
          <w:t xml:space="preserve"> </w:t>
        </w:r>
      </w:ins>
      <w:ins w:id="2481" w:author="PR Preview" w:date="2026-01-01T00:00:00Z">
        <w:r>
          <w:rPr>
            <w:b/>
            <w:bCs/>
          </w:rPr>
          <w:t xml:space="preserve">half-plane</w:t>
        </w:r>
      </w:ins>
      <w:ins w:id="2482" w:author="PR Preview" w:date="2026-01-01T00:00:00Z">
        <w:r>
          <w:t xml:space="preserve">.</w:t>
        </w:r>
      </w:ins>
    </w:p>
    <w:bookmarkEnd w:id="78"/>
    <w:bookmarkStart w:id="79" w:name="exm-half-space"/>
    <w:p>
      <w:pPr>
        <w:pStyle w:val="BodyText"/>
      </w:pPr>
      <w:ins w:id="2483" w:author="PR Preview" w:date="2026-01-01T00:00:00Z">
        <w:r>
          <w:rPr>
            <w:b/>
            <w:bCs/>
          </w:rPr>
          <w:t xml:space="preserve">Example 14 (The right half-plane)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With</w:t>
        </w:r>
      </w:ins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$\mathord{\smash[b]{\underset{\raise.3ex\hbox{$\scriptstyle\sim$}}{a}}\vphantom{a}} = {(1, 0)}^{\top}$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and</w:t>
        </w:r>
      </w:ins>
      <w:ins w:id="249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491" w:author="PR Preview" w:date="2026-01-01T00:00:00Z">
        <w:r>
          <w:t xml:space="preserve">,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t xml:space="preserve">the half-plane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$\mathopen{}\left\{\mathord{\smash[b]{\underset{\raise.3ex\hbox{$\scriptstyle\sim$}}{x}}\vphantom{x}}\in \mathbb{R}^2 : x_1 \ge 0\right\}\mathclose{}$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is the set of points on or to the right of the</w:t>
        </w:r>
      </w:ins>
      <w:ins w:id="24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2499" w:author="PR Preview" w:date="2026-01-01T00:00:00Z">
        <w:r>
          <w:t xml:space="preserve">-axis.</w:t>
        </w:r>
      </w:ins>
      <w:ins w:id="250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is in it, since</w:t>
        </w:r>
      </w:ins>
      <w:ins w:id="250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≥</m:t>
        </m:r>
        <m:r>
          <m:t>0</m:t>
        </m:r>
      </m:oMath>
      <w:ins w:id="2504" w:author="PR Preview" w:date="2026-01-01T00:00:00Z">
        <w:r>
          <w:t xml:space="preserve">;</w:t>
        </w:r>
      </w:ins>
      <w:ins w:id="250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is in it, on the boundary;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and</w:t>
        </w:r>
      </w:ins>
      <w:ins w:id="251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is not, since</w:t>
        </w:r>
      </w:ins>
      <w:ins w:id="251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ins w:id="2514" w:author="PR Preview" w:date="2026-01-01T00:00:00Z">
        <w:r>
          <w:t xml:space="preserve">.</w:t>
        </w:r>
      </w:ins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del w:id="2515" w:author="PR Preview" w:date="2026-01-01T00:00:00Z">
        <w:r>
          <w:rPr>
            <w:i/>
            <w:iCs/>
          </w:rPr>
          <w:delText xml:space="preserve">Proof</w:delText>
        </w:r>
      </w:del>
      <w:del w:id="2516" w:author="PR Preview" w:date="2026-01-01T00:00:00Z">
        <w:r>
          <w:delText xml:space="preserve">. </w:delText>
        </w:r>
      </w:del>
      <w:del w:id="2517" w:author="PR Preview" w:date="2026-01-01T00:00:00Z">
        <w:r>
          <w:delText xml:space="preserve">Let</w:delText>
        </w:r>
      </w:del>
      <w:del w:id="25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del w:id="2519" w:author="PR Preview" w:date="2026-01-01T00:00:00Z">
        <w:r>
          <w:delText xml:space="preserve"> </w:delText>
        </w:r>
      </w:del>
      <w:del w:id="2520" w:author="PR Preview" w:date="2026-01-01T00:00:00Z">
        <w:r>
          <w:delText xml:space="preserve">and</w:delText>
        </w:r>
      </w:del>
      <w:del w:id="252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522" w:author="PR Preview" w:date="2026-01-01T00:00:00Z">
        <w:r>
          <w:delText xml:space="preserve">.</w:delText>
        </w:r>
      </w:del>
      <w:del w:id="2523" w:author="PR Preview" w:date="2026-01-01T00:00:00Z">
        <w:r>
          <w:delText xml:space="preserve"> </w:delText>
        </w:r>
      </w:del>
      <w:del w:id="2524" w:author="PR Preview" w:date="2026-01-01T00:00:00Z">
        <w:r>
          <w:delText xml:space="preserve">Then</w:delText>
        </w:r>
      </w:del>
      <w:del w:id="25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del w:id="2526" w:author="PR Preview" w:date="2026-01-01T00:00:00Z">
        <w:r>
          <w:delText xml:space="preserve">, so</w:delText>
        </w:r>
      </w:del>
      <w:del w:id="2527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del w:id="2528" w:author="PR Preview" w:date="2026-01-01T00:00:00Z">
        <w:r>
          <w:delText xml:space="preserve">, since</w:delText>
        </w:r>
      </w:del>
      <w:del w:id="2529" w:author="PR Preview" w:date="2026-01-01T00:00:00Z">
        <w:r>
          <w:delText xml:space="preserve"> </w:delText>
        </w:r>
      </w:del>
      <m:oMath>
        <m:sSub>
          <m:e>
            <m:r>
              <m:t>K</m:t>
            </m:r>
          </m:e>
          <m:sub>
            <m:r>
              <m:t>1</m:t>
            </m:r>
          </m:sub>
        </m:sSub>
      </m:oMath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is convex;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in the same way</w:delText>
        </w:r>
      </w:del>
      <w:del w:id="2534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del w:id="2535" w:author="PR Preview" w:date="2026-01-01T00:00:00Z">
        <w:r>
          <w:delText xml:space="preserve">.</w:delText>
        </w:r>
      </w:del>
      <w:del w:id="2536" w:author="PR Preview" w:date="2026-01-01T00:00:00Z">
        <w:r>
          <w:delText xml:space="preserve"> </w:delText>
        </w:r>
      </w:del>
      <w:del w:id="2537" w:author="PR Preview" w:date="2026-01-01T00:00:00Z">
        <w:r>
          <w:delText xml:space="preserve">So</w:delText>
        </w:r>
      </w:del>
      <w:del w:id="2538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del w:id="2539" w:author="PR Preview" w:date="2026-01-01T00:00:00Z">
        <w:r>
          <w:delText xml:space="preserve">.</w:delText>
        </w:r>
      </w:del>
    </w:p>
    <w:p>
      <w:pPr>
        <w:pStyle w:val="BodyText"/>
      </w:pPr>
      <w:del w:id="2540" w:author="PR Preview" w:date="2026-01-01T00:00:00Z">
        <w:r>
          <w:rPr>
            <w:b/>
            <w:bCs/>
          </w:rPr>
          <w:delText xml:space="preserve">Example 15 (Intersecting a ball with a half-plane)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The closed unit ball (</w:delText>
        </w:r>
      </w:del>
      <w:hyperlink r:id="rId81">
        <w:del w:id="2543" w:author="PR Preview" w:date="2026-01-01T00:00:00Z">
          <w:r>
            <w:rPr>
              <w:rStyle w:val="Hyperlink"/>
            </w:rPr>
            <w:delText xml:space="preserve">unit ball</w:delText>
          </w:r>
        </w:del>
      </w:hyperlink>
      <w:del w:id="2544" w:author="PR Preview" w:date="2026-01-01T00:00:00Z">
        <w:r>
          <w:delText xml:space="preserve">) in</w:delText>
        </w:r>
      </w:del>
      <w:del w:id="254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delText xml:space="preserve">is convex (</w:delText>
        </w:r>
      </w:del>
      <w:hyperlink w:anchor="exm-convex-set">
        <w:del w:id="254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549" w:author="PR Preview" w:date="2026-01-01T00:00:00Z">
        <w:r>
          <w:delText xml:space="preserve">),</w:delText>
        </w:r>
      </w:del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and so is the half-plane (</w:delText>
        </w:r>
      </w:del>
      <w:hyperlink w:anchor="def-half-space">
        <w:del w:id="255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553" w:author="PR Preview" w:date="2026-01-01T00:00:00Z">
        <w:r>
          <w:delText xml:space="preserve">)</w:delText>
        </w:r>
      </w:del>
      <w:del w:id="255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2555" w:author="PR Preview" w:date="2026-01-01T00:00:00Z">
        <w:r>
          <w:delText xml:space="preserve">:</w:delText>
        </w:r>
      </w:del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if</w:delText>
        </w:r>
      </w:del>
      <w:del w:id="25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2559" w:author="PR Preview" w:date="2026-01-01T00:00:00Z">
        <w:r>
          <w:delText xml:space="preserve"> </w:delText>
        </w:r>
      </w:del>
      <w:del w:id="2560" w:author="PR Preview" w:date="2026-01-01T00:00:00Z">
        <w:r>
          <w:delText xml:space="preserve">and</w:delText>
        </w:r>
      </w:del>
      <w:del w:id="256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2562" w:author="PR Preview" w:date="2026-01-01T00:00:00Z">
        <w:r>
          <w:delText xml:space="preserve">, then</w:delText>
        </w:r>
      </w:del>
      <w:del w:id="2563" w:author="PR Preview" w:date="2026-01-01T00:00:00Z">
        <w:r>
          <w:delText xml:space="preserve"> </w:delText>
        </w:r>
      </w:del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for</w:delText>
        </w:r>
      </w:del>
      <w:del w:id="256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567" w:author="PR Preview" w:date="2026-01-01T00:00:00Z">
        <w:r>
          <w:delText xml:space="preserve">.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By</w:delText>
        </w:r>
      </w:del>
      <w:del w:id="2570" w:author="PR Preview" w:date="2026-01-01T00:00:00Z">
        <w:r>
          <w:delText xml:space="preserve"> </w:delText>
        </w:r>
      </w:del>
      <w:hyperlink w:anchor="thm-convex-intersection">
        <w:del w:id="2571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2572" w:author="PR Preview" w:date="2026-01-01T00:00:00Z">
        <w:r>
          <w:delText xml:space="preserve">, the closed half-disk</w:delText>
        </w:r>
      </w:del>
      <w:del w:id="25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2574" w:author="PR Preview" w:date="2026-01-01T00:00:00Z">
        <w:r>
          <w:delText xml:space="preserve"> </w:delText>
        </w:r>
      </w:del>
      <w:del w:id="2575" w:author="PR Preview" w:date="2026-01-01T00:00:00Z">
        <w:r>
          <w:delText xml:space="preserve">is convex.</w:delText>
        </w:r>
      </w:del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A union need not be convex:</w:delText>
        </w:r>
      </w:del>
      <w:del w:id="257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2579" w:author="PR Preview" w:date="2026-01-01T00:00:00Z">
        <w:r>
          <w:delText xml:space="preserve"> </w:delText>
        </w:r>
      </w:del>
      <w:del w:id="2580" w:author="PR Preview" w:date="2026-01-01T00:00:00Z">
        <w:r>
          <w:delText xml:space="preserve">and</w:delText>
        </w:r>
      </w:del>
      <w:del w:id="258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are convex,</w:delText>
        </w:r>
      </w:del>
      <w:del w:id="2584" w:author="PR Preview" w:date="2026-01-01T00:00:00Z">
        <w:r>
          <w:delText xml:space="preserve"> </w:delText>
        </w:r>
      </w:del>
      <w:del w:id="2585" w:author="PR Preview" w:date="2026-01-01T00:00:00Z">
        <w:r>
          <w:delText xml:space="preserve">but their union is the set of</w:delText>
        </w:r>
      </w:del>
      <w:del w:id="2586" w:author="PR Preview" w:date="2026-01-01T00:00:00Z">
        <w:r>
          <w:delText xml:space="preserve"> </w:delText>
        </w:r>
      </w:del>
      <w:hyperlink w:anchor="exm-not-convex-set">
        <w:del w:id="2587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2588" w:author="PR Preview" w:date="2026-01-01T00:00:00Z">
        <w:r>
          <w:delText xml:space="preserve">.</w:delText>
        </w:r>
      </w:del>
    </w:p>
    <w:p>
      <w:pPr>
        <w:pStyle w:val="BodyText"/>
      </w:pPr>
      <w:del w:id="2589" w:author="PR Preview" w:date="2026-01-01T00:00:00Z">
        <w:r>
          <w:rPr>
            <w:b/>
            <w:bCs/>
          </w:rPr>
          <w:delText xml:space="preserve">Definition 5 (Strictly convex function)</w:delText>
        </w:r>
      </w:del>
      <w:del w:id="2590" w:author="PR Preview" w:date="2026-01-01T00:00:00Z">
        <w:r>
          <w:delText xml:space="preserve"> </w:delText>
        </w:r>
      </w:del>
      <w:del w:id="2591" w:author="PR Preview" w:date="2026-01-01T00:00:00Z">
        <w:r>
          <w:delText xml:space="preserve">A function</w:delText>
        </w:r>
      </w:del>
      <w:del w:id="25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593" w:author="PR Preview" w:date="2026-01-01T00:00:00Z">
        <w:r>
          <w:delText xml:space="preserve"> </w:delText>
        </w:r>
      </w:del>
      <w:del w:id="2594" w:author="PR Preview" w:date="2026-01-01T00:00:00Z">
        <w:r>
          <w:delText xml:space="preserve">is</w:delText>
        </w:r>
      </w:del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rPr>
            <w:b/>
            <w:bCs/>
          </w:rPr>
          <w:delText xml:space="preserve">strictly convex</w:delText>
        </w:r>
      </w:del>
      <w:del w:id="2597" w:author="PR Preview" w:date="2026-01-01T00:00:00Z">
        <w:r>
          <w:delText xml:space="preserve"> </w:delText>
        </w:r>
      </w:del>
      <w:del w:id="2598" w:author="PR Preview" w:date="2026-01-01T00:00:00Z">
        <w:r>
          <w:delText xml:space="preserve">if</w:delText>
        </w:r>
      </w:del>
      <w:del w:id="25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600" w:author="PR Preview" w:date="2026-01-01T00:00:00Z">
        <w:r>
          <w:delText xml:space="preserve"> </w:delText>
        </w:r>
      </w:del>
      <w:del w:id="2601" w:author="PR Preview" w:date="2026-01-01T00:00:00Z">
        <w:r>
          <w:delText xml:space="preserve">for all</w:delText>
        </w:r>
      </w:del>
      <w:del w:id="260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03" w:author="PR Preview" w:date="2026-01-01T00:00:00Z">
        <w:r>
          <w:delText xml:space="preserve"> </w:delText>
        </w:r>
      </w:del>
      <w:del w:id="2604" w:author="PR Preview" w:date="2026-01-01T00:00:00Z">
        <w:r>
          <w:delText xml:space="preserve">in</w:delText>
        </w:r>
      </w:del>
      <w:del w:id="260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and all</w:delText>
        </w:r>
      </w:del>
      <w:del w:id="260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09" w:author="PR Preview" w:date="2026-01-01T00:00:00Z">
        <w:r>
          <w:delText xml:space="preserve">.</w:delText>
        </w:r>
      </w:del>
    </w:p>
    <w:p>
      <w:pPr>
        <w:pStyle w:val="BodyText"/>
      </w:pPr>
      <w:ins w:id="2610" w:author="PR Preview" w:date="2026-01-01T00:00:00Z">
        <w:r>
          <w:rPr>
            <w:i/>
            <w:iCs/>
          </w:rPr>
          <w:t xml:space="preserve">Proof</w:t>
        </w:r>
      </w:ins>
      <w:ins w:id="2611" w:author="PR Preview" w:date="2026-01-01T00:00:00Z">
        <w:r>
          <w:t xml:space="preserve">. </w:t>
        </w:r>
      </w:ins>
      <w:ins w:id="2612" w:author="PR Preview" w:date="2026-01-01T00:00:00Z">
        <w:r>
          <w:t xml:space="preserve">Let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$\mathord{\smash[b]{\underset{\raise.3ex\hbox{$\scriptstyle\sim$}}{x}}\vphantom{x}}, \mathord{\smash[b]{\underset{\raise.3ex\hbox{$\scriptstyle\sim$}}{y}}\vphantom{y}}\in K_1 \cap K_2$</w:t>
        </w:r>
      </w:ins>
      <w:ins w:id="2615" w:author="PR Preview" w:date="2026-01-01T00:00:00Z">
        <w:r>
          <w:t xml:space="preserve"> </w:t>
        </w:r>
      </w:ins>
      <w:ins w:id="2616" w:author="PR Preview" w:date="2026-01-01T00:00:00Z">
        <w:r>
          <w:t xml:space="preserve">and</w:t>
        </w:r>
      </w:ins>
      <w:ins w:id="261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618" w:author="PR Preview" w:date="2026-01-01T00:00:00Z">
        <w:r>
          <w:t xml:space="preserve">.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Then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$\mathord{\smash[b]{\underset{\raise.3ex\hbox{$\scriptstyle\sim$}}{x}}\vphantom{x}}, \mathord{\smash[b]{\underset{\raise.3ex\hbox{$\scriptstyle\sim$}}{y}}\vphantom{y}}\in K_1$</w:t>
        </w:r>
      </w:ins>
      <w:ins w:id="2623" w:author="PR Preview" w:date="2026-01-01T00:00:00Z">
        <w:r>
          <w:t xml:space="preserve">, so</w:t>
        </w:r>
      </w:ins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\mathord{\smash[b]{\underset{\raise.3ex\hbox{$\scriptstyle\sim$}}{y}}\vphantom{y}}\in K_1$</w:t>
        </w:r>
      </w:ins>
      <w:ins w:id="2626" w:author="PR Preview" w:date="2026-01-01T00:00:00Z">
        <w:r>
          <w:t xml:space="preserve">, since</w:t>
        </w:r>
      </w:ins>
      <w:ins w:id="2627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1</m:t>
            </m:r>
          </m:sub>
        </m:sSub>
      </m:oMath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is convex;</w:t>
        </w:r>
      </w:ins>
      <w:ins w:id="2630" w:author="PR Preview" w:date="2026-01-01T00:00:00Z">
        <w:r>
          <w:t xml:space="preserve"> </w:t>
        </w:r>
      </w:ins>
      <w:ins w:id="2631" w:author="PR Preview" w:date="2026-01-01T00:00:00Z">
        <w:r>
          <w:t xml:space="preserve">in the same way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\mathord{\smash[b]{\underset{\raise.3ex\hbox{$\scriptstyle\sim$}}{y}}\vphantom{y}}\in K_2$</w:t>
        </w:r>
      </w:ins>
      <w:ins w:id="2634" w:author="PR Preview" w:date="2026-01-01T00:00:00Z">
        <w:r>
          <w:t xml:space="preserve">.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So</w:t>
        </w:r>
      </w:ins>
      <w:ins w:id="2637" w:author="PR Preview" w:date="2026-01-01T00:00:00Z">
        <w:r>
          <w:t xml:space="preserve"> </w:t>
        </w:r>
      </w:ins>
      <w:ins w:id="2638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\mathord{\smash[b]{\underset{\raise.3ex\hbox{$\scriptstyle\sim$}}{y}}\vphantom{y}}\in K_1 \cap K_2$</w:t>
        </w:r>
      </w:ins>
      <w:ins w:id="2639" w:author="PR Preview" w:date="2026-01-01T00:00:00Z">
        <w:r>
          <w:t xml:space="preserve">.</w:t>
        </w:r>
      </w:ins>
    </w:p>
    <w:bookmarkStart w:id="82" w:name="exm-convex-intersection"/>
    <w:p>
      <w:pPr>
        <w:pStyle w:val="BodyText"/>
      </w:pPr>
      <w:ins w:id="2640" w:author="PR Preview" w:date="2026-01-01T00:00:00Z">
        <w:r>
          <w:rPr>
            <w:b/>
            <w:bCs/>
          </w:rPr>
          <w:t xml:space="preserve">Example 15 (Intersecting a ball with a half-plane)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The closed unit ball (</w:t>
        </w:r>
      </w:ins>
      <w:hyperlink r:id="rId81">
        <w:ins w:id="2643" w:author="PR Preview" w:date="2026-01-01T00:00:00Z">
          <w:r>
            <w:rPr>
              <w:rStyle w:val="Hyperlink"/>
            </w:rPr>
            <w:t xml:space="preserve">unit ball</w:t>
          </w:r>
        </w:ins>
      </w:hyperlink>
      <w:ins w:id="2644" w:author="PR Preview" w:date="2026-01-01T00:00:00Z">
        <w:r>
          <w:t xml:space="preserve">) in</w:t>
        </w:r>
      </w:ins>
      <w:ins w:id="264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is convex (</w:t>
        </w:r>
      </w:ins>
      <w:hyperlink w:anchor="exm-convex-set">
        <w:ins w:id="2648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2649" w:author="PR Preview" w:date="2026-01-01T00:00:00Z">
        <w:r>
          <w:t xml:space="preserve">),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and so is the half-plane (</w:t>
        </w:r>
      </w:ins>
      <w:hyperlink w:anchor="def-half-space">
        <w:ins w:id="265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653" w:author="PR Preview" w:date="2026-01-01T00:00:00Z">
        <w:r>
          <w:t xml:space="preserve">)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$\mathopen{}\left\{\mathord{\smash[b]{\underset{\raise.3ex\hbox{$\scriptstyle\sim$}}{x}}\vphantom{x}}: x_1 \ge 0\right\}\mathclose{}$</w:t>
        </w:r>
      </w:ins>
      <w:ins w:id="2656" w:author="PR Preview" w:date="2026-01-01T00:00:00Z">
        <w:r>
          <w:t xml:space="preserve">:</w:t>
        </w:r>
      </w:ins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if</w:t>
        </w:r>
      </w:ins>
      <w:ins w:id="265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and</w:t>
        </w:r>
      </w:ins>
      <w:ins w:id="266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2663" w:author="PR Preview" w:date="2026-01-01T00:00:00Z">
        <w:r>
          <w:t xml:space="preserve">, then</w:t>
        </w:r>
      </w:ins>
      <w:ins w:id="2664" w:author="PR Preview" w:date="2026-01-01T00:00:00Z">
        <w:r>
          <w:t xml:space="preserve"> </w:t>
        </w:r>
      </w:ins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ins w:id="2665" w:author="PR Preview" w:date="2026-01-01T00:00:00Z">
        <w:r>
          <w:t xml:space="preserve"> </w:t>
        </w:r>
      </w:ins>
      <w:ins w:id="2666" w:author="PR Preview" w:date="2026-01-01T00:00:00Z">
        <w:r>
          <w:t xml:space="preserve">for</w:t>
        </w:r>
      </w:ins>
      <w:ins w:id="266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668" w:author="PR Preview" w:date="2026-01-01T00:00:00Z">
        <w:r>
          <w:t xml:space="preserve">.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By</w:t>
        </w:r>
      </w:ins>
      <w:ins w:id="2671" w:author="PR Preview" w:date="2026-01-01T00:00:00Z">
        <w:r>
          <w:t xml:space="preserve"> </w:t>
        </w:r>
      </w:ins>
      <w:hyperlink w:anchor="thm-convex-intersection">
        <w:ins w:id="267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673" w:author="PR Preview" w:date="2026-01-01T00:00:00Z">
        <w:r>
          <w:t xml:space="preserve">, the closed half-disk</w:t>
        </w:r>
      </w:ins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is convex.</w:t>
        </w:r>
      </w:ins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A union need not be convex:</w:t>
        </w:r>
      </w:ins>
      <w:ins w:id="268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and</w:t>
        </w:r>
      </w:ins>
      <w:ins w:id="268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are convex,</w:t>
        </w:r>
      </w:ins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but their union is the set of</w:t>
        </w:r>
      </w:ins>
      <w:ins w:id="2688" w:author="PR Preview" w:date="2026-01-01T00:00:00Z">
        <w:r>
          <w:t xml:space="preserve"> </w:t>
        </w:r>
      </w:ins>
      <w:hyperlink w:anchor="exm-not-convex-set">
        <w:ins w:id="268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2690" w:author="PR Preview" w:date="2026-01-01T00:00:00Z">
        <w:r>
          <w:t xml:space="preserve">.</w:t>
        </w:r>
      </w:ins>
    </w:p>
    <w:bookmarkEnd w:id="82"/>
    <w:bookmarkStart w:id="83" w:name="def-strictly-convex"/>
    <w:p>
      <w:pPr>
        <w:pStyle w:val="BodyText"/>
      </w:pPr>
      <w:ins w:id="2691" w:author="PR Preview" w:date="2026-01-01T00:00:00Z">
        <w:r>
          <w:rPr>
            <w:b/>
            <w:bCs/>
          </w:rPr>
          <w:t xml:space="preserve">Definition 5 (Strictly convex function)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A function</w:t>
        </w:r>
      </w:ins>
      <w:ins w:id="26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is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rPr>
            <w:b/>
            <w:bCs/>
          </w:rPr>
          <w:t xml:space="preserve">strictly convex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if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for all</w:t>
        </w:r>
      </w:ins>
      <w:ins w:id="2705" w:author="PR Preview" w:date="2026-01-01T00:00:00Z">
        <w:r>
          <w:t xml:space="preserve"> </w:t>
        </w:r>
      </w:ins>
      <w:ins w:id="2706" w:author="PR Preview" w:date="2026-01-01T00:00:00Z">
        <w:r>
          <w:t xml:space="preserve">$\mathord{\smash[b]{\underset{\raise.3ex\hbox{$\scriptstyle\sim$}}{x}}\vphantom{x}}\ne \mathord{\smash[b]{\underset{\raise.3ex\hbox{$\scriptstyle\sim$}}{y}}\vphantom{y}}$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in</w:t>
        </w:r>
      </w:ins>
      <w:ins w:id="27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10" w:author="PR Preview" w:date="2026-01-01T00:00:00Z">
        <w:r>
          <w:t xml:space="preserve"> </w:t>
        </w:r>
      </w:ins>
      <w:ins w:id="2711" w:author="PR Preview" w:date="2026-01-01T00:00:00Z">
        <w:r>
          <w:t xml:space="preserve">and all</w:t>
        </w:r>
      </w:ins>
      <w:ins w:id="27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13" w:author="PR Preview" w:date="2026-01-01T00:00:00Z">
        <w:r>
          <w:t xml:space="preserve">.</w:t>
        </w:r>
      </w:ins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del w:id="2714" w:author="PR Preview" w:date="2026-01-01T00:00:00Z">
        <w:r>
          <w:rPr>
            <w:b/>
            <w:bCs/>
          </w:rPr>
          <w:delText xml:space="preserve">Theorem 7 (The maximum of convex functions is convex)</w:delText>
        </w:r>
      </w:del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If</w:delText>
        </w:r>
      </w:del>
      <w:del w:id="271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</m:oMath>
      <w:del w:id="2718" w:author="PR Preview" w:date="2026-01-01T00:00:00Z">
        <w:r>
          <w:delText xml:space="preserve"> </w:delText>
        </w:r>
      </w:del>
      <w:del w:id="2719" w:author="PR Preview" w:date="2026-01-01T00:00:00Z">
        <w:r>
          <w:delText xml:space="preserve">and</w:delText>
        </w:r>
      </w:del>
      <w:del w:id="272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</m:oMath>
      <w:del w:id="2721" w:author="PR Preview" w:date="2026-01-01T00:00:00Z">
        <w:r>
          <w:delText xml:space="preserve"> </w:delText>
        </w:r>
      </w:del>
      <w:del w:id="2722" w:author="PR Preview" w:date="2026-01-01T00:00:00Z">
        <w:r>
          <w:delText xml:space="preserve">are</w:delText>
        </w:r>
      </w:del>
      <w:del w:id="2723" w:author="PR Preview" w:date="2026-01-01T00:00:00Z">
        <w:r>
          <w:delText xml:space="preserve"> </w:delText>
        </w:r>
      </w:del>
      <w:hyperlink r:id="rId84">
        <w:del w:id="2724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2725" w:author="PR Preview" w:date="2026-01-01T00:00:00Z">
        <w:r>
          <w:delText xml:space="preserve"> </w:delText>
        </w:r>
      </w:del>
      <w:del w:id="2726" w:author="PR Preview" w:date="2026-01-01T00:00:00Z">
        <w:r>
          <w:delText xml:space="preserve">functions on</w:delText>
        </w:r>
      </w:del>
      <w:del w:id="27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728" w:author="PR Preview" w:date="2026-01-01T00:00:00Z">
        <w:r>
          <w:delText xml:space="preserve">,</w:delText>
        </w:r>
      </w:del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delText xml:space="preserve">then</w:delText>
        </w:r>
      </w:del>
      <w:del w:id="273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del w:id="2732" w:author="PR Preview" w:date="2026-01-01T00:00:00Z">
        <w:r>
          <w:delText xml:space="preserve"> </w:delText>
        </w:r>
      </w:del>
      <w:del w:id="2733" w:author="PR Preview" w:date="2026-01-01T00:00:00Z">
        <w:r>
          <w:delText xml:space="preserve">is convex.</w:delText>
        </w:r>
      </w:del>
    </w:p>
    <w:p>
      <w:pPr>
        <w:pStyle w:val="BodyText"/>
      </w:pPr>
      <w:del w:id="2734" w:author="PR Preview" w:date="2026-01-01T00:00:00Z">
        <w:r>
          <w:rPr>
            <w:i/>
            <w:iCs/>
          </w:rPr>
          <w:delText xml:space="preserve">Proof</w:delText>
        </w:r>
      </w:del>
      <w:del w:id="2735" w:author="PR Preview" w:date="2026-01-01T00:00:00Z">
        <w:r>
          <w:delText xml:space="preserve">. </w:delText>
        </w:r>
      </w:del>
      <w:del w:id="2736" w:author="PR Preview" w:date="2026-01-01T00:00:00Z">
        <w:r>
          <w:delText xml:space="preserve">Let</w:delText>
        </w:r>
      </w:del>
      <w:del w:id="273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738" w:author="PR Preview" w:date="2026-01-01T00:00:00Z">
        <w:r>
          <w:delText xml:space="preserve"> </w:delText>
        </w:r>
      </w:del>
      <w:del w:id="2739" w:author="PR Preview" w:date="2026-01-01T00:00:00Z">
        <w:r>
          <w:delText xml:space="preserve">and</w:delText>
        </w:r>
      </w:del>
      <w:del w:id="274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41" w:author="PR Preview" w:date="2026-01-01T00:00:00Z">
        <w:r>
          <w:delText xml:space="preserve">. For</w:delText>
        </w:r>
      </w:del>
      <w:del w:id="274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del w:id="274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744" w:author="PR Preview" w:date="2026-01-01T00:00:00Z">
        <w:r>
          <w:delText xml:space="preserve">Both</w:delText>
        </w:r>
      </w:del>
      <w:del w:id="2745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</m:oMath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and</w:delText>
        </w:r>
      </w:del>
      <w:del w:id="274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</m:oMath>
      <w:del w:id="2749" w:author="PR Preview" w:date="2026-01-01T00:00:00Z">
        <w:r>
          <w:delText xml:space="preserve"> </w:delText>
        </w:r>
      </w:del>
      <w:del w:id="2750" w:author="PR Preview" w:date="2026-01-01T00:00:00Z">
        <w:r>
          <w:delText xml:space="preserve">at</w:delText>
        </w:r>
      </w:del>
      <w:del w:id="2751" w:author="PR Preview" w:date="2026-01-01T00:00:00Z">
        <w:r>
          <w:delText xml:space="preserve"> </w:delText>
        </w:r>
      </w:del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52" w:author="PR Preview" w:date="2026-01-01T00:00:00Z">
        <w:r>
          <w:delText xml:space="preserve"> </w:delText>
        </w:r>
      </w:del>
      <w:del w:id="2753" w:author="PR Preview" w:date="2026-01-01T00:00:00Z">
        <w:r>
          <w:delText xml:space="preserve">are at most</w:delText>
        </w:r>
      </w:del>
      <w:del w:id="2754" w:author="PR Preview" w:date="2026-01-01T00:00:00Z">
        <w:r>
          <w:delText xml:space="preserve"> </w:delText>
        </w:r>
      </w:del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755" w:author="PR Preview" w:date="2026-01-01T00:00:00Z">
        <w:r>
          <w:delText xml:space="preserve">,</w:delText>
        </w:r>
      </w:del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so their maximum</w:delText>
        </w:r>
      </w:del>
      <w:del w:id="27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is too.</w:delText>
        </w:r>
      </w:del>
    </w:p>
    <w:p>
      <w:pPr>
        <w:pStyle w:val="FirstParagraph"/>
      </w:pPr>
      <w:ins w:id="2761" w:author="PR Preview" w:date="2026-01-01T00:00:00Z">
        <w:r>
          <w:rPr>
            <w:b/>
            <w:bCs/>
          </w:rPr>
          <w:t xml:space="preserve">Theorem 7 (The maximum of convex functions is convex)</w:t>
        </w:r>
      </w:ins>
      <w:ins w:id="2762" w:author="PR Preview" w:date="2026-01-01T00:00:00Z">
        <w:r>
          <w:t xml:space="preserve"> </w:t>
        </w:r>
      </w:ins>
      <w:ins w:id="2763" w:author="PR Preview" w:date="2026-01-01T00:00:00Z">
        <w:r>
          <w:t xml:space="preserve">If</w:t>
        </w:r>
      </w:ins>
      <w:ins w:id="276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</m:oMath>
      <w:ins w:id="2765" w:author="PR Preview" w:date="2026-01-01T00:00:00Z">
        <w:r>
          <w:t xml:space="preserve"> </w:t>
        </w:r>
      </w:ins>
      <w:ins w:id="2766" w:author="PR Preview" w:date="2026-01-01T00:00:00Z">
        <w:r>
          <w:t xml:space="preserve">and</w:t>
        </w:r>
      </w:ins>
      <w:ins w:id="276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</m:oMath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are</w:t>
        </w:r>
      </w:ins>
      <w:ins w:id="2770" w:author="PR Preview" w:date="2026-01-01T00:00:00Z">
        <w:r>
          <w:t xml:space="preserve"> </w:t>
        </w:r>
      </w:ins>
      <w:hyperlink r:id="rId84">
        <w:ins w:id="2771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functions on</w:t>
        </w:r>
      </w:ins>
      <w:ins w:id="277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75" w:author="PR Preview" w:date="2026-01-01T00:00:00Z">
        <w:r>
          <w:t xml:space="preserve">,</w:t>
        </w:r>
      </w:ins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then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  </w:r>
      </w:ins>
      <w:ins w:id="2780" w:author="PR Preview" w:date="2026-01-01T00:00:00Z">
        <w:r>
          <w:t xml:space="preserve"> </w:t>
        </w:r>
      </w:ins>
      <w:ins w:id="2781" w:author="PR Preview" w:date="2026-01-01T00:00:00Z">
        <w:r>
          <w:t xml:space="preserve">is convex.</w:t>
        </w:r>
      </w:ins>
    </w:p>
    <w:bookmarkEnd w:id="88"/>
    <w:p>
      <w:pPr>
        <w:pStyle w:val="BodyText"/>
      </w:pPr>
      <w:ins w:id="2782" w:author="PR Preview" w:date="2026-01-01T00:00:00Z">
        <w:r>
          <w:rPr>
            <w:i/>
            <w:iCs/>
          </w:rPr>
          <w:t xml:space="preserve">Proof</w:t>
        </w:r>
      </w:ins>
      <w:ins w:id="2783" w:author="PR Preview" w:date="2026-01-01T00:00:00Z">
        <w:r>
          <w:t xml:space="preserve">. </w:t>
        </w:r>
      </w:ins>
      <w:ins w:id="2784" w:author="PR Preview" w:date="2026-01-01T00:00:00Z">
        <w:r>
          <w:t xml:space="preserve">Let</w:t>
        </w:r>
      </w:ins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and</w:t>
        </w:r>
      </w:ins>
      <w:ins w:id="278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790" w:author="PR Preview" w:date="2026-01-01T00:00:00Z">
        <w:r>
          <w:t xml:space="preserve">. For</w:t>
        </w:r>
      </w:ins>
      <w:ins w:id="27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ins w:id="2792" w:author="PR Preview" w:date="2026-01-01T00:00:00Z">
        <w:r>
          <w:t xml:space="preserve">,</w:t>
        </w:r>
      </w:ins>
    </w:p>
    <w:p>
      <w:pPr>
        <w:pStyle w:val="BodyText"/>
      </w:pPr>
      <w:ins w:id="2793" w:author="PR Preview" w:date="2026-01-01T00:00:00Z">
        <w:r>
  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  </w:r>
      </w:ins>
    </w:p>
    <w:p>
      <w:pPr>
        <w:pStyle w:val="FirstParagraph"/>
      </w:pPr>
      <w:ins w:id="2794" w:author="PR Preview" w:date="2026-01-01T00:00:00Z">
        <w:r>
          <w:t xml:space="preserve">Both</w:t>
        </w:r>
      </w:ins>
      <w:ins w:id="279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</m:oMath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and</w:t>
        </w:r>
      </w:ins>
      <w:ins w:id="279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</m:oMath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at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$t \mathord{\smash[b]{\underset{\raise.3ex\hbox{$\scriptstyle\sim$}}{x}}\vphantom{x}}+ (1 - t) \mathord{\smash[b]{\underset{\raise.3ex\hbox{$\scriptstyle\sim$}}{y}}\vphantom{y}}$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are at most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$t f(\mathord{\smash[b]{\underset{\raise.3ex\hbox{$\scriptstyle\sim$}}{x}}\vphantom{x}}) + (1 - t) f(\mathord{\smash[b]{\underset{\raise.3ex\hbox{$\scriptstyle\sim$}}{y}}\vphantom{y}})$</w:t>
        </w:r>
      </w:ins>
      <w:ins w:id="2807" w:author="PR Preview" w:date="2026-01-01T00:00:00Z">
        <w:r>
          <w:t xml:space="preserve">,</w:t>
        </w:r>
      </w:ins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so their maximum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$f(t \mathord{\smash[b]{\underset{\raise.3ex\hbox{$\scriptstyle\sim$}}{x}}\vphantom{x}}+ (1 - t) \mathord{\smash[b]{\underset{\raise.3ex\hbox{$\scriptstyle\sim$}}{y}}\vphantom{y}})$</w:t>
        </w:r>
      </w:ins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is too.</w:t>
        </w:r>
      </w:ins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814" w:author="PR Preview" w:date="2026-01-01T00:00:00Z">
        <w:r>
          <w:delText xml:space="preserve">A pair</w:delText>
        </w:r>
      </w:del>
      <w:del w:id="281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del w:id="2816" w:author="PR Preview" w:date="2026-01-01T00:00:00Z">
        <w:r>
          <w:delText xml:space="preserve"> </w:delText>
        </w:r>
      </w:del>
      <w:del w:id="2817" w:author="PR Preview" w:date="2026-01-01T00:00:00Z">
        <w:r>
          <w:delText xml:space="preserve">is treated as the</w:delText>
        </w:r>
      </w:del>
      <w:del w:id="28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2819" w:author="PR Preview" w:date="2026-01-01T00:00:00Z">
        <w:r>
          <w:delText xml:space="preserve">-vector with entries</w:delText>
        </w:r>
      </w:del>
      <w:del w:id="282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del w:id="2821" w:author="PR Preview" w:date="2026-01-01T00:00:00Z">
        <w:r>
          <w:delText xml:space="preserve">,</w:delText>
        </w:r>
      </w:del>
      <w:del w:id="2822" w:author="PR Preview" w:date="2026-01-01T00:00:00Z">
        <w:r>
          <w:delText xml:space="preserve"> </w:delText>
        </w:r>
      </w:del>
      <w:del w:id="2823" w:author="PR Preview" w:date="2026-01-01T00:00:00Z">
        <w:r>
          <w:delText xml:space="preserve">so</w:delText>
        </w:r>
      </w:del>
      <w:del w:id="2824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2825" w:author="PR Preview" w:date="2026-01-01T00:00:00Z">
        <w:r>
          <w:delText xml:space="preserve">,</w:delText>
        </w:r>
      </w:del>
      <w:del w:id="2826" w:author="PR Preview" w:date="2026-01-01T00:00:00Z">
        <w:r>
          <w:delText xml:space="preserve"> </w:delText>
        </w:r>
      </w:del>
      <w:del w:id="2827" w:author="PR Preview" w:date="2026-01-01T00:00:00Z">
        <w:r>
          <w:delText xml:space="preserve">and sums and multiples of pairs are taken entry by entry.</w:delText>
        </w:r>
      </w:del>
    </w:p>
    <w:p>
      <w:pPr>
        <w:pStyle w:val="BodyText"/>
      </w:pPr>
      <w:ins w:id="2828" w:author="PR Preview" w:date="2026-01-01T00:00:00Z">
        <w:r>
  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  </w:r>
      </w:ins>
    </w:p>
    <w:p>
      <w:pPr>
        <w:pStyle w:val="FirstParagraph"/>
      </w:pPr>
      <w:ins w:id="2829" w:author="PR Preview" w:date="2026-01-01T00:00:00Z">
        <w:r>
          <w:t xml:space="preserve">A pair</w:t>
        </w:r>
      </w:ins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$(\mathord{\smash[b]{\underset{\raise.3ex\hbox{$\scriptstyle\sim$}}{x}}\vphantom{x}}, s)$</w:t>
        </w:r>
      </w:ins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is treated as the</w:t>
        </w:r>
      </w:ins>
      <w:ins w:id="28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2835" w:author="PR Preview" w:date="2026-01-01T00:00:00Z">
        <w:r>
          <w:t xml:space="preserve">-vector with entries</w:t>
        </w:r>
      </w:ins>
      <w:ins w:id="28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ins w:id="2837" w:author="PR Preview" w:date="2026-01-01T00:00:00Z">
        <w:r>
          <w:t xml:space="preserve">,</w:t>
        </w:r>
      </w:ins>
      <w:ins w:id="2838" w:author="PR Preview" w:date="2026-01-01T00:00:00Z">
        <w:r>
          <w:t xml:space="preserve"> </w:t>
        </w:r>
      </w:ins>
      <w:ins w:id="2839" w:author="PR Preview" w:date="2026-01-01T00:00:00Z">
        <w:r>
          <w:t xml:space="preserve">so</w:t>
        </w:r>
      </w:ins>
      <w:ins w:id="2840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2841" w:author="PR Preview" w:date="2026-01-01T00:00:00Z">
        <w:r>
          <w:t xml:space="preserve">,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and sums and multiples of pairs are taken entry by entry.</w:t>
        </w:r>
      </w:ins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del w:id="2844" w:author="PR Preview" w:date="2026-01-01T00:00:00Z">
        <w:r>
          <w:rPr>
            <w:i/>
            <w:iCs/>
          </w:rPr>
          <w:delText xml:space="preserve">Proof</w:delText>
        </w:r>
      </w:del>
      <w:del w:id="2845" w:author="PR Preview" w:date="2026-01-01T00:00:00Z">
        <w:r>
          <w:delText xml:space="preserve">. </w:delText>
        </w:r>
      </w:del>
      <w:del w:id="2846" w:author="PR Preview" w:date="2026-01-01T00:00:00Z">
        <w:r>
          <w:rPr>
            <w:b/>
            <w:bCs/>
          </w:rPr>
          <w:delText xml:space="preserve">If.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Let</w:delText>
        </w:r>
      </w:del>
      <w:del w:id="284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delText xml:space="preserve">and</w:delText>
        </w:r>
      </w:del>
      <w:del w:id="285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853" w:author="PR Preview" w:date="2026-01-01T00:00:00Z">
        <w:r>
          <w:delText xml:space="preserve">.</w:delText>
        </w:r>
      </w:del>
      <w:del w:id="2854" w:author="PR Preview" w:date="2026-01-01T00:00:00Z">
        <w:r>
          <w:delText xml:space="preserve"> </w:delText>
        </w:r>
      </w:del>
      <w:del w:id="2855" w:author="PR Preview" w:date="2026-01-01T00:00:00Z">
        <w:r>
          <w:delText xml:space="preserve">The points</w:delText>
        </w:r>
      </w:del>
      <w:del w:id="28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del w:id="2857" w:author="PR Preview" w:date="2026-01-01T00:00:00Z">
        <w:r>
          <w:delText xml:space="preserve"> </w:delText>
        </w:r>
      </w:del>
      <w:del w:id="2858" w:author="PR Preview" w:date="2026-01-01T00:00:00Z">
        <w:r>
          <w:delText xml:space="preserve">and</w:delText>
        </w:r>
      </w:del>
      <w:del w:id="285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are in</w:delText>
        </w:r>
      </w:del>
      <w:del w:id="2862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</m:oMath>
      <w:del w:id="2863" w:author="PR Preview" w:date="2026-01-01T00:00:00Z">
        <w:r>
          <w:delText xml:space="preserve">,</w:delText>
        </w:r>
      </w:del>
      <w:del w:id="2864" w:author="PR Preview" w:date="2026-01-01T00:00:00Z">
        <w:r>
          <w:delText xml:space="preserve"> </w:delText>
        </w:r>
      </w:del>
      <w:del w:id="2865" w:author="PR Preview" w:date="2026-01-01T00:00:00Z">
        <w:r>
          <w:delText xml:space="preserve">since</w:delText>
        </w:r>
      </w:del>
      <w:del w:id="286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67" w:author="PR Preview" w:date="2026-01-01T00:00:00Z">
        <w:r>
          <w:delText xml:space="preserve"> </w:delText>
        </w:r>
      </w:del>
      <w:del w:id="2868" w:author="PR Preview" w:date="2026-01-01T00:00:00Z">
        <w:r>
          <w:delText xml:space="preserve">and</w:delText>
        </w:r>
      </w:del>
      <w:del w:id="286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70" w:author="PR Preview" w:date="2026-01-01T00:00:00Z">
        <w:r>
          <w:delText xml:space="preserve">.</w:delText>
        </w:r>
      </w:del>
      <w:del w:id="2871" w:author="PR Preview" w:date="2026-01-01T00:00:00Z">
        <w:r>
          <w:delText xml:space="preserve"> </w:delText>
        </w:r>
      </w:del>
      <w:del w:id="2872" w:author="PR Preview" w:date="2026-01-01T00:00:00Z">
        <w:r>
          <w:delText xml:space="preserve">Since</w:delText>
        </w:r>
      </w:del>
      <w:del w:id="2873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</m:oMath>
      <w:del w:id="2874" w:author="PR Preview" w:date="2026-01-01T00:00:00Z">
        <w:r>
          <w:delText xml:space="preserve"> </w:delText>
        </w:r>
      </w:del>
      <w:del w:id="2875" w:author="PR Preview" w:date="2026-01-01T00:00:00Z">
        <w:r>
          <w:delText xml:space="preserve">is convex, it contains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876" w:author="PR Preview" w:date="2026-01-01T00:00:00Z">
        <w:r>
          <w:delText xml:space="preserve">and by</w:delText>
        </w:r>
      </w:del>
      <w:del w:id="2877" w:author="PR Preview" w:date="2026-01-01T00:00:00Z">
        <w:r>
          <w:delText xml:space="preserve"> </w:delText>
        </w:r>
      </w:del>
      <w:hyperlink w:anchor="def-epigraph">
        <w:del w:id="287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879" w:author="PR Preview" w:date="2026-01-01T00:00:00Z">
        <w:r>
          <w:delText xml:space="preserve"> </w:delText>
        </w:r>
      </w:del>
      <w:del w:id="2880" w:author="PR Preview" w:date="2026-01-01T00:00:00Z">
        <w:r>
          <w:delText xml:space="preserve">that membership means</w:delText>
        </w:r>
      </w:del>
      <w:del w:id="28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882" w:author="PR Preview" w:date="2026-01-01T00:00:00Z">
        <w:r>
          <w:delText xml:space="preserve">.</w:delText>
        </w:r>
      </w:del>
    </w:p>
    <w:p>
      <w:pPr>
        <w:pStyle w:val="BodyText"/>
      </w:pPr>
      <w:del w:id="2883" w:author="PR Preview" w:date="2026-01-01T00:00:00Z">
        <w:r>
          <w:rPr>
            <w:b/>
            <w:bCs/>
          </w:rPr>
          <w:delText xml:space="preserve">Only if.</w:delText>
        </w:r>
      </w:del>
      <w:del w:id="2884" w:author="PR Preview" w:date="2026-01-01T00:00:00Z">
        <w:r>
          <w:delText xml:space="preserve"> </w:delText>
        </w:r>
      </w:del>
      <w:del w:id="2885" w:author="PR Preview" w:date="2026-01-01T00:00:00Z">
        <w:r>
          <w:delText xml:space="preserve">Let</w:delText>
        </w:r>
      </w:del>
      <w:del w:id="28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del w:id="2887" w:author="PR Preview" w:date="2026-01-01T00:00:00Z">
        <w:r>
          <w:delText xml:space="preserve"> </w:delText>
        </w:r>
      </w:del>
      <w:del w:id="2888" w:author="PR Preview" w:date="2026-01-01T00:00:00Z">
        <w:r>
          <w:delText xml:space="preserve">and</w:delText>
        </w:r>
      </w:del>
      <w:del w:id="28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delText xml:space="preserve">be in</w:delText>
        </w:r>
      </w:del>
      <w:del w:id="2892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</m:oMath>
      <w:del w:id="2893" w:author="PR Preview" w:date="2026-01-01T00:00:00Z">
        <w:r>
          <w:delText xml:space="preserve">, so</w:delText>
        </w:r>
      </w:del>
      <w:del w:id="28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del w:id="2895" w:author="PR Preview" w:date="2026-01-01T00:00:00Z">
        <w:r>
          <w:delText xml:space="preserve"> </w:delText>
        </w:r>
      </w:del>
      <w:del w:id="2896" w:author="PR Preview" w:date="2026-01-01T00:00:00Z">
        <w:r>
          <w:delText xml:space="preserve">and</w:delText>
        </w:r>
      </w:del>
      <w:del w:id="289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del w:id="2898" w:author="PR Preview" w:date="2026-01-01T00:00:00Z">
        <w:r>
          <w:delText xml:space="preserve">,</w:delText>
        </w:r>
      </w:del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and let</w:delText>
        </w:r>
      </w:del>
      <w:del w:id="290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902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903" w:author="PR Preview" w:date="2026-01-01T00:00:00Z">
        <w:r>
          <w:delText xml:space="preserve">so</w:delText>
        </w:r>
      </w:del>
      <w:del w:id="2904" w:author="PR Preview" w:date="2026-01-01T00:00:00Z">
        <w:r>
          <w:delText xml:space="preserve"> </w:delText>
        </w:r>
      </w:del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is in</w:delText>
        </w:r>
      </w:del>
      <w:del w:id="2907" w:author="PR Preview" w:date="2026-01-01T00:00:00Z">
        <w:r>
          <w:delText xml:space="preserve"> </w:delText>
        </w:r>
      </w:del>
      <m:oMath>
        <m:r>
          <m:rPr>
            <m:sty m:val="p"/>
          </m:rPr>
          <m:t>epi</m:t>
        </m:r>
        <m:r>
          <m:t>f</m:t>
        </m:r>
      </m:oMath>
      <w:del w:id="2908" w:author="PR Preview" w:date="2026-01-01T00:00:00Z">
        <w:r>
          <w:delText xml:space="preserve">.</w:delText>
        </w:r>
      </w:del>
    </w:p>
    <w:p>
      <w:pPr>
        <w:pStyle w:val="BodyText"/>
      </w:pPr>
      <w:ins w:id="2909" w:author="PR Preview" w:date="2026-01-01T00:00:00Z">
        <w:r>
          <w:rPr>
            <w:i/>
            <w:iCs/>
          </w:rPr>
          <w:t xml:space="preserve">Proof</w:t>
        </w:r>
      </w:ins>
      <w:ins w:id="2910" w:author="PR Preview" w:date="2026-01-01T00:00:00Z">
        <w:r>
          <w:t xml:space="preserve">. </w:t>
        </w:r>
      </w:ins>
      <w:ins w:id="2911" w:author="PR Preview" w:date="2026-01-01T00:00:00Z">
        <w:r>
          <w:rPr>
            <w:b/>
            <w:bCs/>
          </w:rPr>
          <w:t xml:space="preserve">If.</w:t>
        </w:r>
      </w:ins>
      <w:ins w:id="2912" w:author="PR Preview" w:date="2026-01-01T00:00:00Z">
        <w:r>
          <w:t xml:space="preserve"> </w:t>
        </w:r>
      </w:ins>
      <w:ins w:id="2913" w:author="PR Preview" w:date="2026-01-01T00:00:00Z">
        <w:r>
          <w:t xml:space="preserve">Let</w:t>
        </w:r>
      </w:ins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916" w:author="PR Preview" w:date="2026-01-01T00:00:00Z">
        <w:r>
          <w:t xml:space="preserve"> </w:t>
        </w:r>
      </w:ins>
      <w:ins w:id="2917" w:author="PR Preview" w:date="2026-01-01T00:00:00Z">
        <w:r>
          <w:t xml:space="preserve">and</w:t>
        </w:r>
      </w:ins>
      <w:ins w:id="291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919" w:author="PR Preview" w:date="2026-01-01T00:00:00Z">
        <w:r>
          <w:t xml:space="preserve">.</w:t>
        </w:r>
      </w:ins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The points</w:t>
        </w:r>
      </w:ins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$(\mathord{\smash[b]{\underset{\raise.3ex\hbox{$\scriptstyle\sim$}}{x}}\vphantom{x}}, f(\mathord{\smash[b]{\underset{\raise.3ex\hbox{$\scriptstyle\sim$}}{x}}\vphantom{x}}))$</w:t>
        </w:r>
      </w:ins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and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$(\mathord{\smash[b]{\underset{\raise.3ex\hbox{$\scriptstyle\sim$}}{y}}\vphantom{y}}, f(\mathord{\smash[b]{\underset{\raise.3ex\hbox{$\scriptstyle\sim$}}{y}}\vphantom{y}}))$</w:t>
        </w:r>
      </w:ins>
      <w:ins w:id="2928" w:author="PR Preview" w:date="2026-01-01T00:00:00Z">
        <w:r>
          <w:t xml:space="preserve"> </w:t>
        </w:r>
      </w:ins>
      <w:ins w:id="2929" w:author="PR Preview" w:date="2026-01-01T00:00:00Z">
        <w:r>
          <w:t xml:space="preserve">are in</w:t>
        </w:r>
      </w:ins>
      <w:ins w:id="2930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</m:oMath>
      <w:ins w:id="2931" w:author="PR Preview" w:date="2026-01-01T00:00:00Z">
        <w:r>
          <w:t xml:space="preserve">,</w:t>
        </w:r>
      </w:ins>
      <w:ins w:id="2932" w:author="PR Preview" w:date="2026-01-01T00:00:00Z">
        <w:r>
          <w:t xml:space="preserve"> </w:t>
        </w:r>
      </w:ins>
      <w:ins w:id="2933" w:author="PR Preview" w:date="2026-01-01T00:00:00Z">
        <w:r>
          <w:t xml:space="preserve">since</w:t>
        </w:r>
      </w:ins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$f(\mathord{\smash[b]{\underset{\raise.3ex\hbox{$\scriptstyle\sim$}}{x}}\vphantom{x}}) \le f(\mathord{\smash[b]{\underset{\raise.3ex\hbox{$\scriptstyle\sim$}}{x}}\vphantom{x}})$</w:t>
        </w:r>
      </w:ins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and</w:t>
        </w:r>
      </w:ins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$f(\mathord{\smash[b]{\underset{\raise.3ex\hbox{$\scriptstyle\sim$}}{y}}\vphantom{y}}) \le f(\mathord{\smash[b]{\underset{\raise.3ex\hbox{$\scriptstyle\sim$}}{y}}\vphantom{y}})$</w:t>
        </w:r>
      </w:ins>
      <w:ins w:id="2940" w:author="PR Preview" w:date="2026-01-01T00:00:00Z">
        <w:r>
          <w:t xml:space="preserve">.</w:t>
        </w:r>
      </w:ins>
      <w:ins w:id="2941" w:author="PR Preview" w:date="2026-01-01T00:00:00Z">
        <w:r>
          <w:t xml:space="preserve"> </w:t>
        </w:r>
      </w:ins>
      <w:ins w:id="2942" w:author="PR Preview" w:date="2026-01-01T00:00:00Z">
        <w:r>
          <w:t xml:space="preserve">Since</w:t>
        </w:r>
      </w:ins>
      <w:ins w:id="2943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</m:oMath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is convex, it contains</w:t>
        </w:r>
      </w:ins>
    </w:p>
    <w:p>
      <w:pPr>
        <w:pStyle w:val="BodyText"/>
      </w:pPr>
      <w:ins w:id="2946" w:author="PR Preview" w:date="2026-01-01T00:00:00Z">
        <w:r>
  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  </w:r>
      </w:ins>
    </w:p>
    <w:p>
      <w:pPr>
        <w:pStyle w:val="FirstParagraph"/>
      </w:pPr>
      <w:ins w:id="2947" w:author="PR Preview" w:date="2026-01-01T00:00:00Z">
        <w:r>
          <w:t xml:space="preserve">and by</w:t>
        </w:r>
      </w:ins>
      <w:ins w:id="2948" w:author="PR Preview" w:date="2026-01-01T00:00:00Z">
        <w:r>
          <w:t xml:space="preserve"> </w:t>
        </w:r>
      </w:ins>
      <w:hyperlink w:anchor="def-epigraph">
        <w:ins w:id="294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that membership means</w:t>
        </w:r>
      </w:ins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  </w:r>
      </w:ins>
      <w:ins w:id="2954" w:author="PR Preview" w:date="2026-01-01T00:00:00Z">
        <w:r>
          <w:t xml:space="preserve">.</w:t>
        </w:r>
      </w:ins>
    </w:p>
    <w:p>
      <w:pPr>
        <w:pStyle w:val="BodyText"/>
      </w:pPr>
      <w:ins w:id="2955" w:author="PR Preview" w:date="2026-01-01T00:00:00Z">
        <w:r>
          <w:rPr>
            <w:b/>
            <w:bCs/>
          </w:rPr>
          <w:t xml:space="preserve">Only if.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Let</w:t>
        </w:r>
      </w:ins>
      <w:ins w:id="2958" w:author="PR Preview" w:date="2026-01-01T00:00:00Z">
        <w:r>
          <w:t xml:space="preserve"> </w:t>
        </w:r>
      </w:ins>
      <w:ins w:id="2959" w:author="PR Preview" w:date="2026-01-01T00:00:00Z">
        <w:r>
          <w:t xml:space="preserve">$(\mathord{\smash[b]{\underset{\raise.3ex\hbox{$\scriptstyle\sim$}}{x}}\vphantom{x}}, s)$</w:t>
        </w:r>
      </w:ins>
      <w:ins w:id="2960" w:author="PR Preview" w:date="2026-01-01T00:00:00Z">
        <w:r>
          <w:t xml:space="preserve"> </w:t>
        </w:r>
      </w:ins>
      <w:ins w:id="2961" w:author="PR Preview" w:date="2026-01-01T00:00:00Z">
        <w:r>
          <w:t xml:space="preserve">and</w:t>
        </w:r>
      </w:ins>
      <w:ins w:id="2962" w:author="PR Preview" w:date="2026-01-01T00:00:00Z">
        <w:r>
          <w:t xml:space="preserve"> </w:t>
        </w:r>
      </w:ins>
      <w:ins w:id="2963" w:author="PR Preview" w:date="2026-01-01T00:00:00Z">
        <w:r>
          <w:t xml:space="preserve">$(\mathord{\smash[b]{\underset{\raise.3ex\hbox{$\scriptstyle\sim$}}{y}}\vphantom{y}}, u)$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be in</w:t>
        </w:r>
      </w:ins>
      <w:ins w:id="2966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</m:oMath>
      <w:ins w:id="2967" w:author="PR Preview" w:date="2026-01-01T00:00:00Z">
        <w:r>
          <w:t xml:space="preserve">, so</w:t>
        </w:r>
      </w:ins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$f(\mathord{\smash[b]{\underset{\raise.3ex\hbox{$\scriptstyle\sim$}}{x}}\vphantom{x}}) \le s$</w:t>
        </w:r>
      </w:ins>
      <w:ins w:id="2970" w:author="PR Preview" w:date="2026-01-01T00:00:00Z">
        <w:r>
          <w:t xml:space="preserve"> </w:t>
        </w:r>
      </w:ins>
      <w:ins w:id="2971" w:author="PR Preview" w:date="2026-01-01T00:00:00Z">
        <w:r>
          <w:t xml:space="preserve">and</w:t>
        </w:r>
      </w:ins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$f(\mathord{\smash[b]{\underset{\raise.3ex\hbox{$\scriptstyle\sim$}}{y}}\vphantom{y}}) \le u$</w:t>
        </w:r>
      </w:ins>
      <w:ins w:id="2974" w:author="PR Preview" w:date="2026-01-01T00:00:00Z">
        <w:r>
          <w:t xml:space="preserve">,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and let</w:t>
        </w:r>
      </w:ins>
      <w:ins w:id="297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978" w:author="PR Preview" w:date="2026-01-01T00:00:00Z">
        <w:r>
          <w:t xml:space="preserve">. Then</w:t>
        </w:r>
      </w:ins>
    </w:p>
    <w:p>
      <w:pPr>
        <w:pStyle w:val="BodyText"/>
      </w:pPr>
      <w:ins w:id="2979" w:author="PR Preview" w:date="2026-01-01T00:00:00Z">
        <w:r>
  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  </w:r>
      </w:ins>
    </w:p>
    <w:p>
      <w:pPr>
        <w:pStyle w:val="FirstParagraph"/>
      </w:pPr>
      <w:ins w:id="2980" w:author="PR Preview" w:date="2026-01-01T00:00:00Z">
        <w:r>
          <w:t xml:space="preserve">so</w:t>
        </w:r>
      </w:ins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  </w:r>
      </w:ins>
      <w:ins w:id="2983" w:author="PR Preview" w:date="2026-01-01T00:00:00Z">
        <w:r>
          <w:t xml:space="preserve"> </w:t>
        </w:r>
      </w:ins>
      <w:ins w:id="2984" w:author="PR Preview" w:date="2026-01-01T00:00:00Z">
        <w:r>
          <w:t xml:space="preserve">is in</w:t>
        </w:r>
      </w:ins>
      <w:ins w:id="2985" w:author="PR Preview" w:date="2026-01-01T00:00:00Z">
        <w:r>
          <w:t xml:space="preserve"> </w:t>
        </w:r>
      </w:ins>
      <m:oMath>
        <m:r>
          <m:rPr>
            <m:sty m:val="p"/>
          </m:rPr>
          <m:t>epi</m:t>
        </m:r>
        <m:r>
          <m:t>f</m:t>
        </m:r>
      </m:oMath>
      <w:ins w:id="2986" w:author="PR Preview" w:date="2026-01-01T00:00:00Z">
        <w:r>
          <w:t xml:space="preserve">.</w:t>
        </w:r>
      </w:ins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del w:id="2987" w:author="PR Preview" w:date="2026-01-01T00:00:00Z">
        <w:r>
          <w:rPr>
            <w:b/>
            <w:bCs/>
          </w:rPr>
          <w:delText xml:space="preserve">Definition 9 (Tangent plane)</w:delText>
        </w:r>
      </w:del>
      <w:del w:id="2988" w:author="PR Preview" w:date="2026-01-01T00:00:00Z">
        <w:r>
          <w:delText xml:space="preserve"> </w:delText>
        </w:r>
      </w:del>
      <w:del w:id="2989" w:author="PR Preview" w:date="2026-01-01T00:00:00Z">
        <w:r>
          <w:delText xml:space="preserve">Let</w:delText>
        </w:r>
      </w:del>
      <w:del w:id="299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991" w:author="PR Preview" w:date="2026-01-01T00:00:00Z">
        <w:r>
          <w:delText xml:space="preserve"> </w:delText>
        </w:r>
      </w:del>
      <w:del w:id="2992" w:author="PR Preview" w:date="2026-01-01T00:00:00Z">
        <w:r>
          <w:delText xml:space="preserve">have a gradient at</w:delText>
        </w:r>
      </w:del>
      <w:del w:id="2993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94" w:author="PR Preview" w:date="2026-01-01T00:00:00Z">
        <w:r>
          <w:delText xml:space="preserve"> </w:delText>
        </w:r>
      </w:del>
      <w:del w:id="2995" w:author="PR Preview" w:date="2026-01-01T00:00:00Z">
        <w:r>
          <w:delText xml:space="preserve">(</w:delText>
        </w:r>
      </w:del>
      <w:hyperlink r:id="rId17">
        <w:del w:id="2996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2997" w:author="PR Preview" w:date="2026-01-01T00:00:00Z">
        <w:r>
          <w:delText xml:space="preserve">).</w:delText>
        </w:r>
      </w:del>
      <w:del w:id="2998" w:author="PR Preview" w:date="2026-01-01T00:00:00Z">
        <w:r>
          <w:delText xml:space="preserve"> </w:delText>
        </w:r>
      </w:del>
      <w:del w:id="2999" w:author="PR Preview" w:date="2026-01-01T00:00:00Z">
        <w:r>
          <w:delText xml:space="preserve">The</w:delText>
        </w:r>
      </w:del>
      <w:del w:id="3000" w:author="PR Preview" w:date="2026-01-01T00:00:00Z">
        <w:r>
          <w:delText xml:space="preserve"> </w:delText>
        </w:r>
      </w:del>
      <w:del w:id="3001" w:author="PR Preview" w:date="2026-01-01T00:00:00Z">
        <w:r>
          <w:rPr>
            <w:b/>
            <w:bCs/>
          </w:rPr>
          <w:delText xml:space="preserve">tangent plane</w:delText>
        </w:r>
      </w:del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to the</w:delText>
        </w:r>
      </w:del>
      <w:del w:id="3004" w:author="PR Preview" w:date="2026-01-01T00:00:00Z">
        <w:r>
          <w:delText xml:space="preserve"> </w:delText>
        </w:r>
      </w:del>
      <w:hyperlink r:id="rId90">
        <w:del w:id="3005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of</w:delText>
        </w:r>
      </w:del>
      <w:del w:id="3008" w:author="PR Preview" w:date="2026-01-01T00:00:00Z">
        <w:r>
          <w:delText xml:space="preserve"> </w:delText>
        </w:r>
      </w:del>
      <m:oMath>
        <m:r>
          <m:t>f</m:t>
        </m:r>
      </m:oMath>
      <w:del w:id="3009" w:author="PR Preview" w:date="2026-01-01T00:00:00Z">
        <w:r>
          <w:delText xml:space="preserve"> </w:delText>
        </w:r>
      </w:del>
      <w:del w:id="3010" w:author="PR Preview" w:date="2026-01-01T00:00:00Z">
        <w:r>
          <w:delText xml:space="preserve">at</w:delText>
        </w:r>
      </w:del>
      <w:del w:id="301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12" w:author="PR Preview" w:date="2026-01-01T00:00:00Z">
        <w:r>
          <w:delText xml:space="preserve"> </w:delText>
        </w:r>
      </w:del>
      <w:del w:id="3013" w:author="PR Preview" w:date="2026-01-01T00:00:00Z">
        <w:r>
          <w:delText xml:space="preserve">is the graph of the function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014" w:author="PR Preview" w:date="2026-01-01T00:00:00Z">
        <w:r>
          <w:delText xml:space="preserve">which takes the value</w:delText>
        </w:r>
      </w:del>
      <w:del w:id="30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at</w:delText>
        </w:r>
      </w:del>
      <w:del w:id="301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19" w:author="PR Preview" w:date="2026-01-01T00:00:00Z">
        <w:r>
          <w:delText xml:space="preserve"> </w:delText>
        </w:r>
      </w:del>
      <w:del w:id="3020" w:author="PR Preview" w:date="2026-01-01T00:00:00Z">
        <w:r>
          <w:delText xml:space="preserve">and has the same gradient as</w:delText>
        </w:r>
      </w:del>
      <w:del w:id="3021" w:author="PR Preview" w:date="2026-01-01T00:00:00Z">
        <w:r>
          <w:delText xml:space="preserve"> </w:delText>
        </w:r>
      </w:del>
      <m:oMath>
        <m:r>
          <m:t>f</m:t>
        </m:r>
      </m:oMath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there.</w:delText>
        </w:r>
      </w:del>
    </w:p>
    <w:p>
      <w:pPr>
        <w:pStyle w:val="FirstParagraph"/>
      </w:pPr>
      <w:ins w:id="3024" w:author="PR Preview" w:date="2026-01-01T00:00:00Z">
        <w:r>
          <w:rPr>
            <w:b/>
            <w:bCs/>
          </w:rPr>
          <w:t xml:space="preserve">Definition 9 (Tangent plane)</w:t>
        </w:r>
      </w:ins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Let</w:t>
        </w:r>
      </w:ins>
      <w:ins w:id="30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028" w:author="PR Preview" w:date="2026-01-01T00:00:00Z">
        <w:r>
          <w:t xml:space="preserve"> </w:t>
        </w:r>
      </w:ins>
      <w:ins w:id="3029" w:author="PR Preview" w:date="2026-01-01T00:00:00Z">
        <w:r>
          <w:t xml:space="preserve">have a gradient at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$\mathord{\smash[b]{\underset{\raise.3ex\hbox{$\scriptstyle\sim$}}{y}}\vphantom{y}}$</w:t>
        </w:r>
      </w:ins>
      <w:ins w:id="3032" w:author="PR Preview" w:date="2026-01-01T00:00:00Z">
        <w:r>
          <w:t xml:space="preserve"> </w:t>
        </w:r>
      </w:ins>
      <w:ins w:id="3033" w:author="PR Preview" w:date="2026-01-01T00:00:00Z">
        <w:r>
          <w:t xml:space="preserve">(</w:t>
        </w:r>
      </w:ins>
      <w:hyperlink r:id="rId17">
        <w:ins w:id="3034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3035" w:author="PR Preview" w:date="2026-01-01T00:00:00Z">
        <w:r>
          <w:t xml:space="preserve">).</w:t>
        </w:r>
      </w:ins>
      <w:ins w:id="3036" w:author="PR Preview" w:date="2026-01-01T00:00:00Z">
        <w:r>
          <w:t xml:space="preserve"> </w:t>
        </w:r>
      </w:ins>
      <w:ins w:id="3037" w:author="PR Preview" w:date="2026-01-01T00:00:00Z">
        <w:r>
          <w:t xml:space="preserve">The</w:t>
        </w:r>
      </w:ins>
      <w:ins w:id="3038" w:author="PR Preview" w:date="2026-01-01T00:00:00Z">
        <w:r>
          <w:t xml:space="preserve"> </w:t>
        </w:r>
      </w:ins>
      <w:ins w:id="3039" w:author="PR Preview" w:date="2026-01-01T00:00:00Z">
        <w:r>
          <w:rPr>
            <w:b/>
            <w:bCs/>
          </w:rPr>
          <w:t xml:space="preserve">tangent plane</w:t>
        </w:r>
      </w:ins>
      <w:ins w:id="3040" w:author="PR Preview" w:date="2026-01-01T00:00:00Z">
        <w:r>
          <w:t xml:space="preserve"> </w:t>
        </w:r>
      </w:ins>
      <w:ins w:id="3041" w:author="PR Preview" w:date="2026-01-01T00:00:00Z">
        <w:r>
          <w:t xml:space="preserve">to the</w:t>
        </w:r>
      </w:ins>
      <w:ins w:id="3042" w:author="PR Preview" w:date="2026-01-01T00:00:00Z">
        <w:r>
          <w:t xml:space="preserve"> </w:t>
        </w:r>
      </w:ins>
      <w:hyperlink r:id="rId90">
        <w:ins w:id="3043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3044" w:author="PR Preview" w:date="2026-01-01T00:00:00Z">
        <w:r>
          <w:t xml:space="preserve"> </w:t>
        </w:r>
      </w:ins>
      <w:ins w:id="3045" w:author="PR Preview" w:date="2026-01-01T00:00:00Z">
        <w:r>
          <w:t xml:space="preserve">of</w:t>
        </w:r>
      </w:ins>
      <w:ins w:id="3046" w:author="PR Preview" w:date="2026-01-01T00:00:00Z">
        <w:r>
          <w:t xml:space="preserve"> </w:t>
        </w:r>
      </w:ins>
      <m:oMath>
        <m:r>
          <m:t>f</m:t>
        </m:r>
      </m:oMath>
      <w:ins w:id="3047" w:author="PR Preview" w:date="2026-01-01T00:00:00Z">
        <w:r>
          <w:t xml:space="preserve"> </w:t>
        </w:r>
      </w:ins>
      <w:ins w:id="3048" w:author="PR Preview" w:date="2026-01-01T00:00:00Z">
        <w:r>
          <w:t xml:space="preserve">at</w:t>
        </w:r>
      </w:ins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$\mathord{\smash[b]{\underset{\raise.3ex\hbox{$\scriptstyle\sim$}}{y}}\vphantom{y}}$</w:t>
        </w:r>
      </w:ins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is the graph of the function</w:t>
        </w:r>
      </w:ins>
    </w:p>
    <w:p>
      <w:pPr>
        <w:pStyle w:val="BodyText"/>
      </w:pPr>
      <w:ins w:id="3053" w:author="PR Preview" w:date="2026-01-01T00:00:00Z">
        <w:r>
  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  </w:r>
      </w:ins>
    </w:p>
    <w:p>
      <w:pPr>
        <w:pStyle w:val="FirstParagraph"/>
      </w:pPr>
      <w:ins w:id="3054" w:author="PR Preview" w:date="2026-01-01T00:00:00Z">
        <w:r>
          <w:t xml:space="preserve">which takes the value</w:t>
        </w:r>
      </w:ins>
      <w:ins w:id="3055" w:author="PR Preview" w:date="2026-01-01T00:00:00Z">
        <w:r>
          <w:t xml:space="preserve"> </w:t>
        </w:r>
      </w:ins>
      <w:ins w:id="3056" w:author="PR Preview" w:date="2026-01-01T00:00:00Z">
        <w:r>
          <w:t xml:space="preserve">$f(\mathord{\smash[b]{\underset{\raise.3ex\hbox{$\scriptstyle\sim$}}{y}}\vphantom{y}})$</w:t>
        </w:r>
      </w:ins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at</w:t>
        </w:r>
      </w:ins>
      <w:ins w:id="3059" w:author="PR Preview" w:date="2026-01-01T00:00:00Z">
        <w:r>
          <w:t xml:space="preserve"> </w:t>
        </w:r>
      </w:ins>
      <w:ins w:id="3060" w:author="PR Preview" w:date="2026-01-01T00:00:00Z">
        <w:r>
          <w:t xml:space="preserve">$\mathord{\smash[b]{\underset{\raise.3ex\hbox{$\scriptstyle\sim$}}{x}}\vphantom{x}}= \mathord{\smash[b]{\underset{\raise.3ex\hbox{$\scriptstyle\sim$}}{y}}\vphantom{y}}$</w:t>
        </w:r>
      </w:ins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and has the same gradient as</w:t>
        </w:r>
      </w:ins>
      <w:ins w:id="3063" w:author="PR Preview" w:date="2026-01-01T00:00:00Z">
        <w:r>
          <w:t xml:space="preserve"> </w:t>
        </w:r>
      </w:ins>
      <m:oMath>
        <m:r>
          <m:t>f</m:t>
        </m:r>
      </m:oMath>
      <w:ins w:id="3064" w:author="PR Preview" w:date="2026-01-01T00:00:00Z">
        <w:r>
          <w:t xml:space="preserve"> </w:t>
        </w:r>
      </w:ins>
      <w:ins w:id="3065" w:author="PR Preview" w:date="2026-01-01T00:00:00Z">
        <w:r>
          <w:t xml:space="preserve">there.</w:t>
        </w:r>
      </w:ins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del w:id="3066" w:author="PR Preview" w:date="2026-01-01T00:00:00Z">
        <w:r>
          <w:delText xml:space="preserve">For</w:delText>
        </w:r>
      </w:del>
      <w:del w:id="30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068" w:author="PR Preview" w:date="2026-01-01T00:00:00Z">
        <w:r>
          <w:delText xml:space="preserve"> </w:delText>
        </w:r>
      </w:del>
      <w:del w:id="3069" w:author="PR Preview" w:date="2026-01-01T00:00:00Z">
        <w:r>
          <w:delText xml:space="preserve">at</w:delText>
        </w:r>
      </w:del>
      <w:del w:id="307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071" w:author="PR Preview" w:date="2026-01-01T00:00:00Z">
        <w:r>
          <w:delText xml:space="preserve">,</w:delText>
        </w:r>
      </w:del>
      <w:del w:id="30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3073" w:author="PR Preview" w:date="2026-01-01T00:00:00Z">
        <w:r>
          <w:delText xml:space="preserve"> </w:delText>
        </w:r>
      </w:del>
      <w:del w:id="3074" w:author="PR Preview" w:date="2026-01-01T00:00:00Z">
        <w:r>
          <w:delText xml:space="preserve">and the gradient is</w:delText>
        </w:r>
      </w:del>
      <w:del w:id="307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076" w:author="PR Preview" w:date="2026-01-01T00:00:00Z">
        <w:r>
          <w:delText xml:space="preserve">, so the tangent plane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ins w:id="3077" w:author="PR Preview" w:date="2026-01-01T00:00:00Z">
        <w:r>
          <w:t xml:space="preserve">For</w:t>
        </w:r>
      </w:ins>
      <w:ins w:id="3078" w:author="PR Preview" w:date="2026-01-01T00:00:00Z">
        <w:r>
          <w:t xml:space="preserve"> </w:t>
        </w:r>
      </w:ins>
      <w:ins w:id="3079" w:author="PR Preview" w:date="2026-01-01T00:00:00Z">
        <w:r>
          <w:t xml:space="preserve">$f(\mathord{\smash[b]{\underset{\raise.3ex\hbox{$\scriptstyle\sim$}}{x}}\vphantom{x}}) = x_1^2 + x_2^2$</w:t>
        </w:r>
      </w:ins>
      <w:ins w:id="3080" w:author="PR Preview" w:date="2026-01-01T00:00:00Z">
        <w:r>
          <w:t xml:space="preserve"> </w:t>
        </w:r>
      </w:ins>
      <w:ins w:id="3081" w:author="PR Preview" w:date="2026-01-01T00:00:00Z">
        <w:r>
          <w:t xml:space="preserve">at</w:t>
        </w:r>
      </w:ins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$\mathord{\smash[b]{\underset{\raise.3ex\hbox{$\scriptstyle\sim$}}{y}}\vphantom{y}}= {(1, 1)}^{\top}$</w:t>
        </w:r>
      </w:ins>
      <w:ins w:id="3084" w:author="PR Preview" w:date="2026-01-01T00:00:00Z">
        <w:r>
          <w:t xml:space="preserve">,</w:t>
        </w:r>
      </w:ins>
      <w:ins w:id="3085" w:author="PR Preview" w:date="2026-01-01T00:00:00Z">
        <w:r>
          <w:t xml:space="preserve"> </w:t>
        </w:r>
      </w:ins>
      <w:ins w:id="3086" w:author="PR Preview" w:date="2026-01-01T00:00:00Z">
        <w:r>
          <w:t xml:space="preserve">$f(\mathord{\smash[b]{\underset{\raise.3ex\hbox{$\scriptstyle\sim$}}{y}}\vphantom{y}}) = 2$</w:t>
        </w:r>
      </w:ins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and the gradient is</w:t>
        </w:r>
      </w:ins>
      <w:ins w:id="308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090" w:author="PR Preview" w:date="2026-01-01T00:00:00Z">
        <w:r>
          <w:t xml:space="preserve">, so the tangent plane is</w:t>
        </w:r>
      </w:ins>
    </w:p>
    <w:p>
      <w:pPr>
        <w:pStyle w:val="BodyText"/>
      </w:pPr>
      <w:ins w:id="3091" w:author="PR Preview" w:date="2026-01-01T00:00:00Z">
        <w:r>
  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  </w:r>
      </w:ins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del w:id="3092" w:author="PR Preview" w:date="2026-01-01T00:00:00Z">
        <w:r>
          <w:delText xml:space="preserve">every tangent plane (</w:delText>
        </w:r>
      </w:del>
      <w:hyperlink w:anchor="def-tangent-plane">
        <w:del w:id="309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094" w:author="PR Preview" w:date="2026-01-01T00:00:00Z">
        <w:r>
          <w:delText xml:space="preserve">) lies on or under the graph.</w:delText>
        </w:r>
      </w:del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If the inequality is strict whenever</w:delText>
        </w:r>
      </w:del>
      <w:del w:id="309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98" w:author="PR Preview" w:date="2026-01-01T00:00:00Z">
        <w:r>
          <w:delText xml:space="preserve">, then</w:delText>
        </w:r>
      </w:del>
      <w:del w:id="3099" w:author="PR Preview" w:date="2026-01-01T00:00:00Z">
        <w:r>
          <w:delText xml:space="preserve"> </w:delText>
        </w:r>
      </w:del>
      <m:oMath>
        <m:r>
          <m:t>f</m:t>
        </m:r>
      </m:oMath>
      <w:del w:id="3100" w:author="PR Preview" w:date="2026-01-01T00:00:00Z">
        <w:r>
          <w:delText xml:space="preserve"> </w:delText>
        </w:r>
      </w:del>
      <w:del w:id="3101" w:author="PR Preview" w:date="2026-01-01T00:00:00Z">
        <w:r>
          <w:delText xml:space="preserve">is strictly convex (</w:delText>
        </w:r>
      </w:del>
      <w:hyperlink w:anchor="def-strictly-convex">
        <w:del w:id="310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103" w:author="PR Preview" w:date="2026-01-01T00:00:00Z">
        <w:r>
          <w:delText xml:space="preserve">).</w:delText>
        </w:r>
      </w:del>
    </w:p>
    <w:p>
      <w:pPr>
        <w:pStyle w:val="BodyText"/>
      </w:pPr>
      <w:del w:id="3104" w:author="PR Preview" w:date="2026-01-01T00:00:00Z">
        <w:r>
          <w:rPr>
            <w:i/>
            <w:iCs/>
          </w:rPr>
          <w:delText xml:space="preserve">Proof</w:delText>
        </w:r>
      </w:del>
      <w:del w:id="3105" w:author="PR Preview" w:date="2026-01-01T00:00:00Z">
        <w:r>
          <w:delText xml:space="preserve">. </w:delText>
        </w:r>
      </w:del>
      <w:del w:id="3106" w:author="PR Preview" w:date="2026-01-01T00:00:00Z">
        <w:r>
          <w:rPr>
            <w:b/>
            <w:bCs/>
          </w:rPr>
          <w:delText xml:space="preserve">Only if.</w:delText>
        </w:r>
      </w:del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Let</w:delText>
        </w:r>
      </w:del>
      <w:del w:id="31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10" w:author="PR Preview" w:date="2026-01-01T00:00:00Z">
        <w:r>
          <w:delText xml:space="preserve">, let</w:delText>
        </w:r>
      </w:del>
      <w:del w:id="3111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12" w:author="PR Preview" w:date="2026-01-01T00:00:00Z">
        <w:r>
          <w:delText xml:space="preserve">,</w:delText>
        </w:r>
      </w:del>
      <w:del w:id="3113" w:author="PR Preview" w:date="2026-01-01T00:00:00Z">
        <w:r>
          <w:delText xml:space="preserve"> </w:delText>
        </w:r>
      </w:del>
      <w:del w:id="3114" w:author="PR Preview" w:date="2026-01-01T00:00:00Z">
        <w:r>
          <w:delText xml:space="preserve">and let</w:delText>
        </w:r>
      </w:del>
      <w:del w:id="311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16" w:author="PR Preview" w:date="2026-01-01T00:00:00Z">
        <w:r>
          <w:delText xml:space="preserve">.</w:delText>
        </w:r>
      </w:del>
      <w:del w:id="3117" w:author="PR Preview" w:date="2026-01-01T00:00:00Z">
        <w:r>
          <w:delText xml:space="preserve"> </w:delText>
        </w:r>
      </w:del>
      <w:del w:id="3118" w:author="PR Preview" w:date="2026-01-01T00:00:00Z">
        <w:r>
          <w:delText xml:space="preserve">The inner function</w:delText>
        </w:r>
      </w:del>
      <w:del w:id="311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20" w:author="PR Preview" w:date="2026-01-01T00:00:00Z">
        <w:r>
          <w:delText xml:space="preserve"> </w:delText>
        </w:r>
      </w:del>
      <w:del w:id="3121" w:author="PR Preview" w:date="2026-01-01T00:00:00Z">
        <w:r>
          <w:delText xml:space="preserve">has derivative</w:delText>
        </w:r>
      </w:del>
      <w:del w:id="312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(</w:delText>
        </w:r>
      </w:del>
      <w:hyperlink r:id="rId43">
        <w:del w:id="3125" w:author="PR Preview" w:date="2026-01-01T00:00:00Z">
          <w:r>
            <w:rPr>
              <w:rStyle w:val="Hyperlink"/>
            </w:rPr>
            <w:delText xml:space="preserve">vector-valued derivative</w:delText>
          </w:r>
        </w:del>
      </w:hyperlink>
      <w:del w:id="3126" w:author="PR Preview" w:date="2026-01-01T00:00:00Z">
        <w:r>
          <w:delText xml:space="preserve">),</w:delText>
        </w:r>
      </w:del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so the vector chain rule (</w:delText>
        </w:r>
      </w:del>
      <w:hyperlink r:id="rId44">
        <w:del w:id="3129" w:author="PR Preview" w:date="2026-01-01T00:00:00Z">
          <w:r>
            <w:rPr>
              <w:rStyle w:val="Hyperlink"/>
            </w:rPr>
            <w:delText xml:space="preserve">vector chain rule</w:delText>
          </w:r>
        </w:del>
      </w:hyperlink>
      <w:del w:id="3130" w:author="PR Preview" w:date="2026-01-01T00:00:00Z">
        <w:r>
          <w:delText xml:space="preserve">) 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del w:id="3131" w:author="PR Preview" w:date="2026-01-01T00:00:00Z">
        <w:r>
          <w:delText xml:space="preserve">For</w:delText>
        </w:r>
      </w:del>
      <w:del w:id="313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33" w:author="PR Preview" w:date="2026-01-01T00:00:00Z">
        <w:r>
          <w:delText xml:space="preserve">,</w:delText>
        </w:r>
      </w:del>
      <w:del w:id="313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35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del w:id="3136" w:author="PR Preview" w:date="2026-01-01T00:00:00Z">
        <w:r>
          <w:delText xml:space="preserve">and dividing by</w:delText>
        </w:r>
      </w:del>
      <w:del w:id="313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3138" w:author="PR Preview" w:date="2026-01-01T00:00:00Z">
        <w:r>
          <w:delText xml:space="preserve">,</w:delText>
        </w:r>
      </w:del>
      <w:del w:id="313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40" w:author="PR Preview" w:date="2026-01-01T00:00:00Z">
        <w:r>
          <w:delText xml:space="preserve">.</w:delText>
        </w:r>
      </w:del>
      <w:del w:id="3141" w:author="PR Preview" w:date="2026-01-01T00:00:00Z">
        <w:r>
          <w:delText xml:space="preserve"> </w:delText>
        </w:r>
      </w:del>
      <w:del w:id="3142" w:author="PR Preview" w:date="2026-01-01T00:00:00Z">
        <w:r>
          <w:delText xml:space="preserve">As</w:delText>
        </w:r>
      </w:del>
      <w:del w:id="314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→</m:t>
        </m:r>
        <m:r>
          <m:t>0</m:t>
        </m:r>
      </m:oMath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delText xml:space="preserve">from the right, the left side tends to</w:delText>
        </w:r>
      </w:del>
      <w:del w:id="314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(</w:delText>
        </w:r>
      </w:del>
      <m:oMath>
        <m:r>
          <m:t>g</m:t>
        </m:r>
      </m:oMath>
      <w:del w:id="3149" w:author="PR Preview" w:date="2026-01-01T00:00:00Z">
        <w:r>
          <w:delText xml:space="preserve"> </w:delText>
        </w:r>
      </w:del>
      <w:del w:id="3150" w:author="PR Preview" w:date="2026-01-01T00:00:00Z">
        <w:r>
          <w:delText xml:space="preserve">is differentiable at</w:delText>
        </w:r>
      </w:del>
      <w:del w:id="3151" w:author="PR Preview" w:date="2026-01-01T00:00:00Z">
        <w:r>
          <w:delText xml:space="preserve"> </w:delText>
        </w:r>
      </w:del>
      <m:oMath>
        <m:r>
          <m:t>0</m:t>
        </m:r>
      </m:oMath>
      <w:del w:id="3152" w:author="PR Preview" w:date="2026-01-01T00:00:00Z">
        <w:r>
          <w:delText xml:space="preserve">, so the one-sided limit equals the two-sided derivative),</w:delText>
        </w:r>
      </w:del>
      <w:del w:id="3153" w:author="PR Preview" w:date="2026-01-01T00:00:00Z">
        <w:r>
          <w:delText xml:space="preserve"> </w:delText>
        </w:r>
      </w:del>
      <w:del w:id="3154" w:author="PR Preview" w:date="2026-01-01T00:00:00Z">
        <w:r>
          <w:delText xml:space="preserve">and a limit of numbers that are all at most</w:delText>
        </w:r>
      </w:del>
      <w:del w:id="31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56" w:author="PR Preview" w:date="2026-01-01T00:00:00Z">
        <w:r>
          <w:delText xml:space="preserve"> </w:delText>
        </w:r>
      </w:del>
      <w:del w:id="3157" w:author="PR Preview" w:date="2026-01-01T00:00:00Z">
        <w:r>
          <w:delText xml:space="preserve">is at most</w:delText>
        </w:r>
      </w:del>
      <w:del w:id="31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59" w:author="PR Preview" w:date="2026-01-01T00:00:00Z">
        <w:r>
          <w:delText xml:space="preserve">.</w:delText>
        </w:r>
      </w:del>
      <w:del w:id="3160" w:author="PR Preview" w:date="2026-01-01T00:00:00Z">
        <w:r>
          <w:delText xml:space="preserve"> </w:delText>
        </w:r>
      </w:del>
      <w:del w:id="3161" w:author="PR Preview" w:date="2026-01-01T00:00:00Z">
        <w:r>
          <w:delText xml:space="preserve">So</w:delText>
        </w:r>
      </w:del>
      <w:del w:id="3162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63" w:author="PR Preview" w:date="2026-01-01T00:00:00Z">
        <w:r>
          <w:delText xml:space="preserve">, which rearranges to</w:delText>
        </w:r>
      </w:del>
      <w:del w:id="3164" w:author="PR Preview" w:date="2026-01-01T00:00:00Z">
        <w:r>
          <w:delText xml:space="preserve"> </w:delText>
        </w:r>
      </w:del>
      <w:hyperlink w:anchor="eq-supporting-hyperplane">
        <w:del w:id="3165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166" w:author="PR Preview" w:date="2026-01-01T00:00:00Z">
        <w:r>
          <w:delText xml:space="preserve">.</w:delText>
        </w:r>
      </w:del>
    </w:p>
    <w:p>
      <w:pPr>
        <w:pStyle w:val="BodyText"/>
      </w:pPr>
      <w:del w:id="3167" w:author="PR Preview" w:date="2026-01-01T00:00:00Z">
        <w:r>
          <w:rPr>
            <w:b/>
            <w:bCs/>
          </w:rPr>
          <w:delText xml:space="preserve">If.</w:delText>
        </w:r>
      </w:del>
      <w:del w:id="3168" w:author="PR Preview" w:date="2026-01-01T00:00:00Z">
        <w:r>
          <w:delText xml:space="preserve"> </w:delText>
        </w:r>
      </w:del>
      <w:del w:id="3169" w:author="PR Preview" w:date="2026-01-01T00:00:00Z">
        <w:r>
          <w:delText xml:space="preserve">Let</w:delText>
        </w:r>
      </w:del>
      <w:del w:id="317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171" w:author="PR Preview" w:date="2026-01-01T00:00:00Z">
        <w:r>
          <w:delText xml:space="preserve">,</w:delText>
        </w:r>
      </w:del>
      <w:del w:id="317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173" w:author="PR Preview" w:date="2026-01-01T00:00:00Z">
        <w:r>
          <w:delText xml:space="preserve">,</w:delText>
        </w:r>
      </w:del>
      <w:del w:id="3174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75" w:author="PR Preview" w:date="2026-01-01T00:00:00Z">
        <w:r>
          <w:delText xml:space="preserve">,</w:delText>
        </w:r>
      </w:del>
      <w:del w:id="3176" w:author="PR Preview" w:date="2026-01-01T00:00:00Z">
        <w:r>
          <w:delText xml:space="preserve"> </w:delText>
        </w:r>
      </w:del>
      <w:del w:id="3177" w:author="PR Preview" w:date="2026-01-01T00:00:00Z">
        <w:r>
          <w:delText xml:space="preserve">and</w:delText>
        </w:r>
      </w:del>
      <w:del w:id="3178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179" w:author="PR Preview" w:date="2026-01-01T00:00:00Z">
        <w:r>
          <w:delText xml:space="preserve">.</w:delText>
        </w:r>
      </w:del>
      <w:del w:id="3180" w:author="PR Preview" w:date="2026-01-01T00:00:00Z">
        <w:r>
          <w:delText xml:space="preserve"> </w:delText>
        </w:r>
      </w:del>
      <w:del w:id="3181" w:author="PR Preview" w:date="2026-01-01T00:00:00Z">
        <w:r>
          <w:delText xml:space="preserve">Applying</w:delText>
        </w:r>
      </w:del>
      <w:del w:id="3182" w:author="PR Preview" w:date="2026-01-01T00:00:00Z">
        <w:r>
          <w:delText xml:space="preserve"> </w:delText>
        </w:r>
      </w:del>
      <w:hyperlink w:anchor="eq-supporting-hyperplane">
        <w:del w:id="3183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184" w:author="PR Preview" w:date="2026-01-01T00:00:00Z">
        <w:r>
          <w:delText xml:space="preserve"> </w:delText>
        </w:r>
      </w:del>
      <w:del w:id="3185" w:author="PR Preview" w:date="2026-01-01T00:00:00Z">
        <w:r>
          <w:delText xml:space="preserve">at the point</w:delText>
        </w:r>
      </w:del>
      <w:del w:id="3186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87" w:author="PR Preview" w:date="2026-01-01T00:00:00Z">
        <w:r>
          <w:delText xml:space="preserve">, once toward</w:delText>
        </w:r>
      </w:del>
      <w:del w:id="31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89" w:author="PR Preview" w:date="2026-01-01T00:00:00Z">
        <w:r>
          <w:delText xml:space="preserve"> </w:delText>
        </w:r>
      </w:del>
      <w:del w:id="3190" w:author="PR Preview" w:date="2026-01-01T00:00:00Z">
        <w:r>
          <w:delText xml:space="preserve">and once toward</w:delText>
        </w:r>
      </w:del>
      <w:del w:id="319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9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bookmarkStart w:id="99" w:name="eq-supporting-hyperplane"/>
      <w:ins w:id="3193" w:author="PR Preview" w:date="2026-01-01T00:00:00Z">
        <w:r>
  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  </w:r>
      </w:ins>
      <w:bookmarkEnd w:id="99"/>
    </w:p>
    <w:p>
      <w:pPr>
        <w:pStyle w:val="FirstParagraph"/>
      </w:pPr>
      <w:ins w:id="3194" w:author="PR Preview" w:date="2026-01-01T00:00:00Z">
        <w:r>
          <w:t xml:space="preserve">every tangent plane (</w:t>
        </w:r>
      </w:ins>
      <w:hyperlink w:anchor="def-tangent-plane">
        <w:ins w:id="319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196" w:author="PR Preview" w:date="2026-01-01T00:00:00Z">
        <w:r>
          <w:t xml:space="preserve">) lies on or under the graph.</w:t>
        </w:r>
      </w:ins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If the inequality is strict whenever</w:t>
        </w:r>
      </w:ins>
      <w:ins w:id="3199" w:author="PR Preview" w:date="2026-01-01T00:00:00Z">
        <w:r>
          <w:t xml:space="preserve"> </w:t>
        </w:r>
      </w:ins>
      <w:ins w:id="3200" w:author="PR Preview" w:date="2026-01-01T00:00:00Z">
        <w:r>
          <w:t xml:space="preserve">$\mathord{\smash[b]{\underset{\raise.3ex\hbox{$\scriptstyle\sim$}}{x}}\vphantom{x}}\ne \mathord{\smash[b]{\underset{\raise.3ex\hbox{$\scriptstyle\sim$}}{y}}\vphantom{y}}$</w:t>
        </w:r>
      </w:ins>
      <w:ins w:id="3201" w:author="PR Preview" w:date="2026-01-01T00:00:00Z">
        <w:r>
          <w:t xml:space="preserve">, then</w:t>
        </w:r>
      </w:ins>
      <w:ins w:id="3202" w:author="PR Preview" w:date="2026-01-01T00:00:00Z">
        <w:r>
          <w:t xml:space="preserve"> </w:t>
        </w:r>
      </w:ins>
      <m:oMath>
        <m:r>
          <m:t>f</m:t>
        </m:r>
      </m:oMath>
      <w:ins w:id="3203" w:author="PR Preview" w:date="2026-01-01T00:00:00Z">
        <w:r>
          <w:t xml:space="preserve"> </w:t>
        </w:r>
      </w:ins>
      <w:ins w:id="3204" w:author="PR Preview" w:date="2026-01-01T00:00:00Z">
        <w:r>
          <w:t xml:space="preserve">is strictly convex (</w:t>
        </w:r>
      </w:ins>
      <w:hyperlink w:anchor="def-strictly-convex">
        <w:ins w:id="320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206" w:author="PR Preview" w:date="2026-01-01T00:00:00Z">
        <w:r>
          <w:t xml:space="preserve">).</w:t>
        </w:r>
      </w:ins>
    </w:p>
    <w:bookmarkEnd w:id="100"/>
    <w:p>
      <w:pPr>
        <w:pStyle w:val="BodyText"/>
      </w:pPr>
      <w:ins w:id="3207" w:author="PR Preview" w:date="2026-01-01T00:00:00Z">
        <w:r>
          <w:rPr>
            <w:i/>
            <w:iCs/>
          </w:rPr>
          <w:t xml:space="preserve">Proof</w:t>
        </w:r>
      </w:ins>
      <w:ins w:id="3208" w:author="PR Preview" w:date="2026-01-01T00:00:00Z">
        <w:r>
          <w:t xml:space="preserve">. </w:t>
        </w:r>
      </w:ins>
      <w:ins w:id="3209" w:author="PR Preview" w:date="2026-01-01T00:00:00Z">
        <w:r>
          <w:rPr>
            <w:b/>
            <w:bCs/>
          </w:rPr>
          <w:t xml:space="preserve">Only if.</w:t>
        </w:r>
      </w:ins>
      <w:ins w:id="3210" w:author="PR Preview" w:date="2026-01-01T00:00:00Z">
        <w:r>
          <w:t xml:space="preserve"> </w:t>
        </w:r>
      </w:ins>
      <w:ins w:id="3211" w:author="PR Preview" w:date="2026-01-01T00:00:00Z">
        <w:r>
          <w:t xml:space="preserve">Let</w:t>
        </w:r>
      </w:ins>
      <w:ins w:id="3212" w:author="PR Preview" w:date="2026-01-01T00:00:00Z">
        <w:r>
          <w:t xml:space="preserve"> </w:t>
        </w:r>
      </w:ins>
      <w:ins w:id="321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3214" w:author="PR Preview" w:date="2026-01-01T00:00:00Z">
        <w:r>
          <w:t xml:space="preserve">, let</w:t>
        </w:r>
      </w:ins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  </w:r>
      </w:ins>
      <w:ins w:id="3217" w:author="PR Preview" w:date="2026-01-01T00:00:00Z">
        <w:r>
          <w:t xml:space="preserve">,</w:t>
        </w:r>
      </w:ins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and let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$g(t) \stackrel{\text{def}}{=}f(\mathord{\smash[b]{\underset{\raise.3ex\hbox{$\scriptstyle\sim$}}{y}}\vphantom{y}}+ t \mathord{\smash[b]{\underset{\raise.3ex\hbox{$\scriptstyle\sim$}}{d}}\vphantom{d}})$</w:t>
        </w:r>
      </w:ins>
      <w:ins w:id="3222" w:author="PR Preview" w:date="2026-01-01T00:00:00Z">
        <w:r>
          <w:t xml:space="preserve">.</w:t>
        </w:r>
      </w:ins>
      <w:ins w:id="3223" w:author="PR Preview" w:date="2026-01-01T00:00:00Z">
        <w:r>
          <w:t xml:space="preserve"> </w:t>
        </w:r>
      </w:ins>
      <w:ins w:id="3224" w:author="PR Preview" w:date="2026-01-01T00:00:00Z">
        <w:r>
          <w:t xml:space="preserve">The inner function</w:t>
        </w:r>
      </w:ins>
      <w:ins w:id="3225" w:author="PR Preview" w:date="2026-01-01T00:00:00Z">
        <w:r>
          <w:t xml:space="preserve"> </w:t>
        </w:r>
      </w:ins>
      <w:ins w:id="3226" w:author="PR Preview" w:date="2026-01-01T00:00:00Z">
        <w:r>
          <w:t xml:space="preserve">$t \mapsto \mathord{\smash[b]{\underset{\raise.3ex\hbox{$\scriptstyle\sim$}}{y}}\vphantom{y}}+ t \mathord{\smash[b]{\underset{\raise.3ex\hbox{$\scriptstyle\sim$}}{d}}\vphantom{d}}$</w:t>
        </w:r>
      </w:ins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has derivative</w:t>
        </w:r>
      </w:ins>
      <w:ins w:id="3229" w:author="PR Preview" w:date="2026-01-01T00:00:00Z">
        <w:r>
          <w:t xml:space="preserve"> </w:t>
        </w:r>
      </w:ins>
      <w:ins w:id="3230" w:author="PR Preview" w:date="2026-01-01T00:00:00Z">
        <w:r>
          <w:t xml:space="preserve">${\mathord{\smash[b]{\underset{\raise.3ex\hbox{$\scriptstyle\sim$}}{d}}\vphantom{d}}}^{\top}$</w:t>
        </w:r>
      </w:ins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(</w:t>
        </w:r>
      </w:ins>
      <w:hyperlink r:id="rId43">
        <w:ins w:id="3233" w:author="PR Preview" w:date="2026-01-01T00:00:00Z">
          <w:r>
            <w:rPr>
              <w:rStyle w:val="Hyperlink"/>
            </w:rPr>
            <w:t xml:space="preserve">vector-valued derivative</w:t>
          </w:r>
        </w:ins>
      </w:hyperlink>
      <w:ins w:id="3234" w:author="PR Preview" w:date="2026-01-01T00:00:00Z">
        <w:r>
          <w:t xml:space="preserve">),</w:t>
        </w:r>
      </w:ins>
      <w:ins w:id="3235" w:author="PR Preview" w:date="2026-01-01T00:00:00Z">
        <w:r>
          <w:t xml:space="preserve"> </w:t>
        </w:r>
      </w:ins>
      <w:ins w:id="3236" w:author="PR Preview" w:date="2026-01-01T00:00:00Z">
        <w:r>
          <w:t xml:space="preserve">so the vector chain rule (</w:t>
        </w:r>
      </w:ins>
      <w:hyperlink r:id="rId44">
        <w:ins w:id="3237" w:author="PR Preview" w:date="2026-01-01T00:00:00Z">
          <w:r>
            <w:rPr>
              <w:rStyle w:val="Hyperlink"/>
            </w:rPr>
            <w:t xml:space="preserve">vector chain rule</w:t>
          </w:r>
        </w:ins>
      </w:hyperlink>
      <w:ins w:id="3238" w:author="PR Preview" w:date="2026-01-01T00:00:00Z">
        <w:r>
          <w:t xml:space="preserve">) gives</w:t>
        </w:r>
      </w:ins>
    </w:p>
    <w:p>
      <w:pPr>
        <w:pStyle w:val="BodyText"/>
      </w:pPr>
      <w:ins w:id="3239" w:author="PR Preview" w:date="2026-01-01T00:00:00Z">
        <w:r>
  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  </w:r>
      </w:ins>
    </w:p>
    <w:p>
      <w:pPr>
        <w:pStyle w:val="FirstParagraph"/>
      </w:pPr>
      <w:ins w:id="3240" w:author="PR Preview" w:date="2026-01-01T00:00:00Z">
        <w:r>
          <w:t xml:space="preserve">For</w:t>
        </w:r>
      </w:ins>
      <w:ins w:id="324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42" w:author="PR Preview" w:date="2026-01-01T00:00:00Z">
        <w:r>
          <w:t xml:space="preserve">,</w:t>
        </w:r>
      </w:ins>
      <w:ins w:id="3243" w:author="PR Preview" w:date="2026-01-01T00:00:00Z">
        <w:r>
          <w:t xml:space="preserve"> </w:t>
        </w:r>
      </w:ins>
      <w:ins w:id="3244" w:author="PR Preview" w:date="2026-01-01T00:00:00Z">
        <w:r>
  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  </w:r>
      </w:ins>
      <w:ins w:id="3245" w:author="PR Preview" w:date="2026-01-01T00:00:00Z">
        <w:r>
          <w:t xml:space="preserve">, so</w:t>
        </w:r>
      </w:ins>
    </w:p>
    <w:p>
      <w:pPr>
        <w:pStyle w:val="BodyText"/>
      </w:pPr>
      <w:ins w:id="3246" w:author="PR Preview" w:date="2026-01-01T00:00:00Z">
        <w:r>
  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  </w:r>
      </w:ins>
    </w:p>
    <w:p>
      <w:pPr>
        <w:pStyle w:val="FirstParagraph"/>
      </w:pPr>
      <w:ins w:id="3247" w:author="PR Preview" w:date="2026-01-01T00:00:00Z">
        <w:r>
          <w:t xml:space="preserve">and dividing by</w:t>
        </w:r>
      </w:ins>
      <w:ins w:id="324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3249" w:author="PR Preview" w:date="2026-01-01T00:00:00Z">
        <w:r>
          <w:t xml:space="preserve">,</w:t>
        </w:r>
      </w:ins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$\dfrac{g(t) - g(0)}{t} \le f(\mathord{\smash[b]{\underset{\raise.3ex\hbox{$\scriptstyle\sim$}}{x}}\vphantom{x}}) - f(\mathord{\smash[b]{\underset{\raise.3ex\hbox{$\scriptstyle\sim$}}{y}}\vphantom{y}})$</w:t>
        </w:r>
      </w:ins>
      <w:ins w:id="3252" w:author="PR Preview" w:date="2026-01-01T00:00:00Z">
        <w:r>
          <w:t xml:space="preserve">.</w:t>
        </w:r>
      </w:ins>
      <w:ins w:id="3253" w:author="PR Preview" w:date="2026-01-01T00:00:00Z">
        <w:r>
          <w:t xml:space="preserve"> </w:t>
        </w:r>
      </w:ins>
      <w:ins w:id="3254" w:author="PR Preview" w:date="2026-01-01T00:00:00Z">
        <w:r>
          <w:t xml:space="preserve">As</w:t>
        </w:r>
      </w:ins>
      <w:ins w:id="325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→</m:t>
        </m:r>
        <m:r>
          <m:t>0</m:t>
        </m:r>
      </m:oMath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from the right, the left side tends to</w:t>
        </w:r>
      </w:ins>
      <w:ins w:id="325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(</w:t>
        </w:r>
      </w:ins>
      <m:oMath>
        <m:r>
          <m:t>g</m:t>
        </m:r>
      </m:oMath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is differentiable at</w:t>
        </w:r>
      </w:ins>
      <w:ins w:id="3263" w:author="PR Preview" w:date="2026-01-01T00:00:00Z">
        <w:r>
          <w:t xml:space="preserve"> </w:t>
        </w:r>
      </w:ins>
      <m:oMath>
        <m:r>
          <m:t>0</m:t>
        </m:r>
      </m:oMath>
      <w:ins w:id="3264" w:author="PR Preview" w:date="2026-01-01T00:00:00Z">
        <w:r>
          <w:t xml:space="preserve">, so the one-sided limit equals the two-sided derivative),</w:t>
        </w:r>
      </w:ins>
      <w:ins w:id="3265" w:author="PR Preview" w:date="2026-01-01T00:00:00Z">
        <w:r>
          <w:t xml:space="preserve"> </w:t>
        </w:r>
      </w:ins>
      <w:ins w:id="3266" w:author="PR Preview" w:date="2026-01-01T00:00:00Z">
        <w:r>
          <w:t xml:space="preserve">and a limit of numbers that are all at most</w:t>
        </w:r>
      </w:ins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$f(\mathord{\smash[b]{\underset{\raise.3ex\hbox{$\scriptstyle\sim$}}{x}}\vphantom{x}}) - f(\mathord{\smash[b]{\underset{\raise.3ex\hbox{$\scriptstyle\sim$}}{y}}\vphantom{y}})$</w:t>
        </w:r>
      </w:ins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is at most</w:t>
        </w:r>
      </w:ins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$f(\mathord{\smash[b]{\underset{\raise.3ex\hbox{$\scriptstyle\sim$}}{x}}\vphantom{x}}) - f(\mathord{\smash[b]{\underset{\raise.3ex\hbox{$\scriptstyle\sim$}}{y}}\vphantom{y}})$</w:t>
        </w:r>
      </w:ins>
      <w:ins w:id="3273" w:author="PR Preview" w:date="2026-01-01T00:00:00Z">
        <w:r>
          <w:t xml:space="preserve">.</w:t>
        </w:r>
      </w:ins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So</w:t>
        </w:r>
      </w:ins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  </w:r>
      </w:ins>
      <w:ins w:id="3278" w:author="PR Preview" w:date="2026-01-01T00:00:00Z">
        <w:r>
          <w:t xml:space="preserve">, which rearranges to</w:t>
        </w:r>
      </w:ins>
      <w:ins w:id="3279" w:author="PR Preview" w:date="2026-01-01T00:00:00Z">
        <w:r>
          <w:t xml:space="preserve"> </w:t>
        </w:r>
      </w:ins>
      <w:hyperlink w:anchor="eq-supporting-hyperplane">
        <w:ins w:id="3280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281" w:author="PR Preview" w:date="2026-01-01T00:00:00Z">
        <w:r>
          <w:t xml:space="preserve">.</w:t>
        </w:r>
      </w:ins>
    </w:p>
    <w:p>
      <w:pPr>
        <w:pStyle w:val="BodyText"/>
      </w:pPr>
      <w:ins w:id="3282" w:author="PR Preview" w:date="2026-01-01T00:00:00Z">
        <w:r>
          <w:rPr>
            <w:b/>
            <w:bCs/>
          </w:rPr>
          <w:t xml:space="preserve">If.</w:t>
        </w:r>
      </w:ins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Let</w:t>
        </w:r>
      </w:ins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3287" w:author="PR Preview" w:date="2026-01-01T00:00:00Z">
        <w:r>
          <w:t xml:space="preserve">,</w:t>
        </w:r>
      </w:ins>
      <w:ins w:id="328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289" w:author="PR Preview" w:date="2026-01-01T00:00:00Z">
        <w:r>
          <w:t xml:space="preserve">,</w:t>
        </w:r>
      </w:ins>
      <w:ins w:id="3290" w:author="PR Preview" w:date="2026-01-01T00:00:00Z">
        <w:r>
          <w:t xml:space="preserve"> </w:t>
        </w:r>
      </w:ins>
      <w:ins w:id="3291" w:author="PR Preview" w:date="2026-01-01T00:00:00Z">
        <w:r>
  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  </w:r>
      </w:ins>
      <w:ins w:id="3292" w:author="PR Preview" w:date="2026-01-01T00:00:00Z">
        <w:r>
          <w:t xml:space="preserve">,</w:t>
        </w:r>
      </w:ins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and</w:t>
        </w:r>
      </w:ins>
      <w:ins w:id="3295" w:author="PR Preview" w:date="2026-01-01T00:00:00Z">
        <w:r>
          <w:t xml:space="preserve"> </w:t>
        </w:r>
      </w:ins>
      <w:ins w:id="3296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  </w:r>
      </w:ins>
      <w:ins w:id="3297" w:author="PR Preview" w:date="2026-01-01T00:00:00Z">
        <w:r>
          <w:t xml:space="preserve">.</w:t>
        </w:r>
      </w:ins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Applying</w:t>
        </w:r>
      </w:ins>
      <w:ins w:id="3300" w:author="PR Preview" w:date="2026-01-01T00:00:00Z">
        <w:r>
          <w:t xml:space="preserve"> </w:t>
        </w:r>
      </w:ins>
      <w:hyperlink w:anchor="eq-supporting-hyperplane">
        <w:ins w:id="3301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302" w:author="PR Preview" w:date="2026-01-01T00:00:00Z">
        <w:r>
          <w:t xml:space="preserve"> </w:t>
        </w:r>
      </w:ins>
      <w:ins w:id="3303" w:author="PR Preview" w:date="2026-01-01T00:00:00Z">
        <w:r>
          <w:t xml:space="preserve">at the point</w:t>
        </w:r>
      </w:ins>
      <w:ins w:id="3304" w:author="PR Preview" w:date="2026-01-01T00:00:00Z">
        <w:r>
          <w:t xml:space="preserve"> </w:t>
        </w:r>
      </w:ins>
      <w:ins w:id="3305" w:author="PR Preview" w:date="2026-01-01T00:00:00Z">
        <w:r>
          <w:t xml:space="preserve">$\mathord{\smash[b]{\underset{\raise.3ex\hbox{$\scriptstyle\sim$}}{z}}\vphantom{z}}$</w:t>
        </w:r>
      </w:ins>
      <w:ins w:id="3306" w:author="PR Preview" w:date="2026-01-01T00:00:00Z">
        <w:r>
          <w:t xml:space="preserve">, once toward</w:t>
        </w:r>
      </w:ins>
      <w:ins w:id="3307" w:author="PR Preview" w:date="2026-01-01T00:00:00Z">
        <w:r>
          <w:t xml:space="preserve"> </w:t>
        </w:r>
      </w:ins>
      <w:ins w:id="3308" w:author="PR Preview" w:date="2026-01-01T00:00:00Z">
        <w:r>
          <w:t xml:space="preserve">$\mathord{\smash[b]{\underset{\raise.3ex\hbox{$\scriptstyle\sim$}}{x}}\vphantom{x}}$</w:t>
        </w:r>
      </w:ins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and once toward</w:t>
        </w:r>
      </w:ins>
      <w:ins w:id="3311" w:author="PR Preview" w:date="2026-01-01T00:00:00Z">
        <w:r>
          <w:t xml:space="preserve"> </w:t>
        </w:r>
      </w:ins>
      <w:ins w:id="3312" w:author="PR Preview" w:date="2026-01-01T00:00:00Z">
        <w:r>
          <w:t xml:space="preserve">$\mathord{\smash[b]{\underset{\raise.3ex\hbox{$\scriptstyle\sim$}}{y}}\vphantom{y}}$</w:t>
        </w:r>
      </w:ins>
      <w:ins w:id="3313" w:author="PR Preview" w:date="2026-01-01T00:00:00Z">
        <w:r>
          <w:t xml:space="preserve">,</w:t>
        </w:r>
      </w:ins>
    </w:p>
    <w:p>
      <w:pPr>
        <w:pStyle w:val="BodyText"/>
      </w:pPr>
      <w:ins w:id="3314" w:author="PR Preview" w:date="2026-01-01T00:00:00Z">
        <w:r>
  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  </w:r>
      </w:ins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315" w:author="PR Preview" w:date="2026-01-01T00:00:00Z">
        <w:r>
          <w:delText xml:space="preserve">That inequality is the defining inequality of a</w:delText>
        </w:r>
      </w:del>
      <w:del w:id="3316" w:author="PR Preview" w:date="2026-01-01T00:00:00Z">
        <w:r>
          <w:delText xml:space="preserve"> </w:delText>
        </w:r>
      </w:del>
      <w:hyperlink r:id="rId84">
        <w:del w:id="3317" w:author="PR Preview" w:date="2026-01-01T00:00:00Z">
          <w:r>
            <w:rPr>
              <w:rStyle w:val="Hyperlink"/>
            </w:rPr>
            <w:delText xml:space="preserve">convex function</w:delText>
          </w:r>
        </w:del>
      </w:hyperlink>
      <w:del w:id="3318" w:author="PR Preview" w:date="2026-01-01T00:00:00Z">
        <w:r>
          <w:delText xml:space="preserve">.</w:delText>
        </w:r>
      </w:del>
      <w:del w:id="3319" w:author="PR Preview" w:date="2026-01-01T00:00:00Z">
        <w:r>
          <w:delText xml:space="preserve"> </w:delText>
        </w:r>
      </w:del>
      <w:del w:id="3320" w:author="PR Preview" w:date="2026-01-01T00:00:00Z">
        <w:r>
          <w:delText xml:space="preserve">If</w:delText>
        </w:r>
      </w:del>
      <w:del w:id="3321" w:author="PR Preview" w:date="2026-01-01T00:00:00Z">
        <w:r>
          <w:delText xml:space="preserve"> </w:delText>
        </w:r>
      </w:del>
      <w:hyperlink w:anchor="eq-supporting-hyperplane">
        <w:del w:id="3322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is strict for distinct points, and</w:delText>
        </w:r>
      </w:del>
      <w:del w:id="332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26" w:author="PR Preview" w:date="2026-01-01T00:00:00Z">
        <w:r>
          <w:delText xml:space="preserve"> </w:delText>
        </w:r>
      </w:del>
      <w:del w:id="3327" w:author="PR Preview" w:date="2026-01-01T00:00:00Z">
        <w:r>
          <w:delText xml:space="preserve">and</w:delText>
        </w:r>
      </w:del>
      <w:del w:id="332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329" w:author="PR Preview" w:date="2026-01-01T00:00:00Z">
        <w:r>
          <w:delText xml:space="preserve">,</w:delText>
        </w:r>
      </w:del>
      <w:del w:id="3330" w:author="PR Preview" w:date="2026-01-01T00:00:00Z">
        <w:r>
          <w:delText xml:space="preserve"> </w:delText>
        </w:r>
      </w:del>
      <w:del w:id="3331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32" w:author="PR Preview" w:date="2026-01-01T00:00:00Z">
        <w:r>
          <w:delText xml:space="preserve"> </w:delText>
        </w:r>
      </w:del>
      <w:del w:id="3333" w:author="PR Preview" w:date="2026-01-01T00:00:00Z">
        <w:r>
          <w:delText xml:space="preserve">differs from both</w:delText>
        </w:r>
      </w:del>
      <w:del w:id="333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35" w:author="PR Preview" w:date="2026-01-01T00:00:00Z">
        <w:r>
          <w:delText xml:space="preserve"> </w:delText>
        </w:r>
      </w:del>
      <w:del w:id="3336" w:author="PR Preview" w:date="2026-01-01T00:00:00Z">
        <w:r>
          <w:delText xml:space="preserve">and</w:delText>
        </w:r>
      </w:del>
      <w:del w:id="3337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38" w:author="PR Preview" w:date="2026-01-01T00:00:00Z">
        <w:r>
          <w:delText xml:space="preserve">,</w:delText>
        </w:r>
      </w:del>
      <w:del w:id="3339" w:author="PR Preview" w:date="2026-01-01T00:00:00Z">
        <w:r>
          <w:delText xml:space="preserve"> </w:delText>
        </w:r>
      </w:del>
      <w:del w:id="3340" w:author="PR Preview" w:date="2026-01-01T00:00:00Z">
        <w:r>
          <w:delText xml:space="preserve">since</w:delText>
        </w:r>
      </w:del>
      <w:del w:id="334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42" w:author="PR Preview" w:date="2026-01-01T00:00:00Z">
        <w:r>
          <w:delText xml:space="preserve"> </w:delText>
        </w:r>
      </w:del>
      <w:del w:id="3343" w:author="PR Preview" w:date="2026-01-01T00:00:00Z">
        <w:r>
          <w:delText xml:space="preserve">and</w:delText>
        </w:r>
      </w:del>
      <w:del w:id="3344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45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del w:id="3346" w:author="PR Preview" w:date="2026-01-01T00:00:00Z">
        <w:r>
          <w:delText xml:space="preserve">so both inequalities at</w:delText>
        </w:r>
      </w:del>
      <w:del w:id="334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48" w:author="PR Preview" w:date="2026-01-01T00:00:00Z">
        <w:r>
          <w:delText xml:space="preserve"> </w:delText>
        </w:r>
      </w:del>
      <w:del w:id="3349" w:author="PR Preview" w:date="2026-01-01T00:00:00Z">
        <w:r>
          <w:delText xml:space="preserve">are strict;</w:delText>
        </w:r>
      </w:del>
    </w:p>
    <w:p>
      <w:pPr>
        <w:pStyle w:val="BodyText"/>
      </w:pPr>
      <w:ins w:id="3350" w:author="PR Preview" w:date="2026-01-01T00:00:00Z">
        <w:r>
  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  </w:r>
      </w:ins>
    </w:p>
    <w:p>
      <w:pPr>
        <w:pStyle w:val="FirstParagraph"/>
      </w:pPr>
      <w:ins w:id="3351" w:author="PR Preview" w:date="2026-01-01T00:00:00Z">
        <w:r>
          <w:t xml:space="preserve">That inequality is the defining inequality of a</w:t>
        </w:r>
      </w:ins>
      <w:ins w:id="3352" w:author="PR Preview" w:date="2026-01-01T00:00:00Z">
        <w:r>
          <w:t xml:space="preserve"> </w:t>
        </w:r>
      </w:ins>
      <w:hyperlink r:id="rId84">
        <w:ins w:id="3353" w:author="PR Preview" w:date="2026-01-01T00:00:00Z">
          <w:r>
            <w:rPr>
              <w:rStyle w:val="Hyperlink"/>
            </w:rPr>
            <w:t xml:space="preserve">convex function</w:t>
          </w:r>
        </w:ins>
      </w:hyperlink>
      <w:ins w:id="3354" w:author="PR Preview" w:date="2026-01-01T00:00:00Z">
        <w:r>
          <w:t xml:space="preserve">.</w:t>
        </w:r>
      </w:ins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If</w:t>
        </w:r>
      </w:ins>
      <w:ins w:id="3357" w:author="PR Preview" w:date="2026-01-01T00:00:00Z">
        <w:r>
          <w:t xml:space="preserve"> </w:t>
        </w:r>
      </w:ins>
      <w:hyperlink w:anchor="eq-supporting-hyperplane">
        <w:ins w:id="3358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359" w:author="PR Preview" w:date="2026-01-01T00:00:00Z">
        <w:r>
          <w:t xml:space="preserve"> </w:t>
        </w:r>
      </w:ins>
      <w:ins w:id="3360" w:author="PR Preview" w:date="2026-01-01T00:00:00Z">
        <w:r>
          <w:t xml:space="preserve">is strict for distinct points, and</w:t>
        </w:r>
      </w:ins>
      <w:ins w:id="3361" w:author="PR Preview" w:date="2026-01-01T00:00:00Z">
        <w:r>
          <w:t xml:space="preserve"> </w:t>
        </w:r>
      </w:ins>
      <w:ins w:id="3362" w:author="PR Preview" w:date="2026-01-01T00:00:00Z">
        <w:r>
          <w:t xml:space="preserve">$\mathord{\smash[b]{\underset{\raise.3ex\hbox{$\scriptstyle\sim$}}{x}}\vphantom{x}}\ne \mathord{\smash[b]{\underset{\raise.3ex\hbox{$\scriptstyle\sim$}}{y}}\vphantom{y}}$</w:t>
        </w:r>
      </w:ins>
      <w:ins w:id="3363" w:author="PR Preview" w:date="2026-01-01T00:00:00Z">
        <w:r>
          <w:t xml:space="preserve"> </w:t>
        </w:r>
      </w:ins>
      <w:ins w:id="3364" w:author="PR Preview" w:date="2026-01-01T00:00:00Z">
        <w:r>
          <w:t xml:space="preserve">and</w:t>
        </w:r>
      </w:ins>
      <w:ins w:id="336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366" w:author="PR Preview" w:date="2026-01-01T00:00:00Z">
        <w:r>
          <w:t xml:space="preserve">,</w:t>
        </w:r>
      </w:ins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12"/>
        </w:numPr>
      </w:pPr>
      <w:ins w:id="3369" w:author="PR Preview" w:date="2026-01-01T00:00:00Z">
        <w:r>
          <w:t xml:space="preserve">$\mathord{\smash[b]{\underset{\raise.3ex\hbox{$\scriptstyle\sim$}}{z}}\vphantom{z}}$</w:t>
        </w:r>
      </w:ins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differs from both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$\mathord{\smash[b]{\underset{\raise.3ex\hbox{$\scriptstyle\sim$}}{x}}\vphantom{x}}$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and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$\mathord{\smash[b]{\underset{\raise.3ex\hbox{$\scriptstyle\sim$}}{y}}\vphantom{y}}$</w:t>
        </w:r>
      </w:ins>
      <w:ins w:id="3378" w:author="PR Preview" w:date="2026-01-01T00:00:00Z">
        <w:r>
          <w:t xml:space="preserve">,</w:t>
        </w:r>
      </w:ins>
      <w:ins w:id="3379" w:author="PR Preview" w:date="2026-01-01T00:00:00Z">
        <w:r>
          <w:t xml:space="preserve"> </w:t>
        </w:r>
      </w:ins>
      <w:ins w:id="3380" w:author="PR Preview" w:date="2026-01-01T00:00:00Z">
        <w:r>
          <w:t xml:space="preserve">since</w:t>
        </w:r>
      </w:ins>
      <w:ins w:id="3381" w:author="PR Preview" w:date="2026-01-01T00:00:00Z">
        <w:r>
          <w:t xml:space="preserve"> </w:t>
        </w:r>
      </w:ins>
      <w:ins w:id="3382" w:author="PR Preview" w:date="2026-01-01T00:00:00Z">
        <w:r>
  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  </w:r>
      </w:ins>
      <w:ins w:id="3383" w:author="PR Preview" w:date="2026-01-01T00:00:00Z">
        <w:r>
          <w:t xml:space="preserve"> </w:t>
        </w:r>
      </w:ins>
      <w:ins w:id="3384" w:author="PR Preview" w:date="2026-01-01T00:00:00Z">
        <w:r>
          <w:t xml:space="preserve">and</w:t>
        </w:r>
      </w:ins>
      <w:ins w:id="3385" w:author="PR Preview" w:date="2026-01-01T00:00:00Z">
        <w:r>
          <w:t xml:space="preserve"> </w:t>
        </w:r>
      </w:ins>
      <w:ins w:id="3386" w:author="PR Preview" w:date="2026-01-01T00:00:00Z">
        <w:r>
  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  </w:r>
      </w:ins>
      <w:ins w:id="338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ins w:id="3388" w:author="PR Preview" w:date="2026-01-01T00:00:00Z">
        <w:r>
          <w:t xml:space="preserve">so both inequalities at</w:t>
        </w:r>
      </w:ins>
      <w:ins w:id="3389" w:author="PR Preview" w:date="2026-01-01T00:00:00Z">
        <w:r>
          <w:t xml:space="preserve"> </w:t>
        </w:r>
      </w:ins>
      <w:ins w:id="3390" w:author="PR Preview" w:date="2026-01-01T00:00:00Z">
        <w:r>
          <w:t xml:space="preserve">$\mathord{\smash[b]{\underset{\raise.3ex\hbox{$\scriptstyle\sim$}}{z}}\vphantom{z}}$</w:t>
        </w:r>
      </w:ins>
      <w:ins w:id="3391" w:author="PR Preview" w:date="2026-01-01T00:00:00Z">
        <w:r>
          <w:t xml:space="preserve"> </w:t>
        </w:r>
      </w:ins>
      <w:ins w:id="3392" w:author="PR Preview" w:date="2026-01-01T00:00:00Z">
        <w:r>
          <w:t xml:space="preserve">are strict;</w:t>
        </w:r>
      </w:ins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del w:id="3393" w:author="PR Preview" w:date="2026-01-01T00:00:00Z">
        <w:r>
          <w:delText xml:space="preserve">If</w:delText>
        </w:r>
      </w:del>
      <w:del w:id="339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is</w:delText>
        </w:r>
      </w:del>
      <w:del w:id="3397" w:author="PR Preview" w:date="2026-01-01T00:00:00Z">
        <w:r>
          <w:delText xml:space="preserve"> </w:delText>
        </w:r>
      </w:del>
      <w:hyperlink r:id="rId102">
        <w:del w:id="3398" w:author="PR Preview" w:date="2026-01-01T00:00:00Z">
          <w:r>
            <w:rPr>
              <w:rStyle w:val="Hyperlink"/>
            </w:rPr>
            <w:delText xml:space="preserve">positive semidefinite</w:delText>
          </w:r>
        </w:del>
      </w:hyperlink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for every</w:delText>
        </w:r>
      </w:del>
      <w:del w:id="340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02" w:author="PR Preview" w:date="2026-01-01T00:00:00Z">
        <w:r>
          <w:delText xml:space="preserve">,</w:delText>
        </w:r>
      </w:del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delText xml:space="preserve">then</w:delText>
        </w:r>
      </w:del>
      <w:del w:id="3405" w:author="PR Preview" w:date="2026-01-01T00:00:00Z">
        <w:r>
          <w:delText xml:space="preserve"> </w:delText>
        </w:r>
      </w:del>
      <m:oMath>
        <m:r>
          <m:t>f</m:t>
        </m:r>
      </m:oMath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delText xml:space="preserve">is</w:delText>
        </w:r>
      </w:del>
      <w:del w:id="3408" w:author="PR Preview" w:date="2026-01-01T00:00:00Z">
        <w:r>
          <w:delText xml:space="preserve"> </w:delText>
        </w:r>
      </w:del>
      <w:hyperlink r:id="rId84">
        <w:del w:id="3409" w:author="PR Preview" w:date="2026-01-01T00:00:00Z">
          <w:r>
            <w:rPr>
              <w:rStyle w:val="Hyperlink"/>
            </w:rPr>
            <w:delText xml:space="preserve">convex</w:delText>
          </w:r>
        </w:del>
      </w:hyperlink>
      <w:del w:id="341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del w:id="3411" w:author="PR Preview" w:date="2026-01-01T00:00:00Z">
        <w:r>
          <w:delText xml:space="preserve">If</w:delText>
        </w:r>
      </w:del>
      <w:del w:id="341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413" w:author="PR Preview" w:date="2026-01-01T00:00:00Z">
        <w:r>
          <w:delText xml:space="preserve"> </w:delText>
        </w:r>
      </w:del>
      <w:del w:id="3414" w:author="PR Preview" w:date="2026-01-01T00:00:00Z">
        <w:r>
          <w:delText xml:space="preserve">is</w:delText>
        </w:r>
      </w:del>
      <w:del w:id="3415" w:author="PR Preview" w:date="2026-01-01T00:00:00Z">
        <w:r>
          <w:delText xml:space="preserve"> </w:delText>
        </w:r>
      </w:del>
      <w:hyperlink r:id="rId64">
        <w:del w:id="3416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3417" w:author="PR Preview" w:date="2026-01-01T00:00:00Z">
        <w:r>
          <w:delText xml:space="preserve"> </w:delText>
        </w:r>
      </w:del>
      <w:del w:id="3418" w:author="PR Preview" w:date="2026-01-01T00:00:00Z">
        <w:r>
          <w:delText xml:space="preserve">for every</w:delText>
        </w:r>
      </w:del>
      <w:del w:id="34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20" w:author="PR Preview" w:date="2026-01-01T00:00:00Z">
        <w:r>
          <w:delText xml:space="preserve">,</w:delText>
        </w:r>
      </w:del>
      <w:del w:id="3421" w:author="PR Preview" w:date="2026-01-01T00:00:00Z">
        <w:r>
          <w:delText xml:space="preserve"> </w:delText>
        </w:r>
      </w:del>
      <w:del w:id="3422" w:author="PR Preview" w:date="2026-01-01T00:00:00Z">
        <w:r>
          <w:delText xml:space="preserve">then</w:delText>
        </w:r>
      </w:del>
      <w:del w:id="3423" w:author="PR Preview" w:date="2026-01-01T00:00:00Z">
        <w:r>
          <w:delText xml:space="preserve"> </w:delText>
        </w:r>
      </w:del>
      <m:oMath>
        <m:r>
          <m:t>f</m:t>
        </m:r>
      </m:oMath>
      <w:del w:id="3424" w:author="PR Preview" w:date="2026-01-01T00:00:00Z">
        <w:r>
          <w:delText xml:space="preserve"> </w:delText>
        </w:r>
      </w:del>
      <w:del w:id="3425" w:author="PR Preview" w:date="2026-01-01T00:00:00Z">
        <w:r>
          <w:delText xml:space="preserve">is strictly convex (</w:delText>
        </w:r>
      </w:del>
      <w:hyperlink w:anchor="def-strictly-convex">
        <w:del w:id="3426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427" w:author="PR Preview" w:date="2026-01-01T00:00:00Z">
        <w:r>
          <w:delText xml:space="preserve">).</w:delText>
        </w:r>
      </w:del>
    </w:p>
    <w:p>
      <w:pPr>
        <w:pStyle w:val="FirstParagraph"/>
      </w:pPr>
      <w:del w:id="3428" w:author="PR Preview" w:date="2026-01-01T00:00:00Z">
        <w:r>
          <w:rPr>
            <w:i/>
            <w:iCs/>
          </w:rPr>
          <w:delText xml:space="preserve">Proof</w:delText>
        </w:r>
      </w:del>
      <w:del w:id="3429" w:author="PR Preview" w:date="2026-01-01T00:00:00Z">
        <w:r>
          <w:delText xml:space="preserve">. </w:delText>
        </w:r>
      </w:del>
      <w:del w:id="3430" w:author="PR Preview" w:date="2026-01-01T00:00:00Z">
        <w:r>
          <w:delText xml:space="preserve">Let</w:delText>
        </w:r>
      </w:del>
      <w:del w:id="343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432" w:author="PR Preview" w:date="2026-01-01T00:00:00Z">
        <w:r>
          <w:delText xml:space="preserve">.</w:delText>
        </w:r>
      </w:del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By</w:delText>
        </w:r>
      </w:del>
      <w:del w:id="3435" w:author="PR Preview" w:date="2026-01-01T00:00:00Z">
        <w:r>
          <w:delText xml:space="preserve"> </w:delText>
        </w:r>
      </w:del>
      <w:hyperlink w:anchor="thm-taylor-mv">
        <w:del w:id="343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3437" w:author="PR Preview" w:date="2026-01-01T00:00:00Z">
        <w:r>
          <w:delText xml:space="preserve"> </w:delText>
        </w:r>
      </w:del>
      <w:del w:id="3438" w:author="PR Preview" w:date="2026-01-01T00:00:00Z">
        <w:r>
          <w:delText xml:space="preserve">with</w:delText>
        </w:r>
      </w:del>
      <w:del w:id="3439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0" w:author="PR Preview" w:date="2026-01-01T00:00:00Z">
        <w:r>
          <w:delText xml:space="preserve"> </w:delText>
        </w:r>
      </w:del>
      <w:del w:id="3441" w:author="PR Preview" w:date="2026-01-01T00:00:00Z">
        <w:r>
          <w:delText xml:space="preserve">and</w:delText>
        </w:r>
      </w:del>
      <w:del w:id="3442" w:author="PR Preview" w:date="2026-01-01T00:00:00Z">
        <w:r>
          <w:delText xml:space="preserve"> 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43" w:author="PR Preview" w:date="2026-01-01T00:00:00Z">
        <w:r>
          <w:delText xml:space="preserve">,</w:delText>
        </w:r>
      </w:del>
      <w:del w:id="3444" w:author="PR Preview" w:date="2026-01-01T00:00:00Z">
        <w:r>
          <w:delText xml:space="preserve"> </w:delText>
        </w:r>
      </w:del>
      <w:del w:id="3445" w:author="PR Preview" w:date="2026-01-01T00:00:00Z">
        <w:r>
          <w:delText xml:space="preserve">there is a</w:delText>
        </w:r>
      </w:del>
      <w:del w:id="3446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47" w:author="PR Preview" w:date="2026-01-01T00:00:00Z">
        <w:r>
          <w:delText xml:space="preserve"> </w:delText>
        </w:r>
      </w:del>
      <w:del w:id="3448" w:author="PR Preview" w:date="2026-01-01T00:00:00Z">
        <w:r>
          <w:delText xml:space="preserve">such that, with</w:delText>
        </w:r>
      </w:del>
      <w:del w:id="344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450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del w:id="3451" w:author="PR Preview" w:date="2026-01-01T00:00:00Z">
        <w:r>
          <w:delText xml:space="preserve">This inequality is</w:delText>
        </w:r>
      </w:del>
      <w:del w:id="3452" w:author="PR Preview" w:date="2026-01-01T00:00:00Z">
        <w:r>
          <w:delText xml:space="preserve"> </w:delText>
        </w:r>
      </w:del>
      <w:hyperlink w:anchor="eq-supporting-hyperplane">
        <w:del w:id="3453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454" w:author="PR Preview" w:date="2026-01-01T00:00:00Z">
        <w:r>
          <w:delText xml:space="preserve">, so</w:delText>
        </w:r>
      </w:del>
      <w:del w:id="3455" w:author="PR Preview" w:date="2026-01-01T00:00:00Z">
        <w:r>
          <w:delText xml:space="preserve"> </w:delText>
        </w:r>
      </w:del>
      <m:oMath>
        <m:r>
          <m:t>f</m:t>
        </m:r>
      </m:oMath>
      <w:del w:id="3456" w:author="PR Preview" w:date="2026-01-01T00:00:00Z">
        <w:r>
          <w:delText xml:space="preserve"> </w:delText>
        </w:r>
      </w:del>
      <w:del w:id="3457" w:author="PR Preview" w:date="2026-01-01T00:00:00Z">
        <w:r>
          <w:delText xml:space="preserve">is convex by</w:delText>
        </w:r>
      </w:del>
      <w:del w:id="3458" w:author="PR Preview" w:date="2026-01-01T00:00:00Z">
        <w:r>
          <w:delText xml:space="preserve"> </w:delText>
        </w:r>
      </w:del>
      <w:hyperlink w:anchor="thm-convex-first-order">
        <w:del w:id="345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460" w:author="PR Preview" w:date="2026-01-01T00:00:00Z">
        <w:r>
          <w:delText xml:space="preserve">.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Under the hypothesis of part 2 and with</w:delText>
        </w:r>
      </w:del>
      <w:del w:id="346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64" w:author="PR Preview" w:date="2026-01-01T00:00:00Z">
        <w:r>
          <w:delText xml:space="preserve">,</w:delText>
        </w:r>
      </w:del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the quadratic-form term is positive, so the inequality is strict,</w:delText>
        </w:r>
      </w:del>
      <w:del w:id="3467" w:author="PR Preview" w:date="2026-01-01T00:00:00Z">
        <w:r>
          <w:delText xml:space="preserve"> </w:delText>
        </w:r>
      </w:del>
      <w:del w:id="3468" w:author="PR Preview" w:date="2026-01-01T00:00:00Z">
        <w:r>
          <w:delText xml:space="preserve">and</w:delText>
        </w:r>
      </w:del>
      <w:del w:id="3469" w:author="PR Preview" w:date="2026-01-01T00:00:00Z">
        <w:r>
          <w:delText xml:space="preserve"> </w:delText>
        </w:r>
      </w:del>
      <m:oMath>
        <m:r>
          <m:t>f</m:t>
        </m:r>
      </m:oMath>
      <w:del w:id="3470" w:author="PR Preview" w:date="2026-01-01T00:00:00Z">
        <w:r>
          <w:delText xml:space="preserve"> </w:delText>
        </w:r>
      </w:del>
      <w:del w:id="3471" w:author="PR Preview" w:date="2026-01-01T00:00:00Z">
        <w:r>
          <w:delText xml:space="preserve">is strictly convex by the last sentence of</w:delText>
        </w:r>
      </w:del>
      <w:del w:id="3472" w:author="PR Preview" w:date="2026-01-01T00:00:00Z">
        <w:r>
          <w:delText xml:space="preserve"> </w:delText>
        </w:r>
      </w:del>
      <w:hyperlink w:anchor="thm-convex-first-order">
        <w:del w:id="3473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47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w:ins w:id="3475" w:author="PR Preview" w:date="2026-01-01T00:00:00Z">
        <w:r>
          <w:t xml:space="preserve">If</w:t>
        </w:r>
      </w:ins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$\mathbf{H}_f(\mathord{\smash[b]{\underset{\raise.3ex\hbox{$\scriptstyle\sim$}}{x}}\vphantom{x}})$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is</w:t>
        </w:r>
      </w:ins>
      <w:ins w:id="3480" w:author="PR Preview" w:date="2026-01-01T00:00:00Z">
        <w:r>
          <w:t xml:space="preserve"> </w:t>
        </w:r>
      </w:ins>
      <w:hyperlink r:id="rId102">
        <w:ins w:id="3481" w:author="PR Preview" w:date="2026-01-01T00:00:00Z">
          <w:r>
            <w:rPr>
              <w:rStyle w:val="Hyperlink"/>
            </w:rPr>
            <w:t xml:space="preserve">positive semidefinite</w:t>
          </w:r>
        </w:ins>
      </w:hyperlink>
      <w:ins w:id="3482" w:author="PR Preview" w:date="2026-01-01T00:00:00Z">
        <w:r>
          <w:t xml:space="preserve"> </w:t>
        </w:r>
      </w:ins>
      <w:ins w:id="3483" w:author="PR Preview" w:date="2026-01-01T00:00:00Z">
        <w:r>
          <w:t xml:space="preserve">for every</w:t>
        </w:r>
      </w:ins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$\mathord{\smash[b]{\underset{\raise.3ex\hbox{$\scriptstyle\sim$}}{x}}\vphantom{x}}$</w:t>
        </w:r>
      </w:ins>
      <w:ins w:id="3486" w:author="PR Preview" w:date="2026-01-01T00:00:00Z">
        <w:r>
          <w:t xml:space="preserve">,</w:t>
        </w:r>
      </w:ins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then</w:t>
        </w:r>
      </w:ins>
      <w:ins w:id="3489" w:author="PR Preview" w:date="2026-01-01T00:00:00Z">
        <w:r>
          <w:t xml:space="preserve"> </w:t>
        </w:r>
      </w:ins>
      <m:oMath>
        <m:r>
          <m:t>f</m:t>
        </m:r>
      </m:oMath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is</w:t>
        </w:r>
      </w:ins>
      <w:ins w:id="3492" w:author="PR Preview" w:date="2026-01-01T00:00:00Z">
        <w:r>
          <w:t xml:space="preserve"> </w:t>
        </w:r>
      </w:ins>
      <w:hyperlink r:id="rId84">
        <w:ins w:id="3493" w:author="PR Preview" w:date="2026-01-01T00:00:00Z">
          <w:r>
            <w:rPr>
              <w:rStyle w:val="Hyperlink"/>
            </w:rPr>
            <w:t xml:space="preserve">convex</w:t>
          </w:r>
        </w:ins>
      </w:hyperlink>
      <w:ins w:id="349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3495" w:author="PR Preview" w:date="2026-01-01T00:00:00Z">
        <w:r>
          <w:t xml:space="preserve">If</w:t>
        </w:r>
      </w:ins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$\mathbf{H}_f(\mathord{\smash[b]{\underset{\raise.3ex\hbox{$\scriptstyle\sim$}}{x}}\vphantom{x}})$</w:t>
        </w:r>
      </w:ins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is</w:t>
        </w:r>
      </w:ins>
      <w:ins w:id="3500" w:author="PR Preview" w:date="2026-01-01T00:00:00Z">
        <w:r>
          <w:t xml:space="preserve"> </w:t>
        </w:r>
      </w:ins>
      <w:hyperlink r:id="rId64">
        <w:ins w:id="3501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3502" w:author="PR Preview" w:date="2026-01-01T00:00:00Z">
        <w:r>
          <w:t xml:space="preserve"> </w:t>
        </w:r>
      </w:ins>
      <w:ins w:id="3503" w:author="PR Preview" w:date="2026-01-01T00:00:00Z">
        <w:r>
          <w:t xml:space="preserve">for every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$\mathord{\smash[b]{\underset{\raise.3ex\hbox{$\scriptstyle\sim$}}{x}}\vphantom{x}}$</w:t>
        </w:r>
      </w:ins>
      <w:ins w:id="3506" w:author="PR Preview" w:date="2026-01-01T00:00:00Z">
        <w:r>
          <w:t xml:space="preserve">,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then</w:t>
        </w:r>
      </w:ins>
      <w:ins w:id="3509" w:author="PR Preview" w:date="2026-01-01T00:00:00Z">
        <w:r>
          <w:t xml:space="preserve"> </w:t>
        </w:r>
      </w:ins>
      <m:oMath>
        <m:r>
          <m:t>f</m:t>
        </m:r>
      </m:oMath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is strictly convex (</w:t>
        </w:r>
      </w:ins>
      <w:hyperlink w:anchor="def-strictly-convex">
        <w:ins w:id="351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513" w:author="PR Preview" w:date="2026-01-01T00:00:00Z">
        <w:r>
          <w:t xml:space="preserve">).</w:t>
        </w:r>
      </w:ins>
    </w:p>
    <w:bookmarkEnd w:id="103"/>
    <w:p>
      <w:pPr>
        <w:pStyle w:val="FirstParagraph"/>
      </w:pPr>
      <w:ins w:id="3514" w:author="PR Preview" w:date="2026-01-01T00:00:00Z">
        <w:r>
          <w:rPr>
            <w:i/>
            <w:iCs/>
          </w:rPr>
          <w:t xml:space="preserve">Proof</w:t>
        </w:r>
      </w:ins>
      <w:ins w:id="3515" w:author="PR Preview" w:date="2026-01-01T00:00:00Z">
        <w:r>
          <w:t xml:space="preserve">. </w:t>
        </w:r>
      </w:ins>
      <w:ins w:id="3516" w:author="PR Preview" w:date="2026-01-01T00:00:00Z">
        <w:r>
          <w:t xml:space="preserve">Let</w:t>
        </w:r>
      </w:ins>
      <w:ins w:id="3517" w:author="PR Preview" w:date="2026-01-01T00:00:00Z">
        <w:r>
          <w:t xml:space="preserve"> </w:t>
        </w:r>
      </w:ins>
      <w:ins w:id="351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3519" w:author="PR Preview" w:date="2026-01-01T00:00:00Z">
        <w:r>
          <w:t xml:space="preserve">.</w:t>
        </w:r>
      </w:ins>
      <w:ins w:id="3520" w:author="PR Preview" w:date="2026-01-01T00:00:00Z">
        <w:r>
          <w:t xml:space="preserve"> </w:t>
        </w:r>
      </w:ins>
      <w:ins w:id="3521" w:author="PR Preview" w:date="2026-01-01T00:00:00Z">
        <w:r>
          <w:t xml:space="preserve">By</w:t>
        </w:r>
      </w:ins>
      <w:ins w:id="3522" w:author="PR Preview" w:date="2026-01-01T00:00:00Z">
        <w:r>
          <w:t xml:space="preserve"> </w:t>
        </w:r>
      </w:ins>
      <w:hyperlink w:anchor="thm-taylor-mv">
        <w:ins w:id="352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524" w:author="PR Preview" w:date="2026-01-01T00:00:00Z">
        <w:r>
          <w:t xml:space="preserve"> </w:t>
        </w:r>
      </w:ins>
      <w:ins w:id="3525" w:author="PR Preview" w:date="2026-01-01T00:00:00Z">
        <w:r>
          <w:t xml:space="preserve">with</w:t>
        </w:r>
      </w:ins>
      <w:ins w:id="3526" w:author="PR Preview" w:date="2026-01-01T00:00:00Z">
        <w:r>
          <w:t xml:space="preserve"> </w:t>
        </w:r>
      </w:ins>
      <w:ins w:id="3527" w:author="PR Preview" w:date="2026-01-01T00:00:00Z">
        <w:r>
          <w:t xml:space="preserve">$\mathord{\smash[b]{\underset{\raise.3ex\hbox{$\scriptstyle\sim$}}{z}}\vphantom{z}} = \mathord{\smash[b]{\underset{\raise.3ex\hbox{$\scriptstyle\sim$}}{y}}\vphantom{y}}$</w:t>
        </w:r>
      </w:ins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and</w:t>
        </w:r>
      </w:ins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  </w:r>
      </w:ins>
      <w:ins w:id="3532" w:author="PR Preview" w:date="2026-01-01T00:00:00Z">
        <w:r>
          <w:t xml:space="preserve">,</w:t>
        </w:r>
      </w:ins>
      <w:ins w:id="3533" w:author="PR Preview" w:date="2026-01-01T00:00:00Z">
        <w:r>
          <w:t xml:space="preserve"> </w:t>
        </w:r>
      </w:ins>
      <w:ins w:id="3534" w:author="PR Preview" w:date="2026-01-01T00:00:00Z">
        <w:r>
          <w:t xml:space="preserve">there is a</w:t>
        </w:r>
      </w:ins>
      <w:ins w:id="3535" w:author="PR Preview" w:date="2026-01-01T00:00:00Z">
        <w:r>
          <w:t xml:space="preserve"> </w:t>
        </w:r>
      </w:ins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536" w:author="PR Preview" w:date="2026-01-01T00:00:00Z">
        <w:r>
          <w:t xml:space="preserve"> </w:t>
        </w:r>
      </w:ins>
      <w:ins w:id="3537" w:author="PR Preview" w:date="2026-01-01T00:00:00Z">
        <w:r>
          <w:t xml:space="preserve">such that, with</w:t>
        </w:r>
      </w:ins>
      <w:ins w:id="3538" w:author="PR Preview" w:date="2026-01-01T00:00:00Z">
        <w:r>
          <w:t xml:space="preserve"> </w:t>
        </w:r>
      </w:ins>
      <w:ins w:id="3539" w:author="PR Preview" w:date="2026-01-01T00:00:00Z">
        <w:r>
  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  </w:r>
      </w:ins>
      <w:ins w:id="3540" w:author="PR Preview" w:date="2026-01-01T00:00:00Z">
        <w:r>
          <w:t xml:space="preserve">,</w:t>
        </w:r>
      </w:ins>
    </w:p>
    <w:p>
      <w:pPr>
        <w:pStyle w:val="BodyText"/>
      </w:pPr>
      <w:ins w:id="3541" w:author="PR Preview" w:date="2026-01-01T00:00:00Z">
        <w:r>
  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  </w:r>
      </w:ins>
    </w:p>
    <w:p>
      <w:pPr>
        <w:pStyle w:val="FirstParagraph"/>
      </w:pPr>
      <w:ins w:id="3542" w:author="PR Preview" w:date="2026-01-01T00:00:00Z">
        <w:r>
          <w:t xml:space="preserve">This inequality is</w:t>
        </w:r>
      </w:ins>
      <w:ins w:id="3543" w:author="PR Preview" w:date="2026-01-01T00:00:00Z">
        <w:r>
          <w:t xml:space="preserve"> </w:t>
        </w:r>
      </w:ins>
      <w:hyperlink w:anchor="eq-supporting-hyperplane">
        <w:ins w:id="3544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3545" w:author="PR Preview" w:date="2026-01-01T00:00:00Z">
        <w:r>
          <w:t xml:space="preserve">, so</w:t>
        </w:r>
      </w:ins>
      <w:ins w:id="3546" w:author="PR Preview" w:date="2026-01-01T00:00:00Z">
        <w:r>
          <w:t xml:space="preserve"> </w:t>
        </w:r>
      </w:ins>
      <m:oMath>
        <m:r>
          <m:t>f</m:t>
        </m:r>
      </m:oMath>
      <w:ins w:id="3547" w:author="PR Preview" w:date="2026-01-01T00:00:00Z">
        <w:r>
          <w:t xml:space="preserve"> </w:t>
        </w:r>
      </w:ins>
      <w:ins w:id="3548" w:author="PR Preview" w:date="2026-01-01T00:00:00Z">
        <w:r>
          <w:t xml:space="preserve">is convex by</w:t>
        </w:r>
      </w:ins>
      <w:ins w:id="3549" w:author="PR Preview" w:date="2026-01-01T00:00:00Z">
        <w:r>
          <w:t xml:space="preserve"> </w:t>
        </w:r>
      </w:ins>
      <w:hyperlink w:anchor="thm-convex-first-order">
        <w:ins w:id="355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551" w:author="PR Preview" w:date="2026-01-01T00:00:00Z">
        <w:r>
          <w:t xml:space="preserve">.</w:t>
        </w:r>
      </w:ins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Under the hypothesis of part 2 and with</w:t>
        </w:r>
      </w:ins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$\mathord{\smash[b]{\underset{\raise.3ex\hbox{$\scriptstyle\sim$}}{x}}\vphantom{x}}\ne \mathord{\smash[b]{\underset{\raise.3ex\hbox{$\scriptstyle\sim$}}{y}}\vphantom{y}}$</w:t>
        </w:r>
      </w:ins>
      <w:ins w:id="3556" w:author="PR Preview" w:date="2026-01-01T00:00:00Z">
        <w:r>
          <w:t xml:space="preserve">,</w:t>
        </w:r>
      </w:ins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the quadratic-form term is positive, so the inequality is strict,</w:t>
        </w:r>
      </w:ins>
      <w:ins w:id="3559" w:author="PR Preview" w:date="2026-01-01T00:00:00Z">
        <w:r>
          <w:t xml:space="preserve"> </w:t>
        </w:r>
      </w:ins>
      <w:ins w:id="3560" w:author="PR Preview" w:date="2026-01-01T00:00:00Z">
        <w:r>
          <w:t xml:space="preserve">and</w:t>
        </w:r>
      </w:ins>
      <w:ins w:id="3561" w:author="PR Preview" w:date="2026-01-01T00:00:00Z">
        <w:r>
          <w:t xml:space="preserve"> </w:t>
        </w:r>
      </w:ins>
      <m:oMath>
        <m:r>
          <m:t>f</m:t>
        </m:r>
      </m:oMath>
      <w:ins w:id="3562" w:author="PR Preview" w:date="2026-01-01T00:00:00Z">
        <w:r>
          <w:t xml:space="preserve"> </w:t>
        </w:r>
      </w:ins>
      <w:ins w:id="3563" w:author="PR Preview" w:date="2026-01-01T00:00:00Z">
        <w:r>
          <w:t xml:space="preserve">is strictly convex by the last sentence of</w:t>
        </w:r>
      </w:ins>
      <w:ins w:id="3564" w:author="PR Preview" w:date="2026-01-01T00:00:00Z">
        <w:r>
          <w:t xml:space="preserve"> </w:t>
        </w:r>
      </w:ins>
      <w:hyperlink w:anchor="thm-convex-first-order">
        <w:ins w:id="356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566" w:author="PR Preview" w:date="2026-01-01T00:00:00Z">
        <w:r>
          <w:t xml:space="preserve">.</w:t>
        </w:r>
      </w:ins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del w:id="3567" w:author="PR Preview" w:date="2026-01-01T00:00:00Z">
        <w:r>
          <w:delText xml:space="preserve">For a symmetric positive semidefinite</w:delText>
        </w:r>
      </w:del>
      <w:del w:id="35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69" w:author="PR Preview" w:date="2026-01-01T00:00:00Z">
        <w:r>
          <w:delText xml:space="preserve">,</w:delText>
        </w:r>
      </w:del>
      <w:del w:id="35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has Hessian</w:delText>
        </w:r>
      </w:del>
      <w:del w:id="357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bi"/>
          </m:rPr>
          <m:t>A</m:t>
        </m:r>
      </m:oMath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(</w:delText>
        </w:r>
      </w:del>
      <w:hyperlink r:id="rId48">
        <w:del w:id="3576" w:author="PR Preview" w:date="2026-01-01T00:00:00Z">
          <w:r>
            <w:rPr>
              <w:rStyle w:val="Hyperlink"/>
            </w:rPr>
            <w:delText xml:space="preserve">Hessian of a quadratic form</w:delText>
          </w:r>
        </w:del>
      </w:hyperlink>
      <w:del w:id="3577" w:author="PR Preview" w:date="2026-01-01T00:00:00Z">
        <w:r>
          <w:delText xml:space="preserve">),</w:delText>
        </w:r>
      </w:del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which is positive semidefinite because</w:delText>
        </w:r>
      </w:del>
      <w:del w:id="358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del w:id="3581" w:author="PR Preview" w:date="2026-01-01T00:00:00Z">
        <w:r>
          <w:delText xml:space="preserve">;</w:delText>
        </w:r>
      </w:del>
      <w:del w:id="3582" w:author="PR Preview" w:date="2026-01-01T00:00:00Z">
        <w:r>
          <w:delText xml:space="preserve"> </w:delText>
        </w:r>
      </w:del>
      <w:del w:id="3583" w:author="PR Preview" w:date="2026-01-01T00:00:00Z">
        <w:r>
          <w:delText xml:space="preserve">so</w:delText>
        </w:r>
      </w:del>
      <w:del w:id="3584" w:author="PR Preview" w:date="2026-01-01T00:00:00Z">
        <w:r>
          <w:delText xml:space="preserve"> </w:delText>
        </w:r>
      </w:del>
      <m:oMath>
        <m:r>
          <m:t>f</m:t>
        </m:r>
      </m:oMath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delText xml:space="preserve">is convex.</w:delText>
        </w:r>
      </w:del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3587" w:author="PR Preview" w:date="2026-01-01T00:00:00Z">
        <w:r>
          <w:delText xml:space="preserve"> </w:delText>
        </w:r>
      </w:del>
      <w:del w:id="3588" w:author="PR Preview" w:date="2026-01-01T00:00:00Z">
        <w:r>
          <w:delText xml:space="preserve">has Hessian</w:delText>
        </w:r>
      </w:del>
      <w:del w:id="3589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3590" w:author="PR Preview" w:date="2026-01-01T00:00:00Z">
        <w:r>
          <w:delText xml:space="preserve"> </w:delText>
        </w:r>
      </w:del>
      <w:del w:id="3591" w:author="PR Preview" w:date="2026-01-01T00:00:00Z">
        <w:r>
          <w:delText xml:space="preserve">(</w:delText>
        </w:r>
      </w:del>
      <w:hyperlink w:anchor="exm-second-order-condition">
        <w:del w:id="3592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593" w:author="PR Preview" w:date="2026-01-01T00:00:00Z">
        <w:r>
          <w:delText xml:space="preserve">),</w:delText>
        </w:r>
      </w:del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which is positive definite, so</w:delText>
        </w:r>
      </w:del>
      <w:del w:id="3596" w:author="PR Preview" w:date="2026-01-01T00:00:00Z">
        <w:r>
          <w:delText xml:space="preserve"> </w:delText>
        </w:r>
      </w:del>
      <m:oMath>
        <m:r>
          <m:t>f</m:t>
        </m:r>
      </m:oMath>
      <w:del w:id="3597" w:author="PR Preview" w:date="2026-01-01T00:00:00Z">
        <w:r>
          <w:delText xml:space="preserve"> </w:delText>
        </w:r>
      </w:del>
      <w:del w:id="3598" w:author="PR Preview" w:date="2026-01-01T00:00:00Z">
        <w:r>
          <w:delText xml:space="preserve">is strictly convex.</w:delText>
        </w:r>
      </w:del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3599" w:author="PR Preview" w:date="2026-01-01T00:00:00Z">
        <w:r>
          <w:delText xml:space="preserve"> </w:delText>
        </w:r>
      </w:del>
      <w:del w:id="3600" w:author="PR Preview" w:date="2026-01-01T00:00:00Z">
        <w:r>
          <w:delText xml:space="preserve">has Hessian</w:delText>
        </w:r>
      </w:del>
      <w:del w:id="3601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delText xml:space="preserve">with</w:delText>
        </w:r>
      </w:del>
      <w:del w:id="3604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3605" w:author="PR Preview" w:date="2026-01-01T00:00:00Z">
        <w:r>
          <w:delText xml:space="preserve"> </w:delText>
        </w:r>
      </w:del>
      <w:del w:id="3606" w:author="PR Preview" w:date="2026-01-01T00:00:00Z">
        <w:r>
          <w:delText xml:space="preserve">(</w:delText>
        </w:r>
      </w:del>
      <w:hyperlink r:id="rId30">
        <w:del w:id="3607" w:author="PR Preview" w:date="2026-01-01T00:00:00Z">
          <w:r>
            <w:rPr>
              <w:rStyle w:val="Hyperlink"/>
            </w:rPr>
            <w:delText xml:space="preserve">Example</w:delText>
          </w:r>
        </w:del>
      </w:hyperlink>
      <w:del w:id="3608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3609" w:author="PR Preview" w:date="2026-01-01T00:00:00Z">
        <w:r>
          <w:delText xml:space="preserve">so</w:delText>
        </w:r>
      </w:del>
      <w:del w:id="3610" w:author="PR Preview" w:date="2026-01-01T00:00:00Z">
        <w:r>
          <w:delText xml:space="preserve"> </w:delText>
        </w:r>
      </w:del>
      <m:oMath>
        <m:r>
          <m:t>f</m:t>
        </m:r>
      </m:oMath>
      <w:del w:id="3611" w:author="PR Preview" w:date="2026-01-01T00:00:00Z">
        <w:r>
          <w:delText xml:space="preserve"> </w:delText>
        </w:r>
      </w:del>
      <w:del w:id="3612" w:author="PR Preview" w:date="2026-01-01T00:00:00Z">
        <w:r>
          <w:delText xml:space="preserve">is convex.</w:delText>
        </w:r>
      </w:del>
      <w:del w:id="3613" w:author="PR Preview" w:date="2026-01-01T00:00:00Z">
        <w:r>
          <w:delText xml:space="preserve"> </w:delText>
        </w:r>
      </w:del>
      <w:del w:id="3614" w:author="PR Preview" w:date="2026-01-01T00:00:00Z">
        <w:r>
          <w:delText xml:space="preserve">The Hessian is not positive definite (</w:delText>
        </w:r>
      </w:del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gives</w:delText>
        </w:r>
      </w:del>
      <w:del w:id="3617" w:author="PR Preview" w:date="2026-01-01T00:00:00Z">
        <w:r>
          <w:delText xml:space="preserve"> </w:delText>
        </w:r>
      </w:del>
      <m:oMath>
        <m:r>
          <m:t>0</m:t>
        </m:r>
      </m:oMath>
      <w:del w:id="3618" w:author="PR Preview" w:date="2026-01-01T00:00:00Z">
        <w:r>
          <w:delText xml:space="preserve">),</w:delText>
        </w:r>
      </w:del>
      <w:del w:id="3619" w:author="PR Preview" w:date="2026-01-01T00:00:00Z">
        <w:r>
          <w:delText xml:space="preserve"> </w:delText>
        </w:r>
      </w:del>
      <w:del w:id="3620" w:author="PR Preview" w:date="2026-01-01T00:00:00Z">
        <w:r>
          <w:delText xml:space="preserve">so part 2 does not apply,</w:delText>
        </w:r>
      </w:del>
      <w:del w:id="3621" w:author="PR Preview" w:date="2026-01-01T00:00:00Z">
        <w:r>
          <w:delText xml:space="preserve"> </w:delText>
        </w:r>
      </w:del>
      <w:del w:id="3622" w:author="PR Preview" w:date="2026-01-01T00:00:00Z">
        <w:r>
          <w:delText xml:space="preserve">and in fact</w:delText>
        </w:r>
      </w:del>
      <w:del w:id="3623" w:author="PR Preview" w:date="2026-01-01T00:00:00Z">
        <w:r>
          <w:delText xml:space="preserve"> </w:delText>
        </w:r>
      </w:del>
      <m:oMath>
        <m:r>
          <m:t>f</m:t>
        </m:r>
      </m:oMath>
      <w:del w:id="3624" w:author="PR Preview" w:date="2026-01-01T00:00:00Z">
        <w:r>
          <w:delText xml:space="preserve"> </w:delText>
        </w:r>
      </w:del>
      <w:del w:id="3625" w:author="PR Preview" w:date="2026-01-01T00:00:00Z">
        <w:r>
          <w:delText xml:space="preserve">is not strictly convex:</w:delText>
        </w:r>
      </w:del>
      <w:del w:id="3626" w:author="PR Preview" w:date="2026-01-01T00:00:00Z">
        <w:r>
          <w:delText xml:space="preserve"> </w:delText>
        </w:r>
      </w:del>
      <w:del w:id="3627" w:author="PR Preview" w:date="2026-01-01T00:00:00Z">
        <w:r>
          <w:delText xml:space="preserve">along</w:delText>
        </w:r>
      </w:del>
      <w:del w:id="36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29" w:author="PR Preview" w:date="2026-01-01T00:00:00Z">
        <w:r>
          <w:delText xml:space="preserve">,</w:delText>
        </w:r>
      </w:del>
    </w:p>
    <w:p>
      <w:pPr>
        <w:numPr>
          <w:ilvl w:val="0"/>
          <w:numId w:val="1014"/>
        </w:numPr>
      </w:pPr>
      <w:ins w:id="3630" w:author="PR Preview" w:date="2026-01-01T00:00:00Z">
        <w:r>
          <w:t xml:space="preserve">For a symmetric positive semidefinite</w:t>
        </w:r>
      </w:ins>
      <w:ins w:id="36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32" w:author="PR Preview" w:date="2026-01-01T00:00:00Z">
        <w:r>
          <w:t xml:space="preserve">,</w:t>
        </w:r>
      </w:ins>
      <w:ins w:id="3633" w:author="PR Preview" w:date="2026-01-01T00:00:00Z">
        <w:r>
          <w:t xml:space="preserve"> </w:t>
        </w:r>
      </w:ins>
      <w:ins w:id="3634" w:author="PR Preview" w:date="2026-01-01T00:00:00Z">
        <w:r>
  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  </w:r>
      </w:ins>
      <w:ins w:id="3635" w:author="PR Preview" w:date="2026-01-01T00:00:00Z">
        <w:r>
          <w:t xml:space="preserve"> </w:t>
        </w:r>
      </w:ins>
      <w:ins w:id="3636" w:author="PR Preview" w:date="2026-01-01T00:00:00Z">
        <w:r>
          <w:t xml:space="preserve">has Hessian</w:t>
        </w:r>
      </w:ins>
      <w:ins w:id="3637" w:author="PR Preview" w:date="2026-01-01T00:00:00Z">
        <w:r>
          <w:t xml:space="preserve"> </w:t>
        </w:r>
      </w:ins>
      <m:oMath>
        <m:r>
          <m:t>2</m:t>
        </m:r>
        <m:r>
          <m:rPr>
            <m:sty m:val="bi"/>
          </m:rPr>
          <m:t>A</m:t>
        </m:r>
      </m:oMath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(</w:t>
        </w:r>
      </w:ins>
      <w:hyperlink r:id="rId48">
        <w:ins w:id="3640" w:author="PR Preview" w:date="2026-01-01T00:00:00Z">
          <w:r>
            <w:rPr>
              <w:rStyle w:val="Hyperlink"/>
            </w:rPr>
            <w:t xml:space="preserve">Hessian of a quadratic form</w:t>
          </w:r>
        </w:ins>
      </w:hyperlink>
      <w:ins w:id="3641" w:author="PR Preview" w:date="2026-01-01T00:00:00Z">
        <w:r>
          <w:t xml:space="preserve">),</w:t>
        </w:r>
      </w:ins>
      <w:ins w:id="3642" w:author="PR Preview" w:date="2026-01-01T00:00:00Z">
        <w:r>
          <w:t xml:space="preserve"> </w:t>
        </w:r>
      </w:ins>
      <w:ins w:id="3643" w:author="PR Preview" w:date="2026-01-01T00:00:00Z">
        <w:r>
          <w:t xml:space="preserve">which is positive semidefinite because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  </w:r>
      </w:ins>
      <w:ins w:id="3646" w:author="PR Preview" w:date="2026-01-01T00:00:00Z">
        <w:r>
          <w:t xml:space="preserve">;</w:t>
        </w:r>
      </w:ins>
      <w:ins w:id="3647" w:author="PR Preview" w:date="2026-01-01T00:00:00Z">
        <w:r>
          <w:t xml:space="preserve"> </w:t>
        </w:r>
      </w:ins>
      <w:ins w:id="3648" w:author="PR Preview" w:date="2026-01-01T00:00:00Z">
        <w:r>
          <w:t xml:space="preserve">so</w:t>
        </w:r>
      </w:ins>
      <w:ins w:id="3649" w:author="PR Preview" w:date="2026-01-01T00:00:00Z">
        <w:r>
          <w:t xml:space="preserve"> </w:t>
        </w:r>
      </w:ins>
      <m:oMath>
        <m:r>
          <m:t>f</m:t>
        </m:r>
      </m:oMath>
      <w:ins w:id="3650" w:author="PR Preview" w:date="2026-01-01T00:00:00Z">
        <w:r>
          <w:t xml:space="preserve"> </w:t>
        </w:r>
      </w:ins>
      <w:ins w:id="3651" w:author="PR Preview" w:date="2026-01-01T00:00:00Z">
        <w:r>
          <w:t xml:space="preserve">is convex.</w:t>
        </w:r>
      </w:ins>
    </w:p>
    <w:p>
      <w:pPr>
        <w:numPr>
          <w:ilvl w:val="0"/>
          <w:numId w:val="1014"/>
        </w:numPr>
      </w:pPr>
      <w:ins w:id="3652" w:author="PR Preview" w:date="2026-01-01T00:00:00Z">
        <w:r>
          <w:t xml:space="preserve">$f(\mathord{\smash[b]{\underset{\raise.3ex\hbox{$\scriptstyle\sim$}}{x}}\vphantom{x}}) = x_1^2 + x_2^2 - 2 x_1$</w:t>
        </w:r>
      </w:ins>
      <w:ins w:id="3653" w:author="PR Preview" w:date="2026-01-01T00:00:00Z">
        <w:r>
          <w:t xml:space="preserve"> </w:t>
        </w:r>
      </w:ins>
      <w:ins w:id="3654" w:author="PR Preview" w:date="2026-01-01T00:00:00Z">
        <w:r>
          <w:t xml:space="preserve">has Hessian</w:t>
        </w:r>
      </w:ins>
      <w:ins w:id="3655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3656" w:author="PR Preview" w:date="2026-01-01T00:00:00Z">
        <w:r>
          <w:t xml:space="preserve"> </w:t>
        </w:r>
      </w:ins>
      <w:ins w:id="3657" w:author="PR Preview" w:date="2026-01-01T00:00:00Z">
        <w:r>
          <w:t xml:space="preserve">(</w:t>
        </w:r>
      </w:ins>
      <w:hyperlink w:anchor="exm-second-order-condition">
        <w:ins w:id="3658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3659" w:author="PR Preview" w:date="2026-01-01T00:00:00Z">
        <w:r>
          <w:t xml:space="preserve">),</w:t>
        </w:r>
      </w:ins>
      <w:ins w:id="3660" w:author="PR Preview" w:date="2026-01-01T00:00:00Z">
        <w:r>
          <w:t xml:space="preserve"> </w:t>
        </w:r>
      </w:ins>
      <w:ins w:id="3661" w:author="PR Preview" w:date="2026-01-01T00:00:00Z">
        <w:r>
          <w:t xml:space="preserve">which is positive definite, so</w:t>
        </w:r>
      </w:ins>
      <w:ins w:id="3662" w:author="PR Preview" w:date="2026-01-01T00:00:00Z">
        <w:r>
          <w:t xml:space="preserve"> </w:t>
        </w:r>
      </w:ins>
      <m:oMath>
        <m:r>
          <m:t>f</m:t>
        </m:r>
      </m:oMath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is strictly convex.</w:t>
        </w:r>
      </w:ins>
    </w:p>
    <w:p>
      <w:pPr>
        <w:numPr>
          <w:ilvl w:val="0"/>
          <w:numId w:val="1014"/>
        </w:numPr>
      </w:pPr>
      <w:ins w:id="3665" w:author="PR Preview" w:date="2026-01-01T00:00:00Z">
        <w:r>
          <w:t xml:space="preserve">$f(\mathord{\smash[b]{\underset{\raise.3ex\hbox{$\scriptstyle\sim$}}{x}}\vphantom{x}}) = e^{2x_1 + x_2} - x_1$</w:t>
        </w:r>
      </w:ins>
      <w:ins w:id="3666" w:author="PR Preview" w:date="2026-01-01T00:00:00Z">
        <w:r>
          <w:t xml:space="preserve"> </w:t>
        </w:r>
      </w:ins>
      <w:ins w:id="3667" w:author="PR Preview" w:date="2026-01-01T00:00:00Z">
        <w:r>
          <w:t xml:space="preserve">has Hessian</w:t>
        </w:r>
      </w:ins>
      <w:ins w:id="3668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669" w:author="PR Preview" w:date="2026-01-01T00:00:00Z">
        <w:r>
          <w:t xml:space="preserve"> </w:t>
        </w:r>
      </w:ins>
      <w:ins w:id="3670" w:author="PR Preview" w:date="2026-01-01T00:00:00Z">
        <w:r>
          <w:t xml:space="preserve">with</w:t>
        </w:r>
      </w:ins>
      <w:ins w:id="3671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3672" w:author="PR Preview" w:date="2026-01-01T00:00:00Z">
        <w:r>
          <w:t xml:space="preserve"> </w:t>
        </w:r>
      </w:ins>
      <w:ins w:id="3673" w:author="PR Preview" w:date="2026-01-01T00:00:00Z">
        <w:r>
          <w:t xml:space="preserve">(</w:t>
        </w:r>
      </w:ins>
      <w:hyperlink r:id="rId30">
        <w:ins w:id="3674" w:author="PR Preview" w:date="2026-01-01T00:00:00Z">
          <w:r>
            <w:rPr>
              <w:rStyle w:val="Hyperlink"/>
            </w:rPr>
            <w:t xml:space="preserve">Example</w:t>
          </w:r>
        </w:ins>
      </w:hyperlink>
      <w:ins w:id="3675" w:author="PR Preview" w:date="2026-01-01T00:00:00Z">
        <w:r>
          <w:t xml:space="preserve">), and</w:t>
        </w:r>
      </w:ins>
    </w:p>
    <w:p>
      <w:pPr>
        <w:pStyle w:val="BodyText"/>
      </w:pPr>
      <w:ins w:id="3676" w:author="PR Preview" w:date="2026-01-01T00:00:00Z">
        <w:r>
  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  </w:r>
      </w:ins>
    </w:p>
    <w:p>
      <w:pPr>
        <w:numPr>
          <w:ilvl w:val="0"/>
          <w:numId w:val="1000"/>
        </w:numPr>
      </w:pPr>
      <w:ins w:id="3677" w:author="PR Preview" w:date="2026-01-01T00:00:00Z">
        <w:r>
          <w:t xml:space="preserve">so</w:t>
        </w:r>
      </w:ins>
      <w:ins w:id="3678" w:author="PR Preview" w:date="2026-01-01T00:00:00Z">
        <w:r>
          <w:t xml:space="preserve"> </w:t>
        </w:r>
      </w:ins>
      <m:oMath>
        <m:r>
          <m:t>f</m:t>
        </m:r>
      </m:oMath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is convex.</w:t>
        </w:r>
      </w:ins>
      <w:ins w:id="3681" w:author="PR Preview" w:date="2026-01-01T00:00:00Z">
        <w:r>
          <w:t xml:space="preserve"> </w:t>
        </w:r>
      </w:ins>
      <w:ins w:id="3682" w:author="PR Preview" w:date="2026-01-01T00:00:00Z">
        <w:r>
          <w:t xml:space="preserve">The Hessian is not positive definite (</w:t>
        </w:r>
      </w:ins>
      <w:ins w:id="3683" w:author="PR Preview" w:date="2026-01-01T00:00:00Z">
        <w:r>
          <w:t xml:space="preserve">$\mathord{\smash[b]{\underset{\raise.3ex\hbox{$\scriptstyle\sim$}}{h}}\vphantom{h}} = {(1, -2)}^{\top}$</w:t>
        </w:r>
      </w:ins>
      <w:ins w:id="3684" w:author="PR Preview" w:date="2026-01-01T00:00:00Z">
        <w:r>
          <w:t xml:space="preserve"> </w:t>
        </w:r>
      </w:ins>
      <w:ins w:id="3685" w:author="PR Preview" w:date="2026-01-01T00:00:00Z">
        <w:r>
          <w:t xml:space="preserve">gives</w:t>
        </w:r>
      </w:ins>
      <w:ins w:id="3686" w:author="PR Preview" w:date="2026-01-01T00:00:00Z">
        <w:r>
          <w:t xml:space="preserve"> </w:t>
        </w:r>
      </w:ins>
      <m:oMath>
        <m:r>
          <m:t>0</m:t>
        </m:r>
      </m:oMath>
      <w:ins w:id="3687" w:author="PR Preview" w:date="2026-01-01T00:00:00Z">
        <w:r>
          <w:t xml:space="preserve">),</w:t>
        </w:r>
      </w:ins>
      <w:ins w:id="3688" w:author="PR Preview" w:date="2026-01-01T00:00:00Z">
        <w:r>
          <w:t xml:space="preserve"> </w:t>
        </w:r>
      </w:ins>
      <w:ins w:id="3689" w:author="PR Preview" w:date="2026-01-01T00:00:00Z">
        <w:r>
          <w:t xml:space="preserve">so part 2 does not apply,</w:t>
        </w:r>
      </w:ins>
      <w:ins w:id="3690" w:author="PR Preview" w:date="2026-01-01T00:00:00Z">
        <w:r>
          <w:t xml:space="preserve"> </w:t>
        </w:r>
      </w:ins>
      <w:ins w:id="3691" w:author="PR Preview" w:date="2026-01-01T00:00:00Z">
        <w:r>
          <w:t xml:space="preserve">and in fact</w:t>
        </w:r>
      </w:ins>
      <w:ins w:id="3692" w:author="PR Preview" w:date="2026-01-01T00:00:00Z">
        <w:r>
          <w:t xml:space="preserve"> </w:t>
        </w:r>
      </w:ins>
      <m:oMath>
        <m:r>
          <m:t>f</m:t>
        </m:r>
      </m:oMath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is not strictly convex:</w:t>
        </w:r>
      </w:ins>
      <w:ins w:id="3695" w:author="PR Preview" w:date="2026-01-01T00:00:00Z">
        <w:r>
          <w:t xml:space="preserve"> </w:t>
        </w:r>
      </w:ins>
      <w:ins w:id="3696" w:author="PR Preview" w:date="2026-01-01T00:00:00Z">
        <w:r>
          <w:t xml:space="preserve">along</w:t>
        </w:r>
      </w:ins>
      <w:ins w:id="3697" w:author="PR Preview" w:date="2026-01-01T00:00:00Z">
        <w:r>
          <w:t xml:space="preserve"> </w:t>
        </w:r>
      </w:ins>
      <w:ins w:id="3698" w:author="PR Preview" w:date="2026-01-01T00:00:00Z">
        <w:r>
          <w:t xml:space="preserve">$\mathord{\smash[b]{\underset{\raise.3ex\hbox{$\scriptstyle\sim$}}{x}}\vphantom{x}}= t\,{(1, -2)}^{\top}$</w:t>
        </w:r>
      </w:ins>
      <w:ins w:id="369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del w:id="3700" w:author="PR Preview" w:date="2026-01-01T00:00:00Z">
        <w:r>
          <w:rPr>
            <w:b/>
            <w:bCs/>
          </w:rPr>
          <w:delText xml:space="preserve">Corollary 1 (Stationary points of a convex function are global minimizers)</w:delText>
        </w:r>
      </w:del>
      <w:del w:id="3701" w:author="PR Preview" w:date="2026-01-01T00:00:00Z">
        <w:r>
          <w:delText xml:space="preserve"> </w:delText>
        </w:r>
      </w:del>
      <w:del w:id="3702" w:author="PR Preview" w:date="2026-01-01T00:00:00Z">
        <w:r>
          <w:delText xml:space="preserve">If</w:delText>
        </w:r>
      </w:del>
      <w:del w:id="3703" w:author="PR Preview" w:date="2026-01-01T00:00:00Z">
        <w:r>
          <w:delText xml:space="preserve"> </w:delText>
        </w:r>
      </w:del>
      <m:oMath>
        <m:r>
          <m:t>f</m:t>
        </m:r>
      </m:oMath>
      <w:del w:id="3704" w:author="PR Preview" w:date="2026-01-01T00:00:00Z">
        <w:r>
          <w:delText xml:space="preserve"> </w:delText>
        </w:r>
      </w:del>
      <w:del w:id="3705" w:author="PR Preview" w:date="2026-01-01T00:00:00Z">
        <w:r>
          <w:delText xml:space="preserve">is as in</w:delText>
        </w:r>
      </w:del>
      <w:del w:id="3706" w:author="PR Preview" w:date="2026-01-01T00:00:00Z">
        <w:r>
          <w:delText xml:space="preserve"> </w:delText>
        </w:r>
      </w:del>
      <w:hyperlink w:anchor="thm-convex-first-order">
        <w:del w:id="3707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708" w:author="PR Preview" w:date="2026-01-01T00:00:00Z">
        <w:r>
          <w:delText xml:space="preserve"> </w:delText>
        </w:r>
      </w:del>
      <w:del w:id="3709" w:author="PR Preview" w:date="2026-01-01T00:00:00Z">
        <w:r>
          <w:delText xml:space="preserve">and convex,</w:delText>
        </w:r>
      </w:del>
      <w:del w:id="3710" w:author="PR Preview" w:date="2026-01-01T00:00:00Z">
        <w:r>
          <w:delText xml:space="preserve"> </w:delText>
        </w:r>
      </w:del>
      <w:del w:id="3711" w:author="PR Preview" w:date="2026-01-01T00:00:00Z">
        <w:r>
          <w:delText xml:space="preserve">then every stationary point</w:delText>
        </w:r>
      </w:del>
      <w:del w:id="371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713" w:author="PR Preview" w:date="2026-01-01T00:00:00Z">
        <w:r>
          <w:delText xml:space="preserve"> </w:delText>
        </w:r>
      </w:del>
      <w:del w:id="3714" w:author="PR Preview" w:date="2026-01-01T00:00:00Z">
        <w:r>
          <w:delText xml:space="preserve">of</w:delText>
        </w:r>
      </w:del>
      <w:del w:id="3715" w:author="PR Preview" w:date="2026-01-01T00:00:00Z">
        <w:r>
          <w:delText xml:space="preserve"> </w:delText>
        </w:r>
      </w:del>
      <m:oMath>
        <m:r>
          <m:t>f</m:t>
        </m:r>
      </m:oMath>
      <w:del w:id="3716" w:author="PR Preview" w:date="2026-01-01T00:00:00Z">
        <w:r>
          <w:delText xml:space="preserve"> </w:delText>
        </w:r>
      </w:del>
      <w:del w:id="3717" w:author="PR Preview" w:date="2026-01-01T00:00:00Z">
        <w:r>
          <w:delText xml:space="preserve">(</w:delText>
        </w:r>
      </w:del>
      <w:hyperlink w:anchor="def-stationary-point">
        <w:del w:id="371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719" w:author="PR Preview" w:date="2026-01-01T00:00:00Z">
        <w:r>
          <w:delText xml:space="preserve">)</w:delText>
        </w:r>
      </w:del>
      <w:del w:id="3720" w:author="PR Preview" w:date="2026-01-01T00:00:00Z">
        <w:r>
          <w:delText xml:space="preserve"> </w:delText>
        </w:r>
      </w:del>
      <w:del w:id="3721" w:author="PR Preview" w:date="2026-01-01T00:00:00Z">
        <w:r>
          <w:delText xml:space="preserve">is a</w:delText>
        </w:r>
      </w:del>
      <w:del w:id="3722" w:author="PR Preview" w:date="2026-01-01T00:00:00Z">
        <w:r>
          <w:delText xml:space="preserve"> </w:delText>
        </w:r>
      </w:del>
      <w:hyperlink r:id="rId107">
        <w:del w:id="3723" w:author="PR Preview" w:date="2026-01-01T00:00:00Z">
          <w:r>
            <w:rPr>
              <w:rStyle w:val="Hyperlink"/>
            </w:rPr>
            <w:delText xml:space="preserve">global minimizer</w:delText>
          </w:r>
        </w:del>
      </w:hyperlink>
      <w:del w:id="3724" w:author="PR Preview" w:date="2026-01-01T00:00:00Z">
        <w:r>
          <w:delText xml:space="preserve">.</w:delText>
        </w:r>
      </w:del>
    </w:p>
    <w:p>
      <w:pPr>
        <w:pStyle w:val="BodyText"/>
      </w:pPr>
      <w:del w:id="3725" w:author="PR Preview" w:date="2026-01-01T00:00:00Z">
        <w:r>
          <w:rPr>
            <w:i/>
            <w:iCs/>
          </w:rPr>
          <w:delText xml:space="preserve">Proof</w:delText>
        </w:r>
      </w:del>
      <w:del w:id="3726" w:author="PR Preview" w:date="2026-01-01T00:00:00Z">
        <w:r>
          <w:delText xml:space="preserve">. </w:delText>
        </w:r>
      </w:del>
      <w:del w:id="3727" w:author="PR Preview" w:date="2026-01-01T00:00:00Z">
        <w:r>
          <w:delText xml:space="preserve">For every</w:delText>
        </w:r>
      </w:del>
      <w:del w:id="372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2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730" w:author="PR Preview" w:date="2026-01-01T00:00:00Z">
        <w:r>
          <w:rPr>
            <w:b/>
            <w:bCs/>
          </w:rPr>
          <w:t xml:space="preserve">Corollary 1 (Stationary points of a convex function are global minimizers)</w:t>
        </w:r>
      </w:ins>
      <w:ins w:id="3731" w:author="PR Preview" w:date="2026-01-01T00:00:00Z">
        <w:r>
          <w:t xml:space="preserve"> </w:t>
        </w:r>
      </w:ins>
      <w:ins w:id="3732" w:author="PR Preview" w:date="2026-01-01T00:00:00Z">
        <w:r>
          <w:t xml:space="preserve">If</w:t>
        </w:r>
      </w:ins>
      <w:ins w:id="3733" w:author="PR Preview" w:date="2026-01-01T00:00:00Z">
        <w:r>
          <w:t xml:space="preserve"> </w:t>
        </w:r>
      </w:ins>
      <m:oMath>
        <m:r>
          <m:t>f</m:t>
        </m:r>
      </m:oMath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is as in</w:t>
        </w:r>
      </w:ins>
      <w:ins w:id="3736" w:author="PR Preview" w:date="2026-01-01T00:00:00Z">
        <w:r>
          <w:t xml:space="preserve"> </w:t>
        </w:r>
      </w:ins>
      <w:hyperlink w:anchor="thm-convex-first-order">
        <w:ins w:id="373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738" w:author="PR Preview" w:date="2026-01-01T00:00:00Z">
        <w:r>
          <w:t xml:space="preserve"> </w:t>
        </w:r>
      </w:ins>
      <w:ins w:id="3739" w:author="PR Preview" w:date="2026-01-01T00:00:00Z">
        <w:r>
          <w:t xml:space="preserve">and convex,</w:t>
        </w:r>
      </w:ins>
      <w:ins w:id="3740" w:author="PR Preview" w:date="2026-01-01T00:00:00Z">
        <w:r>
          <w:t xml:space="preserve"> </w:t>
        </w:r>
      </w:ins>
      <w:ins w:id="3741" w:author="PR Preview" w:date="2026-01-01T00:00:00Z">
        <w:r>
          <w:t xml:space="preserve">then every stationary point</w:t>
        </w:r>
      </w:ins>
      <w:ins w:id="3742" w:author="PR Preview" w:date="2026-01-01T00:00:00Z">
        <w:r>
          <w:t xml:space="preserve"> </w:t>
        </w:r>
      </w:ins>
      <w:ins w:id="3743" w:author="PR Preview" w:date="2026-01-01T00:00:00Z">
        <w:r>
          <w:t xml:space="preserve">$\mathord{\smash[b]{\underset{\raise.3ex\hbox{$\scriptstyle\sim$}}{x}}\vphantom{x}}^*$</w:t>
        </w:r>
      </w:ins>
      <w:ins w:id="3744" w:author="PR Preview" w:date="2026-01-01T00:00:00Z">
        <w:r>
          <w:t xml:space="preserve"> </w:t>
        </w:r>
      </w:ins>
      <w:ins w:id="3745" w:author="PR Preview" w:date="2026-01-01T00:00:00Z">
        <w:r>
          <w:t xml:space="preserve">of</w:t>
        </w:r>
      </w:ins>
      <w:ins w:id="3746" w:author="PR Preview" w:date="2026-01-01T00:00:00Z">
        <w:r>
          <w:t xml:space="preserve"> </w:t>
        </w:r>
      </w:ins>
      <m:oMath>
        <m:r>
          <m:t>f</m:t>
        </m:r>
      </m:oMath>
      <w:ins w:id="3747" w:author="PR Preview" w:date="2026-01-01T00:00:00Z">
        <w:r>
          <w:t xml:space="preserve"> </w:t>
        </w:r>
      </w:ins>
      <w:ins w:id="3748" w:author="PR Preview" w:date="2026-01-01T00:00:00Z">
        <w:r>
          <w:t xml:space="preserve">(</w:t>
        </w:r>
      </w:ins>
      <w:hyperlink w:anchor="def-stationary-point">
        <w:ins w:id="37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750" w:author="PR Preview" w:date="2026-01-01T00:00:00Z">
        <w:r>
          <w:t xml:space="preserve">)</w:t>
        </w:r>
      </w:ins>
      <w:ins w:id="3751" w:author="PR Preview" w:date="2026-01-01T00:00:00Z">
        <w:r>
          <w:t xml:space="preserve"> </w:t>
        </w:r>
      </w:ins>
      <w:ins w:id="3752" w:author="PR Preview" w:date="2026-01-01T00:00:00Z">
        <w:r>
          <w:t xml:space="preserve">is a</w:t>
        </w:r>
      </w:ins>
      <w:ins w:id="3753" w:author="PR Preview" w:date="2026-01-01T00:00:00Z">
        <w:r>
          <w:t xml:space="preserve"> </w:t>
        </w:r>
      </w:ins>
      <w:hyperlink r:id="rId107">
        <w:ins w:id="3754" w:author="PR Preview" w:date="2026-01-01T00:00:00Z">
          <w:r>
            <w:rPr>
              <w:rStyle w:val="Hyperlink"/>
            </w:rPr>
            <w:t xml:space="preserve">global minimizer</w:t>
          </w:r>
        </w:ins>
      </w:hyperlink>
      <w:ins w:id="3755" w:author="PR Preview" w:date="2026-01-01T00:00:00Z">
        <w:r>
          <w:t xml:space="preserve">.</w:t>
        </w:r>
      </w:ins>
    </w:p>
    <w:bookmarkEnd w:id="108"/>
    <w:p>
      <w:pPr>
        <w:pStyle w:val="BodyText"/>
      </w:pPr>
      <w:ins w:id="3756" w:author="PR Preview" w:date="2026-01-01T00:00:00Z">
        <w:r>
          <w:rPr>
            <w:i/>
            <w:iCs/>
          </w:rPr>
          <w:t xml:space="preserve">Proof</w:t>
        </w:r>
      </w:ins>
      <w:ins w:id="3757" w:author="PR Preview" w:date="2026-01-01T00:00:00Z">
        <w:r>
          <w:t xml:space="preserve">. </w:t>
        </w:r>
      </w:ins>
      <w:ins w:id="3758" w:author="PR Preview" w:date="2026-01-01T00:00:00Z">
        <w:r>
          <w:t xml:space="preserve">For every</w:t>
        </w:r>
      </w:ins>
      <w:ins w:id="3759" w:author="PR Preview" w:date="2026-01-01T00:00:00Z">
        <w:r>
          <w:t xml:space="preserve"> </w:t>
        </w:r>
      </w:ins>
      <w:ins w:id="3760" w:author="PR Preview" w:date="2026-01-01T00:00:00Z">
        <w:r>
          <w:t xml:space="preserve">$\mathord{\smash[b]{\underset{\raise.3ex\hbox{$\scriptstyle\sim$}}{x}}\vphantom{x}}$</w:t>
        </w:r>
      </w:ins>
      <w:ins w:id="3761" w:author="PR Preview" w:date="2026-01-01T00:00:00Z">
        <w:r>
          <w:t xml:space="preserve">,</w:t>
        </w:r>
      </w:ins>
    </w:p>
    <w:p>
      <w:pPr>
        <w:pStyle w:val="BodyText"/>
      </w:pPr>
      <w:ins w:id="3762" w:author="PR Preview" w:date="2026-01-01T00:00:00Z">
        <w:r>
  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  </w:r>
      </w:ins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3763" w:author="PR Preview" w:date="2026-01-01T00:00:00Z">
        <w:r>
          <w:delText xml:space="preserve"> </w:delText>
        </w:r>
      </w:del>
      <w:del w:id="3764" w:author="PR Preview" w:date="2026-01-01T00:00:00Z">
        <w:r>
          <w:delText xml:space="preserve">is convex</w:delText>
        </w:r>
      </w:del>
      <w:del w:id="3765" w:author="PR Preview" w:date="2026-01-01T00:00:00Z">
        <w:r>
          <w:delText xml:space="preserve"> </w:delText>
        </w:r>
      </w:del>
      <w:del w:id="3766" w:author="PR Preview" w:date="2026-01-01T00:00:00Z">
        <w:r>
          <w:delText xml:space="preserve">by</w:delText>
        </w:r>
      </w:del>
      <w:del w:id="3767" w:author="PR Preview" w:date="2026-01-01T00:00:00Z">
        <w:r>
          <w:delText xml:space="preserve"> </w:delText>
        </w:r>
      </w:del>
      <w:hyperlink w:anchor="thm-convex-hessian">
        <w:del w:id="3768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3769" w:author="PR Preview" w:date="2026-01-01T00:00:00Z">
        <w:r>
          <w:delText xml:space="preserve">, since its Hessian is</w:delText>
        </w:r>
      </w:del>
      <w:del w:id="3770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(</w:delText>
        </w:r>
      </w:del>
      <w:hyperlink w:anchor="exm-second-order-condition">
        <w:del w:id="3773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774" w:author="PR Preview" w:date="2026-01-01T00:00:00Z">
        <w:r>
          <w:delText xml:space="preserve">),</w:delText>
        </w:r>
      </w:del>
      <w:del w:id="3775" w:author="PR Preview" w:date="2026-01-01T00:00:00Z">
        <w:r>
          <w:delText xml:space="preserve"> </w:delText>
        </w:r>
      </w:del>
      <w:del w:id="3776" w:author="PR Preview" w:date="2026-01-01T00:00:00Z">
        <w:r>
          <w:delText xml:space="preserve">so its stationary point</w:delText>
        </w:r>
      </w:del>
      <w:del w:id="377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778" w:author="PR Preview" w:date="2026-01-01T00:00:00Z">
        <w:r>
          <w:delText xml:space="preserve"> </w:delText>
        </w:r>
      </w:del>
      <w:del w:id="3779" w:author="PR Preview" w:date="2026-01-01T00:00:00Z">
        <w:r>
          <w:delText xml:space="preserve">(</w:delText>
        </w:r>
      </w:del>
      <w:hyperlink w:anchor="exm-stationary-point">
        <w:del w:id="3780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3781" w:author="PR Preview" w:date="2026-01-01T00:00:00Z">
        <w:r>
          <w:delText xml:space="preserve">) is a global minimizer,</w:delText>
        </w:r>
      </w:del>
      <w:del w:id="3782" w:author="PR Preview" w:date="2026-01-01T00:00:00Z">
        <w:r>
          <w:delText xml:space="preserve"> </w:delText>
        </w:r>
      </w:del>
      <w:del w:id="3783" w:author="PR Preview" w:date="2026-01-01T00:00:00Z">
        <w:r>
          <w:delText xml:space="preserve">as completing the square showed in</w:delText>
        </w:r>
      </w:del>
      <w:del w:id="3784" w:author="PR Preview" w:date="2026-01-01T00:00:00Z">
        <w:r>
          <w:delText xml:space="preserve"> </w:delText>
        </w:r>
      </w:del>
      <w:hyperlink w:anchor="exm-first-order-condition">
        <w:del w:id="3785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78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5"/>
        </w:numPr>
      </w:pPr>
      <w:del w:id="3787" w:author="PR Preview" w:date="2026-01-01T00:00:00Z">
        <w:r>
          <w:delText xml:space="preserve">Without convexity, a stationary point need not be a minimizer at all:</w:delText>
        </w:r>
      </w:del>
      <w:del w:id="3788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has the stationary point</w:delText>
        </w:r>
      </w:del>
      <w:del w:id="379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92" w:author="PR Preview" w:date="2026-01-01T00:00:00Z">
        <w:r>
          <w:delText xml:space="preserve">, which is not a minimizer (</w:delText>
        </w:r>
      </w:del>
      <w:hyperlink w:anchor="exm-first-order-condition">
        <w:del w:id="3793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79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5"/>
        </w:numPr>
      </w:pPr>
      <w:ins w:id="3795" w:author="PR Preview" w:date="2026-01-01T00:00:00Z">
        <w:r>
          <w:t xml:space="preserve">$f(\mathord{\smash[b]{\underset{\raise.3ex\hbox{$\scriptstyle\sim$}}{x}}\vphantom{x}}) = x_1^2 + x_2^2 - 2 x_1$</w:t>
        </w:r>
      </w:ins>
      <w:ins w:id="3796" w:author="PR Preview" w:date="2026-01-01T00:00:00Z">
        <w:r>
          <w:t xml:space="preserve"> </w:t>
        </w:r>
      </w:ins>
      <w:ins w:id="3797" w:author="PR Preview" w:date="2026-01-01T00:00:00Z">
        <w:r>
          <w:t xml:space="preserve">is convex</w:t>
        </w:r>
      </w:ins>
      <w:ins w:id="3798" w:author="PR Preview" w:date="2026-01-01T00:00:00Z">
        <w:r>
          <w:t xml:space="preserve"> </w:t>
        </w:r>
      </w:ins>
      <w:ins w:id="3799" w:author="PR Preview" w:date="2026-01-01T00:00:00Z">
        <w:r>
          <w:t xml:space="preserve">by</w:t>
        </w:r>
      </w:ins>
      <w:ins w:id="3800" w:author="PR Preview" w:date="2026-01-01T00:00:00Z">
        <w:r>
          <w:t xml:space="preserve"> </w:t>
        </w:r>
      </w:ins>
      <w:hyperlink w:anchor="thm-convex-hessian">
        <w:ins w:id="3801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3802" w:author="PR Preview" w:date="2026-01-01T00:00:00Z">
        <w:r>
          <w:t xml:space="preserve">, since its Hessian is</w:t>
        </w:r>
      </w:ins>
      <w:ins w:id="3803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3804" w:author="PR Preview" w:date="2026-01-01T00:00:00Z">
        <w:r>
          <w:t xml:space="preserve"> </w:t>
        </w:r>
      </w:ins>
      <w:ins w:id="3805" w:author="PR Preview" w:date="2026-01-01T00:00:00Z">
        <w:r>
          <w:t xml:space="preserve">(</w:t>
        </w:r>
      </w:ins>
      <w:hyperlink w:anchor="exm-second-order-condition">
        <w:ins w:id="3806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3807" w:author="PR Preview" w:date="2026-01-01T00:00:00Z">
        <w:r>
          <w:t xml:space="preserve">),</w:t>
        </w:r>
      </w:ins>
      <w:ins w:id="3808" w:author="PR Preview" w:date="2026-01-01T00:00:00Z">
        <w:r>
          <w:t xml:space="preserve"> </w:t>
        </w:r>
      </w:ins>
      <w:ins w:id="3809" w:author="PR Preview" w:date="2026-01-01T00:00:00Z">
        <w:r>
          <w:t xml:space="preserve">so its stationary point</w:t>
        </w:r>
      </w:ins>
      <w:ins w:id="381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11" w:author="PR Preview" w:date="2026-01-01T00:00:00Z">
        <w:r>
          <w:t xml:space="preserve"> </w:t>
        </w:r>
      </w:ins>
      <w:ins w:id="3812" w:author="PR Preview" w:date="2026-01-01T00:00:00Z">
        <w:r>
          <w:t xml:space="preserve">(</w:t>
        </w:r>
      </w:ins>
      <w:hyperlink w:anchor="exm-stationary-point">
        <w:ins w:id="381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814" w:author="PR Preview" w:date="2026-01-01T00:00:00Z">
        <w:r>
          <w:t xml:space="preserve">) is a global minimizer,</w:t>
        </w:r>
      </w:ins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as completing the square showed in</w:t>
        </w:r>
      </w:ins>
      <w:ins w:id="3817" w:author="PR Preview" w:date="2026-01-01T00:00:00Z">
        <w:r>
          <w:t xml:space="preserve"> </w:t>
        </w:r>
      </w:ins>
      <w:hyperlink w:anchor="exm-first-order-condition">
        <w:ins w:id="381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81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ins w:id="3820" w:author="PR Preview" w:date="2026-01-01T00:00:00Z">
        <w:r>
          <w:t xml:space="preserve">Without convexity, a stationary point need not be a minimizer at all:</w:t>
        </w:r>
      </w:ins>
      <w:ins w:id="382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3822" w:author="PR Preview" w:date="2026-01-01T00:00:00Z">
        <w:r>
          <w:t xml:space="preserve"> </w:t>
        </w:r>
      </w:ins>
      <w:ins w:id="3823" w:author="PR Preview" w:date="2026-01-01T00:00:00Z">
        <w:r>
          <w:t xml:space="preserve">has the stationary point</w:t>
        </w:r>
      </w:ins>
      <w:ins w:id="3824" w:author="PR Preview" w:date="2026-01-01T00:00:00Z">
        <w:r>
          <w:t xml:space="preserve"> </w:t>
        </w:r>
      </w:ins>
      <w:ins w:id="3825" w:author="PR Preview" w:date="2026-01-01T00:00:00Z">
        <w:r>
          <w:t xml:space="preserve">$\mathord{\smash[b]{\underset{\raise.3ex\hbox{$\scriptstyle\sim$}}{0}}\vphantom{0}}$</w:t>
        </w:r>
      </w:ins>
      <w:ins w:id="3826" w:author="PR Preview" w:date="2026-01-01T00:00:00Z">
        <w:r>
          <w:t xml:space="preserve">, which is not a minimizer (</w:t>
        </w:r>
      </w:ins>
      <w:hyperlink w:anchor="exm-first-order-condition">
        <w:ins w:id="382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82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del w:id="3829" w:author="PR Preview" w:date="2026-01-01T00:00:00Z">
        <w:r>
          <w:rPr>
            <w:b/>
            <w:bCs/>
          </w:rPr>
          <w:delText xml:space="preserve">Example 25 (A line as a feasible set)</w:delText>
        </w:r>
      </w:del>
      <w:del w:id="3830" w:author="PR Preview" w:date="2026-01-01T00:00:00Z">
        <w:r>
          <w:delText xml:space="preserve"> </w:delText>
        </w:r>
      </w:del>
      <w:del w:id="3831" w:author="PR Preview" w:date="2026-01-01T00:00:00Z">
        <w:r>
          <w:delText xml:space="preserve">With the single constraint</w:delText>
        </w:r>
      </w:del>
      <w:del w:id="3832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3833" w:author="PR Preview" w:date="2026-01-01T00:00:00Z">
        <w:r>
          <w:delText xml:space="preserve">,</w:delText>
        </w:r>
      </w:del>
      <w:del w:id="3834" w:author="PR Preview" w:date="2026-01-01T00:00:00Z">
        <w:r>
          <w:delText xml:space="preserve"> </w:delText>
        </w:r>
      </w:del>
      <w:del w:id="3835" w:author="PR Preview" w:date="2026-01-01T00:00:00Z">
        <w:r>
          <w:delText xml:space="preserve">the feasible set is the line</w:delText>
        </w:r>
      </w:del>
      <w:del w:id="38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del w:id="3837" w:author="PR Preview" w:date="2026-01-01T00:00:00Z">
        <w:r>
          <w:delText xml:space="preserve">.</w:delText>
        </w:r>
      </w:del>
      <w:del w:id="383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is feasible, since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41" w:author="PR Preview" w:date="2026-01-01T00:00:00Z">
        <w:r>
          <w:delText xml:space="preserve"> </w:delText>
        </w:r>
      </w:del>
      <w:del w:id="3842" w:author="PR Preview" w:date="2026-01-01T00:00:00Z">
        <w:r>
          <w:delText xml:space="preserve">is not feasible, since</w:delText>
        </w:r>
      </w:del>
      <w:del w:id="3843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del w:id="3844" w:author="PR Preview" w:date="2026-01-01T00:00:00Z">
        <w:r>
          <w:delText xml:space="preserve">.</w:delText>
        </w:r>
      </w:del>
    </w:p>
    <w:p>
      <w:pPr>
        <w:pStyle w:val="BodyText"/>
      </w:pPr>
      <w:ins w:id="3845" w:author="PR Preview" w:date="2026-01-01T00:00:00Z">
        <w:r>
          <w:rPr>
            <w:b/>
            <w:bCs/>
          </w:rPr>
          <w:t xml:space="preserve">Example 25 (A line as a feasible set)</w:t>
        </w:r>
      </w:ins>
      <w:ins w:id="3846" w:author="PR Preview" w:date="2026-01-01T00:00:00Z">
        <w:r>
          <w:t xml:space="preserve"> </w:t>
        </w:r>
      </w:ins>
      <w:ins w:id="3847" w:author="PR Preview" w:date="2026-01-01T00:00:00Z">
        <w:r>
          <w:t xml:space="preserve">With the single constraint</w:t>
        </w:r>
      </w:ins>
      <w:ins w:id="3848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3849" w:author="PR Preview" w:date="2026-01-01T00:00:00Z">
        <w:r>
          <w:t xml:space="preserve">,</w:t>
        </w:r>
      </w:ins>
      <w:ins w:id="3850" w:author="PR Preview" w:date="2026-01-01T00:00:00Z">
        <w:r>
          <w:t xml:space="preserve"> </w:t>
        </w:r>
      </w:ins>
      <w:ins w:id="3851" w:author="PR Preview" w:date="2026-01-01T00:00:00Z">
        <w:r>
          <w:t xml:space="preserve">the feasible set is the line</w:t>
        </w:r>
      </w:ins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$\mathopen{}\left\{\mathord{\smash[b]{\underset{\raise.3ex\hbox{$\scriptstyle\sim$}}{x}}\vphantom{x}}\in \mathbb{R}^2 : 3 x_1 + 4 x_2 = 5\right\}\mathclose{}$</w:t>
        </w:r>
      </w:ins>
      <w:ins w:id="3854" w:author="PR Preview" w:date="2026-01-01T00:00:00Z">
        <w:r>
          <w:t xml:space="preserve">.</w:t>
        </w:r>
      </w:ins>
      <w:ins w:id="385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856" w:author="PR Preview" w:date="2026-01-01T00:00:00Z">
        <w:r>
          <w:t xml:space="preserve"> </w:t>
        </w:r>
      </w:ins>
      <w:ins w:id="3857" w:author="PR Preview" w:date="2026-01-01T00:00:00Z">
        <w:r>
          <w:t xml:space="preserve">is feasible,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ins w:id="3858" w:author="PR Preview" w:date="2026-01-01T00:00:00Z">
        <w:r>
          <w:t xml:space="preserve">$\mathord{\smash[b]{\underset{\raise.3ex\hbox{$\scriptstyle\sim$}}{0}}\vphantom{0}}$</w:t>
        </w:r>
      </w:ins>
      <w:ins w:id="3859" w:author="PR Preview" w:date="2026-01-01T00:00:00Z">
        <w:r>
          <w:t xml:space="preserve"> </w:t>
        </w:r>
      </w:ins>
      <w:ins w:id="3860" w:author="PR Preview" w:date="2026-01-01T00:00:00Z">
        <w:r>
          <w:t xml:space="preserve">is not feasible, since</w:t>
        </w:r>
      </w:ins>
      <w:ins w:id="386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ins w:id="3862" w:author="PR Preview" w:date="2026-01-01T00:00:00Z">
        <w:r>
          <w:t xml:space="preserve">.</w:t>
        </w:r>
      </w:ins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del w:id="3863" w:author="PR Preview" w:date="2026-01-01T00:00:00Z">
        <w:r>
          <w:rPr>
            <w:b/>
            <w:bCs/>
          </w:rPr>
          <w:delText xml:space="preserve">Definition 13 (Minimizer over a feasible set)</w:delText>
        </w:r>
      </w:del>
      <w:del w:id="3864" w:author="PR Preview" w:date="2026-01-01T00:00:00Z">
        <w:r>
          <w:delText xml:space="preserve"> </w:delText>
        </w:r>
      </w:del>
      <w:del w:id="3865" w:author="PR Preview" w:date="2026-01-01T00:00:00Z">
        <w:r>
          <w:delText xml:space="preserve">With</w:delText>
        </w:r>
      </w:del>
      <w:del w:id="3866" w:author="PR Preview" w:date="2026-01-01T00:00:00Z">
        <w:r>
          <w:delText xml:space="preserve"> </w:delText>
        </w:r>
      </w:del>
      <m:oMath>
        <m:r>
          <m:t>f</m:t>
        </m:r>
      </m:oMath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and</w:delText>
        </w:r>
      </w:del>
      <w:del w:id="3869" w:author="PR Preview" w:date="2026-01-01T00:00:00Z">
        <w:r>
          <w:delText xml:space="preserve"> </w:delText>
        </w:r>
      </w:del>
      <m:oMath>
        <m:r>
          <m:t>F</m:t>
        </m:r>
      </m:oMath>
      <w:del w:id="3870" w:author="PR Preview" w:date="2026-01-01T00:00:00Z">
        <w:r>
          <w:delText xml:space="preserve"> </w:delText>
        </w:r>
      </w:del>
      <w:del w:id="3871" w:author="PR Preview" w:date="2026-01-01T00:00:00Z">
        <w:r>
          <w:delText xml:space="preserve">as in</w:delText>
        </w:r>
      </w:del>
      <w:del w:id="3872" w:author="PR Preview" w:date="2026-01-01T00:00:00Z">
        <w:r>
          <w:delText xml:space="preserve"> </w:delText>
        </w:r>
      </w:del>
      <w:hyperlink w:anchor="def-objective-function">
        <w:del w:id="387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3874" w:author="PR Preview" w:date="2026-01-01T00:00:00Z">
        <w:r>
          <w:delText xml:space="preserve">,</w:delText>
        </w:r>
      </w:del>
      <w:del w:id="3875" w:author="PR Preview" w:date="2026-01-01T00:00:00Z">
        <w:r>
          <w:delText xml:space="preserve"> </w:delText>
        </w:r>
      </w:del>
      <w:del w:id="3876" w:author="PR Preview" w:date="2026-01-01T00:00:00Z">
        <w:r>
          <w:delText xml:space="preserve">a</w:delText>
        </w:r>
      </w:del>
      <w:del w:id="3877" w:author="PR Preview" w:date="2026-01-01T00:00:00Z">
        <w:r>
          <w:delText xml:space="preserve"> </w:delText>
        </w:r>
      </w:del>
      <w:del w:id="3878" w:author="PR Preview" w:date="2026-01-01T00:00:00Z">
        <w:r>
          <w:rPr>
            <w:b/>
            <w:bCs/>
          </w:rPr>
          <w:delText xml:space="preserve">minimizer of</w:delText>
        </w:r>
      </w:del>
      <w:del w:id="3879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3880" w:author="PR Preview" w:date="2026-01-01T00:00:00Z">
        <w:r>
          <w:rPr>
            <w:b/>
            <w:bCs/>
          </w:rPr>
          <w:delText xml:space="preserve"> </w:delText>
        </w:r>
      </w:del>
      <w:del w:id="3881" w:author="PR Preview" w:date="2026-01-01T00:00:00Z">
        <w:r>
          <w:rPr>
            <w:b/>
            <w:bCs/>
          </w:rPr>
          <w:delText xml:space="preserve">over</w:delText>
        </w:r>
      </w:del>
      <w:del w:id="3882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3883" w:author="PR Preview" w:date="2026-01-01T00:00:00Z">
        <w:r>
          <w:delText xml:space="preserve"> </w:delText>
        </w:r>
      </w:del>
      <w:del w:id="3884" w:author="PR Preview" w:date="2026-01-01T00:00:00Z">
        <w:r>
          <w:delText xml:space="preserve">is a feasible</w:delText>
        </w:r>
      </w:del>
      <w:del w:id="388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886" w:author="PR Preview" w:date="2026-01-01T00:00:00Z">
        <w:r>
          <w:delText xml:space="preserve"> </w:delText>
        </w:r>
      </w:del>
      <w:del w:id="3887" w:author="PR Preview" w:date="2026-01-01T00:00:00Z">
        <w:r>
          <w:delText xml:space="preserve">with</w:delText>
        </w:r>
      </w:del>
      <w:del w:id="388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889" w:author="PR Preview" w:date="2026-01-01T00:00:00Z">
        <w:r>
          <w:delText xml:space="preserve"> </w:delText>
        </w:r>
      </w:del>
      <w:del w:id="3890" w:author="PR Preview" w:date="2026-01-01T00:00:00Z">
        <w:r>
          <w:delText xml:space="preserve">for every feasible</w:delText>
        </w:r>
      </w:del>
      <w:del w:id="389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92" w:author="PR Preview" w:date="2026-01-01T00:00:00Z">
        <w:r>
          <w:delText xml:space="preserve">:</w:delText>
        </w:r>
      </w:del>
      <w:del w:id="3893" w:author="PR Preview" w:date="2026-01-01T00:00:00Z">
        <w:r>
          <w:delText xml:space="preserve"> </w:delText>
        </w:r>
      </w:del>
      <w:del w:id="3894" w:author="PR Preview" w:date="2026-01-01T00:00:00Z">
        <w:r>
          <w:delText xml:space="preserve">a</w:delText>
        </w:r>
      </w:del>
      <w:del w:id="3895" w:author="PR Preview" w:date="2026-01-01T00:00:00Z">
        <w:r>
          <w:delText xml:space="preserve"> </w:delText>
        </w:r>
      </w:del>
      <w:hyperlink r:id="rId107">
        <w:del w:id="3896" w:author="PR Preview" w:date="2026-01-01T00:00:00Z">
          <w:r>
            <w:rPr>
              <w:rStyle w:val="Hyperlink"/>
            </w:rPr>
            <w:delText xml:space="preserve">global minimizer</w:delText>
          </w:r>
        </w:del>
      </w:hyperlink>
      <w:del w:id="3897" w:author="PR Preview" w:date="2026-01-01T00:00:00Z">
        <w:r>
          <w:delText xml:space="preserve"> </w:delText>
        </w:r>
      </w:del>
      <w:del w:id="3898" w:author="PR Preview" w:date="2026-01-01T00:00:00Z">
        <w:r>
          <w:delText xml:space="preserve">of</w:delText>
        </w:r>
      </w:del>
      <w:del w:id="3899" w:author="PR Preview" w:date="2026-01-01T00:00:00Z">
        <w:r>
          <w:delText xml:space="preserve"> </w:delText>
        </w:r>
      </w:del>
      <m:oMath>
        <m:r>
          <m:t>f</m:t>
        </m:r>
      </m:oMath>
      <w:del w:id="3900" w:author="PR Preview" w:date="2026-01-01T00:00:00Z">
        <w:r>
          <w:delText xml:space="preserve"> </w:delText>
        </w:r>
      </w:del>
      <w:del w:id="3901" w:author="PR Preview" w:date="2026-01-01T00:00:00Z">
        <w:r>
          <w:delText xml:space="preserve">with its domain restricted to</w:delText>
        </w:r>
      </w:del>
      <w:del w:id="3902" w:author="PR Preview" w:date="2026-01-01T00:00:00Z">
        <w:r>
          <w:delText xml:space="preserve"> </w:delText>
        </w:r>
      </w:del>
      <m:oMath>
        <m:r>
          <m:t>F</m:t>
        </m:r>
      </m:oMath>
      <w:del w:id="3903" w:author="PR Preview" w:date="2026-01-01T00:00:00Z">
        <w:r>
          <w:delText xml:space="preserve">.</w:delText>
        </w:r>
      </w:del>
    </w:p>
    <w:p>
      <w:pPr>
        <w:pStyle w:val="BodyText"/>
      </w:pPr>
      <w:ins w:id="3904" w:author="PR Preview" w:date="2026-01-01T00:00:00Z">
        <w:r>
          <w:rPr>
            <w:b/>
            <w:bCs/>
          </w:rPr>
          <w:t xml:space="preserve">Definition 13 (Minimizer over a feasible set)</w:t>
        </w:r>
      </w:ins>
      <w:ins w:id="3905" w:author="PR Preview" w:date="2026-01-01T00:00:00Z">
        <w:r>
          <w:t xml:space="preserve"> </w:t>
        </w:r>
      </w:ins>
      <w:ins w:id="3906" w:author="PR Preview" w:date="2026-01-01T00:00:00Z">
        <w:r>
          <w:t xml:space="preserve">With</w:t>
        </w:r>
      </w:ins>
      <w:ins w:id="3907" w:author="PR Preview" w:date="2026-01-01T00:00:00Z">
        <w:r>
          <w:t xml:space="preserve"> </w:t>
        </w:r>
      </w:ins>
      <m:oMath>
        <m:r>
          <m:t>f</m:t>
        </m:r>
      </m:oMath>
      <w:ins w:id="3908" w:author="PR Preview" w:date="2026-01-01T00:00:00Z">
        <w:r>
          <w:t xml:space="preserve"> </w:t>
        </w:r>
      </w:ins>
      <w:ins w:id="3909" w:author="PR Preview" w:date="2026-01-01T00:00:00Z">
        <w:r>
          <w:t xml:space="preserve">and</w:t>
        </w:r>
      </w:ins>
      <w:ins w:id="3910" w:author="PR Preview" w:date="2026-01-01T00:00:00Z">
        <w:r>
          <w:t xml:space="preserve"> </w:t>
        </w:r>
      </w:ins>
      <m:oMath>
        <m:r>
          <m:t>F</m:t>
        </m:r>
      </m:oMath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as in</w:t>
        </w:r>
      </w:ins>
      <w:ins w:id="3913" w:author="PR Preview" w:date="2026-01-01T00:00:00Z">
        <w:r>
          <w:t xml:space="preserve"> </w:t>
        </w:r>
      </w:ins>
      <w:hyperlink w:anchor="def-objective-function">
        <w:ins w:id="391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915" w:author="PR Preview" w:date="2026-01-01T00:00:00Z">
        <w:r>
          <w:t xml:space="preserve">,</w:t>
        </w:r>
      </w:ins>
      <w:ins w:id="3916" w:author="PR Preview" w:date="2026-01-01T00:00:00Z">
        <w:r>
          <w:t xml:space="preserve"> </w:t>
        </w:r>
      </w:ins>
      <w:ins w:id="3917" w:author="PR Preview" w:date="2026-01-01T00:00:00Z">
        <w:r>
          <w:t xml:space="preserve">a</w:t>
        </w:r>
      </w:ins>
      <w:ins w:id="3918" w:author="PR Preview" w:date="2026-01-01T00:00:00Z">
        <w:r>
          <w:t xml:space="preserve"> </w:t>
        </w:r>
      </w:ins>
      <w:ins w:id="3919" w:author="PR Preview" w:date="2026-01-01T00:00:00Z">
        <w:r>
          <w:rPr>
            <w:b/>
            <w:bCs/>
          </w:rPr>
          <w:t xml:space="preserve">minimizer of</w:t>
        </w:r>
      </w:ins>
      <w:ins w:id="3920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3921" w:author="PR Preview" w:date="2026-01-01T00:00:00Z">
        <w:r>
          <w:rPr>
            <w:b/>
            <w:bCs/>
          </w:rPr>
          <w:t xml:space="preserve"> </w:t>
        </w:r>
      </w:ins>
      <w:ins w:id="3922" w:author="PR Preview" w:date="2026-01-01T00:00:00Z">
        <w:r>
          <w:rPr>
            <w:b/>
            <w:bCs/>
          </w:rPr>
          <w:t xml:space="preserve">over</w:t>
        </w:r>
      </w:ins>
      <w:ins w:id="3923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3924" w:author="PR Preview" w:date="2026-01-01T00:00:00Z">
        <w:r>
          <w:t xml:space="preserve"> </w:t>
        </w:r>
      </w:ins>
      <w:ins w:id="3925" w:author="PR Preview" w:date="2026-01-01T00:00:00Z">
        <w:r>
          <w:t xml:space="preserve">is a feasible</w:t>
        </w:r>
      </w:ins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$\mathord{\smash[b]{\underset{\raise.3ex\hbox{$\scriptstyle\sim$}}{x}}\vphantom{x}}^*$</w:t>
        </w:r>
      </w:ins>
      <w:ins w:id="3928" w:author="PR Preview" w:date="2026-01-01T00:00:00Z">
        <w:r>
          <w:t xml:space="preserve"> </w:t>
        </w:r>
      </w:ins>
      <w:ins w:id="3929" w:author="PR Preview" w:date="2026-01-01T00:00:00Z">
        <w:r>
          <w:t xml:space="preserve">with</w:t>
        </w:r>
      </w:ins>
      <w:ins w:id="3930" w:author="PR Preview" w:date="2026-01-01T00:00:00Z">
        <w:r>
          <w:t xml:space="preserve"> </w:t>
        </w:r>
      </w:ins>
      <w:ins w:id="3931" w:author="PR Preview" w:date="2026-01-01T00:00:00Z">
        <w:r>
          <w:t xml:space="preserve">$f(\mathord{\smash[b]{\underset{\raise.3ex\hbox{$\scriptstyle\sim$}}{x}}\vphantom{x}}^*) \le f(\mathord{\smash[b]{\underset{\raise.3ex\hbox{$\scriptstyle\sim$}}{x}}\vphantom{x}})$</w:t>
        </w:r>
      </w:ins>
      <w:ins w:id="3932" w:author="PR Preview" w:date="2026-01-01T00:00:00Z">
        <w:r>
          <w:t xml:space="preserve"> </w:t>
        </w:r>
      </w:ins>
      <w:ins w:id="3933" w:author="PR Preview" w:date="2026-01-01T00:00:00Z">
        <w:r>
          <w:t xml:space="preserve">for every feasible</w:t>
        </w:r>
      </w:ins>
      <w:ins w:id="3934" w:author="PR Preview" w:date="2026-01-01T00:00:00Z">
        <w:r>
          <w:t xml:space="preserve"> </w:t>
        </w:r>
      </w:ins>
      <w:ins w:id="3935" w:author="PR Preview" w:date="2026-01-01T00:00:00Z">
        <w:r>
          <w:t xml:space="preserve">$\mathord{\smash[b]{\underset{\raise.3ex\hbox{$\scriptstyle\sim$}}{x}}\vphantom{x}}$</w:t>
        </w:r>
      </w:ins>
      <w:ins w:id="3936" w:author="PR Preview" w:date="2026-01-01T00:00:00Z">
        <w:r>
          <w:t xml:space="preserve">:</w:t>
        </w:r>
      </w:ins>
      <w:ins w:id="3937" w:author="PR Preview" w:date="2026-01-01T00:00:00Z">
        <w:r>
          <w:t xml:space="preserve"> </w:t>
        </w:r>
      </w:ins>
      <w:ins w:id="3938" w:author="PR Preview" w:date="2026-01-01T00:00:00Z">
        <w:r>
          <w:t xml:space="preserve">a</w:t>
        </w:r>
      </w:ins>
      <w:ins w:id="3939" w:author="PR Preview" w:date="2026-01-01T00:00:00Z">
        <w:r>
          <w:t xml:space="preserve"> </w:t>
        </w:r>
      </w:ins>
      <w:hyperlink r:id="rId107">
        <w:ins w:id="3940" w:author="PR Preview" w:date="2026-01-01T00:00:00Z">
          <w:r>
            <w:rPr>
              <w:rStyle w:val="Hyperlink"/>
            </w:rPr>
            <w:t xml:space="preserve">global minimizer</w:t>
          </w:r>
        </w:ins>
      </w:hyperlink>
      <w:ins w:id="3941" w:author="PR Preview" w:date="2026-01-01T00:00:00Z">
        <w:r>
          <w:t xml:space="preserve"> </w:t>
        </w:r>
      </w:ins>
      <w:ins w:id="3942" w:author="PR Preview" w:date="2026-01-01T00:00:00Z">
        <w:r>
          <w:t xml:space="preserve">of</w:t>
        </w:r>
      </w:ins>
      <w:ins w:id="3943" w:author="PR Preview" w:date="2026-01-01T00:00:00Z">
        <w:r>
          <w:t xml:space="preserve"> </w:t>
        </w:r>
      </w:ins>
      <m:oMath>
        <m:r>
          <m:t>f</m:t>
        </m:r>
      </m:oMath>
      <w:ins w:id="3944" w:author="PR Preview" w:date="2026-01-01T00:00:00Z">
        <w:r>
          <w:t xml:space="preserve"> </w:t>
        </w:r>
      </w:ins>
      <w:ins w:id="3945" w:author="PR Preview" w:date="2026-01-01T00:00:00Z">
        <w:r>
          <w:t xml:space="preserve">with its domain restricted to</w:t>
        </w:r>
      </w:ins>
      <w:ins w:id="3946" w:author="PR Preview" w:date="2026-01-01T00:00:00Z">
        <w:r>
          <w:t xml:space="preserve"> </w:t>
        </w:r>
      </w:ins>
      <m:oMath>
        <m:r>
          <m:t>F</m:t>
        </m:r>
      </m:oMath>
      <w:ins w:id="3947" w:author="PR Preview" w:date="2026-01-01T00:00:00Z">
        <w:r>
          <w:t xml:space="preserve">.</w:t>
        </w:r>
      </w:ins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del w:id="3948" w:author="PR Preview" w:date="2026-01-01T00:00:00Z">
        <w:r>
          <w:rPr>
            <w:b/>
            <w:bCs/>
          </w:rPr>
          <w:delText xml:space="preserve">Example 26 (Minimizing over a line)</w:delText>
        </w:r>
      </w:del>
      <w:del w:id="3949" w:author="PR Preview" w:date="2026-01-01T00:00:00Z">
        <w:r>
          <w:delText xml:space="preserve"> </w:delText>
        </w:r>
      </w:del>
      <w:del w:id="3950" w:author="PR Preview" w:date="2026-01-01T00:00:00Z">
        <w:r>
          <w:delText xml:space="preserve">In the problem of minimizing</w:delText>
        </w:r>
      </w:del>
      <w:del w:id="3951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952" w:author="PR Preview" w:date="2026-01-01T00:00:00Z">
        <w:r>
          <w:delText xml:space="preserve"> </w:delText>
        </w:r>
      </w:del>
      <w:del w:id="3953" w:author="PR Preview" w:date="2026-01-01T00:00:00Z">
        <w:r>
          <w:delText xml:space="preserve">subject to</w:delText>
        </w:r>
      </w:del>
      <w:del w:id="3954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3955" w:author="PR Preview" w:date="2026-01-01T00:00:00Z">
        <w:r>
          <w:delText xml:space="preserve">,</w:delText>
        </w:r>
      </w:del>
      <w:del w:id="3956" w:author="PR Preview" w:date="2026-01-01T00:00:00Z">
        <w:r>
          <w:delText xml:space="preserve"> </w:delText>
        </w:r>
      </w:del>
      <w:del w:id="3957" w:author="PR Preview" w:date="2026-01-01T00:00:00Z">
        <w:r>
          <w:delText xml:space="preserve">the objective function is</w:delText>
        </w:r>
      </w:del>
      <w:del w:id="39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3959" w:author="PR Preview" w:date="2026-01-01T00:00:00Z">
        <w:r>
          <w:delText xml:space="preserve">,</w:delText>
        </w:r>
      </w:del>
      <w:del w:id="3960" w:author="PR Preview" w:date="2026-01-01T00:00:00Z">
        <w:r>
          <w:delText xml:space="preserve"> </w:delText>
        </w:r>
      </w:del>
      <w:del w:id="3961" w:author="PR Preview" w:date="2026-01-01T00:00:00Z">
        <w:r>
          <w:delText xml:space="preserve">and the feasible set is the line of</w:delText>
        </w:r>
      </w:del>
      <w:del w:id="3962" w:author="PR Preview" w:date="2026-01-01T00:00:00Z">
        <w:r>
          <w:delText xml:space="preserve"> </w:delText>
        </w:r>
      </w:del>
      <w:hyperlink w:anchor="exm-feasible-set">
        <w:del w:id="3963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3964" w:author="PR Preview" w:date="2026-01-01T00:00:00Z">
        <w:r>
          <w:delText xml:space="preserve">.</w:delText>
        </w:r>
      </w:del>
      <w:del w:id="3965" w:author="PR Preview" w:date="2026-01-01T00:00:00Z">
        <w:r>
          <w:delText xml:space="preserve"> </w:delText>
        </w:r>
      </w:del>
      <w:del w:id="3966" w:author="PR Preview" w:date="2026-01-01T00:00:00Z">
        <w:r>
          <w:delText xml:space="preserve">The feasible point</w:delText>
        </w:r>
      </w:del>
      <w:del w:id="396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968" w:author="PR Preview" w:date="2026-01-01T00:00:00Z">
        <w:r>
          <w:delText xml:space="preserve"> </w:delText>
        </w:r>
      </w:del>
      <w:del w:id="3969" w:author="PR Preview" w:date="2026-01-01T00:00:00Z">
        <w:r>
          <w:delText xml:space="preserve">has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70" w:author="PR Preview" w:date="2026-01-01T00:00:00Z">
        <w:r>
          <w:delText xml:space="preserve"> </w:delText>
        </w:r>
      </w:del>
      <w:del w:id="3971" w:author="PR Preview" w:date="2026-01-01T00:00:00Z">
        <w:r>
          <w:delText xml:space="preserve">minimizes</w:delText>
        </w:r>
      </w:del>
      <w:del w:id="3972" w:author="PR Preview" w:date="2026-01-01T00:00:00Z">
        <w:r>
          <w:delText xml:space="preserve"> </w:delText>
        </w:r>
      </w:del>
      <m:oMath>
        <m:r>
          <m:t>f</m:t>
        </m:r>
      </m:oMath>
      <w:del w:id="3973" w:author="PR Preview" w:date="2026-01-01T00:00:00Z">
        <w:r>
          <w:delText xml:space="preserve"> </w:delText>
        </w:r>
      </w:del>
      <w:del w:id="3974" w:author="PR Preview" w:date="2026-01-01T00:00:00Z">
        <w:r>
          <w:delText xml:space="preserve">over all of</w:delText>
        </w:r>
      </w:del>
      <w:del w:id="397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976" w:author="PR Preview" w:date="2026-01-01T00:00:00Z">
        <w:r>
          <w:delText xml:space="preserve">, with</w:delText>
        </w:r>
      </w:del>
      <w:del w:id="39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3978" w:author="PR Preview" w:date="2026-01-01T00:00:00Z">
        <w:r>
          <w:delText xml:space="preserve">,</w:delText>
        </w:r>
      </w:del>
      <w:del w:id="3979" w:author="PR Preview" w:date="2026-01-01T00:00:00Z">
        <w:r>
          <w:delText xml:space="preserve"> </w:delText>
        </w:r>
      </w:del>
      <w:del w:id="3980" w:author="PR Preview" w:date="2026-01-01T00:00:00Z">
        <w:r>
          <w:delText xml:space="preserve">but it is not a minimizer over the feasible set, because it is not feasible.</w:delText>
        </w:r>
      </w:del>
    </w:p>
    <w:p>
      <w:pPr>
        <w:pStyle w:val="BodyText"/>
      </w:pPr>
      <w:del w:id="3981" w:author="PR Preview" w:date="2026-01-01T00:00:00Z">
        <w:r>
          <w:delText xml:space="preserve">Here the objective (</w:delText>
        </w:r>
      </w:del>
      <w:hyperlink w:anchor="def-objective-function">
        <w:del w:id="398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3983" w:author="PR Preview" w:date="2026-01-01T00:00:00Z">
        <w:r>
          <w:delText xml:space="preserve">) is a quadratic</w:delText>
        </w:r>
      </w:del>
      <w:del w:id="3984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85" w:author="PR Preview" w:date="2026-01-01T00:00:00Z">
        <w:r>
          <w:delText xml:space="preserve"> </w:delText>
        </w:r>
      </w:del>
      <w:del w:id="3986" w:author="PR Preview" w:date="2026-01-01T00:00:00Z">
        <w:r>
          <w:delText xml:space="preserve">with</w:delText>
        </w:r>
      </w:del>
      <w:del w:id="398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3988" w:author="PR Preview" w:date="2026-01-01T00:00:00Z">
        <w:r>
          <w:delText xml:space="preserve"> </w:delText>
        </w:r>
      </w:del>
      <w:del w:id="3989" w:author="PR Preview" w:date="2026-01-01T00:00:00Z">
        <w:r>
          <w:delText xml:space="preserve">positive definite,</w:delText>
        </w:r>
      </w:del>
      <w:del w:id="3990" w:author="PR Preview" w:date="2026-01-01T00:00:00Z">
        <w:r>
          <w:delText xml:space="preserve"> </w:delText>
        </w:r>
      </w:del>
      <w:del w:id="3991" w:author="PR Preview" w:date="2026-01-01T00:00:00Z">
        <w:r>
          <w:delText xml:space="preserve">and the constraints (</w:delText>
        </w:r>
      </w:del>
      <w:hyperlink w:anchor="def-constraints">
        <w:del w:id="399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3993" w:author="PR Preview" w:date="2026-01-01T00:00:00Z">
        <w:r>
          <w:delText xml:space="preserve">) are</w:delText>
        </w:r>
      </w:del>
      <w:del w:id="3994" w:author="PR Preview" w:date="2026-01-01T00:00:00Z">
        <w:r>
          <w:delText xml:space="preserve"> </w:delText>
        </w:r>
      </w:del>
      <m:oMath>
        <m:r>
          <m:t>m</m:t>
        </m:r>
      </m:oMath>
      <w:del w:id="3995" w:author="PR Preview" w:date="2026-01-01T00:00:00Z">
        <w:r>
          <w:delText xml:space="preserve"> </w:delText>
        </w:r>
      </w:del>
      <w:del w:id="3996" w:author="PR Preview" w:date="2026-01-01T00:00:00Z">
        <w:r>
          <w:delText xml:space="preserve">linear equations</w:delText>
        </w:r>
      </w:del>
      <w:del w:id="399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98" w:author="PR Preview" w:date="2026-01-01T00:00:00Z">
        <w:r>
          <w:delText xml:space="preserve">,</w:delText>
        </w:r>
      </w:del>
      <w:del w:id="3999" w:author="PR Preview" w:date="2026-01-01T00:00:00Z">
        <w:r>
          <w:delText xml:space="preserve"> </w:delText>
        </w:r>
      </w:del>
      <w:del w:id="4000" w:author="PR Preview" w:date="2026-01-01T00:00:00Z">
        <w:r>
          <w:delText xml:space="preserve">where</w:delText>
        </w:r>
      </w:del>
      <w:del w:id="40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02" w:author="PR Preview" w:date="2026-01-01T00:00:00Z">
        <w:r>
          <w:delText xml:space="preserve"> </w:delText>
        </w:r>
      </w:del>
      <w:del w:id="4003" w:author="PR Preview" w:date="2026-01-01T00:00:00Z">
        <w:r>
          <w:delText xml:space="preserve">is a</w:delText>
        </w:r>
      </w:del>
      <w:del w:id="400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4005" w:author="PR Preview" w:date="2026-01-01T00:00:00Z">
        <w:r>
          <w:delText xml:space="preserve"> </w:delText>
        </w:r>
      </w:del>
      <w:del w:id="4006" w:author="PR Preview" w:date="2026-01-01T00:00:00Z">
        <w:r>
          <w:delText xml:space="preserve">matrix and</w:delText>
        </w:r>
      </w:del>
      <w:del w:id="400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008" w:author="PR Preview" w:date="2026-01-01T00:00:00Z">
        <w:r>
          <w:delText xml:space="preserve">.</w:delText>
        </w:r>
      </w:del>
      <w:del w:id="4009" w:author="PR Preview" w:date="2026-01-01T00:00:00Z">
        <w:r>
          <w:delText xml:space="preserve"> </w:delText>
        </w:r>
      </w:del>
      <w:del w:id="4010" w:author="PR Preview" w:date="2026-01-01T00:00:00Z">
        <w:r>
          <w:delText xml:space="preserve">The only stationary point of the objective alone (</w:delText>
        </w:r>
      </w:del>
      <w:hyperlink w:anchor="def-stationary-point">
        <w:del w:id="4011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4012" w:author="PR Preview" w:date="2026-01-01T00:00:00Z">
        <w:r>
          <w:delText xml:space="preserve">) is</w:delText>
        </w:r>
      </w:del>
      <w:del w:id="40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014" w:author="PR Preview" w:date="2026-01-01T00:00:00Z">
        <w:r>
          <w:delText xml:space="preserve"> </w:delText>
        </w:r>
      </w:del>
      <w:del w:id="4015" w:author="PR Preview" w:date="2026-01-01T00:00:00Z">
        <w:r>
          <w:delText xml:space="preserve">(its gradient is</w:delText>
        </w:r>
      </w:del>
      <w:del w:id="401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17" w:author="PR Preview" w:date="2026-01-01T00:00:00Z">
        <w:r>
          <w:delText xml:space="preserve">, and</w:delText>
        </w:r>
      </w:del>
      <w:del w:id="4018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019" w:author="PR Preview" w:date="2026-01-01T00:00:00Z">
        <w:r>
          <w:delText xml:space="preserve"> </w:delText>
        </w:r>
      </w:del>
      <w:del w:id="4020" w:author="PR Preview" w:date="2026-01-01T00:00:00Z">
        <w:r>
          <w:delText xml:space="preserve">is invertible), which may not satisfy the constraints.</w:delText>
        </w:r>
      </w:del>
      <w:del w:id="4021" w:author="PR Preview" w:date="2026-01-01T00:00:00Z">
        <w:r>
          <w:delText xml:space="preserve"> </w:delText>
        </w:r>
      </w:del>
      <w:del w:id="4022" w:author="PR Preview" w:date="2026-01-01T00:00:00Z">
        <w:r>
          <w:delText xml:space="preserve">A Lagrange multiplier adds one unknown per constraint,</w:delText>
        </w:r>
      </w:del>
      <w:del w:id="4023" w:author="PR Preview" w:date="2026-01-01T00:00:00Z">
        <w:r>
          <w:delText xml:space="preserve"> </w:delText>
        </w:r>
      </w:del>
      <w:del w:id="4024" w:author="PR Preview" w:date="2026-01-01T00:00:00Z">
        <w:r>
          <w:delText xml:space="preserve">and the minimizer over the feasible set (</w:delText>
        </w:r>
      </w:del>
      <w:hyperlink w:anchor="def-feasible-set">
        <w:del w:id="402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026" w:author="PR Preview" w:date="2026-01-01T00:00:00Z">
        <w:r>
          <w:delText xml:space="preserve">) is then found among the stationary points of a new function of the extended set of unknowns.</w:delText>
        </w:r>
      </w:del>
    </w:p>
    <w:p>
      <w:pPr>
        <w:pStyle w:val="BodyText"/>
      </w:pPr>
      <w:del w:id="4027" w:author="PR Preview" w:date="2026-01-01T00:00:00Z">
        <w:r>
          <w:rPr>
            <w:b/>
            <w:bCs/>
          </w:rPr>
          <w:delText xml:space="preserve">Definition 15 (Lagrangian)</w:delText>
        </w:r>
      </w:del>
      <w:del w:id="4028" w:author="PR Preview" w:date="2026-01-01T00:00:00Z">
        <w:r>
          <w:delText xml:space="preserve"> </w:delText>
        </w:r>
      </w:del>
      <w:del w:id="4029" w:author="PR Preview" w:date="2026-01-01T00:00:00Z">
        <w:r>
          <w:delText xml:space="preserve">For the problem of minimizing</w:delText>
        </w:r>
      </w:del>
      <w:del w:id="403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031" w:author="PR Preview" w:date="2026-01-01T00:00:00Z">
        <w:r>
          <w:delText xml:space="preserve"> </w:delText>
        </w:r>
      </w:del>
      <w:del w:id="4032" w:author="PR Preview" w:date="2026-01-01T00:00:00Z">
        <w:r>
          <w:delText xml:space="preserve">over</w:delText>
        </w:r>
      </w:del>
      <w:del w:id="403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034" w:author="PR Preview" w:date="2026-01-01T00:00:00Z">
        <w:r>
          <w:delText xml:space="preserve"> </w:delText>
        </w:r>
      </w:del>
      <w:del w:id="4035" w:author="PR Preview" w:date="2026-01-01T00:00:00Z">
        <w:r>
          <w:delText xml:space="preserve">subject to</w:delText>
        </w:r>
      </w:del>
      <w:del w:id="403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37" w:author="PR Preview" w:date="2026-01-01T00:00:00Z">
        <w:r>
          <w:delText xml:space="preserve">,</w:delText>
        </w:r>
      </w:del>
      <w:del w:id="4038" w:author="PR Preview" w:date="2026-01-01T00:00:00Z">
        <w:r>
          <w:delText xml:space="preserve"> </w:delText>
        </w:r>
      </w:del>
      <w:del w:id="4039" w:author="PR Preview" w:date="2026-01-01T00:00:00Z">
        <w:r>
          <w:delText xml:space="preserve">with</w:delText>
        </w:r>
      </w:del>
      <w:del w:id="40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041" w:author="PR Preview" w:date="2026-01-01T00:00:00Z">
        <w:r>
          <w:delText xml:space="preserve"> </w:delText>
        </w:r>
      </w:del>
      <w:del w:id="4042" w:author="PR Preview" w:date="2026-01-01T00:00:00Z">
        <w:r>
          <w:delText xml:space="preserve">a</w:delText>
        </w:r>
      </w:del>
      <w:del w:id="404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4044" w:author="PR Preview" w:date="2026-01-01T00:00:00Z">
        <w:r>
          <w:delText xml:space="preserve"> </w:delText>
        </w:r>
      </w:del>
      <w:del w:id="4045" w:author="PR Preview" w:date="2026-01-01T00:00:00Z">
        <w:r>
          <w:delText xml:space="preserve">matrix and</w:delText>
        </w:r>
      </w:del>
      <w:del w:id="404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047" w:author="PR Preview" w:date="2026-01-01T00:00:00Z">
        <w:r>
          <w:delText xml:space="preserve">,</w:delText>
        </w:r>
      </w:del>
      <w:del w:id="4048" w:author="PR Preview" w:date="2026-01-01T00:00:00Z">
        <w:r>
          <w:delText xml:space="preserve"> </w:delText>
        </w:r>
      </w:del>
      <w:del w:id="4049" w:author="PR Preview" w:date="2026-01-01T00:00:00Z">
        <w:r>
          <w:delText xml:space="preserve">the</w:delText>
        </w:r>
      </w:del>
      <w:del w:id="4050" w:author="PR Preview" w:date="2026-01-01T00:00:00Z">
        <w:r>
          <w:delText xml:space="preserve"> </w:delText>
        </w:r>
      </w:del>
      <w:del w:id="4051" w:author="PR Preview" w:date="2026-01-01T00:00:00Z">
        <w:r>
          <w:rPr>
            <w:b/>
            <w:bCs/>
          </w:rPr>
          <w:delText xml:space="preserve">Lagrangian</w:delText>
        </w:r>
      </w:del>
      <w:del w:id="4052" w:author="PR Preview" w:date="2026-01-01T00:00:00Z">
        <w:r>
          <w:delText xml:space="preserve"> </w:delText>
        </w:r>
      </w:del>
      <w:del w:id="4053" w:author="PR Preview" w:date="2026-01-01T00:00:00Z">
        <w:r>
          <w:delText xml:space="preserve">is the function of</w:delText>
        </w:r>
      </w:del>
      <w:del w:id="405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and</w:delText>
        </w:r>
      </w:del>
      <w:del w:id="4057" w:author="PR Preview" w:date="2026-01-01T00:00:00Z">
        <w:r>
          <w:delText xml:space="preserve"> </w:delText>
        </w:r>
      </w:del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058" w:author="PR Preview" w:date="2026-01-01T00:00:00Z">
        <w:r>
          <w:rPr>
            <w:b/>
            <w:bCs/>
          </w:rPr>
          <w:delText xml:space="preserve">Definition 16 (Lagrange multipliers)</w:delText>
        </w:r>
      </w:del>
      <w:del w:id="4059" w:author="PR Preview" w:date="2026-01-01T00:00:00Z">
        <w:r>
          <w:delText xml:space="preserve"> </w:delText>
        </w:r>
      </w:del>
      <w:del w:id="4060" w:author="PR Preview" w:date="2026-01-01T00:00:00Z">
        <w:r>
          <w:delText xml:space="preserve">In the Lagrangian</w:delText>
        </w:r>
      </w:del>
      <w:del w:id="4061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062" w:author="PR Preview" w:date="2026-01-01T00:00:00Z">
        <w:r>
          <w:delText xml:space="preserve"> </w:delText>
        </w:r>
      </w:del>
      <w:del w:id="4063" w:author="PR Preview" w:date="2026-01-01T00:00:00Z">
        <w:r>
          <w:delText xml:space="preserve">(</w:delText>
        </w:r>
      </w:del>
      <w:hyperlink w:anchor="def-lagrangian">
        <w:del w:id="4064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065" w:author="PR Preview" w:date="2026-01-01T00:00:00Z">
        <w:r>
          <w:delText xml:space="preserve">),</w:delText>
        </w:r>
      </w:del>
      <w:del w:id="4066" w:author="PR Preview" w:date="2026-01-01T00:00:00Z">
        <w:r>
          <w:delText xml:space="preserve"> </w:delText>
        </w:r>
      </w:del>
      <w:del w:id="4067" w:author="PR Preview" w:date="2026-01-01T00:00:00Z">
        <w:r>
          <w:delText xml:space="preserve">the entries of</w:delText>
        </w:r>
      </w:del>
      <w:del w:id="4068" w:author="PR Preview" w:date="2026-01-01T00:00:00Z">
        <w:r>
          <w:delText xml:space="preserve"> </w:delText>
        </w:r>
      </w:del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69" w:author="PR Preview" w:date="2026-01-01T00:00:00Z">
        <w:r>
          <w:delText xml:space="preserve"> </w:delText>
        </w:r>
      </w:del>
      <w:del w:id="4070" w:author="PR Preview" w:date="2026-01-01T00:00:00Z">
        <w:r>
          <w:delText xml:space="preserve">are the</w:delText>
        </w:r>
      </w:del>
      <w:del w:id="4071" w:author="PR Preview" w:date="2026-01-01T00:00:00Z">
        <w:r>
          <w:delText xml:space="preserve"> </w:delText>
        </w:r>
      </w:del>
      <w:del w:id="4072" w:author="PR Preview" w:date="2026-01-01T00:00:00Z">
        <w:r>
          <w:rPr>
            <w:b/>
            <w:bCs/>
          </w:rPr>
          <w:delText xml:space="preserve">Lagrange multipliers</w:delText>
        </w:r>
      </w:del>
      <w:del w:id="4073" w:author="PR Preview" w:date="2026-01-01T00:00:00Z">
        <w:r>
          <w:delText xml:space="preserve">, one per constraint.</w:delText>
        </w:r>
      </w:del>
    </w:p>
    <w:p>
      <w:pPr>
        <w:pStyle w:val="BodyText"/>
      </w:pPr>
      <w:del w:id="4074" w:author="PR Preview" w:date="2026-01-01T00:00:00Z">
        <w:r>
          <w:rPr>
            <w:b/>
            <w:bCs/>
          </w:rPr>
          <w:delText xml:space="preserve">Example 27 (The gradients of the Lagrangian of a quadratic)</w:delText>
        </w:r>
      </w:del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Let</w:delText>
        </w:r>
      </w:del>
      <w:del w:id="407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78" w:author="PR Preview" w:date="2026-01-01T00:00:00Z">
        <w:r>
          <w:delText xml:space="preserve"> </w:delText>
        </w:r>
      </w:del>
      <w:del w:id="4079" w:author="PR Preview" w:date="2026-01-01T00:00:00Z">
        <w:r>
          <w:delText xml:space="preserve">with</w:delText>
        </w:r>
      </w:del>
      <w:del w:id="4080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081" w:author="PR Preview" w:date="2026-01-01T00:00:00Z">
        <w:r>
          <w:delText xml:space="preserve"> </w:delText>
        </w:r>
      </w:del>
      <w:del w:id="4082" w:author="PR Preview" w:date="2026-01-01T00:00:00Z">
        <w:r>
          <w:delText xml:space="preserve">symmetric and constant.</w:delText>
        </w:r>
      </w:del>
      <w:del w:id="4083" w:author="PR Preview" w:date="2026-01-01T00:00:00Z">
        <w:r>
          <w:delText xml:space="preserve"> </w:delText>
        </w:r>
      </w:del>
      <w:del w:id="4084" w:author="PR Preview" w:date="2026-01-01T00:00:00Z">
        <w:r>
          <w:delText xml:space="preserve">By the</w:delText>
        </w:r>
      </w:del>
      <w:del w:id="4085" w:author="PR Preview" w:date="2026-01-01T00:00:00Z">
        <w:r>
          <w:delText xml:space="preserve"> </w:delText>
        </w:r>
      </w:del>
      <w:hyperlink r:id="rId55">
        <w:del w:id="4086" w:author="PR Preview" w:date="2026-01-01T00:00:00Z">
          <w:r>
            <w:rPr>
              <w:rStyle w:val="Hyperlink"/>
            </w:rPr>
            <w:delText xml:space="preserve">transpose of a product</w:delText>
          </w:r>
        </w:del>
      </w:hyperlink>
      <w:del w:id="4087" w:author="PR Preview" w:date="2026-01-01T00:00:00Z">
        <w:r>
          <w:delText xml:space="preserve">,</w:delText>
        </w:r>
      </w:del>
      <w:del w:id="408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089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del w:id="4090" w:author="PR Preview" w:date="2026-01-01T00:00:00Z">
        <w:r>
          <w:delText xml:space="preserve">and, since</w:delText>
        </w:r>
      </w:del>
      <w:del w:id="409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092" w:author="PR Preview" w:date="2026-01-01T00:00:00Z">
        <w:r>
          <w:delText xml:space="preserve"> </w:delText>
        </w:r>
      </w:del>
      <w:del w:id="4093" w:author="PR Preview" w:date="2026-01-01T00:00:00Z">
        <w:r>
          <w:delText xml:space="preserve">is</w:delText>
        </w:r>
      </w:del>
      <w:del w:id="409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and so equals its transpose,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097" w:author="PR Preview" w:date="2026-01-01T00:00:00Z">
        <w:r>
          <w:delText xml:space="preserve">The partial derivatives of a sum are the sums of the partial derivatives, entry by entry.</w:delText>
        </w:r>
      </w:del>
      <w:del w:id="4098" w:author="PR Preview" w:date="2026-01-01T00:00:00Z">
        <w:r>
          <w:delText xml:space="preserve"> </w:delText>
        </w:r>
      </w:del>
      <w:del w:id="4099" w:author="PR Preview" w:date="2026-01-01T00:00:00Z">
        <w:r>
          <w:delText xml:space="preserve">Using the first of these forms,</w:delText>
        </w:r>
      </w:del>
      <w:del w:id="4100" w:author="PR Preview" w:date="2026-01-01T00:00:00Z">
        <w:r>
          <w:delText xml:space="preserve"> </w:delText>
        </w:r>
      </w:del>
      <w:hyperlink r:id="rId47">
        <w:del w:id="4101" w:author="PR Preview" w:date="2026-01-01T00:00:00Z">
          <w:r>
            <w:rPr>
              <w:rStyle w:val="Hyperlink"/>
            </w:rPr>
            <w:delText xml:space="preserve">derivative of a quadratic form</w:delText>
          </w:r>
        </w:del>
      </w:hyperlink>
      <w:del w:id="4102" w:author="PR Preview" w:date="2026-01-01T00:00:00Z">
        <w:r>
          <w:delText xml:space="preserve"> </w:delText>
        </w:r>
      </w:del>
      <w:del w:id="4103" w:author="PR Preview" w:date="2026-01-01T00:00:00Z">
        <w:r>
          <w:delText xml:space="preserve">for the first term,</w:delText>
        </w:r>
      </w:del>
      <w:del w:id="4104" w:author="PR Preview" w:date="2026-01-01T00:00:00Z">
        <w:r>
          <w:delText xml:space="preserve"> </w:delText>
        </w:r>
      </w:del>
      <w:hyperlink r:id="rId122">
        <w:del w:id="4105" w:author="PR Preview" w:date="2026-01-01T00:00:00Z">
          <w:r>
            <w:rPr>
              <w:rStyle w:val="Hyperlink"/>
            </w:rPr>
            <w:delText xml:space="preserve">derivative of a linear combination</w:delText>
          </w:r>
        </w:del>
      </w:hyperlink>
      <w:del w:id="4106" w:author="PR Preview" w:date="2026-01-01T00:00:00Z">
        <w:r>
          <w:delText xml:space="preserve"> </w:delText>
        </w:r>
      </w:del>
      <w:del w:id="4107" w:author="PR Preview" w:date="2026-01-01T00:00:00Z">
        <w:r>
          <w:delText xml:space="preserve">for the second (</w:delText>
        </w:r>
      </w:del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08" w:author="PR Preview" w:date="2026-01-01T00:00:00Z">
        <w:r>
          <w:delText xml:space="preserve"> </w:delText>
        </w:r>
      </w:del>
      <w:del w:id="4109" w:author="PR Preview" w:date="2026-01-01T00:00:00Z">
        <w:r>
          <w:delText xml:space="preserve">is constant in</w:delText>
        </w:r>
      </w:del>
      <w:del w:id="411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11" w:author="PR Preview" w:date="2026-01-01T00:00:00Z">
        <w:r>
          <w:delText xml:space="preserve">),</w:delText>
        </w:r>
      </w:del>
      <w:del w:id="4112" w:author="PR Preview" w:date="2026-01-01T00:00:00Z">
        <w:r>
          <w:delText xml:space="preserve"> </w:delText>
        </w:r>
      </w:del>
      <w:del w:id="4113" w:author="PR Preview" w:date="2026-01-01T00:00:00Z">
        <w:r>
          <w:delText xml:space="preserve">and</w:delText>
        </w:r>
      </w:del>
      <w:del w:id="4114" w:author="PR Preview" w:date="2026-01-01T00:00:00Z">
        <w:r>
          <w:delText xml:space="preserve"> </w:delText>
        </w:r>
      </w:del>
      <w:hyperlink r:id="rId123">
        <w:del w:id="4115" w:author="PR Preview" w:date="2026-01-01T00:00:00Z">
          <w:r>
            <w:rPr>
              <w:rStyle w:val="Hyperlink"/>
            </w:rPr>
            <w:delText xml:space="preserve">constant with respect to a vector</w:delText>
          </w:r>
        </w:del>
      </w:hyperlink>
      <w:del w:id="4116" w:author="PR Preview" w:date="2026-01-01T00:00:00Z">
        <w:r>
          <w:delText xml:space="preserve"> </w:delText>
        </w:r>
      </w:del>
      <w:del w:id="4117" w:author="PR Preview" w:date="2026-01-01T00:00:00Z">
        <w:r>
          <w:delText xml:space="preserve">for the third,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del w:id="4118" w:author="PR Preview" w:date="2026-01-01T00:00:00Z">
        <w:r>
          <w:delText xml:space="preserve">Using the second form, in which</w:delText>
        </w:r>
      </w:del>
      <w:del w:id="41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120" w:author="PR Preview" w:date="2026-01-01T00:00:00Z">
        <w:r>
          <w:delText xml:space="preserve"> </w:delText>
        </w:r>
      </w:del>
      <w:del w:id="4121" w:author="PR Preview" w:date="2026-01-01T00:00:00Z">
        <w:r>
          <w:delText xml:space="preserve">and</w:delText>
        </w:r>
      </w:del>
      <w:del w:id="412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23" w:author="PR Preview" w:date="2026-01-01T00:00:00Z">
        <w:r>
          <w:delText xml:space="preserve"> </w:delText>
        </w:r>
      </w:del>
      <w:del w:id="4124" w:author="PR Preview" w:date="2026-01-01T00:00:00Z">
        <w:r>
          <w:delText xml:space="preserve">are constant in</w:delText>
        </w:r>
      </w:del>
      <w:del w:id="4125" w:author="PR Preview" w:date="2026-01-01T00:00:00Z">
        <w:r>
          <w:delText xml:space="preserve"> </w:delText>
        </w:r>
      </w:del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126" w:author="PR Preview" w:date="2026-01-01T00:00:00Z">
        <w:r>
          <w:delText xml:space="preserve">,</w:delText>
        </w:r>
      </w:del>
      <w:del w:id="4127" w:author="PR Preview" w:date="2026-01-01T00:00:00Z">
        <w:r>
          <w:delText xml:space="preserve"> </w:delText>
        </w:r>
      </w:del>
      <w:del w:id="4128" w:author="PR Preview" w:date="2026-01-01T00:00:00Z">
        <w:r>
          <w:delText xml:space="preserve">and</w:delText>
        </w:r>
      </w:del>
      <w:del w:id="4129" w:author="PR Preview" w:date="2026-01-01T00:00:00Z">
        <w:r>
          <w:delText xml:space="preserve"> </w:delText>
        </w:r>
      </w:del>
      <w:hyperlink r:id="rId122">
        <w:del w:id="4130" w:author="PR Preview" w:date="2026-01-01T00:00:00Z">
          <w:r>
            <w:rPr>
              <w:rStyle w:val="Hyperlink"/>
            </w:rPr>
            <w:delText xml:space="preserve">derivative of a linear combination</w:delText>
          </w:r>
        </w:del>
      </w:hyperlink>
      <w:del w:id="4131" w:author="PR Preview" w:date="2026-01-01T00:00:00Z">
        <w:r>
          <w:delText xml:space="preserve"> </w:delText>
        </w:r>
      </w:del>
      <w:del w:id="4132" w:author="PR Preview" w:date="2026-01-01T00:00:00Z">
        <w:r>
          <w:delText xml:space="preserve">again,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del w:id="4133" w:author="PR Preview" w:date="2026-01-01T00:00:00Z">
        <w:r>
          <w:delText xml:space="preserve">So</w:delText>
        </w:r>
      </w:del>
      <w:del w:id="41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135" w:author="PR Preview" w:date="2026-01-01T00:00:00Z">
        <w:r>
          <w:delText xml:space="preserve"> </w:delText>
        </w:r>
      </w:del>
      <w:del w:id="4136" w:author="PR Preview" w:date="2026-01-01T00:00:00Z">
        <w:r>
          <w:delText xml:space="preserve">makes the gradients equal</w:delText>
        </w:r>
      </w:del>
      <w:del w:id="413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138" w:author="PR Preview" w:date="2026-01-01T00:00:00Z">
        <w:r>
          <w:delText xml:space="preserve"> </w:delText>
        </w:r>
      </w:del>
      <w:del w:id="4139" w:author="PR Preview" w:date="2026-01-01T00:00:00Z">
        <w:r>
          <w:delText xml:space="preserve">and</w:delText>
        </w:r>
      </w:del>
      <w:del w:id="414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141" w:author="PR Preview" w:date="2026-01-01T00:00:00Z">
        <w:r>
          <w:delText xml:space="preserve"> </w:delText>
        </w:r>
      </w:del>
      <w:del w:id="4142" w:author="PR Preview" w:date="2026-01-01T00:00:00Z">
        <w:r>
          <w:delText xml:space="preserve">exactly when</w:delText>
        </w:r>
      </w:del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BodyText"/>
      </w:pPr>
      <w:ins w:id="4143" w:author="PR Preview" w:date="2026-01-01T00:00:00Z">
        <w:r>
          <w:rPr>
            <w:b/>
            <w:bCs/>
          </w:rPr>
          <w:t xml:space="preserve">Example 26 (Minimizing over a line)</w:t>
        </w:r>
      </w:ins>
      <w:ins w:id="4144" w:author="PR Preview" w:date="2026-01-01T00:00:00Z">
        <w:r>
          <w:t xml:space="preserve"> </w:t>
        </w:r>
      </w:ins>
      <w:ins w:id="4145" w:author="PR Preview" w:date="2026-01-01T00:00:00Z">
        <w:r>
          <w:t xml:space="preserve">In the problem of minimizing</w:t>
        </w:r>
      </w:ins>
      <w:ins w:id="414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4147" w:author="PR Preview" w:date="2026-01-01T00:00:00Z">
        <w:r>
          <w:t xml:space="preserve"> </w:t>
        </w:r>
      </w:ins>
      <w:ins w:id="4148" w:author="PR Preview" w:date="2026-01-01T00:00:00Z">
        <w:r>
          <w:t xml:space="preserve">subject to</w:t>
        </w:r>
      </w:ins>
      <w:ins w:id="4149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4150" w:author="PR Preview" w:date="2026-01-01T00:00:00Z">
        <w:r>
          <w:t xml:space="preserve">,</w:t>
        </w:r>
      </w:ins>
      <w:ins w:id="4151" w:author="PR Preview" w:date="2026-01-01T00:00:00Z">
        <w:r>
          <w:t xml:space="preserve"> </w:t>
        </w:r>
      </w:ins>
      <w:ins w:id="4152" w:author="PR Preview" w:date="2026-01-01T00:00:00Z">
        <w:r>
          <w:t xml:space="preserve">the objective function is</w:t>
        </w:r>
      </w:ins>
      <w:ins w:id="4153" w:author="PR Preview" w:date="2026-01-01T00:00:00Z">
        <w:r>
          <w:t xml:space="preserve"> </w:t>
        </w:r>
      </w:ins>
      <w:ins w:id="4154" w:author="PR Preview" w:date="2026-01-01T00:00:00Z">
        <w:r>
          <w:t xml:space="preserve">$f(\mathord{\smash[b]{\underset{\raise.3ex\hbox{$\scriptstyle\sim$}}{x}}\vphantom{x}}) = x_1^2 + x_2^2$</w:t>
        </w:r>
      </w:ins>
      <w:ins w:id="4155" w:author="PR Preview" w:date="2026-01-01T00:00:00Z">
        <w:r>
          <w:t xml:space="preserve">,</w:t>
        </w:r>
      </w:ins>
      <w:ins w:id="4156" w:author="PR Preview" w:date="2026-01-01T00:00:00Z">
        <w:r>
          <w:t xml:space="preserve"> </w:t>
        </w:r>
      </w:ins>
      <w:ins w:id="4157" w:author="PR Preview" w:date="2026-01-01T00:00:00Z">
        <w:r>
          <w:t xml:space="preserve">and the feasible set is the line of</w:t>
        </w:r>
      </w:ins>
      <w:ins w:id="4158" w:author="PR Preview" w:date="2026-01-01T00:00:00Z">
        <w:r>
          <w:t xml:space="preserve"> </w:t>
        </w:r>
      </w:ins>
      <w:hyperlink w:anchor="exm-feasible-set">
        <w:ins w:id="4159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4160" w:author="PR Preview" w:date="2026-01-01T00:00:00Z">
        <w:r>
          <w:t xml:space="preserve">.</w:t>
        </w:r>
      </w:ins>
      <w:ins w:id="4161" w:author="PR Preview" w:date="2026-01-01T00:00:00Z">
        <w:r>
          <w:t xml:space="preserve"> </w:t>
        </w:r>
      </w:ins>
      <w:ins w:id="4162" w:author="PR Preview" w:date="2026-01-01T00:00:00Z">
        <w:r>
          <w:t xml:space="preserve">The feasible point</w:t>
        </w:r>
      </w:ins>
      <w:ins w:id="416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164" w:author="PR Preview" w:date="2026-01-01T00:00:00Z">
        <w:r>
          <w:t xml:space="preserve"> </w:t>
        </w:r>
      </w:ins>
      <w:ins w:id="4165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4166" w:author="PR Preview" w:date="2026-01-01T00:00:00Z">
        <w:r>
          <w:t xml:space="preserve">$\mathord{\smash[b]{\underset{\raise.3ex\hbox{$\scriptstyle\sim$}}{0}}\vphantom{0}}$</w:t>
        </w:r>
      </w:ins>
      <w:ins w:id="4167" w:author="PR Preview" w:date="2026-01-01T00:00:00Z">
        <w:r>
          <w:t xml:space="preserve"> </w:t>
        </w:r>
      </w:ins>
      <w:ins w:id="4168" w:author="PR Preview" w:date="2026-01-01T00:00:00Z">
        <w:r>
          <w:t xml:space="preserve">minimizes</w:t>
        </w:r>
      </w:ins>
      <w:ins w:id="4169" w:author="PR Preview" w:date="2026-01-01T00:00:00Z">
        <w:r>
          <w:t xml:space="preserve"> </w:t>
        </w:r>
      </w:ins>
      <m:oMath>
        <m:r>
          <m:t>f</m:t>
        </m:r>
      </m:oMath>
      <w:ins w:id="4170" w:author="PR Preview" w:date="2026-01-01T00:00:00Z">
        <w:r>
          <w:t xml:space="preserve"> </w:t>
        </w:r>
      </w:ins>
      <w:ins w:id="4171" w:author="PR Preview" w:date="2026-01-01T00:00:00Z">
        <w:r>
          <w:t xml:space="preserve">over all of</w:t>
        </w:r>
      </w:ins>
      <w:ins w:id="417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173" w:author="PR Preview" w:date="2026-01-01T00:00:00Z">
        <w:r>
          <w:t xml:space="preserve">, with</w:t>
        </w:r>
      </w:ins>
      <w:ins w:id="4174" w:author="PR Preview" w:date="2026-01-01T00:00:00Z">
        <w:r>
          <w:t xml:space="preserve"> </w:t>
        </w:r>
      </w:ins>
      <w:ins w:id="4175" w:author="PR Preview" w:date="2026-01-01T00:00:00Z">
        <w:r>
          <w:t xml:space="preserve">$f(\mathord{\smash[b]{\underset{\raise.3ex\hbox{$\scriptstyle\sim$}}{0}}\vphantom{0}}) = 0$</w:t>
        </w:r>
      </w:ins>
      <w:ins w:id="4176" w:author="PR Preview" w:date="2026-01-01T00:00:00Z">
        <w:r>
          <w:t xml:space="preserve">,</w:t>
        </w:r>
      </w:ins>
      <w:ins w:id="4177" w:author="PR Preview" w:date="2026-01-01T00:00:00Z">
        <w:r>
          <w:t xml:space="preserve"> </w:t>
        </w:r>
      </w:ins>
      <w:ins w:id="4178" w:author="PR Preview" w:date="2026-01-01T00:00:00Z">
        <w:r>
          <w:t xml:space="preserve">but it is not a minimizer over the feasible set, because it is not feasible.</w:t>
        </w:r>
      </w:ins>
    </w:p>
    <w:bookmarkEnd w:id="119"/>
    <w:p>
      <w:pPr>
        <w:pStyle w:val="BodyText"/>
      </w:pPr>
      <w:ins w:id="4179" w:author="PR Preview" w:date="2026-01-01T00:00:00Z">
        <w:r>
          <w:t xml:space="preserve">Here the objective (</w:t>
        </w:r>
      </w:ins>
      <w:hyperlink w:anchor="def-objective-function">
        <w:ins w:id="418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4181" w:author="PR Preview" w:date="2026-01-01T00:00:00Z">
        <w:r>
          <w:t xml:space="preserve">) is a quadratic</w:t>
        </w:r>
      </w:ins>
      <w:ins w:id="4182" w:author="PR Preview" w:date="2026-01-01T00:00:00Z">
        <w:r>
          <w:t xml:space="preserve"> </w:t>
        </w:r>
      </w:ins>
      <w:ins w:id="4183" w:author="PR Preview" w:date="2026-01-01T00:00:00Z">
        <w:r>
          <w:t xml:space="preserve">$\tfrac{1}{2}\,{\mathord{\smash[b]{\underset{\raise.3ex\hbox{$\scriptstyle\sim$}}{x}}\vphantom{x}}}^{\top} \mathbf{S} \mathord{\smash[b]{\underset{\raise.3ex\hbox{$\scriptstyle\sim$}}{x}}\vphantom{x}}$</w:t>
        </w:r>
      </w:ins>
      <w:ins w:id="4184" w:author="PR Preview" w:date="2026-01-01T00:00:00Z">
        <w:r>
          <w:t xml:space="preserve"> </w:t>
        </w:r>
      </w:ins>
      <w:ins w:id="4185" w:author="PR Preview" w:date="2026-01-01T00:00:00Z">
        <w:r>
          <w:t xml:space="preserve">with</w:t>
        </w:r>
      </w:ins>
      <w:ins w:id="418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187" w:author="PR Preview" w:date="2026-01-01T00:00:00Z">
        <w:r>
          <w:t xml:space="preserve"> </w:t>
        </w:r>
      </w:ins>
      <w:ins w:id="4188" w:author="PR Preview" w:date="2026-01-01T00:00:00Z">
        <w:r>
          <w:t xml:space="preserve">positive definite,</w:t>
        </w:r>
      </w:ins>
      <w:ins w:id="4189" w:author="PR Preview" w:date="2026-01-01T00:00:00Z">
        <w:r>
          <w:t xml:space="preserve"> </w:t>
        </w:r>
      </w:ins>
      <w:ins w:id="4190" w:author="PR Preview" w:date="2026-01-01T00:00:00Z">
        <w:r>
          <w:t xml:space="preserve">and the constraints (</w:t>
        </w:r>
      </w:ins>
      <w:hyperlink w:anchor="def-constraints">
        <w:ins w:id="419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192" w:author="PR Preview" w:date="2026-01-01T00:00:00Z">
        <w:r>
          <w:t xml:space="preserve">) are</w:t>
        </w:r>
      </w:ins>
      <w:ins w:id="4193" w:author="PR Preview" w:date="2026-01-01T00:00:00Z">
        <w:r>
          <w:t xml:space="preserve"> </w:t>
        </w:r>
      </w:ins>
      <m:oMath>
        <m:r>
          <m:t>m</m:t>
        </m:r>
      </m:oMath>
      <w:ins w:id="4194" w:author="PR Preview" w:date="2026-01-01T00:00:00Z">
        <w:r>
          <w:t xml:space="preserve"> </w:t>
        </w:r>
      </w:ins>
      <w:ins w:id="4195" w:author="PR Preview" w:date="2026-01-01T00:00:00Z">
        <w:r>
          <w:t xml:space="preserve">linear equations</w:t>
        </w:r>
      </w:ins>
      <w:ins w:id="4196" w:author="PR Preview" w:date="2026-01-01T00:00:00Z">
        <w:r>
          <w:t xml:space="preserve"> </w:t>
        </w:r>
      </w:ins>
      <w:ins w:id="4197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4198" w:author="PR Preview" w:date="2026-01-01T00:00:00Z">
        <w:r>
          <w:t xml:space="preserve">,</w:t>
        </w:r>
      </w:ins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where</w:t>
        </w:r>
      </w:ins>
      <w:ins w:id="42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02" w:author="PR Preview" w:date="2026-01-01T00:00:00Z">
        <w:r>
          <w:t xml:space="preserve"> </w:t>
        </w:r>
      </w:ins>
      <w:ins w:id="4203" w:author="PR Preview" w:date="2026-01-01T00:00:00Z">
        <w:r>
          <w:t xml:space="preserve">is a</w:t>
        </w:r>
      </w:ins>
      <w:ins w:id="420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4205" w:author="PR Preview" w:date="2026-01-01T00:00:00Z">
        <w:r>
          <w:t xml:space="preserve"> </w:t>
        </w:r>
      </w:ins>
      <w:ins w:id="4206" w:author="PR Preview" w:date="2026-01-01T00:00:00Z">
        <w:r>
          <w:t xml:space="preserve">matrix and</w:t>
        </w:r>
      </w:ins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$\mathord{\smash[b]{\underset{\raise.3ex\hbox{$\scriptstyle\sim$}}{b}}\vphantom{b}} \in \mathbb{R}^m$</w:t>
        </w:r>
      </w:ins>
      <w:ins w:id="4209" w:author="PR Preview" w:date="2026-01-01T00:00:00Z">
        <w:r>
          <w:t xml:space="preserve">.</w:t>
        </w:r>
      </w:ins>
      <w:ins w:id="4210" w:author="PR Preview" w:date="2026-01-01T00:00:00Z">
        <w:r>
          <w:t xml:space="preserve"> </w:t>
        </w:r>
      </w:ins>
      <w:ins w:id="4211" w:author="PR Preview" w:date="2026-01-01T00:00:00Z">
        <w:r>
          <w:t xml:space="preserve">The only stationary point of the objective alone (</w:t>
        </w:r>
      </w:ins>
      <w:hyperlink w:anchor="def-stationary-point">
        <w:ins w:id="421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213" w:author="PR Preview" w:date="2026-01-01T00:00:00Z">
        <w:r>
          <w:t xml:space="preserve">) is</w:t>
        </w:r>
      </w:ins>
      <w:ins w:id="4214" w:author="PR Preview" w:date="2026-01-01T00:00:00Z">
        <w:r>
          <w:t xml:space="preserve"> </w:t>
        </w:r>
      </w:ins>
      <w:ins w:id="4215" w:author="PR Preview" w:date="2026-01-01T00:00:00Z">
        <w:r>
          <w:t xml:space="preserve">$\mathord{\smash[b]{\underset{\raise.3ex\hbox{$\scriptstyle\sim$}}{0}}\vphantom{0}}_{p \times 1}$</w:t>
        </w:r>
      </w:ins>
      <w:ins w:id="4216" w:author="PR Preview" w:date="2026-01-01T00:00:00Z">
        <w:r>
          <w:t xml:space="preserve"> </w:t>
        </w:r>
      </w:ins>
      <w:ins w:id="4217" w:author="PR Preview" w:date="2026-01-01T00:00:00Z">
        <w:r>
          <w:t xml:space="preserve">(its gradient is</w:t>
        </w:r>
      </w:ins>
      <w:ins w:id="4218" w:author="PR Preview" w:date="2026-01-01T00:00:00Z">
        <w:r>
          <w:t xml:space="preserve"> </w:t>
        </w:r>
      </w:ins>
      <w:ins w:id="4219" w:author="PR Preview" w:date="2026-01-01T00:00:00Z">
        <w:r>
          <w:t xml:space="preserve">$\mathbf{S} \mathord{\smash[b]{\underset{\raise.3ex\hbox{$\scriptstyle\sim$}}{x}}\vphantom{x}}$</w:t>
        </w:r>
      </w:ins>
      <w:ins w:id="4220" w:author="PR Preview" w:date="2026-01-01T00:00:00Z">
        <w:r>
          <w:t xml:space="preserve">, and</w:t>
        </w:r>
      </w:ins>
      <w:ins w:id="422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222" w:author="PR Preview" w:date="2026-01-01T00:00:00Z">
        <w:r>
          <w:t xml:space="preserve"> </w:t>
        </w:r>
      </w:ins>
      <w:ins w:id="4223" w:author="PR Preview" w:date="2026-01-01T00:00:00Z">
        <w:r>
          <w:t xml:space="preserve">is invertible), which may not satisfy the constraints.</w:t>
        </w:r>
      </w:ins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A Lagrange multiplier adds one unknown per constraint,</w:t>
        </w:r>
      </w:ins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and the minimizer over the feasible set (</w:t>
        </w:r>
      </w:ins>
      <w:hyperlink w:anchor="def-feasible-set">
        <w:ins w:id="422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229" w:author="PR Preview" w:date="2026-01-01T00:00:00Z">
        <w:r>
          <w:t xml:space="preserve">) is then found among the stationary points of a new function of the extended set of unknowns.</w:t>
        </w:r>
      </w:ins>
    </w:p>
    <w:bookmarkStart w:id="120" w:name="def-lagrangian"/>
    <w:p>
      <w:pPr>
        <w:pStyle w:val="BodyText"/>
      </w:pPr>
      <w:ins w:id="4230" w:author="PR Preview" w:date="2026-01-01T00:00:00Z">
        <w:r>
          <w:rPr>
            <w:b/>
            <w:bCs/>
          </w:rPr>
          <w:t xml:space="preserve">Definition 15 (Lagrangian)</w:t>
        </w:r>
      </w:ins>
      <w:ins w:id="4231" w:author="PR Preview" w:date="2026-01-01T00:00:00Z">
        <w:r>
          <w:t xml:space="preserve"> </w:t>
        </w:r>
      </w:ins>
      <w:ins w:id="4232" w:author="PR Preview" w:date="2026-01-01T00:00:00Z">
        <w:r>
          <w:t xml:space="preserve">For the problem of minimizing</w:t>
        </w:r>
      </w:ins>
      <w:ins w:id="4233" w:author="PR Preview" w:date="2026-01-01T00:00:00Z">
        <w:r>
          <w:t xml:space="preserve"> </w:t>
        </w:r>
      </w:ins>
      <w:ins w:id="4234" w:author="PR Preview" w:date="2026-01-01T00:00:00Z">
        <w:r>
          <w:t xml:space="preserve">$f(\mathord{\smash[b]{\underset{\raise.3ex\hbox{$\scriptstyle\sim$}}{x}}\vphantom{x}})$</w:t>
        </w:r>
      </w:ins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over</w:t>
        </w:r>
      </w:ins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$\mathord{\smash[b]{\underset{\raise.3ex\hbox{$\scriptstyle\sim$}}{x}}\vphantom{x}}\in \mathbb{R}^p$</w:t>
        </w:r>
      </w:ins>
      <w:ins w:id="4239" w:author="PR Preview" w:date="2026-01-01T00:00:00Z">
        <w:r>
          <w:t xml:space="preserve"> </w:t>
        </w:r>
      </w:ins>
      <w:ins w:id="4240" w:author="PR Preview" w:date="2026-01-01T00:00:00Z">
        <w:r>
          <w:t xml:space="preserve">subject to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4243" w:author="PR Preview" w:date="2026-01-01T00:00:00Z">
        <w:r>
          <w:t xml:space="preserve">,</w:t>
        </w:r>
      </w:ins>
      <w:ins w:id="4244" w:author="PR Preview" w:date="2026-01-01T00:00:00Z">
        <w:r>
          <w:t xml:space="preserve"> </w:t>
        </w:r>
      </w:ins>
      <w:ins w:id="4245" w:author="PR Preview" w:date="2026-01-01T00:00:00Z">
        <w:r>
          <w:t xml:space="preserve">with</w:t>
        </w:r>
      </w:ins>
      <w:ins w:id="42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47" w:author="PR Preview" w:date="2026-01-01T00:00:00Z">
        <w:r>
          <w:t xml:space="preserve"> </w:t>
        </w:r>
      </w:ins>
      <w:ins w:id="4248" w:author="PR Preview" w:date="2026-01-01T00:00:00Z">
        <w:r>
          <w:t xml:space="preserve">a</w:t>
        </w:r>
      </w:ins>
      <w:ins w:id="42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4250" w:author="PR Preview" w:date="2026-01-01T00:00:00Z">
        <w:r>
          <w:t xml:space="preserve"> </w:t>
        </w:r>
      </w:ins>
      <w:ins w:id="4251" w:author="PR Preview" w:date="2026-01-01T00:00:00Z">
        <w:r>
          <w:t xml:space="preserve">matrix and</w:t>
        </w:r>
      </w:ins>
      <w:ins w:id="4252" w:author="PR Preview" w:date="2026-01-01T00:00:00Z">
        <w:r>
          <w:t xml:space="preserve"> </w:t>
        </w:r>
      </w:ins>
      <w:ins w:id="4253" w:author="PR Preview" w:date="2026-01-01T00:00:00Z">
        <w:r>
          <w:t xml:space="preserve">$\mathord{\smash[b]{\underset{\raise.3ex\hbox{$\scriptstyle\sim$}}{b}}\vphantom{b}} \in \mathbb{R}^m$</w:t>
        </w:r>
      </w:ins>
      <w:ins w:id="4254" w:author="PR Preview" w:date="2026-01-01T00:00:00Z">
        <w:r>
          <w:t xml:space="preserve">,</w:t>
        </w:r>
      </w:ins>
      <w:ins w:id="4255" w:author="PR Preview" w:date="2026-01-01T00:00:00Z">
        <w:r>
          <w:t xml:space="preserve"> </w:t>
        </w:r>
      </w:ins>
      <w:ins w:id="4256" w:author="PR Preview" w:date="2026-01-01T00:00:00Z">
        <w:r>
          <w:t xml:space="preserve">the</w:t>
        </w:r>
      </w:ins>
      <w:ins w:id="4257" w:author="PR Preview" w:date="2026-01-01T00:00:00Z">
        <w:r>
          <w:t xml:space="preserve"> </w:t>
        </w:r>
      </w:ins>
      <w:ins w:id="4258" w:author="PR Preview" w:date="2026-01-01T00:00:00Z">
        <w:r>
          <w:rPr>
            <w:b/>
            <w:bCs/>
          </w:rPr>
          <w:t xml:space="preserve">Lagrangian</w:t>
        </w:r>
      </w:ins>
      <w:ins w:id="4259" w:author="PR Preview" w:date="2026-01-01T00:00:00Z">
        <w:r>
          <w:t xml:space="preserve"> </w:t>
        </w:r>
      </w:ins>
      <w:ins w:id="4260" w:author="PR Preview" w:date="2026-01-01T00:00:00Z">
        <w:r>
          <w:t xml:space="preserve">is the function of</w:t>
        </w:r>
      </w:ins>
      <w:ins w:id="4261" w:author="PR Preview" w:date="2026-01-01T00:00:00Z">
        <w:r>
          <w:t xml:space="preserve"> </w:t>
        </w:r>
      </w:ins>
      <w:ins w:id="4262" w:author="PR Preview" w:date="2026-01-01T00:00:00Z">
        <w:r>
          <w:t xml:space="preserve">$\mathord{\smash[b]{\underset{\raise.3ex\hbox{$\scriptstyle\sim$}}{x}}\vphantom{x}}\in \mathbb{R}^p$</w:t>
        </w:r>
      </w:ins>
      <w:ins w:id="4263" w:author="PR Preview" w:date="2026-01-01T00:00:00Z">
        <w:r>
          <w:t xml:space="preserve"> </w:t>
        </w:r>
      </w:ins>
      <w:ins w:id="4264" w:author="PR Preview" w:date="2026-01-01T00:00:00Z">
        <w:r>
          <w:t xml:space="preserve">and</w:t>
        </w:r>
      </w:ins>
      <w:ins w:id="4265" w:author="PR Preview" w:date="2026-01-01T00:00:00Z">
        <w:r>
          <w:t xml:space="preserve"> </w:t>
        </w:r>
      </w:ins>
      <w:ins w:id="4266" w:author="PR Preview" w:date="2026-01-01T00:00:00Z">
        <w:r>
          <w:t xml:space="preserve">$\mathord{\smash[b]{\underset{\raise.3ex\hbox{$\scriptstyle\sim$}}{\lambda}}\vphantom{\lambda}}\in \mathbb{R}^m$</w:t>
        </w:r>
      </w:ins>
    </w:p>
    <w:p>
      <w:pPr>
        <w:pStyle w:val="BodyText"/>
      </w:pPr>
      <w:ins w:id="4267" w:author="PR Preview" w:date="2026-01-01T00:00:00Z">
        <w:r>
  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  </w:r>
      </w:ins>
    </w:p>
    <w:bookmarkEnd w:id="120"/>
    <w:bookmarkStart w:id="121" w:name="def-lagrange-multipliers"/>
    <w:p>
      <w:pPr>
        <w:pStyle w:val="FirstParagraph"/>
      </w:pPr>
      <w:ins w:id="4268" w:author="PR Preview" w:date="2026-01-01T00:00:00Z">
        <w:r>
          <w:rPr>
            <w:b/>
            <w:bCs/>
          </w:rPr>
          <w:t xml:space="preserve">Definition 16 (Lagrange multipliers)</w:t>
        </w:r>
      </w:ins>
      <w:ins w:id="4269" w:author="PR Preview" w:date="2026-01-01T00:00:00Z">
        <w:r>
          <w:t xml:space="preserve"> </w:t>
        </w:r>
      </w:ins>
      <w:ins w:id="4270" w:author="PR Preview" w:date="2026-01-01T00:00:00Z">
        <w:r>
          <w:t xml:space="preserve">In the Lagrangian</w:t>
        </w:r>
      </w:ins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$L(\mathord{\smash[b]{\underset{\raise.3ex\hbox{$\scriptstyle\sim$}}{x}}\vphantom{x}}, \mathord{\smash[b]{\underset{\raise.3ex\hbox{$\scriptstyle\sim$}}{\lambda}}\vphantom{\lambda}})$</w:t>
        </w:r>
      </w:ins>
      <w:ins w:id="4273" w:author="PR Preview" w:date="2026-01-01T00:00:00Z">
        <w:r>
          <w:t xml:space="preserve"> </w:t>
        </w:r>
      </w:ins>
      <w:ins w:id="4274" w:author="PR Preview" w:date="2026-01-01T00:00:00Z">
        <w:r>
          <w:t xml:space="preserve">(</w:t>
        </w:r>
      </w:ins>
      <w:hyperlink w:anchor="def-lagrangian">
        <w:ins w:id="4275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276" w:author="PR Preview" w:date="2026-01-01T00:00:00Z">
        <w:r>
          <w:t xml:space="preserve">),</w:t>
        </w:r>
      </w:ins>
      <w:ins w:id="4277" w:author="PR Preview" w:date="2026-01-01T00:00:00Z">
        <w:r>
          <w:t xml:space="preserve"> </w:t>
        </w:r>
      </w:ins>
      <w:ins w:id="4278" w:author="PR Preview" w:date="2026-01-01T00:00:00Z">
        <w:r>
          <w:t xml:space="preserve">the entries of</w:t>
        </w:r>
      </w:ins>
      <w:ins w:id="4279" w:author="PR Preview" w:date="2026-01-01T00:00:00Z">
        <w:r>
          <w:t xml:space="preserve"> </w:t>
        </w:r>
      </w:ins>
      <w:ins w:id="4280" w:author="PR Preview" w:date="2026-01-01T00:00:00Z">
        <w:r>
          <w:t xml:space="preserve">$\mathord{\smash[b]{\underset{\raise.3ex\hbox{$\scriptstyle\sim$}}{\lambda}}\vphantom{\lambda}}$</w:t>
        </w:r>
      </w:ins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are the</w:t>
        </w:r>
      </w:ins>
      <w:ins w:id="4283" w:author="PR Preview" w:date="2026-01-01T00:00:00Z">
        <w:r>
          <w:t xml:space="preserve"> </w:t>
        </w:r>
      </w:ins>
      <w:ins w:id="4284" w:author="PR Preview" w:date="2026-01-01T00:00:00Z">
        <w:r>
          <w:rPr>
            <w:b/>
            <w:bCs/>
          </w:rPr>
          <w:t xml:space="preserve">Lagrange multipliers</w:t>
        </w:r>
      </w:ins>
      <w:ins w:id="4285" w:author="PR Preview" w:date="2026-01-01T00:00:00Z">
        <w:r>
          <w:t xml:space="preserve">, one per constraint.</w:t>
        </w:r>
      </w:ins>
    </w:p>
    <w:bookmarkEnd w:id="121"/>
    <w:bookmarkStart w:id="125" w:name="exm-lagrangian"/>
    <w:p>
      <w:pPr>
        <w:pStyle w:val="BodyText"/>
      </w:pPr>
      <w:ins w:id="4286" w:author="PR Preview" w:date="2026-01-01T00:00:00Z">
        <w:r>
          <w:rPr>
            <w:b/>
            <w:bCs/>
          </w:rPr>
          <w:t xml:space="preserve">Example 27 (The gradients of the Lagrangian of a quadratic)</w:t>
        </w:r>
      </w:ins>
      <w:ins w:id="4287" w:author="PR Preview" w:date="2026-01-01T00:00:00Z">
        <w:r>
          <w:t xml:space="preserve"> </w:t>
        </w:r>
      </w:ins>
      <w:ins w:id="4288" w:author="PR Preview" w:date="2026-01-01T00:00:00Z">
        <w:r>
          <w:t xml:space="preserve">Let</w:t>
        </w:r>
      </w:ins>
      <w:ins w:id="4289" w:author="PR Preview" w:date="2026-01-01T00:00:00Z">
        <w:r>
          <w:t xml:space="preserve"> </w:t>
        </w:r>
      </w:ins>
      <w:ins w:id="4290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  </w:r>
      </w:ins>
      <w:ins w:id="4291" w:author="PR Preview" w:date="2026-01-01T00:00:00Z">
        <w:r>
          <w:t xml:space="preserve"> </w:t>
        </w:r>
      </w:ins>
      <w:ins w:id="4292" w:author="PR Preview" w:date="2026-01-01T00:00:00Z">
        <w:r>
          <w:t xml:space="preserve">with</w:t>
        </w:r>
      </w:ins>
      <w:ins w:id="429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294" w:author="PR Preview" w:date="2026-01-01T00:00:00Z">
        <w:r>
          <w:t xml:space="preserve"> </w:t>
        </w:r>
      </w:ins>
      <w:ins w:id="4295" w:author="PR Preview" w:date="2026-01-01T00:00:00Z">
        <w:r>
          <w:t xml:space="preserve">symmetric and constant.</w:t>
        </w:r>
      </w:ins>
      <w:ins w:id="4296" w:author="PR Preview" w:date="2026-01-01T00:00:00Z">
        <w:r>
          <w:t xml:space="preserve"> </w:t>
        </w:r>
      </w:ins>
      <w:ins w:id="4297" w:author="PR Preview" w:date="2026-01-01T00:00:00Z">
        <w:r>
          <w:t xml:space="preserve">By the</w:t>
        </w:r>
      </w:ins>
      <w:ins w:id="4298" w:author="PR Preview" w:date="2026-01-01T00:00:00Z">
        <w:r>
          <w:t xml:space="preserve"> </w:t>
        </w:r>
      </w:ins>
      <w:hyperlink r:id="rId55">
        <w:ins w:id="4299" w:author="PR Preview" w:date="2026-01-01T00:00:00Z">
          <w:r>
            <w:rPr>
              <w:rStyle w:val="Hyperlink"/>
            </w:rPr>
            <w:t xml:space="preserve">transpose of a product</w:t>
          </w:r>
        </w:ins>
      </w:hyperlink>
      <w:ins w:id="4300" w:author="PR Preview" w:date="2026-01-01T00:00:00Z">
        <w:r>
          <w:t xml:space="preserve">,</w:t>
        </w:r>
      </w:ins>
      <w:ins w:id="4301" w:author="PR Preview" w:date="2026-01-01T00:00:00Z">
        <w:r>
          <w:t xml:space="preserve"> </w:t>
        </w:r>
      </w:ins>
      <w:ins w:id="4302" w:author="PR Preview" w:date="2026-01-01T00:00:00Z">
        <w:r>
  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  </w:r>
      </w:ins>
      <w:ins w:id="4303" w:author="PR Preview" w:date="2026-01-01T00:00:00Z">
        <w:r>
          <w:t xml:space="preserve">, so</w:t>
        </w:r>
      </w:ins>
    </w:p>
    <w:p>
      <w:pPr>
        <w:pStyle w:val="BodyText"/>
      </w:pPr>
      <w:ins w:id="4304" w:author="PR Preview" w:date="2026-01-01T00:00:00Z">
        <w:r>
  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  </w:r>
      </w:ins>
    </w:p>
    <w:p>
      <w:pPr>
        <w:pStyle w:val="FirstParagraph"/>
      </w:pPr>
      <w:ins w:id="4305" w:author="PR Preview" w:date="2026-01-01T00:00:00Z">
        <w:r>
          <w:t xml:space="preserve">and, since</w:t>
        </w:r>
      </w:ins>
      <w:ins w:id="4306" w:author="PR Preview" w:date="2026-01-01T00:00:00Z">
        <w:r>
          <w:t xml:space="preserve"> </w:t>
        </w:r>
      </w:ins>
      <w:ins w:id="4307" w:author="PR Preview" w:date="2026-01-01T00:00:00Z">
        <w:r>
  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  </w:r>
      </w:ins>
      <w:ins w:id="4308" w:author="PR Preview" w:date="2026-01-01T00:00:00Z">
        <w:r>
          <w:t xml:space="preserve"> </w:t>
        </w:r>
      </w:ins>
      <w:ins w:id="4309" w:author="PR Preview" w:date="2026-01-01T00:00:00Z">
        <w:r>
          <w:t xml:space="preserve">is</w:t>
        </w:r>
      </w:ins>
      <w:ins w:id="431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1</m:t>
        </m:r>
      </m:oMath>
      <w:ins w:id="4311" w:author="PR Preview" w:date="2026-01-01T00:00:00Z">
        <w:r>
          <w:t xml:space="preserve"> </w:t>
        </w:r>
      </w:ins>
      <w:ins w:id="4312" w:author="PR Preview" w:date="2026-01-01T00:00:00Z">
        <w:r>
          <w:t xml:space="preserve">and so equals its transpose,</w:t>
        </w:r>
      </w:ins>
    </w:p>
    <w:p>
      <w:pPr>
        <w:pStyle w:val="BodyText"/>
      </w:pPr>
      <w:ins w:id="4313" w:author="PR Preview" w:date="2026-01-01T00:00:00Z">
        <w:r>
  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  </w:r>
      </w:ins>
    </w:p>
    <w:p>
      <w:pPr>
        <w:pStyle w:val="FirstParagraph"/>
      </w:pPr>
      <w:ins w:id="4314" w:author="PR Preview" w:date="2026-01-01T00:00:00Z">
        <w:r>
          <w:t xml:space="preserve">The partial derivatives of a sum are the sums of the partial derivatives, entry by entry.</w:t>
        </w:r>
      </w:ins>
      <w:ins w:id="4315" w:author="PR Preview" w:date="2026-01-01T00:00:00Z">
        <w:r>
          <w:t xml:space="preserve"> </w:t>
        </w:r>
      </w:ins>
      <w:ins w:id="4316" w:author="PR Preview" w:date="2026-01-01T00:00:00Z">
        <w:r>
          <w:t xml:space="preserve">Using the first of these forms,</w:t>
        </w:r>
      </w:ins>
      <w:ins w:id="4317" w:author="PR Preview" w:date="2026-01-01T00:00:00Z">
        <w:r>
          <w:t xml:space="preserve"> </w:t>
        </w:r>
      </w:ins>
      <w:hyperlink r:id="rId47">
        <w:ins w:id="4318" w:author="PR Preview" w:date="2026-01-01T00:00:00Z">
          <w:r>
            <w:rPr>
              <w:rStyle w:val="Hyperlink"/>
            </w:rPr>
            <w:t xml:space="preserve">derivative of a quadratic form</w:t>
          </w:r>
        </w:ins>
      </w:hyperlink>
      <w:ins w:id="4319" w:author="PR Preview" w:date="2026-01-01T00:00:00Z">
        <w:r>
          <w:t xml:space="preserve"> </w:t>
        </w:r>
      </w:ins>
      <w:ins w:id="4320" w:author="PR Preview" w:date="2026-01-01T00:00:00Z">
        <w:r>
          <w:t xml:space="preserve">for the first term,</w:t>
        </w:r>
      </w:ins>
      <w:ins w:id="4321" w:author="PR Preview" w:date="2026-01-01T00:00:00Z">
        <w:r>
          <w:t xml:space="preserve"> </w:t>
        </w:r>
      </w:ins>
      <w:hyperlink r:id="rId122">
        <w:ins w:id="4322" w:author="PR Preview" w:date="2026-01-01T00:00:00Z">
          <w:r>
            <w:rPr>
              <w:rStyle w:val="Hyperlink"/>
            </w:rPr>
            <w:t xml:space="preserve">derivative of a linear combination</w:t>
          </w:r>
        </w:ins>
      </w:hyperlink>
      <w:ins w:id="4323" w:author="PR Preview" w:date="2026-01-01T00:00:00Z">
        <w:r>
          <w:t xml:space="preserve"> </w:t>
        </w:r>
      </w:ins>
      <w:ins w:id="4324" w:author="PR Preview" w:date="2026-01-01T00:00:00Z">
        <w:r>
          <w:t xml:space="preserve">for the second (</w:t>
        </w:r>
      </w:ins>
      <w:ins w:id="4325" w:author="PR Preview" w:date="2026-01-01T00:00:00Z">
        <w:r>
          <w:t xml:space="preserve">$\mathbf{A} \mathord{\smash[b]{\underset{\raise.3ex\hbox{$\scriptstyle\sim$}}{\lambda}}\vphantom{\lambda}}$</w:t>
        </w:r>
      </w:ins>
      <w:ins w:id="4326" w:author="PR Preview" w:date="2026-01-01T00:00:00Z">
        <w:r>
          <w:t xml:space="preserve"> </w:t>
        </w:r>
      </w:ins>
      <w:ins w:id="4327" w:author="PR Preview" w:date="2026-01-01T00:00:00Z">
        <w:r>
          <w:t xml:space="preserve">is constant in</w:t>
        </w:r>
      </w:ins>
      <w:ins w:id="4328" w:author="PR Preview" w:date="2026-01-01T00:00:00Z">
        <w:r>
          <w:t xml:space="preserve"> </w:t>
        </w:r>
      </w:ins>
      <w:ins w:id="4329" w:author="PR Preview" w:date="2026-01-01T00:00:00Z">
        <w:r>
          <w:t xml:space="preserve">$\mathord{\smash[b]{\underset{\raise.3ex\hbox{$\scriptstyle\sim$}}{x}}\vphantom{x}}$</w:t>
        </w:r>
      </w:ins>
      <w:ins w:id="4330" w:author="PR Preview" w:date="2026-01-01T00:00:00Z">
        <w:r>
          <w:t xml:space="preserve">),</w:t>
        </w:r>
      </w:ins>
      <w:ins w:id="4331" w:author="PR Preview" w:date="2026-01-01T00:00:00Z">
        <w:r>
          <w:t xml:space="preserve"> </w:t>
        </w:r>
      </w:ins>
      <w:ins w:id="4332" w:author="PR Preview" w:date="2026-01-01T00:00:00Z">
        <w:r>
          <w:t xml:space="preserve">and</w:t>
        </w:r>
      </w:ins>
      <w:ins w:id="4333" w:author="PR Preview" w:date="2026-01-01T00:00:00Z">
        <w:r>
          <w:t xml:space="preserve"> </w:t>
        </w:r>
      </w:ins>
      <w:hyperlink r:id="rId123">
        <w:ins w:id="4334" w:author="PR Preview" w:date="2026-01-01T00:00:00Z">
          <w:r>
            <w:rPr>
              <w:rStyle w:val="Hyperlink"/>
            </w:rPr>
            <w:t xml:space="preserve">constant with respect to a vector</w:t>
          </w:r>
        </w:ins>
      </w:hyperlink>
      <w:ins w:id="4335" w:author="PR Preview" w:date="2026-01-01T00:00:00Z">
        <w:r>
          <w:t xml:space="preserve"> </w:t>
        </w:r>
      </w:ins>
      <w:ins w:id="4336" w:author="PR Preview" w:date="2026-01-01T00:00:00Z">
        <w:r>
          <w:t xml:space="preserve">for the third,</w:t>
        </w:r>
      </w:ins>
    </w:p>
    <w:p>
      <w:pPr>
        <w:pStyle w:val="BodyText"/>
      </w:pPr>
      <w:ins w:id="4337" w:author="PR Preview" w:date="2026-01-01T00:00:00Z">
        <w:r>
  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  </w:r>
      </w:ins>
    </w:p>
    <w:p>
      <w:pPr>
        <w:pStyle w:val="FirstParagraph"/>
      </w:pPr>
      <w:ins w:id="4338" w:author="PR Preview" w:date="2026-01-01T00:00:00Z">
        <w:r>
          <w:t xml:space="preserve">Using the second form, in which</w:t>
        </w:r>
      </w:ins>
      <w:ins w:id="4339" w:author="PR Preview" w:date="2026-01-01T00:00:00Z">
        <w:r>
          <w:t xml:space="preserve"> </w:t>
        </w:r>
      </w:ins>
      <w:ins w:id="4340" w:author="PR Preview" w:date="2026-01-01T00:00:00Z">
        <w:r>
          <w:t xml:space="preserve">$f(\mathord{\smash[b]{\underset{\raise.3ex\hbox{$\scriptstyle\sim$}}{x}}\vphantom{x}})$</w:t>
        </w:r>
      </w:ins>
      <w:ins w:id="4341" w:author="PR Preview" w:date="2026-01-01T00:00:00Z">
        <w:r>
          <w:t xml:space="preserve"> </w:t>
        </w:r>
      </w:ins>
      <w:ins w:id="4342" w:author="PR Preview" w:date="2026-01-01T00:00:00Z">
        <w:r>
          <w:t xml:space="preserve">and</w:t>
        </w:r>
      </w:ins>
      <w:ins w:id="4343" w:author="PR Preview" w:date="2026-01-01T00:00:00Z">
        <w:r>
          <w:t xml:space="preserve"> </w:t>
        </w:r>
      </w:ins>
      <w:ins w:id="4344" w:author="PR Preview" w:date="2026-01-01T00:00:00Z">
        <w:r>
          <w:t xml:space="preserve">${\mathbf{A}}^{\top} \mathord{\smash[b]{\underset{\raise.3ex\hbox{$\scriptstyle\sim$}}{x}}\vphantom{x}}- \mathord{\smash[b]{\underset{\raise.3ex\hbox{$\scriptstyle\sim$}}{b}}\vphantom{b}}$</w:t>
        </w:r>
      </w:ins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are constant in</w:t>
        </w:r>
      </w:ins>
      <w:ins w:id="4347" w:author="PR Preview" w:date="2026-01-01T00:00:00Z">
        <w:r>
          <w:t xml:space="preserve"> </w:t>
        </w:r>
      </w:ins>
      <w:ins w:id="4348" w:author="PR Preview" w:date="2026-01-01T00:00:00Z">
        <w:r>
          <w:t xml:space="preserve">$\mathord{\smash[b]{\underset{\raise.3ex\hbox{$\scriptstyle\sim$}}{\lambda}}\vphantom{\lambda}}$</w:t>
        </w:r>
      </w:ins>
      <w:ins w:id="4349" w:author="PR Preview" w:date="2026-01-01T00:00:00Z">
        <w:r>
          <w:t xml:space="preserve">,</w:t>
        </w:r>
      </w:ins>
      <w:ins w:id="4350" w:author="PR Preview" w:date="2026-01-01T00:00:00Z">
        <w:r>
          <w:t xml:space="preserve"> </w:t>
        </w:r>
      </w:ins>
      <w:ins w:id="4351" w:author="PR Preview" w:date="2026-01-01T00:00:00Z">
        <w:r>
          <w:t xml:space="preserve">and</w:t>
        </w:r>
      </w:ins>
      <w:ins w:id="4352" w:author="PR Preview" w:date="2026-01-01T00:00:00Z">
        <w:r>
          <w:t xml:space="preserve"> </w:t>
        </w:r>
      </w:ins>
      <w:hyperlink r:id="rId122">
        <w:ins w:id="4353" w:author="PR Preview" w:date="2026-01-01T00:00:00Z">
          <w:r>
            <w:rPr>
              <w:rStyle w:val="Hyperlink"/>
            </w:rPr>
            <w:t xml:space="preserve">derivative of a linear combination</w:t>
          </w:r>
        </w:ins>
      </w:hyperlink>
      <w:ins w:id="4354" w:author="PR Preview" w:date="2026-01-01T00:00:00Z">
        <w:r>
          <w:t xml:space="preserve"> </w:t>
        </w:r>
      </w:ins>
      <w:ins w:id="4355" w:author="PR Preview" w:date="2026-01-01T00:00:00Z">
        <w:r>
          <w:t xml:space="preserve">again,</w:t>
        </w:r>
      </w:ins>
    </w:p>
    <w:p>
      <w:pPr>
        <w:pStyle w:val="BodyText"/>
      </w:pPr>
      <w:ins w:id="4356" w:author="PR Preview" w:date="2026-01-01T00:00:00Z">
        <w:r>
  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  </w:r>
      </w:ins>
    </w:p>
    <w:p>
      <w:pPr>
        <w:pStyle w:val="FirstParagraph"/>
      </w:pPr>
      <w:ins w:id="4357" w:author="PR Preview" w:date="2026-01-01T00:00:00Z">
        <w:r>
          <w:t xml:space="preserve">So</w:t>
        </w:r>
      </w:ins>
      <w:ins w:id="4358" w:author="PR Preview" w:date="2026-01-01T00:00:00Z">
        <w:r>
          <w:t xml:space="preserve"> </w:t>
        </w:r>
      </w:ins>
      <w:ins w:id="4359" w:author="PR Preview" w:date="2026-01-01T00:00:00Z">
        <w:r>
          <w:t xml:space="preserve">$(\mathord{\smash[b]{\underset{\raise.3ex\hbox{$\scriptstyle\sim$}}{x}}\vphantom{x}}, \mathord{\smash[b]{\underset{\raise.3ex\hbox{$\scriptstyle\sim$}}{\lambda}}\vphantom{\lambda}})$</w:t>
        </w:r>
      </w:ins>
      <w:ins w:id="4360" w:author="PR Preview" w:date="2026-01-01T00:00:00Z">
        <w:r>
          <w:t xml:space="preserve"> </w:t>
        </w:r>
      </w:ins>
      <w:ins w:id="4361" w:author="PR Preview" w:date="2026-01-01T00:00:00Z">
        <w:r>
          <w:t xml:space="preserve">makes the gradients equal</w:t>
        </w:r>
      </w:ins>
      <w:ins w:id="4362" w:author="PR Preview" w:date="2026-01-01T00:00:00Z">
        <w:r>
          <w:t xml:space="preserve"> </w:t>
        </w:r>
      </w:ins>
      <w:ins w:id="4363" w:author="PR Preview" w:date="2026-01-01T00:00:00Z">
        <w:r>
          <w:t xml:space="preserve">$\mathord{\smash[b]{\underset{\raise.3ex\hbox{$\scriptstyle\sim$}}{0}}\vphantom{0}}_{p \times 1}$</w:t>
        </w:r>
      </w:ins>
      <w:ins w:id="4364" w:author="PR Preview" w:date="2026-01-01T00:00:00Z">
        <w:r>
          <w:t xml:space="preserve"> </w:t>
        </w:r>
      </w:ins>
      <w:ins w:id="4365" w:author="PR Preview" w:date="2026-01-01T00:00:00Z">
        <w:r>
          <w:t xml:space="preserve">and</w:t>
        </w:r>
      </w:ins>
      <w:ins w:id="4366" w:author="PR Preview" w:date="2026-01-01T00:00:00Z">
        <w:r>
          <w:t xml:space="preserve"> </w:t>
        </w:r>
      </w:ins>
      <w:ins w:id="4367" w:author="PR Preview" w:date="2026-01-01T00:00:00Z">
        <w:r>
          <w:t xml:space="preserve">$\mathord{\smash[b]{\underset{\raise.3ex\hbox{$\scriptstyle\sim$}}{0}}\vphantom{0}}_{m \times 1}$</w:t>
        </w:r>
      </w:ins>
      <w:ins w:id="4368" w:author="PR Preview" w:date="2026-01-01T00:00:00Z">
        <w:r>
          <w:t xml:space="preserve"> </w:t>
        </w:r>
      </w:ins>
      <w:ins w:id="4369" w:author="PR Preview" w:date="2026-01-01T00:00:00Z">
        <w:r>
          <w:t xml:space="preserve">exactly when</w:t>
        </w:r>
      </w:ins>
    </w:p>
    <w:p>
      <w:pPr>
        <w:pStyle w:val="BodyText"/>
      </w:pPr>
      <w:bookmarkStart w:id="124" w:name="eq-kkt"/>
      <w:ins w:id="4370" w:author="PR Preview" w:date="2026-01-01T00:00:00Z">
        <w:r>
  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  </w:r>
      </w:ins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del w:id="4371" w:author="PR Preview" w:date="2026-01-01T00:00:00Z">
        <w:r>
          <w:rPr>
            <w:b/>
            <w:bCs/>
          </w:rPr>
          <w:delText xml:space="preserve">Theorem 11 (Minimizing a positive definite quadratic under linear constraints)</w:delText>
        </w:r>
      </w:del>
      <w:del w:id="4372" w:author="PR Preview" w:date="2026-01-01T00:00:00Z">
        <w:r>
          <w:delText xml:space="preserve"> </w:delText>
        </w:r>
      </w:del>
      <w:del w:id="4373" w:author="PR Preview" w:date="2026-01-01T00:00:00Z">
        <w:r>
          <w:delText xml:space="preserve">Let</w:delText>
        </w:r>
      </w:del>
      <w:del w:id="437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375" w:author="PR Preview" w:date="2026-01-01T00:00:00Z">
        <w:r>
          <w:delText xml:space="preserve"> </w:delText>
        </w:r>
      </w:del>
      <w:del w:id="4376" w:author="PR Preview" w:date="2026-01-01T00:00:00Z">
        <w:r>
          <w:delText xml:space="preserve">be a</w:delText>
        </w:r>
      </w:del>
      <w:del w:id="437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378" w:author="PR Preview" w:date="2026-01-01T00:00:00Z">
        <w:r>
          <w:delText xml:space="preserve"> </w:delText>
        </w:r>
      </w:del>
      <w:hyperlink r:id="rId64">
        <w:del w:id="4379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4380" w:author="PR Preview" w:date="2026-01-01T00:00:00Z">
        <w:r>
          <w:delText xml:space="preserve"> </w:delText>
        </w:r>
      </w:del>
      <w:del w:id="4381" w:author="PR Preview" w:date="2026-01-01T00:00:00Z">
        <w:r>
          <w:delText xml:space="preserve">matrix,</w:delText>
        </w:r>
      </w:del>
      <w:del w:id="43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383" w:author="PR Preview" w:date="2026-01-01T00:00:00Z">
        <w:r>
          <w:delText xml:space="preserve"> </w:delText>
        </w:r>
      </w:del>
      <w:del w:id="4384" w:author="PR Preview" w:date="2026-01-01T00:00:00Z">
        <w:r>
          <w:delText xml:space="preserve">a</w:delText>
        </w:r>
      </w:del>
      <w:del w:id="438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m</m:t>
        </m:r>
      </m:oMath>
      <w:del w:id="4386" w:author="PR Preview" w:date="2026-01-01T00:00:00Z">
        <w:r>
          <w:delText xml:space="preserve"> </w:delText>
        </w:r>
      </w:del>
      <w:del w:id="4387" w:author="PR Preview" w:date="2026-01-01T00:00:00Z">
        <w:r>
          <w:delText xml:space="preserve">matrix with</w:delText>
        </w:r>
      </w:del>
      <w:del w:id="4388" w:author="PR Preview" w:date="2026-01-01T00:00:00Z">
        <w:r>
          <w:delText xml:space="preserve"> </w:delText>
        </w:r>
      </w:del>
      <w:hyperlink r:id="rId126">
        <w:del w:id="4389" w:author="PR Preview" w:date="2026-01-01T00:00:00Z">
          <w:r>
            <w:rPr>
              <w:rStyle w:val="Hyperlink"/>
            </w:rPr>
            <w:delText xml:space="preserve">linearly independent</w:delText>
          </w:r>
        </w:del>
      </w:hyperlink>
      <w:del w:id="4390" w:author="PR Preview" w:date="2026-01-01T00:00:00Z">
        <w:r>
          <w:delText xml:space="preserve"> </w:delText>
        </w:r>
      </w:del>
      <w:del w:id="4391" w:author="PR Preview" w:date="2026-01-01T00:00:00Z">
        <w:r>
          <w:delText xml:space="preserve">columns,</w:delText>
        </w:r>
      </w:del>
      <w:del w:id="4392" w:author="PR Preview" w:date="2026-01-01T00:00:00Z">
        <w:r>
          <w:delText xml:space="preserve"> </w:delText>
        </w:r>
      </w:del>
      <w:del w:id="4393" w:author="PR Preview" w:date="2026-01-01T00:00:00Z">
        <w:r>
          <w:delText xml:space="preserve">and</w:delText>
        </w:r>
      </w:del>
      <w:del w:id="4394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395" w:author="PR Preview" w:date="2026-01-01T00:00:00Z">
        <w:r>
          <w:delText xml:space="preserve">.</w:delText>
        </w:r>
      </w:del>
      <w:del w:id="4396" w:author="PR Preview" w:date="2026-01-01T00:00:00Z">
        <w:r>
          <w:delText xml:space="preserve"> </w:delText>
        </w:r>
      </w:del>
      <w:del w:id="4397" w:author="PR Preview" w:date="2026-01-01T00:00:00Z">
        <w:r>
          <w:delText xml:space="preserve">Then the</w:delText>
        </w:r>
      </w:del>
      <w:del w:id="439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m</m:t>
        </m:r>
      </m:oMath>
      <w:del w:id="4399" w:author="PR Preview" w:date="2026-01-01T00:00:00Z">
        <w:r>
          <w:delText xml:space="preserve"> </w:delText>
        </w:r>
      </w:del>
      <w:del w:id="4400" w:author="PR Preview" w:date="2026-01-01T00:00:00Z">
        <w:r>
          <w:delText xml:space="preserve">matrix</w:delText>
        </w:r>
      </w:del>
      <w:del w:id="4401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del w:id="4402" w:author="PR Preview" w:date="2026-01-01T00:00:00Z">
        <w:r>
          <w:delText xml:space="preserve"> </w:delText>
        </w:r>
      </w:del>
      <w:del w:id="4403" w:author="PR Preview" w:date="2026-01-01T00:00:00Z">
        <w:r>
          <w:delText xml:space="preserve">is invertible, and</w:delText>
        </w:r>
      </w:del>
      <w:del w:id="44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05" w:author="PR Preview" w:date="2026-01-01T00:00:00Z">
        <w:r>
          <w:delText xml:space="preserve"> </w:delText>
        </w:r>
      </w:del>
      <w:del w:id="4406" w:author="PR Preview" w:date="2026-01-01T00:00:00Z">
        <w:r>
          <w:delText xml:space="preserve">has exactly one minimizer</w:delText>
        </w:r>
      </w:del>
      <w:del w:id="4407" w:author="PR Preview" w:date="2026-01-01T00:00:00Z">
        <w:r>
          <w:delText xml:space="preserve"> </w:delText>
        </w:r>
      </w:del>
      <w:del w:id="4408" w:author="PR Preview" w:date="2026-01-01T00:00:00Z">
        <w:r>
          <w:delText xml:space="preserve">over the</w:delText>
        </w:r>
      </w:del>
      <w:del w:id="440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410" w:author="PR Preview" w:date="2026-01-01T00:00:00Z">
        <w:r>
          <w:delText xml:space="preserve"> </w:delText>
        </w:r>
      </w:del>
      <w:del w:id="4411" w:author="PR Preview" w:date="2026-01-01T00:00:00Z">
        <w:r>
          <w:delText xml:space="preserve">with</w:delText>
        </w:r>
      </w:del>
      <w:del w:id="441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13" w:author="PR Preview" w:date="2026-01-01T00:00:00Z">
        <w:r>
          <w:delText xml:space="preserve">, namely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414" w:author="PR Preview" w:date="2026-01-01T00:00:00Z">
        <w:r>
          <w:delText xml:space="preserve">With</w:delText>
        </w:r>
      </w:del>
      <w:del w:id="441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16" w:author="PR Preview" w:date="2026-01-01T00:00:00Z">
        <w:r>
          <w:delText xml:space="preserve">,</w:delText>
        </w:r>
      </w:del>
      <w:del w:id="4417" w:author="PR Preview" w:date="2026-01-01T00:00:00Z">
        <w:r>
          <w:delText xml:space="preserve"> </w:delText>
        </w:r>
      </w:del>
      <w:del w:id="4418" w:author="PR Preview" w:date="2026-01-01T00:00:00Z">
        <w:r>
          <w:delText xml:space="preserve">the pair</w:delText>
        </w:r>
      </w:del>
      <w:del w:id="44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4420" w:author="PR Preview" w:date="2026-01-01T00:00:00Z">
        <w:r>
          <w:delText xml:space="preserve"> </w:delText>
        </w:r>
      </w:del>
      <w:del w:id="4421" w:author="PR Preview" w:date="2026-01-01T00:00:00Z">
        <w:r>
          <w:delText xml:space="preserve">solves</w:delText>
        </w:r>
      </w:del>
      <w:del w:id="4422" w:author="PR Preview" w:date="2026-01-01T00:00:00Z">
        <w:r>
          <w:delText xml:space="preserve"> </w:delText>
        </w:r>
      </w:del>
      <w:hyperlink w:anchor="eq-kkt">
        <w:del w:id="4423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4424" w:author="PR Preview" w:date="2026-01-01T00:00:00Z">
        <w:r>
          <w:delText xml:space="preserve">,</w:delText>
        </w:r>
      </w:del>
      <w:del w:id="4425" w:author="PR Preview" w:date="2026-01-01T00:00:00Z">
        <w:r>
          <w:delText xml:space="preserve"> </w:delText>
        </w:r>
      </w:del>
      <w:del w:id="4426" w:author="PR Preview" w:date="2026-01-01T00:00:00Z">
        <w:r>
          <w:delText xml:space="preserve">and the minimum value is</w:delText>
        </w:r>
      </w:del>
      <w:del w:id="44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28" w:author="PR Preview" w:date="2026-01-01T00:00:00Z">
        <w:r>
          <w:delText xml:space="preserve">.</w:delText>
        </w:r>
      </w:del>
    </w:p>
    <w:p>
      <w:pPr>
        <w:pStyle w:val="BodyText"/>
      </w:pPr>
      <w:ins w:id="4429" w:author="PR Preview" w:date="2026-01-01T00:00:00Z">
        <w:r>
          <w:rPr>
            <w:b/>
            <w:bCs/>
          </w:rPr>
          <w:t xml:space="preserve">Theorem 11 (Minimizing a positive definite quadratic under linear constraints)</w:t>
        </w:r>
      </w:ins>
      <w:ins w:id="4430" w:author="PR Preview" w:date="2026-01-01T00:00:00Z">
        <w:r>
          <w:t xml:space="preserve"> </w:t>
        </w:r>
      </w:ins>
      <w:ins w:id="4431" w:author="PR Preview" w:date="2026-01-01T00:00:00Z">
        <w:r>
          <w:t xml:space="preserve">Let</w:t>
        </w:r>
      </w:ins>
      <w:ins w:id="443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433" w:author="PR Preview" w:date="2026-01-01T00:00:00Z">
        <w:r>
          <w:t xml:space="preserve"> </w:t>
        </w:r>
      </w:ins>
      <w:ins w:id="4434" w:author="PR Preview" w:date="2026-01-01T00:00:00Z">
        <w:r>
          <w:t xml:space="preserve">be a</w:t>
        </w:r>
      </w:ins>
      <w:ins w:id="44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436" w:author="PR Preview" w:date="2026-01-01T00:00:00Z">
        <w:r>
          <w:t xml:space="preserve"> </w:t>
        </w:r>
      </w:ins>
      <w:hyperlink r:id="rId64">
        <w:ins w:id="4437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4438" w:author="PR Preview" w:date="2026-01-01T00:00:00Z">
        <w:r>
          <w:t xml:space="preserve"> </w:t>
        </w:r>
      </w:ins>
      <w:ins w:id="4439" w:author="PR Preview" w:date="2026-01-01T00:00:00Z">
        <w:r>
          <w:t xml:space="preserve">matrix,</w:t>
        </w:r>
      </w:ins>
      <w:ins w:id="44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441" w:author="PR Preview" w:date="2026-01-01T00:00:00Z">
        <w:r>
          <w:t xml:space="preserve"> </w:t>
        </w:r>
      </w:ins>
      <w:ins w:id="4442" w:author="PR Preview" w:date="2026-01-01T00:00:00Z">
        <w:r>
          <w:t xml:space="preserve">a</w:t>
        </w:r>
      </w:ins>
      <w:ins w:id="44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m</m:t>
        </m:r>
      </m:oMath>
      <w:ins w:id="4444" w:author="PR Preview" w:date="2026-01-01T00:00:00Z">
        <w:r>
          <w:t xml:space="preserve"> </w:t>
        </w:r>
      </w:ins>
      <w:ins w:id="4445" w:author="PR Preview" w:date="2026-01-01T00:00:00Z">
        <w:r>
          <w:t xml:space="preserve">matrix with</w:t>
        </w:r>
      </w:ins>
      <w:ins w:id="4446" w:author="PR Preview" w:date="2026-01-01T00:00:00Z">
        <w:r>
          <w:t xml:space="preserve"> </w:t>
        </w:r>
      </w:ins>
      <w:hyperlink r:id="rId126">
        <w:ins w:id="4447" w:author="PR Preview" w:date="2026-01-01T00:00:00Z">
          <w:r>
            <w:rPr>
              <w:rStyle w:val="Hyperlink"/>
            </w:rPr>
            <w:t xml:space="preserve">linearly independent</w:t>
          </w:r>
        </w:ins>
      </w:hyperlink>
      <w:ins w:id="4448" w:author="PR Preview" w:date="2026-01-01T00:00:00Z">
        <w:r>
          <w:t xml:space="preserve"> </w:t>
        </w:r>
      </w:ins>
      <w:ins w:id="4449" w:author="PR Preview" w:date="2026-01-01T00:00:00Z">
        <w:r>
          <w:t xml:space="preserve">columns,</w:t>
        </w:r>
      </w:ins>
      <w:ins w:id="4450" w:author="PR Preview" w:date="2026-01-01T00:00:00Z">
        <w:r>
          <w:t xml:space="preserve"> </w:t>
        </w:r>
      </w:ins>
      <w:ins w:id="4451" w:author="PR Preview" w:date="2026-01-01T00:00:00Z">
        <w:r>
          <w:t xml:space="preserve">and</w:t>
        </w:r>
      </w:ins>
      <w:ins w:id="4452" w:author="PR Preview" w:date="2026-01-01T00:00:00Z">
        <w:r>
          <w:t xml:space="preserve"> </w:t>
        </w:r>
      </w:ins>
      <w:ins w:id="4453" w:author="PR Preview" w:date="2026-01-01T00:00:00Z">
        <w:r>
          <w:t xml:space="preserve">$\mathord{\smash[b]{\underset{\raise.3ex\hbox{$\scriptstyle\sim$}}{b}}\vphantom{b}} \in \mathbb{R}^m$</w:t>
        </w:r>
      </w:ins>
      <w:ins w:id="4454" w:author="PR Preview" w:date="2026-01-01T00:00:00Z">
        <w:r>
          <w:t xml:space="preserve">.</w:t>
        </w:r>
      </w:ins>
      <w:ins w:id="4455" w:author="PR Preview" w:date="2026-01-01T00:00:00Z">
        <w:r>
          <w:t xml:space="preserve"> </w:t>
        </w:r>
      </w:ins>
      <w:ins w:id="4456" w:author="PR Preview" w:date="2026-01-01T00:00:00Z">
        <w:r>
          <w:t xml:space="preserve">Then the</w:t>
        </w:r>
      </w:ins>
      <w:ins w:id="445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m</m:t>
        </m:r>
      </m:oMath>
      <w:ins w:id="4458" w:author="PR Preview" w:date="2026-01-01T00:00:00Z">
        <w:r>
          <w:t xml:space="preserve"> </w:t>
        </w:r>
      </w:ins>
      <w:ins w:id="4459" w:author="PR Preview" w:date="2026-01-01T00:00:00Z">
        <w:r>
          <w:t xml:space="preserve">matrix</w:t>
        </w:r>
      </w:ins>
      <w:ins w:id="446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ins w:id="4461" w:author="PR Preview" w:date="2026-01-01T00:00:00Z">
        <w:r>
          <w:t xml:space="preserve"> </w:t>
        </w:r>
      </w:ins>
      <w:ins w:id="4462" w:author="PR Preview" w:date="2026-01-01T00:00:00Z">
        <w:r>
          <w:t xml:space="preserve">is invertible, and</w:t>
        </w:r>
      </w:ins>
      <w:ins w:id="4463" w:author="PR Preview" w:date="2026-01-01T00:00:00Z">
        <w:r>
          <w:t xml:space="preserve"> </w:t>
        </w:r>
      </w:ins>
      <w:ins w:id="4464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  </w:r>
      </w:ins>
      <w:ins w:id="4465" w:author="PR Preview" w:date="2026-01-01T00:00:00Z">
        <w:r>
          <w:t xml:space="preserve"> </w:t>
        </w:r>
      </w:ins>
      <w:ins w:id="4466" w:author="PR Preview" w:date="2026-01-01T00:00:00Z">
        <w:r>
          <w:t xml:space="preserve">has exactly one minimizer</w:t>
        </w:r>
      </w:ins>
      <w:ins w:id="4467" w:author="PR Preview" w:date="2026-01-01T00:00:00Z">
        <w:r>
          <w:t xml:space="preserve"> </w:t>
        </w:r>
      </w:ins>
      <w:ins w:id="4468" w:author="PR Preview" w:date="2026-01-01T00:00:00Z">
        <w:r>
          <w:t xml:space="preserve">over the</w:t>
        </w:r>
      </w:ins>
      <w:ins w:id="4469" w:author="PR Preview" w:date="2026-01-01T00:00:00Z">
        <w:r>
          <w:t xml:space="preserve"> </w:t>
        </w:r>
      </w:ins>
      <w:ins w:id="4470" w:author="PR Preview" w:date="2026-01-01T00:00:00Z">
        <w:r>
          <w:t xml:space="preserve">$\mathord{\smash[b]{\underset{\raise.3ex\hbox{$\scriptstyle\sim$}}{x}}\vphantom{x}}\in \mathbb{R}^p$</w:t>
        </w:r>
      </w:ins>
      <w:ins w:id="4471" w:author="PR Preview" w:date="2026-01-01T00:00:00Z">
        <w:r>
          <w:t xml:space="preserve"> </w:t>
        </w:r>
      </w:ins>
      <w:ins w:id="4472" w:author="PR Preview" w:date="2026-01-01T00:00:00Z">
        <w:r>
          <w:t xml:space="preserve">with</w:t>
        </w:r>
      </w:ins>
      <w:ins w:id="4473" w:author="PR Preview" w:date="2026-01-01T00:00:00Z">
        <w:r>
          <w:t xml:space="preserve"> </w:t>
        </w:r>
      </w:ins>
      <w:ins w:id="4474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4475" w:author="PR Preview" w:date="2026-01-01T00:00:00Z">
        <w:r>
          <w:t xml:space="preserve">, namely</w:t>
        </w:r>
      </w:ins>
    </w:p>
    <w:p>
      <w:pPr>
        <w:pStyle w:val="BodyText"/>
      </w:pPr>
      <w:ins w:id="4476" w:author="PR Preview" w:date="2026-01-01T00:00:00Z">
        <w:r>
          <w:t xml:space="preserve">$$
    \mathord{\smash[b]{\underset{\raise.3ex\hbox{$\scriptstyle\sim$}}{x}}\vphantom{x}}^* = \mathbf{S}^{-1} \mathbf{A} \mathbf{M}^{-1} \mathord{\smash[b]{\underset{\raise.3ex\hbox{$\scriptstyle\sim$}}{b}}\vphantom{b}}.
    $$</w:t>
        </w:r>
      </w:ins>
    </w:p>
    <w:p>
      <w:pPr>
        <w:pStyle w:val="FirstParagraph"/>
      </w:pPr>
      <w:ins w:id="4477" w:author="PR Preview" w:date="2026-01-01T00:00:00Z">
        <w:r>
          <w:t xml:space="preserve">With</w:t>
        </w:r>
      </w:ins>
      <w:ins w:id="4478" w:author="PR Preview" w:date="2026-01-01T00:00:00Z">
        <w:r>
          <w:t xml:space="preserve"> </w:t>
        </w:r>
      </w:ins>
      <w:ins w:id="4479" w:author="PR Preview" w:date="2026-01-01T00:00:00Z">
        <w:r>
          <w:t xml:space="preserve">$\mathord{\smash[b]{\underset{\raise.3ex\hbox{$\scriptstyle\sim$}}{\lambda}}\vphantom{\lambda}}^* \stackrel{\text{def}}{=}-\mathbf{M}^{-1} \mathord{\smash[b]{\underset{\raise.3ex\hbox{$\scriptstyle\sim$}}{b}}\vphantom{b}}$</w:t>
        </w:r>
      </w:ins>
      <w:ins w:id="4480" w:author="PR Preview" w:date="2026-01-01T00:00:00Z">
        <w:r>
          <w:t xml:space="preserve">,</w:t>
        </w:r>
      </w:ins>
      <w:ins w:id="4481" w:author="PR Preview" w:date="2026-01-01T00:00:00Z">
        <w:r>
          <w:t xml:space="preserve"> </w:t>
        </w:r>
      </w:ins>
      <w:ins w:id="4482" w:author="PR Preview" w:date="2026-01-01T00:00:00Z">
        <w:r>
          <w:t xml:space="preserve">the pair</w:t>
        </w:r>
      </w:ins>
      <w:ins w:id="4483" w:author="PR Preview" w:date="2026-01-01T00:00:00Z">
        <w:r>
          <w:t xml:space="preserve"> </w:t>
        </w:r>
      </w:ins>
      <w:ins w:id="4484" w:author="PR Preview" w:date="2026-01-01T00:00:00Z">
        <w:r>
          <w:t xml:space="preserve">$(\mathord{\smash[b]{\underset{\raise.3ex\hbox{$\scriptstyle\sim$}}{x}}\vphantom{x}}^*, \mathord{\smash[b]{\underset{\raise.3ex\hbox{$\scriptstyle\sim$}}{\lambda}}\vphantom{\lambda}}^*)$</w:t>
        </w:r>
      </w:ins>
      <w:ins w:id="4485" w:author="PR Preview" w:date="2026-01-01T00:00:00Z">
        <w:r>
          <w:t xml:space="preserve"> </w:t>
        </w:r>
      </w:ins>
      <w:ins w:id="4486" w:author="PR Preview" w:date="2026-01-01T00:00:00Z">
        <w:r>
          <w:t xml:space="preserve">solves</w:t>
        </w:r>
      </w:ins>
      <w:ins w:id="4487" w:author="PR Preview" w:date="2026-01-01T00:00:00Z">
        <w:r>
          <w:t xml:space="preserve"> </w:t>
        </w:r>
      </w:ins>
      <w:hyperlink w:anchor="eq-kkt">
        <w:ins w:id="4488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4489" w:author="PR Preview" w:date="2026-01-01T00:00:00Z">
        <w:r>
          <w:t xml:space="preserve">,</w:t>
        </w:r>
      </w:ins>
      <w:ins w:id="4490" w:author="PR Preview" w:date="2026-01-01T00:00:00Z">
        <w:r>
          <w:t xml:space="preserve"> </w:t>
        </w:r>
      </w:ins>
      <w:ins w:id="4491" w:author="PR Preview" w:date="2026-01-01T00:00:00Z">
        <w:r>
          <w:t xml:space="preserve">and the minimum value is</w:t>
        </w:r>
      </w:ins>
      <w:ins w:id="4492" w:author="PR Preview" w:date="2026-01-01T00:00:00Z">
        <w:r>
          <w:t xml:space="preserve"> </w:t>
        </w:r>
      </w:ins>
      <w:ins w:id="4493" w:author="PR Preview" w:date="2026-01-01T00:00:00Z">
        <w:r>
  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  </w:r>
      </w:ins>
      <w:ins w:id="4494" w:author="PR Preview" w:date="2026-01-01T00:00:00Z">
        <w:r>
          <w:t xml:space="preserve">.</w:t>
        </w:r>
      </w:ins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495" w:author="PR Preview" w:date="2026-01-01T00:00:00Z">
        <w:r>
          <w:rPr>
            <w:b/>
            <w:bCs/>
          </w:rPr>
          <w:delText xml:space="preserve"> </w:delText>
        </w:r>
      </w:del>
      <w:del w:id="4496" w:author="PR Preview" w:date="2026-01-01T00:00:00Z">
        <w:r>
          <w:rPr>
            <w:b/>
            <w:bCs/>
          </w:rPr>
          <w:delText xml:space="preserve">satisfies the constraint, and the pair solves</w:delText>
        </w:r>
      </w:del>
      <w:del w:id="4497" w:author="PR Preview" w:date="2026-01-01T00:00:00Z">
        <w:r>
          <w:rPr>
            <w:b/>
            <w:bCs/>
          </w:rPr>
          <w:delText xml:space="preserve"> </w:delText>
        </w:r>
      </w:del>
      <w:hyperlink w:anchor="eq-kkt">
        <w:del w:id="4498" w:author="PR Preview" w:date="2026-01-01T00:00:00Z">
          <w:r>
            <w:rPr>
              <w:rStyle w:val="Hyperlink"/>
              <w:b/>
              <w:bCs/>
            </w:rPr>
            <w:delText xml:space="preserve">Equation 2</w:delText>
          </w:r>
        </w:del>
      </w:hyperlink>
      <w:del w:id="4499" w:author="PR Preview" w:date="2026-01-01T00:00:00Z">
        <w:r>
          <w:rPr>
            <w:b/>
            <w:bCs/>
          </w:rP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500" w:author="PR Preview" w:date="2026-01-01T00:00:00Z">
        <w:r>
          <w:rPr>
            <w:b/>
            <w:bCs/>
          </w:rPr>
          <w:delText xml:space="preserve"> </w:delText>
        </w:r>
      </w:del>
      <w:del w:id="4501" w:author="PR Preview" w:date="2026-01-01T00:00:00Z">
        <w:r>
          <w:rPr>
            <w:b/>
            <w:bCs/>
          </w:rPr>
          <w:delText xml:space="preserve">is the unique minimizer.</w:delText>
        </w:r>
      </w:del>
      <w:del w:id="4502" w:author="PR Preview" w:date="2026-01-01T00:00:00Z">
        <w:r>
          <w:delText xml:space="preserve"> </w:delText>
        </w:r>
      </w:del>
      <w:del w:id="4503" w:author="PR Preview" w:date="2026-01-01T00:00:00Z">
        <w:r>
          <w:delText xml:space="preserve">Let</w:delText>
        </w:r>
      </w:del>
      <w:del w:id="45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05" w:author="PR Preview" w:date="2026-01-01T00:00:00Z">
        <w:r>
          <w:delText xml:space="preserve"> </w:delText>
        </w:r>
      </w:del>
      <w:del w:id="4506" w:author="PR Preview" w:date="2026-01-01T00:00:00Z">
        <w:r>
          <w:delText xml:space="preserve">satisfy</w:delText>
        </w:r>
      </w:del>
      <w:del w:id="450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08" w:author="PR Preview" w:date="2026-01-01T00:00:00Z">
        <w:r>
          <w:delText xml:space="preserve">, and let</w:delText>
        </w:r>
      </w:del>
      <w:del w:id="4509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510" w:author="PR Preview" w:date="2026-01-01T00:00:00Z">
        <w:r>
          <w:delText xml:space="preserve">,</w:delText>
        </w:r>
      </w:del>
      <w:del w:id="4511" w:author="PR Preview" w:date="2026-01-01T00:00:00Z">
        <w:r>
          <w:delText xml:space="preserve"> </w:delText>
        </w:r>
      </w:del>
      <w:del w:id="4512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BodyText"/>
      </w:pPr>
      <w:ins w:id="4513" w:author="PR Preview" w:date="2026-01-01T00:00:00Z">
        <w:r>
          <w:rPr>
            <w:b/>
            <w:bCs/>
          </w:rPr>
          <w:t xml:space="preserve">$\mathord{\smash[b]{\underset{\raise.3ex\hbox{$\scriptstyle\sim$}}{x}}\vphantom{x}}^*$</w:t>
        </w:r>
      </w:ins>
      <w:ins w:id="4514" w:author="PR Preview" w:date="2026-01-01T00:00:00Z">
        <w:r>
          <w:rPr>
            <w:b/>
            <w:bCs/>
          </w:rPr>
          <w:t xml:space="preserve"> </w:t>
        </w:r>
      </w:ins>
      <w:ins w:id="4515" w:author="PR Preview" w:date="2026-01-01T00:00:00Z">
        <w:r>
          <w:rPr>
            <w:b/>
            <w:bCs/>
          </w:rPr>
          <w:t xml:space="preserve">satisfies the constraint, and the pair solves</w:t>
        </w:r>
      </w:ins>
      <w:ins w:id="4516" w:author="PR Preview" w:date="2026-01-01T00:00:00Z">
        <w:r>
          <w:rPr>
            <w:b/>
            <w:bCs/>
          </w:rPr>
          <w:t xml:space="preserve"> </w:t>
        </w:r>
      </w:ins>
      <w:hyperlink w:anchor="eq-kkt">
        <w:ins w:id="4517" w:author="PR Preview" w:date="2026-01-01T00:00:00Z">
          <w:r>
            <w:rPr>
              <w:rStyle w:val="Hyperlink"/>
              <w:b/>
              <w:bCs/>
            </w:rPr>
            <w:t xml:space="preserve">Equation 2</w:t>
          </w:r>
        </w:ins>
      </w:hyperlink>
      <w:ins w:id="4518" w:author="PR Preview" w:date="2026-01-01T00:00:00Z">
        <w:r>
          <w:rPr>
            <w:b/>
            <w:bCs/>
          </w:rPr>
          <w:t xml:space="preserve">.</w:t>
        </w:r>
      </w:ins>
    </w:p>
    <w:p>
      <w:pPr>
        <w:pStyle w:val="BodyText"/>
      </w:pPr>
      <w:ins w:id="4519" w:author="PR Preview" w:date="2026-01-01T00:00:00Z">
        <w:r>
  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  </w:r>
      </w:ins>
    </w:p>
    <w:p>
      <w:pPr>
        <w:pStyle w:val="FirstParagraph"/>
      </w:pPr>
      <w:ins w:id="4520" w:author="PR Preview" w:date="2026-01-01T00:00:00Z">
        <w:r>
          <w:rPr>
            <w:b/>
            <w:bCs/>
          </w:rPr>
          <w:t xml:space="preserve">$\mathord{\smash[b]{\underset{\raise.3ex\hbox{$\scriptstyle\sim$}}{x}}\vphantom{x}}^*$</w:t>
        </w:r>
      </w:ins>
      <w:ins w:id="4521" w:author="PR Preview" w:date="2026-01-01T00:00:00Z">
        <w:r>
          <w:rPr>
            <w:b/>
            <w:bCs/>
          </w:rPr>
          <w:t xml:space="preserve"> </w:t>
        </w:r>
      </w:ins>
      <w:ins w:id="4522" w:author="PR Preview" w:date="2026-01-01T00:00:00Z">
        <w:r>
          <w:rPr>
            <w:b/>
            <w:bCs/>
          </w:rPr>
          <w:t xml:space="preserve">is the unique minimizer.</w:t>
        </w:r>
      </w:ins>
      <w:ins w:id="4523" w:author="PR Preview" w:date="2026-01-01T00:00:00Z">
        <w:r>
          <w:t xml:space="preserve"> </w:t>
        </w:r>
      </w:ins>
      <w:ins w:id="4524" w:author="PR Preview" w:date="2026-01-01T00:00:00Z">
        <w:r>
          <w:t xml:space="preserve">Let</w:t>
        </w:r>
      </w:ins>
      <w:ins w:id="4525" w:author="PR Preview" w:date="2026-01-01T00:00:00Z">
        <w:r>
          <w:t xml:space="preserve"> </w:t>
        </w:r>
      </w:ins>
      <w:ins w:id="4526" w:author="PR Preview" w:date="2026-01-01T00:00:00Z">
        <w:r>
          <w:t xml:space="preserve">$\mathord{\smash[b]{\underset{\raise.3ex\hbox{$\scriptstyle\sim$}}{x}}\vphantom{x}}$</w:t>
        </w:r>
      </w:ins>
      <w:ins w:id="4527" w:author="PR Preview" w:date="2026-01-01T00:00:00Z">
        <w:r>
          <w:t xml:space="preserve"> </w:t>
        </w:r>
      </w:ins>
      <w:ins w:id="4528" w:author="PR Preview" w:date="2026-01-01T00:00:00Z">
        <w:r>
          <w:t xml:space="preserve">satisfy</w:t>
        </w:r>
      </w:ins>
      <w:ins w:id="4529" w:author="PR Preview" w:date="2026-01-01T00:00:00Z">
        <w:r>
          <w:t xml:space="preserve"> </w:t>
        </w:r>
      </w:ins>
      <w:ins w:id="4530" w:author="PR Preview" w:date="2026-01-01T00:00:00Z">
        <w:r>
          <w:t xml:space="preserve">${\mathbf{A}}^{\top} \mathord{\smash[b]{\underset{\raise.3ex\hbox{$\scriptstyle\sim$}}{x}}\vphantom{x}}= \mathord{\smash[b]{\underset{\raise.3ex\hbox{$\scriptstyle\sim$}}{b}}\vphantom{b}}$</w:t>
        </w:r>
      </w:ins>
      <w:ins w:id="4531" w:author="PR Preview" w:date="2026-01-01T00:00:00Z">
        <w:r>
          <w:t xml:space="preserve">, and let</w:t>
        </w:r>
      </w:ins>
      <w:ins w:id="4532" w:author="PR Preview" w:date="2026-01-01T00:00:00Z">
        <w:r>
          <w:t xml:space="preserve"> </w:t>
        </w:r>
      </w:ins>
      <w:ins w:id="4533" w:author="PR Preview" w:date="2026-01-01T00:00:00Z">
        <w:r>
  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  </w:r>
      </w:ins>
      <w:ins w:id="4534" w:author="PR Preview" w:date="2026-01-01T00:00:00Z">
        <w:r>
          <w:t xml:space="preserve">,</w:t>
        </w:r>
      </w:ins>
      <w:ins w:id="4535" w:author="PR Preview" w:date="2026-01-01T00:00:00Z">
        <w:r>
          <w:t xml:space="preserve"> </w:t>
        </w:r>
      </w:ins>
      <w:ins w:id="4536" w:author="PR Preview" w:date="2026-01-01T00:00:00Z">
        <w:r>
          <w:t xml:space="preserve">so</w:t>
        </w:r>
      </w:ins>
    </w:p>
    <w:p>
      <w:pPr>
        <w:pStyle w:val="BodyText"/>
      </w:pPr>
      <w:ins w:id="4537" w:author="PR Preview" w:date="2026-01-01T00:00:00Z">
        <w:r>
  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  </w:r>
      </w:ins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BodyText"/>
      </w:pPr>
      <w:ins w:id="4538" w:author="PR Preview" w:date="2026-01-01T00:00:00Z">
        <w:r>
  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  </w:r>
      </w:ins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del w:id="4539" w:author="PR Preview" w:date="2026-01-01T00:00:00Z">
        <w:r>
          <w:delText xml:space="preserve">with equality only when</w:delText>
        </w:r>
      </w:del>
      <w:del w:id="4540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541" w:author="PR Preview" w:date="2026-01-01T00:00:00Z">
        <w:r>
          <w:delText xml:space="preserve">, that is,</w:delText>
        </w:r>
      </w:del>
      <w:del w:id="45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543" w:author="PR Preview" w:date="2026-01-01T00:00:00Z">
        <w:r>
          <w:delText xml:space="preserve">.</w:delText>
        </w:r>
      </w:del>
    </w:p>
    <w:p>
      <w:pPr>
        <w:pStyle w:val="BodyText"/>
      </w:pPr>
      <w:ins w:id="4544" w:author="PR Preview" w:date="2026-01-01T00:00:00Z">
        <w:r>
  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  </w:r>
      </w:ins>
    </w:p>
    <w:p>
      <w:pPr>
        <w:pStyle w:val="FirstParagraph"/>
      </w:pPr>
      <w:ins w:id="4545" w:author="PR Preview" w:date="2026-01-01T00:00:00Z">
        <w:r>
          <w:t xml:space="preserve">with equality only when</w:t>
        </w:r>
      </w:ins>
      <w:ins w:id="4546" w:author="PR Preview" w:date="2026-01-01T00:00:00Z">
        <w:r>
          <w:t xml:space="preserve"> </w:t>
        </w:r>
      </w:ins>
      <w:ins w:id="4547" w:author="PR Preview" w:date="2026-01-01T00:00:00Z">
        <w:r>
          <w:t xml:space="preserve">$\mathord{\smash[b]{\underset{\raise.3ex\hbox{$\scriptstyle\sim$}}{d}}\vphantom{d}} = \mathord{\smash[b]{\underset{\raise.3ex\hbox{$\scriptstyle\sim$}}{0}}\vphantom{0}}_{p \times 1}$</w:t>
        </w:r>
      </w:ins>
      <w:ins w:id="4548" w:author="PR Preview" w:date="2026-01-01T00:00:00Z">
        <w:r>
          <w:t xml:space="preserve">, that is,</w:t>
        </w:r>
      </w:ins>
      <w:ins w:id="4549" w:author="PR Preview" w:date="2026-01-01T00:00:00Z">
        <w:r>
          <w:t xml:space="preserve"> </w:t>
        </w:r>
      </w:ins>
      <w:ins w:id="4550" w:author="PR Preview" w:date="2026-01-01T00:00:00Z">
        <w:r>
          <w:t xml:space="preserve">$\mathord{\smash[b]{\underset{\raise.3ex\hbox{$\scriptstyle\sim$}}{x}}\vphantom{x}}= \mathord{\smash[b]{\underset{\raise.3ex\hbox{$\scriptstyle\sim$}}{x}}\vphantom{x}}^*$</w:t>
        </w:r>
      </w:ins>
      <w:ins w:id="4551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552" w:author="PR Preview" w:date="2026-01-01T00:00:00Z">
        <w:r>
          <w:rPr>
            <w:b/>
            <w:bCs/>
          </w:rPr>
          <w:delText xml:space="preserve">Example 28 (The closest point on a line to the origin)</w:delText>
        </w:r>
      </w:del>
      <w:del w:id="4553" w:author="PR Preview" w:date="2026-01-01T00:00:00Z">
        <w:r>
          <w:delText xml:space="preserve"> </w:delText>
        </w:r>
      </w:del>
      <w:del w:id="4554" w:author="PR Preview" w:date="2026-01-01T00:00:00Z">
        <w:r>
          <w:delText xml:space="preserve">Minimize</w:delText>
        </w:r>
      </w:del>
      <w:del w:id="455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4556" w:author="PR Preview" w:date="2026-01-01T00:00:00Z">
        <w:r>
          <w:delText xml:space="preserve"> </w:delText>
        </w:r>
      </w:del>
      <w:del w:id="4557" w:author="PR Preview" w:date="2026-01-01T00:00:00Z">
        <w:r>
          <w:delText xml:space="preserve">subject to</w:delText>
        </w:r>
      </w:del>
      <w:del w:id="4558" w:author="PR Preview" w:date="2026-01-01T00:00:00Z">
        <w:r>
          <w:delText xml:space="preserve"> </w:delText>
        </w:r>
      </w:del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del w:id="4559" w:author="PR Preview" w:date="2026-01-01T00:00:00Z">
        <w:r>
          <w:delText xml:space="preserve">.</w:delText>
        </w:r>
      </w:del>
      <w:del w:id="4560" w:author="PR Preview" w:date="2026-01-01T00:00:00Z">
        <w:r>
          <w:delText xml:space="preserve"> </w:delText>
        </w:r>
      </w:del>
      <w:del w:id="4561" w:author="PR Preview" w:date="2026-01-01T00:00:00Z">
        <w:r>
          <w:delText xml:space="preserve">In the form of</w:delText>
        </w:r>
      </w:del>
      <w:del w:id="4562" w:author="PR Preview" w:date="2026-01-01T00:00:00Z">
        <w:r>
          <w:delText xml:space="preserve"> </w:delText>
        </w:r>
      </w:del>
      <w:hyperlink w:anchor="thm-qp-equality">
        <w:del w:id="456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564" w:author="PR Preview" w:date="2026-01-01T00:00:00Z">
        <w:r>
          <w:delText xml:space="preserve">,</w:delText>
        </w:r>
      </w:del>
      <w:del w:id="456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66" w:author="PR Preview" w:date="2026-01-01T00:00:00Z">
        <w:r>
          <w:delText xml:space="preserve">,</w:delText>
        </w:r>
      </w:del>
      <w:del w:id="4567" w:author="PR Preview" w:date="2026-01-01T00:00:00Z">
        <w:r>
          <w:delText xml:space="preserve"> </w:delText>
        </w:r>
      </w:del>
      <w:del w:id="4568" w:author="PR Preview" w:date="2026-01-01T00:00:00Z">
        <w:r>
          <w:delText xml:space="preserve">so</w:delText>
        </w:r>
      </w:del>
      <w:del w:id="456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570" w:author="PR Preview" w:date="2026-01-01T00:00:00Z">
        <w:r>
          <w:delText xml:space="preserve">,</w:delText>
        </w:r>
      </w:del>
      <w:del w:id="457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572" w:author="PR Preview" w:date="2026-01-01T00:00:00Z">
        <w:r>
          <w:delText xml:space="preserve"> </w:delText>
        </w:r>
      </w:del>
      <w:del w:id="4573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4574" w:author="PR Preview" w:date="2026-01-01T00:00:00Z">
        <w:r>
          <w:delText xml:space="preserve">,</w:delText>
        </w:r>
      </w:del>
      <w:del w:id="457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1</m:t>
        </m:r>
      </m:oMath>
      <w:del w:id="4576" w:author="PR Preview" w:date="2026-01-01T00:00:00Z">
        <w:r>
          <w:delText xml:space="preserve">) and</w:delText>
        </w:r>
      </w:del>
      <w:del w:id="457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4578" w:author="PR Preview" w:date="2026-01-01T00:00:00Z">
        <w:r>
          <w:delText xml:space="preserve">.</w:delText>
        </w:r>
      </w:del>
      <w:del w:id="4579" w:author="PR Preview" w:date="2026-01-01T00:00:00Z">
        <w:r>
          <w:delText xml:space="preserve"> </w:delText>
        </w:r>
      </w:del>
      <w:del w:id="4580" w:author="PR Preview" w:date="2026-01-01T00:00:00Z">
        <w:r>
          <w:delText xml:space="preserve">The hypotheses hold:</w:delText>
        </w:r>
      </w:del>
      <w:del w:id="4581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582" w:author="PR Preview" w:date="2026-01-01T00:00:00Z">
        <w:r>
          <w:delText xml:space="preserve"> </w:delText>
        </w:r>
      </w:del>
      <w:del w:id="4583" w:author="PR Preview" w:date="2026-01-01T00:00:00Z">
        <w:r>
          <w:delText xml:space="preserve">is positive definite,</w:delText>
        </w:r>
      </w:del>
      <w:del w:id="4584" w:author="PR Preview" w:date="2026-01-01T00:00:00Z">
        <w:r>
          <w:delText xml:space="preserve"> </w:delText>
        </w:r>
      </w:del>
      <w:del w:id="4585" w:author="PR Preview" w:date="2026-01-01T00:00:00Z">
        <w:r>
          <w:delText xml:space="preserve">and the single column</w:delText>
        </w:r>
      </w:del>
      <w:del w:id="458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587" w:author="PR Preview" w:date="2026-01-01T00:00:00Z">
        <w:r>
          <w:delText xml:space="preserve"> </w:delText>
        </w:r>
      </w:del>
      <w:del w:id="4588" w:author="PR Preview" w:date="2026-01-01T00:00:00Z">
        <w:r>
          <w:delText xml:space="preserve">is nonzero, so it is linearly independent.</w:delText>
        </w:r>
      </w:del>
      <w:del w:id="4589" w:author="PR Preview" w:date="2026-01-01T00:00:00Z">
        <w:r>
          <w:delText xml:space="preserve"> </w:delText>
        </w:r>
      </w:del>
      <w:del w:id="4590" w:author="PR Preview" w:date="2026-01-01T00:00:00Z">
        <w:r>
          <w:delText xml:space="preserve">Also</w:delText>
        </w:r>
      </w:del>
      <w:del w:id="459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592" w:author="PR Preview" w:date="2026-01-01T00:00:00Z">
        <w:r>
          <w:delText xml:space="preserve">. Then, from the formulas of</w:delText>
        </w:r>
      </w:del>
      <w:del w:id="4593" w:author="PR Preview" w:date="2026-01-01T00:00:00Z">
        <w:r>
          <w:delText xml:space="preserve"> </w:delText>
        </w:r>
      </w:del>
      <w:hyperlink w:anchor="thm-qp-equality">
        <w:del w:id="459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59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4596" w:author="PR Preview" w:date="2026-01-01T00:00:00Z">
        <w:r>
  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  </w:r>
      </w:ins>
    </w:p>
    <w:bookmarkStart w:id="131" w:name="exm-qp-equality"/>
    <w:p>
      <w:pPr>
        <w:pStyle w:val="FirstParagraph"/>
      </w:pPr>
      <w:ins w:id="4597" w:author="PR Preview" w:date="2026-01-01T00:00:00Z">
        <w:r>
          <w:rPr>
            <w:b/>
            <w:bCs/>
          </w:rPr>
          <w:t xml:space="preserve">Example 28 (The closest point on a line to the origin)</w:t>
        </w:r>
      </w:ins>
      <w:ins w:id="4598" w:author="PR Preview" w:date="2026-01-01T00:00:00Z">
        <w:r>
          <w:t xml:space="preserve"> </w:t>
        </w:r>
      </w:ins>
      <w:ins w:id="4599" w:author="PR Preview" w:date="2026-01-01T00:00:00Z">
        <w:r>
          <w:t xml:space="preserve">Minimize</w:t>
        </w:r>
      </w:ins>
      <w:ins w:id="460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4601" w:author="PR Preview" w:date="2026-01-01T00:00:00Z">
        <w:r>
          <w:t xml:space="preserve"> </w:t>
        </w:r>
      </w:ins>
      <w:ins w:id="4602" w:author="PR Preview" w:date="2026-01-01T00:00:00Z">
        <w:r>
          <w:t xml:space="preserve">subject to</w:t>
        </w:r>
      </w:ins>
      <w:ins w:id="4603" w:author="PR Preview" w:date="2026-01-01T00:00:00Z">
        <w:r>
          <w:t xml:space="preserve"> </w:t>
        </w:r>
      </w:ins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ins w:id="4604" w:author="PR Preview" w:date="2026-01-01T00:00:00Z">
        <w:r>
          <w:t xml:space="preserve">.</w:t>
        </w:r>
      </w:ins>
      <w:ins w:id="4605" w:author="PR Preview" w:date="2026-01-01T00:00:00Z">
        <w:r>
          <w:t xml:space="preserve"> </w:t>
        </w:r>
      </w:ins>
      <w:ins w:id="4606" w:author="PR Preview" w:date="2026-01-01T00:00:00Z">
        <w:r>
          <w:t xml:space="preserve">In the form of</w:t>
        </w:r>
      </w:ins>
      <w:ins w:id="4607" w:author="PR Preview" w:date="2026-01-01T00:00:00Z">
        <w:r>
          <w:t xml:space="preserve"> </w:t>
        </w:r>
      </w:ins>
      <w:hyperlink w:anchor="thm-qp-equality">
        <w:ins w:id="460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609" w:author="PR Preview" w:date="2026-01-01T00:00:00Z">
        <w:r>
          <w:t xml:space="preserve">,</w:t>
        </w:r>
      </w:ins>
      <w:ins w:id="4610" w:author="PR Preview" w:date="2026-01-01T00:00:00Z">
        <w:r>
          <w:t xml:space="preserve"> </w:t>
        </w:r>
      </w:ins>
      <w:ins w:id="4611" w:author="PR Preview" w:date="2026-01-01T00:00:00Z">
        <w:r>
          <w:t xml:space="preserve">$x_1^2 + x_2^2 = \tfrac{1}{2}\,{\mathord{\smash[b]{\underset{\raise.3ex\hbox{$\scriptstyle\sim$}}{x}}\vphantom{x}}}^{\top} (2 \mathbf{I}_2) \mathord{\smash[b]{\underset{\raise.3ex\hbox{$\scriptstyle\sim$}}{x}}\vphantom{x}}$</w:t>
        </w:r>
      </w:ins>
      <w:ins w:id="4612" w:author="PR Preview" w:date="2026-01-01T00:00:00Z">
        <w:r>
          <w:t xml:space="preserve">,</w:t>
        </w:r>
      </w:ins>
      <w:ins w:id="4613" w:author="PR Preview" w:date="2026-01-01T00:00:00Z">
        <w:r>
          <w:t xml:space="preserve"> </w:t>
        </w:r>
      </w:ins>
      <w:ins w:id="4614" w:author="PR Preview" w:date="2026-01-01T00:00:00Z">
        <w:r>
          <w:t xml:space="preserve">so</w:t>
        </w:r>
      </w:ins>
      <w:ins w:id="461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616" w:author="PR Preview" w:date="2026-01-01T00:00:00Z">
        <w:r>
          <w:t xml:space="preserve">,</w:t>
        </w:r>
      </w:ins>
      <w:ins w:id="461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618" w:author="PR Preview" w:date="2026-01-01T00:00:00Z">
        <w:r>
          <w:t xml:space="preserve"> </w:t>
        </w:r>
      </w:ins>
      <w:ins w:id="4619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620" w:author="PR Preview" w:date="2026-01-01T00:00:00Z">
        <w:r>
          <w:t xml:space="preserve">,</w:t>
        </w:r>
      </w:ins>
      <w:ins w:id="462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4622" w:author="PR Preview" w:date="2026-01-01T00:00:00Z">
        <w:r>
          <w:t xml:space="preserve">) and</w:t>
        </w:r>
      </w:ins>
      <w:ins w:id="4623" w:author="PR Preview" w:date="2026-01-01T00:00:00Z">
        <w:r>
          <w:t xml:space="preserve"> </w:t>
        </w:r>
      </w:ins>
      <w:ins w:id="4624" w:author="PR Preview" w:date="2026-01-01T00:00:00Z">
        <w:r>
          <w:t xml:space="preserve">$\mathord{\smash[b]{\underset{\raise.3ex\hbox{$\scriptstyle\sim$}}{b}}\vphantom{b}} = [5]$</w:t>
        </w:r>
      </w:ins>
      <w:ins w:id="4625" w:author="PR Preview" w:date="2026-01-01T00:00:00Z">
        <w:r>
          <w:t xml:space="preserve">.</w:t>
        </w:r>
      </w:ins>
      <w:ins w:id="4626" w:author="PR Preview" w:date="2026-01-01T00:00:00Z">
        <w:r>
          <w:t xml:space="preserve"> </w:t>
        </w:r>
      </w:ins>
      <w:ins w:id="4627" w:author="PR Preview" w:date="2026-01-01T00:00:00Z">
        <w:r>
          <w:t xml:space="preserve">The hypotheses hold:</w:t>
        </w:r>
      </w:ins>
      <w:ins w:id="4628" w:author="PR Preview" w:date="2026-01-01T00:00:00Z">
        <w:r>
          <w:t xml:space="preserve"> </w:t>
        </w:r>
      </w:ins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629" w:author="PR Preview" w:date="2026-01-01T00:00:00Z">
        <w:r>
          <w:t xml:space="preserve"> </w:t>
        </w:r>
      </w:ins>
      <w:ins w:id="4630" w:author="PR Preview" w:date="2026-01-01T00:00:00Z">
        <w:r>
          <w:t xml:space="preserve">is positive definite,</w:t>
        </w:r>
      </w:ins>
      <w:ins w:id="4631" w:author="PR Preview" w:date="2026-01-01T00:00:00Z">
        <w:r>
          <w:t xml:space="preserve"> </w:t>
        </w:r>
      </w:ins>
      <w:ins w:id="4632" w:author="PR Preview" w:date="2026-01-01T00:00:00Z">
        <w:r>
          <w:t xml:space="preserve">and the single column</w:t>
        </w:r>
      </w:ins>
      <w:ins w:id="463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634" w:author="PR Preview" w:date="2026-01-01T00:00:00Z">
        <w:r>
          <w:t xml:space="preserve"> </w:t>
        </w:r>
      </w:ins>
      <w:ins w:id="4635" w:author="PR Preview" w:date="2026-01-01T00:00:00Z">
        <w:r>
          <w:t xml:space="preserve">is nonzero, so it is linearly independent.</w:t>
        </w:r>
      </w:ins>
      <w:ins w:id="4636" w:author="PR Preview" w:date="2026-01-01T00:00:00Z">
        <w:r>
          <w:t xml:space="preserve"> </w:t>
        </w:r>
      </w:ins>
      <w:ins w:id="4637" w:author="PR Preview" w:date="2026-01-01T00:00:00Z">
        <w:r>
          <w:t xml:space="preserve">Also</w:t>
        </w:r>
      </w:ins>
      <w:ins w:id="463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639" w:author="PR Preview" w:date="2026-01-01T00:00:00Z">
        <w:r>
          <w:t xml:space="preserve">. Then, from the formulas of</w:t>
        </w:r>
      </w:ins>
      <w:ins w:id="4640" w:author="PR Preview" w:date="2026-01-01T00:00:00Z">
        <w:r>
          <w:t xml:space="preserve"> </w:t>
        </w:r>
      </w:ins>
      <w:hyperlink w:anchor="thm-qp-equality">
        <w:ins w:id="4641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642" w:author="PR Preview" w:date="2026-01-01T00:00:00Z">
        <w:r>
          <w:t xml:space="preserve">,</w:t>
        </w:r>
      </w:ins>
    </w:p>
    <w:p>
      <w:pPr>
        <w:pStyle w:val="BodyText"/>
      </w:pPr>
      <w:ins w:id="4643" w:author="PR Preview" w:date="2026-01-01T00:00:00Z">
        <w:r>
  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  </w:r>
      </w:ins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BodyText"/>
      </w:pPr>
      <w:ins w:id="4644" w:author="PR Preview" w:date="2026-01-01T00:00:00Z">
        <w:r>
  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  </w:r>
      </w:ins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645" w:author="PR Preview" w:date="2026-01-01T00:00:00Z">
        <w:r>
          <w:delText xml:space="preserve">Geometrically,</w:delText>
        </w:r>
      </w:del>
      <w:del w:id="464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647" w:author="PR Preview" w:date="2026-01-01T00:00:00Z">
        <w:r>
          <w:delText xml:space="preserve"> </w:delText>
        </w:r>
      </w:del>
      <w:del w:id="4648" w:author="PR Preview" w:date="2026-01-01T00:00:00Z">
        <w:r>
          <w:delText xml:space="preserve">is the point of the line nearest the origin, at distance</w:delText>
        </w:r>
      </w:del>
      <w:del w:id="4649" w:author="PR Preview" w:date="2026-01-01T00:00:00Z">
        <w:r>
          <w:delText xml:space="preserve"> </w:delText>
        </w:r>
      </w:del>
      <m:oMath>
        <m:r>
          <m:t>1</m:t>
        </m:r>
      </m:oMath>
      <w:del w:id="4650" w:author="PR Preview" w:date="2026-01-01T00:00:00Z">
        <w:r>
          <w:delText xml:space="preserve">.</w:delText>
        </w:r>
      </w:del>
    </w:p>
    <w:p>
      <w:pPr>
        <w:pStyle w:val="FirstParagraph"/>
      </w:pPr>
      <w:ins w:id="4651" w:author="PR Preview" w:date="2026-01-01T00:00:00Z">
        <w:r>
          <w:t xml:space="preserve">Geometrically,</w:t>
        </w:r>
      </w:ins>
      <w:ins w:id="4652" w:author="PR Preview" w:date="2026-01-01T00:00:00Z">
        <w:r>
          <w:t xml:space="preserve"> </w:t>
        </w:r>
      </w:ins>
      <w:ins w:id="4653" w:author="PR Preview" w:date="2026-01-01T00:00:00Z">
        <w:r>
          <w:t xml:space="preserve">$\mathord{\smash[b]{\underset{\raise.3ex\hbox{$\scriptstyle\sim$}}{x}}\vphantom{x}}^*$</w:t>
        </w:r>
      </w:ins>
      <w:ins w:id="4654" w:author="PR Preview" w:date="2026-01-01T00:00:00Z">
        <w:r>
          <w:t xml:space="preserve"> </w:t>
        </w:r>
      </w:ins>
      <w:ins w:id="4655" w:author="PR Preview" w:date="2026-01-01T00:00:00Z">
        <w:r>
          <w:t xml:space="preserve">is the point of the line nearest the origin, at distance</w:t>
        </w:r>
      </w:ins>
      <w:ins w:id="4656" w:author="PR Preview" w:date="2026-01-01T00:00:00Z">
        <w:r>
          <w:t xml:space="preserve"> </w:t>
        </w:r>
      </w:ins>
      <m:oMath>
        <m:r>
          <m:t>1</m:t>
        </m:r>
      </m:oMath>
      <w:ins w:id="4657" w:author="PR Preview" w:date="2026-01-01T00:00:00Z">
        <w:r>
          <w:t xml:space="preserve">.</w:t>
        </w:r>
      </w:ins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del w:id="4658" w:author="PR Preview" w:date="2026-01-01T00:00:00Z">
        <w:r>
          <w:delText xml:space="preserve">If</w:delText>
        </w:r>
      </w:del>
      <w:del w:id="465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660" w:author="PR Preview" w:date="2026-01-01T00:00:00Z">
        <w:r>
          <w:delText xml:space="preserve"> </w:delText>
        </w:r>
      </w:del>
      <w:del w:id="4661" w:author="PR Preview" w:date="2026-01-01T00:00:00Z">
        <w:r>
          <w:delText xml:space="preserve">is not positive definite there may be no minimizer:</w:delText>
        </w:r>
      </w:del>
      <w:del w:id="4662" w:author="PR Preview" w:date="2026-01-01T00:00:00Z">
        <w:r>
          <w:delText xml:space="preserve"> </w:delText>
        </w:r>
      </w:del>
      <w:del w:id="4663" w:author="PR Preview" w:date="2026-01-01T00:00:00Z">
        <w:r>
          <w:delText xml:space="preserve">with</w:delText>
        </w:r>
      </w:del>
      <w:del w:id="466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4665" w:author="PR Preview" w:date="2026-01-01T00:00:00Z">
        <w:r>
          <w:delText xml:space="preserve"> </w:delText>
        </w:r>
      </w:del>
      <w:del w:id="4666" w:author="PR Preview" w:date="2026-01-01T00:00:00Z">
        <w:r>
          <w:delText xml:space="preserve">and the constraint</w:delText>
        </w:r>
      </w:del>
      <w:del w:id="46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del w:id="4668" w:author="PR Preview" w:date="2026-01-01T00:00:00Z">
        <w:r>
          <w:delText xml:space="preserve"> </w:delText>
        </w:r>
      </w:del>
      <w:del w:id="4669" w:author="PR Preview" w:date="2026-01-01T00:00:00Z">
        <w:r>
          <w:delText xml:space="preserve">(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670" w:author="PR Preview" w:date="2026-01-01T00:00:00Z">
        <w:r>
          <w:delText xml:space="preserve">,</w:delText>
        </w:r>
      </w:del>
      <w:del w:id="467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del w:id="4672" w:author="PR Preview" w:date="2026-01-01T00:00:00Z">
        <w:r>
          <w:delText xml:space="preserve">),</w:delText>
        </w:r>
      </w:del>
      <w:del w:id="467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4674" w:author="PR Preview" w:date="2026-01-01T00:00:00Z">
        <w:r>
          <w:delText xml:space="preserve"> </w:delText>
        </w:r>
      </w:del>
      <w:del w:id="4675" w:author="PR Preview" w:date="2026-01-01T00:00:00Z">
        <w:r>
          <w:delText xml:space="preserve">decreases without bound as</w:delText>
        </w:r>
      </w:del>
      <w:del w:id="467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4677" w:author="PR Preview" w:date="2026-01-01T00:00:00Z">
        <w:r>
          <w:delText xml:space="preserve"> </w:delText>
        </w:r>
      </w:del>
      <w:del w:id="4678" w:author="PR Preview" w:date="2026-01-01T00:00:00Z">
        <w:r>
          <w:delText xml:space="preserve">grows.</w:delText>
        </w:r>
      </w:del>
    </w:p>
    <w:p>
      <w:pPr>
        <w:numPr>
          <w:ilvl w:val="0"/>
          <w:numId w:val="1018"/>
        </w:numPr>
      </w:pPr>
      <w:ins w:id="4679" w:author="PR Preview" w:date="2026-01-01T00:00:00Z">
        <w:r>
          <w:t xml:space="preserve">If</w:t>
        </w:r>
      </w:ins>
      <w:ins w:id="468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681" w:author="PR Preview" w:date="2026-01-01T00:00:00Z">
        <w:r>
          <w:t xml:space="preserve"> </w:t>
        </w:r>
      </w:ins>
      <w:ins w:id="4682" w:author="PR Preview" w:date="2026-01-01T00:00:00Z">
        <w:r>
          <w:t xml:space="preserve">is not positive definite there may be no minimizer:</w:t>
        </w:r>
      </w:ins>
      <w:ins w:id="4683" w:author="PR Preview" w:date="2026-01-01T00:00:00Z">
        <w:r>
          <w:t xml:space="preserve"> </w:t>
        </w:r>
      </w:ins>
      <w:ins w:id="4684" w:author="PR Preview" w:date="2026-01-01T00:00:00Z">
        <w:r>
          <w:t xml:space="preserve">with</w:t>
        </w:r>
      </w:ins>
      <w:ins w:id="468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4686" w:author="PR Preview" w:date="2026-01-01T00:00:00Z">
        <w:r>
          <w:t xml:space="preserve"> </w:t>
        </w:r>
      </w:ins>
      <w:ins w:id="4687" w:author="PR Preview" w:date="2026-01-01T00:00:00Z">
        <w:r>
          <w:t xml:space="preserve">and the constraint</w:t>
        </w:r>
      </w:ins>
      <w:ins w:id="468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4689" w:author="PR Preview" w:date="2026-01-01T00:00:00Z">
        <w:r>
          <w:t xml:space="preserve"> </w:t>
        </w:r>
      </w:ins>
      <w:ins w:id="4690" w:author="PR Preview" w:date="2026-01-01T00:00:00Z">
        <w:r>
          <w:t xml:space="preserve">(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691" w:author="PR Preview" w:date="2026-01-01T00:00:00Z">
        <w:r>
          <w:t xml:space="preserve">,</w:t>
        </w:r>
      </w:ins>
      <w:ins w:id="4692" w:author="PR Preview" w:date="2026-01-01T00:00:00Z">
        <w:r>
          <w:t xml:space="preserve"> </w:t>
        </w:r>
      </w:ins>
      <w:ins w:id="4693" w:author="PR Preview" w:date="2026-01-01T00:00:00Z">
        <w:r>
          <w:t xml:space="preserve">$\mathord{\smash[b]{\underset{\raise.3ex\hbox{$\scriptstyle\sim$}}{b}}\vphantom{b}} = [1]$</w:t>
        </w:r>
      </w:ins>
      <w:ins w:id="4694" w:author="PR Preview" w:date="2026-01-01T00:00:00Z">
        <w:r>
          <w:t xml:space="preserve">),</w:t>
        </w:r>
      </w:ins>
      <w:ins w:id="46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ins w:id="4696" w:author="PR Preview" w:date="2026-01-01T00:00:00Z">
        <w:r>
          <w:t xml:space="preserve"> </w:t>
        </w:r>
      </w:ins>
      <w:ins w:id="4697" w:author="PR Preview" w:date="2026-01-01T00:00:00Z">
        <w:r>
          <w:t xml:space="preserve">decreases without bound as</w:t>
        </w:r>
      </w:ins>
      <w:ins w:id="46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4699" w:author="PR Preview" w:date="2026-01-01T00:00:00Z">
        <w:r>
          <w:t xml:space="preserve"> </w:t>
        </w:r>
      </w:ins>
      <w:ins w:id="4700" w:author="PR Preview" w:date="2026-01-01T00:00:00Z">
        <w:r>
          <w:t xml:space="preserve">grows.</w:t>
        </w:r>
      </w:ins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4701" w:author="PR Preview" w:date="2026-01-01T00:00:00Z">
        <w:r>
          <w:delText xml:space="preserve">whose columns are equal.</w:delText>
        </w:r>
      </w:del>
      <w:del w:id="4702" w:author="PR Preview" w:date="2026-01-01T00:00:00Z">
        <w:r>
          <w:delText xml:space="preserve"> </w:delText>
        </w:r>
      </w:del>
      <w:del w:id="4703" w:author="PR Preview" w:date="2026-01-01T00:00:00Z">
        <w:r>
          <w:delText xml:space="preserve">So</w:delText>
        </w:r>
      </w:del>
      <w:del w:id="4704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4705" w:author="PR Preview" w:date="2026-01-01T00:00:00Z">
        <w:r>
          <w:delText xml:space="preserve">, and</w:delText>
        </w:r>
      </w:del>
      <w:del w:id="4706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</m:oMath>
      <w:del w:id="4707" w:author="PR Preview" w:date="2026-01-01T00:00:00Z">
        <w:r>
          <w:delText xml:space="preserve"> </w:delText>
        </w:r>
      </w:del>
      <w:del w:id="4708" w:author="PR Preview" w:date="2026-01-01T00:00:00Z">
        <w:r>
          <w:delText xml:space="preserve">is not invertible</w:delText>
        </w:r>
      </w:del>
      <w:del w:id="4709" w:author="PR Preview" w:date="2026-01-01T00:00:00Z">
        <w:r>
          <w:delText xml:space="preserve"> </w:delText>
        </w:r>
      </w:del>
      <w:del w:id="4710" w:author="PR Preview" w:date="2026-01-01T00:00:00Z">
        <w:r>
          <w:delText xml:space="preserve">(</w:delText>
        </w:r>
      </w:del>
      <w:hyperlink r:id="rId132">
        <w:del w:id="4711" w:author="PR Preview" w:date="2026-01-01T00:00:00Z">
          <w:r>
            <w:rPr>
              <w:rStyle w:val="Hyperlink"/>
            </w:rPr>
            <w:delText xml:space="preserve">a square matrix is invertible exactly when its null space is zero</w:delText>
          </w:r>
        </w:del>
      </w:hyperlink>
      <w:del w:id="4712" w:author="PR Preview" w:date="2026-01-01T00:00:00Z">
        <w:r>
          <w:delText xml:space="preserve">).</w:delText>
        </w:r>
      </w:del>
      <w:del w:id="4713" w:author="PR Preview" w:date="2026-01-01T00:00:00Z">
        <w:r>
          <w:delText xml:space="preserve"> </w:delText>
        </w:r>
      </w:del>
      <w:del w:id="4714" w:author="PR Preview" w:date="2026-01-01T00:00:00Z">
        <w:r>
          <w:delText xml:space="preserve">The two constraints both read</w:delText>
        </w:r>
      </w:del>
      <w:del w:id="471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del w:id="4716" w:author="PR Preview" w:date="2026-01-01T00:00:00Z">
        <w:r>
          <w:delText xml:space="preserve">,</w:delText>
        </w:r>
      </w:del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so they have no solution at all when</w:delText>
        </w:r>
      </w:del>
      <w:del w:id="4719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del w:id="4720" w:author="PR Preview" w:date="2026-01-01T00:00:00Z">
        <w:r>
          <w:delText xml:space="preserve">.</w:delText>
        </w:r>
      </w:del>
      <w:del w:id="4721" w:author="PR Preview" w:date="2026-01-01T00:00:00Z">
        <w:r>
          <w:delText xml:space="preserve"> </w:delText>
        </w:r>
      </w:del>
      <w:del w:id="4722" w:author="PR Preview" w:date="2026-01-01T00:00:00Z">
        <w:r>
          <w:delText xml:space="preserve">When</w:delText>
        </w:r>
      </w:del>
      <w:del w:id="472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del w:id="4724" w:author="PR Preview" w:date="2026-01-01T00:00:00Z">
        <w:r>
          <w:delText xml:space="preserve"> </w:delText>
        </w:r>
      </w:del>
      <w:del w:id="4725" w:author="PR Preview" w:date="2026-01-01T00:00:00Z">
        <w:r>
          <w:delText xml:space="preserve">a unique minimizer still exists,</w:delText>
        </w:r>
      </w:del>
    </w:p>
    <w:p>
      <w:pPr>
        <w:numPr>
          <w:ilvl w:val="0"/>
          <w:numId w:val="1000"/>
        </w:numPr>
      </w:pPr>
      <w:ins w:id="4726" w:author="PR Preview" w:date="2026-01-01T00:00:00Z">
        <w:r>
          <w:t xml:space="preserve">whose columns are equal.</w:t>
        </w:r>
      </w:ins>
      <w:ins w:id="4727" w:author="PR Preview" w:date="2026-01-01T00:00:00Z">
        <w:r>
          <w:t xml:space="preserve"> </w:t>
        </w:r>
      </w:ins>
      <w:ins w:id="4728" w:author="PR Preview" w:date="2026-01-01T00:00:00Z">
        <w:r>
          <w:t xml:space="preserve">So</w:t>
        </w:r>
      </w:ins>
      <w:ins w:id="4729" w:author="PR Preview" w:date="2026-01-01T00:00:00Z">
        <w:r>
          <w:t xml:space="preserve"> </w:t>
        </w:r>
      </w:ins>
      <w:ins w:id="4730" w:author="PR Preview" w:date="2026-01-01T00:00:00Z">
        <w:r>
          <w:t xml:space="preserve">$\mathbf{M} {(1, -1)}^{\top} = \mathord{\smash[b]{\underset{\raise.3ex\hbox{$\scriptstyle\sim$}}{0}}\vphantom{0}}_{2 \times 1}$</w:t>
        </w:r>
      </w:ins>
      <w:ins w:id="4731" w:author="PR Preview" w:date="2026-01-01T00:00:00Z">
        <w:r>
          <w:t xml:space="preserve">, and</w:t>
        </w:r>
      </w:ins>
      <w:ins w:id="4732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</m:oMath>
      <w:ins w:id="4733" w:author="PR Preview" w:date="2026-01-01T00:00:00Z">
        <w:r>
          <w:t xml:space="preserve"> </w:t>
        </w:r>
      </w:ins>
      <w:ins w:id="4734" w:author="PR Preview" w:date="2026-01-01T00:00:00Z">
        <w:r>
          <w:t xml:space="preserve">is not invertible</w:t>
        </w:r>
      </w:ins>
      <w:ins w:id="4735" w:author="PR Preview" w:date="2026-01-01T00:00:00Z">
        <w:r>
          <w:t xml:space="preserve"> </w:t>
        </w:r>
      </w:ins>
      <w:ins w:id="4736" w:author="PR Preview" w:date="2026-01-01T00:00:00Z">
        <w:r>
          <w:t xml:space="preserve">(</w:t>
        </w:r>
      </w:ins>
      <w:hyperlink r:id="rId132">
        <w:ins w:id="4737" w:author="PR Preview" w:date="2026-01-01T00:00:00Z">
          <w:r>
            <w:rPr>
              <w:rStyle w:val="Hyperlink"/>
            </w:rPr>
            <w:t xml:space="preserve">a square matrix is invertible exactly when its null space is zero</w:t>
          </w:r>
        </w:ins>
      </w:hyperlink>
      <w:ins w:id="4738" w:author="PR Preview" w:date="2026-01-01T00:00:00Z">
        <w:r>
          <w:t xml:space="preserve">).</w:t>
        </w:r>
      </w:ins>
      <w:ins w:id="4739" w:author="PR Preview" w:date="2026-01-01T00:00:00Z">
        <w:r>
          <w:t xml:space="preserve"> </w:t>
        </w:r>
      </w:ins>
      <w:ins w:id="4740" w:author="PR Preview" w:date="2026-01-01T00:00:00Z">
        <w:r>
          <w:t xml:space="preserve">The two constraints both read</w:t>
        </w:r>
      </w:ins>
      <w:ins w:id="474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ins w:id="4742" w:author="PR Preview" w:date="2026-01-01T00:00:00Z">
        <w:r>
          <w:t xml:space="preserve">,</w:t>
        </w:r>
      </w:ins>
      <w:ins w:id="4743" w:author="PR Preview" w:date="2026-01-01T00:00:00Z">
        <w:r>
          <w:t xml:space="preserve"> </w:t>
        </w:r>
      </w:ins>
      <w:ins w:id="4744" w:author="PR Preview" w:date="2026-01-01T00:00:00Z">
        <w:r>
          <w:t xml:space="preserve">so they have no solution at all when</w:t>
        </w:r>
      </w:ins>
      <w:ins w:id="474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ins w:id="4746" w:author="PR Preview" w:date="2026-01-01T00:00:00Z">
        <w:r>
          <w:t xml:space="preserve">.</w:t>
        </w:r>
      </w:ins>
      <w:ins w:id="4747" w:author="PR Preview" w:date="2026-01-01T00:00:00Z">
        <w:r>
          <w:t xml:space="preserve"> </w:t>
        </w:r>
      </w:ins>
      <w:ins w:id="4748" w:author="PR Preview" w:date="2026-01-01T00:00:00Z">
        <w:r>
          <w:t xml:space="preserve">When</w:t>
        </w:r>
      </w:ins>
      <w:ins w:id="4749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ins w:id="4750" w:author="PR Preview" w:date="2026-01-01T00:00:00Z">
        <w:r>
          <w:t xml:space="preserve"> </w:t>
        </w:r>
      </w:ins>
      <w:ins w:id="4751" w:author="PR Preview" w:date="2026-01-01T00:00:00Z">
        <w:r>
          <w:t xml:space="preserve">a unique minimizer still exists,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del w:id="4752" w:author="PR Preview" w:date="2026-01-01T00:00:00Z">
        <w:r>
          <w:rPr>
            <w:b/>
            <w:bCs/>
          </w:rPr>
          <w:delText xml:space="preserve">Definition 17 (Sensitivity)</w:delText>
        </w:r>
      </w:del>
      <w:del w:id="4753" w:author="PR Preview" w:date="2026-01-01T00:00:00Z">
        <w:r>
          <w:delText xml:space="preserve"> </w:delText>
        </w:r>
      </w:del>
      <w:del w:id="4754" w:author="PR Preview" w:date="2026-01-01T00:00:00Z">
        <w:r>
          <w:delText xml:space="preserve">Suppose a minimization problem (</w:delText>
        </w:r>
      </w:del>
      <w:hyperlink w:anchor="def-minimization-problem">
        <w:del w:id="4755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4756" w:author="PR Preview" w:date="2026-01-01T00:00:00Z">
        <w:r>
          <w:delText xml:space="preserve">)</w:delText>
        </w:r>
      </w:del>
      <w:del w:id="4757" w:author="PR Preview" w:date="2026-01-01T00:00:00Z">
        <w:r>
          <w:delText xml:space="preserve"> </w:delText>
        </w:r>
      </w:del>
      <w:del w:id="4758" w:author="PR Preview" w:date="2026-01-01T00:00:00Z">
        <w:r>
          <w:delText xml:space="preserve">depends on a vector</w:delText>
        </w:r>
      </w:del>
      <w:del w:id="475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760" w:author="PR Preview" w:date="2026-01-01T00:00:00Z">
        <w:r>
          <w:delText xml:space="preserve">,</w:delText>
        </w:r>
      </w:del>
      <w:del w:id="4761" w:author="PR Preview" w:date="2026-01-01T00:00:00Z">
        <w:r>
          <w:delText xml:space="preserve"> </w:delText>
        </w:r>
      </w:del>
      <w:del w:id="4762" w:author="PR Preview" w:date="2026-01-01T00:00:00Z">
        <w:r>
          <w:delText xml:space="preserve">and let</w:delText>
        </w:r>
      </w:del>
      <w:del w:id="476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764" w:author="PR Preview" w:date="2026-01-01T00:00:00Z">
        <w:r>
          <w:delText xml:space="preserve"> </w:delText>
        </w:r>
      </w:del>
      <w:del w:id="4765" w:author="PR Preview" w:date="2026-01-01T00:00:00Z">
        <w:r>
          <w:delText xml:space="preserve">be its minimum value, as a function of</w:delText>
        </w:r>
      </w:del>
      <w:del w:id="476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67" w:author="PR Preview" w:date="2026-01-01T00:00:00Z">
        <w:r>
          <w:delText xml:space="preserve">.</w:delText>
        </w:r>
      </w:del>
      <w:del w:id="4768" w:author="PR Preview" w:date="2026-01-01T00:00:00Z">
        <w:r>
          <w:delText xml:space="preserve"> </w:delText>
        </w:r>
      </w:del>
      <w:del w:id="4769" w:author="PR Preview" w:date="2026-01-01T00:00:00Z">
        <w:r>
          <w:delText xml:space="preserve">When the gradient</w:delText>
        </w:r>
      </w:del>
      <w:del w:id="477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771" w:author="PR Preview" w:date="2026-01-01T00:00:00Z">
        <w:r>
          <w:delText xml:space="preserve"> </w:delText>
        </w:r>
      </w:del>
      <w:del w:id="4772" w:author="PR Preview" w:date="2026-01-01T00:00:00Z">
        <w:r>
          <w:delText xml:space="preserve">exists (</w:delText>
        </w:r>
      </w:del>
      <w:hyperlink r:id="rId17">
        <w:del w:id="4773" w:author="PR Preview" w:date="2026-01-01T00:00:00Z">
          <w:r>
            <w:rPr>
              <w:rStyle w:val="Hyperlink"/>
            </w:rPr>
            <w:delText xml:space="preserve">gradient</w:delText>
          </w:r>
        </w:del>
      </w:hyperlink>
      <w:del w:id="4774" w:author="PR Preview" w:date="2026-01-01T00:00:00Z">
        <w:r>
          <w:delText xml:space="preserve">),</w:delText>
        </w:r>
      </w:del>
      <w:del w:id="4775" w:author="PR Preview" w:date="2026-01-01T00:00:00Z">
        <w:r>
          <w:delText xml:space="preserve"> </w:delText>
        </w:r>
      </w:del>
      <w:del w:id="4776" w:author="PR Preview" w:date="2026-01-01T00:00:00Z">
        <w:r>
          <w:delText xml:space="preserve">it is the</w:delText>
        </w:r>
      </w:del>
      <w:del w:id="4777" w:author="PR Preview" w:date="2026-01-01T00:00:00Z">
        <w:r>
          <w:delText xml:space="preserve"> </w:delText>
        </w:r>
      </w:del>
      <w:del w:id="4778" w:author="PR Preview" w:date="2026-01-01T00:00:00Z">
        <w:r>
          <w:rPr>
            <w:b/>
            <w:bCs/>
          </w:rPr>
          <w:delText xml:space="preserve">sensitivity</w:delText>
        </w:r>
      </w:del>
      <w:del w:id="4779" w:author="PR Preview" w:date="2026-01-01T00:00:00Z">
        <w:r>
          <w:delText xml:space="preserve"> </w:delText>
        </w:r>
      </w:del>
      <w:del w:id="4780" w:author="PR Preview" w:date="2026-01-01T00:00:00Z">
        <w:r>
          <w:delText xml:space="preserve">of the minimum value to</w:delText>
        </w:r>
      </w:del>
      <w:del w:id="4781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82" w:author="PR Preview" w:date="2026-01-01T00:00:00Z">
        <w:r>
          <w:delText xml:space="preserve">:</w:delText>
        </w:r>
      </w:del>
      <w:del w:id="4783" w:author="PR Preview" w:date="2026-01-01T00:00:00Z">
        <w:r>
          <w:delText xml:space="preserve"> </w:delText>
        </w:r>
      </w:del>
      <w:del w:id="4784" w:author="PR Preview" w:date="2026-01-01T00:00:00Z">
        <w:r>
          <w:delText xml:space="preserve">by</w:delText>
        </w:r>
      </w:del>
      <w:del w:id="4785" w:author="PR Preview" w:date="2026-01-01T00:00:00Z">
        <w:r>
          <w:delText xml:space="preserve"> </w:delText>
        </w:r>
      </w:del>
      <w:hyperlink r:id="rId134">
        <w:del w:id="4786" w:author="PR Preview" w:date="2026-01-01T00:00:00Z">
          <w:r>
            <w:rPr>
              <w:rStyle w:val="Hyperlink"/>
            </w:rPr>
            <w:delText xml:space="preserve">partial derivative</w:delText>
          </w:r>
        </w:del>
      </w:hyperlink>
      <w:del w:id="4787" w:author="PR Preview" w:date="2026-01-01T00:00:00Z">
        <w:r>
          <w:delText xml:space="preserve">, its entry</w:delText>
        </w:r>
      </w:del>
      <w:del w:id="4788" w:author="PR Preview" w:date="2026-01-01T00:00:00Z">
        <w:r>
          <w:delText xml:space="preserve"> </w:delText>
        </w:r>
      </w:del>
      <m:oMath>
        <m:r>
          <m:t>i</m:t>
        </m:r>
      </m:oMath>
      <w:del w:id="4789" w:author="PR Preview" w:date="2026-01-01T00:00:00Z">
        <w:r>
          <w:delText xml:space="preserve"> </w:delText>
        </w:r>
      </w:del>
      <w:del w:id="4790" w:author="PR Preview" w:date="2026-01-01T00:00:00Z">
        <w:r>
          <w:delText xml:space="preserve">is the limit,</w:delText>
        </w:r>
      </w:del>
      <w:del w:id="4791" w:author="PR Preview" w:date="2026-01-01T00:00:00Z">
        <w:r>
          <w:delText xml:space="preserve"> </w:delText>
        </w:r>
      </w:del>
      <w:del w:id="4792" w:author="PR Preview" w:date="2026-01-01T00:00:00Z">
        <w:r>
          <w:delText xml:space="preserve">as a change in</w:delText>
        </w:r>
      </w:del>
      <w:del w:id="4793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4794" w:author="PR Preview" w:date="2026-01-01T00:00:00Z">
        <w:r>
          <w:delText xml:space="preserve"> </w:delText>
        </w:r>
      </w:del>
      <w:del w:id="4795" w:author="PR Preview" w:date="2026-01-01T00:00:00Z">
        <w:r>
          <w:delText xml:space="preserve">alone shrinks to</w:delText>
        </w:r>
      </w:del>
      <w:del w:id="4796" w:author="PR Preview" w:date="2026-01-01T00:00:00Z">
        <w:r>
          <w:delText xml:space="preserve"> </w:delText>
        </w:r>
      </w:del>
      <m:oMath>
        <m:r>
          <m:t>0</m:t>
        </m:r>
      </m:oMath>
      <w:del w:id="4797" w:author="PR Preview" w:date="2026-01-01T00:00:00Z">
        <w:r>
          <w:delText xml:space="preserve">,</w:delText>
        </w:r>
      </w:del>
      <w:del w:id="4798" w:author="PR Preview" w:date="2026-01-01T00:00:00Z">
        <w:r>
          <w:delText xml:space="preserve"> </w:delText>
        </w:r>
      </w:del>
      <w:del w:id="4799" w:author="PR Preview" w:date="2026-01-01T00:00:00Z">
        <w:r>
          <w:delText xml:space="preserve">of the resulting change in the minimum value divided by the change in</w:delText>
        </w:r>
      </w:del>
      <w:del w:id="4800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4801" w:author="PR Preview" w:date="2026-01-01T00:00:00Z">
        <w:r>
          <w:delText xml:space="preserve">.</w:delText>
        </w:r>
      </w:del>
    </w:p>
    <w:p>
      <w:pPr>
        <w:pStyle w:val="FirstParagraph"/>
      </w:pPr>
      <w:ins w:id="4802" w:author="PR Preview" w:date="2026-01-01T00:00:00Z">
        <w:r>
          <w:rPr>
            <w:b/>
            <w:bCs/>
          </w:rPr>
          <w:t xml:space="preserve">Definition 17 (Sensitivity)</w:t>
        </w:r>
      </w:ins>
      <w:ins w:id="4803" w:author="PR Preview" w:date="2026-01-01T00:00:00Z">
        <w:r>
          <w:t xml:space="preserve"> </w:t>
        </w:r>
      </w:ins>
      <w:ins w:id="4804" w:author="PR Preview" w:date="2026-01-01T00:00:00Z">
        <w:r>
          <w:t xml:space="preserve">Suppose a minimization problem (</w:t>
        </w:r>
      </w:ins>
      <w:hyperlink w:anchor="def-minimization-problem">
        <w:ins w:id="480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806" w:author="PR Preview" w:date="2026-01-01T00:00:00Z">
        <w:r>
          <w:t xml:space="preserve">)</w:t>
        </w:r>
      </w:ins>
      <w:ins w:id="4807" w:author="PR Preview" w:date="2026-01-01T00:00:00Z">
        <w:r>
          <w:t xml:space="preserve"> </w:t>
        </w:r>
      </w:ins>
      <w:ins w:id="4808" w:author="PR Preview" w:date="2026-01-01T00:00:00Z">
        <w:r>
          <w:t xml:space="preserve">depends on a vector</w:t>
        </w:r>
      </w:ins>
      <w:ins w:id="4809" w:author="PR Preview" w:date="2026-01-01T00:00:00Z">
        <w:r>
          <w:t xml:space="preserve"> </w:t>
        </w:r>
      </w:ins>
      <w:ins w:id="4810" w:author="PR Preview" w:date="2026-01-01T00:00:00Z">
        <w:r>
          <w:t xml:space="preserve">$\mathord{\smash[b]{\underset{\raise.3ex\hbox{$\scriptstyle\sim$}}{b}}\vphantom{b}} \in \mathbb{R}^m$</w:t>
        </w:r>
      </w:ins>
      <w:ins w:id="4811" w:author="PR Preview" w:date="2026-01-01T00:00:00Z">
        <w:r>
          <w:t xml:space="preserve">,</w:t>
        </w:r>
      </w:ins>
      <w:ins w:id="4812" w:author="PR Preview" w:date="2026-01-01T00:00:00Z">
        <w:r>
          <w:t xml:space="preserve"> </w:t>
        </w:r>
      </w:ins>
      <w:ins w:id="4813" w:author="PR Preview" w:date="2026-01-01T00:00:00Z">
        <w:r>
          <w:t xml:space="preserve">and let</w:t>
        </w:r>
      </w:ins>
      <w:ins w:id="4814" w:author="PR Preview" w:date="2026-01-01T00:00:00Z">
        <w:r>
          <w:t xml:space="preserve"> </w:t>
        </w:r>
      </w:ins>
      <w:ins w:id="4815" w:author="PR Preview" w:date="2026-01-01T00:00:00Z">
        <w:r>
          <w:t xml:space="preserve">$f^*(\mathord{\smash[b]{\underset{\raise.3ex\hbox{$\scriptstyle\sim$}}{b}}\vphantom{b}})$</w:t>
        </w:r>
      </w:ins>
      <w:ins w:id="4816" w:author="PR Preview" w:date="2026-01-01T00:00:00Z">
        <w:r>
          <w:t xml:space="preserve"> </w:t>
        </w:r>
      </w:ins>
      <w:ins w:id="4817" w:author="PR Preview" w:date="2026-01-01T00:00:00Z">
        <w:r>
          <w:t xml:space="preserve">be its minimum value, as a function of</w:t>
        </w:r>
      </w:ins>
      <w:ins w:id="4818" w:author="PR Preview" w:date="2026-01-01T00:00:00Z">
        <w:r>
          <w:t xml:space="preserve"> </w:t>
        </w:r>
      </w:ins>
      <w:ins w:id="4819" w:author="PR Preview" w:date="2026-01-01T00:00:00Z">
        <w:r>
          <w:t xml:space="preserve">$\mathord{\smash[b]{\underset{\raise.3ex\hbox{$\scriptstyle\sim$}}{b}}\vphantom{b}}$</w:t>
        </w:r>
      </w:ins>
      <w:ins w:id="4820" w:author="PR Preview" w:date="2026-01-01T00:00:00Z">
        <w:r>
          <w:t xml:space="preserve">.</w:t>
        </w:r>
      </w:ins>
      <w:ins w:id="4821" w:author="PR Preview" w:date="2026-01-01T00:00:00Z">
        <w:r>
          <w:t xml:space="preserve"> </w:t>
        </w:r>
      </w:ins>
      <w:ins w:id="4822" w:author="PR Preview" w:date="2026-01-01T00:00:00Z">
        <w:r>
          <w:t xml:space="preserve">When the gradient</w:t>
        </w:r>
      </w:ins>
      <w:ins w:id="4823" w:author="PR Preview" w:date="2026-01-01T00:00:00Z">
        <w:r>
          <w:t xml:space="preserve"> </w:t>
        </w:r>
      </w:ins>
      <w:ins w:id="4824" w:author="PR Preview" w:date="2026-01-01T00:00:00Z">
        <w:r>
          <w:t xml:space="preserve">$\frac{\partial}{\partial \mathord{\smash[b]{\underset{\raise.3ex\hbox{$\scriptstyle\sim$}}{b}}\vphantom{b}}} f^*(\mathord{\smash[b]{\underset{\raise.3ex\hbox{$\scriptstyle\sim$}}{b}}\vphantom{b}})$</w:t>
        </w:r>
      </w:ins>
      <w:ins w:id="4825" w:author="PR Preview" w:date="2026-01-01T00:00:00Z">
        <w:r>
          <w:t xml:space="preserve"> </w:t>
        </w:r>
      </w:ins>
      <w:ins w:id="4826" w:author="PR Preview" w:date="2026-01-01T00:00:00Z">
        <w:r>
          <w:t xml:space="preserve">exists (</w:t>
        </w:r>
      </w:ins>
      <w:hyperlink r:id="rId17">
        <w:ins w:id="4827" w:author="PR Preview" w:date="2026-01-01T00:00:00Z">
          <w:r>
            <w:rPr>
              <w:rStyle w:val="Hyperlink"/>
            </w:rPr>
            <w:t xml:space="preserve">gradient</w:t>
          </w:r>
        </w:ins>
      </w:hyperlink>
      <w:ins w:id="4828" w:author="PR Preview" w:date="2026-01-01T00:00:00Z">
        <w:r>
          <w:t xml:space="preserve">),</w:t>
        </w:r>
      </w:ins>
      <w:ins w:id="4829" w:author="PR Preview" w:date="2026-01-01T00:00:00Z">
        <w:r>
          <w:t xml:space="preserve"> </w:t>
        </w:r>
      </w:ins>
      <w:ins w:id="4830" w:author="PR Preview" w:date="2026-01-01T00:00:00Z">
        <w:r>
          <w:t xml:space="preserve">it is the</w:t>
        </w:r>
      </w:ins>
      <w:ins w:id="4831" w:author="PR Preview" w:date="2026-01-01T00:00:00Z">
        <w:r>
          <w:t xml:space="preserve"> </w:t>
        </w:r>
      </w:ins>
      <w:ins w:id="4832" w:author="PR Preview" w:date="2026-01-01T00:00:00Z">
        <w:r>
          <w:rPr>
            <w:b/>
            <w:bCs/>
          </w:rPr>
          <w:t xml:space="preserve">sensitivity</w:t>
        </w:r>
      </w:ins>
      <w:ins w:id="4833" w:author="PR Preview" w:date="2026-01-01T00:00:00Z">
        <w:r>
          <w:t xml:space="preserve"> </w:t>
        </w:r>
      </w:ins>
      <w:ins w:id="4834" w:author="PR Preview" w:date="2026-01-01T00:00:00Z">
        <w:r>
          <w:t xml:space="preserve">of the minimum value to</w:t>
        </w:r>
      </w:ins>
      <w:ins w:id="4835" w:author="PR Preview" w:date="2026-01-01T00:00:00Z">
        <w:r>
          <w:t xml:space="preserve"> </w:t>
        </w:r>
      </w:ins>
      <w:ins w:id="4836" w:author="PR Preview" w:date="2026-01-01T00:00:00Z">
        <w:r>
          <w:t xml:space="preserve">$\mathord{\smash[b]{\underset{\raise.3ex\hbox{$\scriptstyle\sim$}}{b}}\vphantom{b}}$</w:t>
        </w:r>
      </w:ins>
      <w:ins w:id="4837" w:author="PR Preview" w:date="2026-01-01T00:00:00Z">
        <w:r>
          <w:t xml:space="preserve">:</w:t>
        </w:r>
      </w:ins>
      <w:ins w:id="4838" w:author="PR Preview" w:date="2026-01-01T00:00:00Z">
        <w:r>
          <w:t xml:space="preserve"> </w:t>
        </w:r>
      </w:ins>
      <w:ins w:id="4839" w:author="PR Preview" w:date="2026-01-01T00:00:00Z">
        <w:r>
          <w:t xml:space="preserve">by</w:t>
        </w:r>
      </w:ins>
      <w:ins w:id="4840" w:author="PR Preview" w:date="2026-01-01T00:00:00Z">
        <w:r>
          <w:t xml:space="preserve"> </w:t>
        </w:r>
      </w:ins>
      <w:hyperlink r:id="rId134">
        <w:ins w:id="4841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4842" w:author="PR Preview" w:date="2026-01-01T00:00:00Z">
        <w:r>
          <w:t xml:space="preserve">, its entry</w:t>
        </w:r>
      </w:ins>
      <w:ins w:id="4843" w:author="PR Preview" w:date="2026-01-01T00:00:00Z">
        <w:r>
          <w:t xml:space="preserve"> </w:t>
        </w:r>
      </w:ins>
      <m:oMath>
        <m:r>
          <m:t>i</m:t>
        </m:r>
      </m:oMath>
      <w:ins w:id="4844" w:author="PR Preview" w:date="2026-01-01T00:00:00Z">
        <w:r>
          <w:t xml:space="preserve"> </w:t>
        </w:r>
      </w:ins>
      <w:ins w:id="4845" w:author="PR Preview" w:date="2026-01-01T00:00:00Z">
        <w:r>
          <w:t xml:space="preserve">is the limit,</w:t>
        </w:r>
      </w:ins>
      <w:ins w:id="4846" w:author="PR Preview" w:date="2026-01-01T00:00:00Z">
        <w:r>
          <w:t xml:space="preserve"> </w:t>
        </w:r>
      </w:ins>
      <w:ins w:id="4847" w:author="PR Preview" w:date="2026-01-01T00:00:00Z">
        <w:r>
          <w:t xml:space="preserve">as a change in</w:t>
        </w:r>
      </w:ins>
      <w:ins w:id="4848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4849" w:author="PR Preview" w:date="2026-01-01T00:00:00Z">
        <w:r>
          <w:t xml:space="preserve"> </w:t>
        </w:r>
      </w:ins>
      <w:ins w:id="4850" w:author="PR Preview" w:date="2026-01-01T00:00:00Z">
        <w:r>
          <w:t xml:space="preserve">alone shrinks to</w:t>
        </w:r>
      </w:ins>
      <w:ins w:id="4851" w:author="PR Preview" w:date="2026-01-01T00:00:00Z">
        <w:r>
          <w:t xml:space="preserve"> </w:t>
        </w:r>
      </w:ins>
      <m:oMath>
        <m:r>
          <m:t>0</m:t>
        </m:r>
      </m:oMath>
      <w:ins w:id="4852" w:author="PR Preview" w:date="2026-01-01T00:00:00Z">
        <w:r>
          <w:t xml:space="preserve">,</w:t>
        </w:r>
      </w:ins>
      <w:ins w:id="4853" w:author="PR Preview" w:date="2026-01-01T00:00:00Z">
        <w:r>
          <w:t xml:space="preserve"> </w:t>
        </w:r>
      </w:ins>
      <w:ins w:id="4854" w:author="PR Preview" w:date="2026-01-01T00:00:00Z">
        <w:r>
          <w:t xml:space="preserve">of the resulting change in the minimum value divided by the change in</w:t>
        </w:r>
      </w:ins>
      <w:ins w:id="4855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4856" w:author="PR Preview" w:date="2026-01-01T00:00:00Z">
        <w:r>
          <w:t xml:space="preserve">.</w:t>
        </w:r>
      </w:ins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del w:id="4857" w:author="PR Preview" w:date="2026-01-01T00:00:00Z">
        <w:r>
          <w:rPr>
            <w:b/>
            <w:bCs/>
          </w:rPr>
          <w:delText xml:space="preserve">Corollary 2 (The multiplier is the sensitivity of the minimum value)</w:delText>
        </w:r>
      </w:del>
      <w:del w:id="4858" w:author="PR Preview" w:date="2026-01-01T00:00:00Z">
        <w:r>
          <w:delText xml:space="preserve"> </w:delText>
        </w:r>
      </w:del>
      <w:del w:id="4859" w:author="PR Preview" w:date="2026-01-01T00:00:00Z">
        <w:r>
          <w:delText xml:space="preserve">In</w:delText>
        </w:r>
      </w:del>
      <w:del w:id="4860" w:author="PR Preview" w:date="2026-01-01T00:00:00Z">
        <w:r>
          <w:delText xml:space="preserve"> </w:delText>
        </w:r>
      </w:del>
      <w:hyperlink w:anchor="thm-qp-equality">
        <w:del w:id="486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4862" w:author="PR Preview" w:date="2026-01-01T00:00:00Z">
        <w:r>
          <w:delText xml:space="preserve">, write the minimum value as a function of</w:delText>
        </w:r>
      </w:del>
      <w:del w:id="4863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64" w:author="PR Preview" w:date="2026-01-01T00:00:00Z">
        <w:r>
          <w:delText xml:space="preserve">,</w:delText>
        </w:r>
      </w:del>
      <w:del w:id="486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66" w:author="PR Preview" w:date="2026-01-01T00:00:00Z">
        <w:r>
          <w:delText xml:space="preserve">.</w:delText>
        </w:r>
      </w:del>
      <w:del w:id="4867" w:author="PR Preview" w:date="2026-01-01T00:00:00Z">
        <w:r>
          <w:delText xml:space="preserve"> </w:delText>
        </w:r>
      </w:del>
      <w:del w:id="4868" w:author="PR Preview" w:date="2026-01-01T00:00:00Z">
        <w:r>
          <w:delText xml:space="preserve">Its sensitivity to</w:delText>
        </w:r>
      </w:del>
      <w:del w:id="4869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70" w:author="PR Preview" w:date="2026-01-01T00:00:00Z">
        <w:r>
          <w:delText xml:space="preserve"> </w:delText>
        </w:r>
      </w:del>
      <w:del w:id="4871" w:author="PR Preview" w:date="2026-01-01T00:00:00Z">
        <w:r>
          <w:delText xml:space="preserve">(</w:delText>
        </w:r>
      </w:del>
      <w:hyperlink w:anchor="def-sensitivity">
        <w:del w:id="487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4873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874" w:author="PR Preview" w:date="2026-01-01T00:00:00Z">
        <w:r>
          <w:rPr>
            <w:i/>
            <w:iCs/>
          </w:rPr>
          <w:delText xml:space="preserve">Proof</w:delText>
        </w:r>
      </w:del>
      <w:del w:id="4875" w:author="PR Preview" w:date="2026-01-01T00:00:00Z">
        <w:r>
          <w:delText xml:space="preserve">.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876" w:author="PR Preview" w:date="2026-01-01T00:00:00Z">
        <w:r>
          <w:delText xml:space="preserve"> </w:delText>
        </w:r>
      </w:del>
      <w:del w:id="4877" w:author="PR Preview" w:date="2026-01-01T00:00:00Z">
        <w:r>
          <w:delText xml:space="preserve">is symmetric and does not depend on</w:delText>
        </w:r>
      </w:del>
      <w:del w:id="4878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79" w:author="PR Preview" w:date="2026-01-01T00:00:00Z">
        <w:r>
          <w:delText xml:space="preserve">,</w:delText>
        </w:r>
      </w:del>
      <w:del w:id="4880" w:author="PR Preview" w:date="2026-01-01T00:00:00Z">
        <w:r>
          <w:delText xml:space="preserve"> </w:delText>
        </w:r>
      </w:del>
      <w:del w:id="4881" w:author="PR Preview" w:date="2026-01-01T00:00:00Z">
        <w:r>
          <w:delText xml:space="preserve">so</w:delText>
        </w:r>
      </w:del>
      <w:del w:id="4882" w:author="PR Preview" w:date="2026-01-01T00:00:00Z">
        <w:r>
          <w:delText xml:space="preserve"> </w:delText>
        </w:r>
      </w:del>
      <w:hyperlink r:id="rId47">
        <w:del w:id="4883" w:author="PR Preview" w:date="2026-01-01T00:00:00Z">
          <w:r>
            <w:rPr>
              <w:rStyle w:val="Hyperlink"/>
            </w:rPr>
            <w:delText xml:space="preserve">derivative of a quadratic form</w:delText>
          </w:r>
        </w:del>
      </w:hyperlink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applies with</w:delText>
        </w:r>
      </w:del>
      <w:del w:id="488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887" w:author="PR Preview" w:date="2026-01-01T00:00:00Z">
        <w:r>
          <w:delText xml:space="preserve"> </w:delText>
        </w:r>
      </w:del>
      <w:del w:id="4888" w:author="PR Preview" w:date="2026-01-01T00:00:00Z">
        <w:r>
          <w:delText xml:space="preserve">in place of</w:delText>
        </w:r>
      </w:del>
      <w:del w:id="488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489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4891" w:author="PR Preview" w:date="2026-01-01T00:00:00Z">
        <w:r>
          <w:rPr>
            <w:b/>
            <w:bCs/>
          </w:rPr>
          <w:t xml:space="preserve">Corollary 2 (The multiplier is the sensitivity of the minimum value)</w:t>
        </w:r>
      </w:ins>
      <w:ins w:id="4892" w:author="PR Preview" w:date="2026-01-01T00:00:00Z">
        <w:r>
          <w:t xml:space="preserve"> </w:t>
        </w:r>
      </w:ins>
      <w:ins w:id="4893" w:author="PR Preview" w:date="2026-01-01T00:00:00Z">
        <w:r>
          <w:t xml:space="preserve">In</w:t>
        </w:r>
      </w:ins>
      <w:ins w:id="4894" w:author="PR Preview" w:date="2026-01-01T00:00:00Z">
        <w:r>
          <w:t xml:space="preserve"> </w:t>
        </w:r>
      </w:ins>
      <w:hyperlink w:anchor="thm-qp-equality">
        <w:ins w:id="489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4896" w:author="PR Preview" w:date="2026-01-01T00:00:00Z">
        <w:r>
          <w:t xml:space="preserve">, write the minimum value as a function of</w:t>
        </w:r>
      </w:ins>
      <w:ins w:id="4897" w:author="PR Preview" w:date="2026-01-01T00:00:00Z">
        <w:r>
          <w:t xml:space="preserve"> </w:t>
        </w:r>
      </w:ins>
      <w:ins w:id="4898" w:author="PR Preview" w:date="2026-01-01T00:00:00Z">
        <w:r>
          <w:t xml:space="preserve">$\mathord{\smash[b]{\underset{\raise.3ex\hbox{$\scriptstyle\sim$}}{b}}\vphantom{b}}$</w:t>
        </w:r>
      </w:ins>
      <w:ins w:id="4899" w:author="PR Preview" w:date="2026-01-01T00:00:00Z">
        <w:r>
          <w:t xml:space="preserve">,</w:t>
        </w:r>
      </w:ins>
      <w:ins w:id="4900" w:author="PR Preview" w:date="2026-01-01T00:00:00Z">
        <w:r>
          <w:t xml:space="preserve"> </w:t>
        </w:r>
      </w:ins>
      <w:ins w:id="4901" w:author="PR Preview" w:date="2026-01-01T00:00:00Z">
        <w:r>
  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  </w:r>
      </w:ins>
      <w:ins w:id="4902" w:author="PR Preview" w:date="2026-01-01T00:00:00Z">
        <w:r>
          <w:t xml:space="preserve">.</w:t>
        </w:r>
      </w:ins>
      <w:ins w:id="4903" w:author="PR Preview" w:date="2026-01-01T00:00:00Z">
        <w:r>
          <w:t xml:space="preserve"> </w:t>
        </w:r>
      </w:ins>
      <w:ins w:id="4904" w:author="PR Preview" w:date="2026-01-01T00:00:00Z">
        <w:r>
          <w:t xml:space="preserve">Its sensitivity to</w:t>
        </w:r>
      </w:ins>
      <w:ins w:id="4905" w:author="PR Preview" w:date="2026-01-01T00:00:00Z">
        <w:r>
          <w:t xml:space="preserve"> </w:t>
        </w:r>
      </w:ins>
      <w:ins w:id="4906" w:author="PR Preview" w:date="2026-01-01T00:00:00Z">
        <w:r>
          <w:t xml:space="preserve">$\mathord{\smash[b]{\underset{\raise.3ex\hbox{$\scriptstyle\sim$}}{b}}\vphantom{b}}$</w:t>
        </w:r>
      </w:ins>
      <w:ins w:id="4907" w:author="PR Preview" w:date="2026-01-01T00:00:00Z">
        <w:r>
          <w:t xml:space="preserve"> </w:t>
        </w:r>
      </w:ins>
      <w:ins w:id="4908" w:author="PR Preview" w:date="2026-01-01T00:00:00Z">
        <w:r>
          <w:t xml:space="preserve">(</w:t>
        </w:r>
      </w:ins>
      <w:hyperlink w:anchor="def-sensitivity">
        <w:ins w:id="4909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4910" w:author="PR Preview" w:date="2026-01-01T00:00:00Z">
        <w:r>
          <w:t xml:space="preserve">) is</w:t>
        </w:r>
      </w:ins>
    </w:p>
    <w:p>
      <w:pPr>
        <w:pStyle w:val="BodyText"/>
      </w:pPr>
      <w:ins w:id="4911" w:author="PR Preview" w:date="2026-01-01T00:00:00Z">
        <w:r>
  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  </w:r>
      </w:ins>
    </w:p>
    <w:bookmarkEnd w:id="137"/>
    <w:p>
      <w:pPr>
        <w:pStyle w:val="FirstParagraph"/>
      </w:pPr>
      <w:ins w:id="4912" w:author="PR Preview" w:date="2026-01-01T00:00:00Z">
        <w:r>
          <w:rPr>
            <w:i/>
            <w:iCs/>
          </w:rPr>
          <w:t xml:space="preserve">Proof</w:t>
        </w:r>
      </w:ins>
      <w:ins w:id="4913" w:author="PR Preview" w:date="2026-01-01T00:00:00Z">
        <w:r>
          <w:t xml:space="preserve">.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is symmetric and does not depend on</w:t>
        </w:r>
      </w:ins>
      <w:ins w:id="4916" w:author="PR Preview" w:date="2026-01-01T00:00:00Z">
        <w:r>
          <w:t xml:space="preserve"> </w:t>
        </w:r>
      </w:ins>
      <w:ins w:id="4917" w:author="PR Preview" w:date="2026-01-01T00:00:00Z">
        <w:r>
          <w:t xml:space="preserve">$\mathord{\smash[b]{\underset{\raise.3ex\hbox{$\scriptstyle\sim$}}{b}}\vphantom{b}}$</w:t>
        </w:r>
      </w:ins>
      <w:ins w:id="4918" w:author="PR Preview" w:date="2026-01-01T00:00:00Z">
        <w:r>
          <w:t xml:space="preserve">,</w:t>
        </w:r>
      </w:ins>
      <w:ins w:id="4919" w:author="PR Preview" w:date="2026-01-01T00:00:00Z">
        <w:r>
          <w:t xml:space="preserve"> </w:t>
        </w:r>
      </w:ins>
      <w:ins w:id="4920" w:author="PR Preview" w:date="2026-01-01T00:00:00Z">
        <w:r>
          <w:t xml:space="preserve">so</w:t>
        </w:r>
      </w:ins>
      <w:ins w:id="4921" w:author="PR Preview" w:date="2026-01-01T00:00:00Z">
        <w:r>
          <w:t xml:space="preserve"> </w:t>
        </w:r>
      </w:ins>
      <w:hyperlink r:id="rId47">
        <w:ins w:id="4922" w:author="PR Preview" w:date="2026-01-01T00:00:00Z">
          <w:r>
            <w:rPr>
              <w:rStyle w:val="Hyperlink"/>
            </w:rPr>
            <w:t xml:space="preserve">derivative of a quadratic form</w:t>
          </w:r>
        </w:ins>
      </w:hyperlink>
      <w:ins w:id="4923" w:author="PR Preview" w:date="2026-01-01T00:00:00Z">
        <w:r>
          <w:t xml:space="preserve"> </w:t>
        </w:r>
      </w:ins>
      <w:ins w:id="4924" w:author="PR Preview" w:date="2026-01-01T00:00:00Z">
        <w:r>
          <w:t xml:space="preserve">applies with</w:t>
        </w:r>
      </w:ins>
      <w:ins w:id="492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926" w:author="PR Preview" w:date="2026-01-01T00:00:00Z">
        <w:r>
          <w:t xml:space="preserve"> </w:t>
        </w:r>
      </w:ins>
      <w:ins w:id="4927" w:author="PR Preview" w:date="2026-01-01T00:00:00Z">
        <w:r>
          <w:t xml:space="preserve">in place of</w:t>
        </w:r>
      </w:ins>
      <w:ins w:id="492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4929" w:author="PR Preview" w:date="2026-01-01T00:00:00Z">
        <w:r>
          <w:t xml:space="preserve">:</w:t>
        </w:r>
      </w:ins>
    </w:p>
    <w:p>
      <w:pPr>
        <w:pStyle w:val="BodyText"/>
      </w:pPr>
      <w:ins w:id="4930" w:author="PR Preview" w:date="2026-01-01T00:00:00Z">
        <w:r>
  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  </w:r>
      </w:ins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del w:id="4931" w:author="PR Preview" w:date="2026-01-01T00:00:00Z">
        <w:r>
          <w:rPr>
            <w:b/>
            <w:bCs/>
          </w:rPr>
          <w:delText xml:space="preserve">Definition 18 (Iterative method)</w:delText>
        </w:r>
      </w:del>
      <w:del w:id="4932" w:author="PR Preview" w:date="2026-01-01T00:00:00Z">
        <w:r>
          <w:delText xml:space="preserve"> </w:delText>
        </w:r>
      </w:del>
      <w:del w:id="4933" w:author="PR Preview" w:date="2026-01-01T00:00:00Z">
        <w:r>
          <w:delText xml:space="preserve">An</w:delText>
        </w:r>
      </w:del>
      <w:del w:id="4934" w:author="PR Preview" w:date="2026-01-01T00:00:00Z">
        <w:r>
          <w:delText xml:space="preserve"> </w:delText>
        </w:r>
      </w:del>
      <w:del w:id="4935" w:author="PR Preview" w:date="2026-01-01T00:00:00Z">
        <w:r>
          <w:rPr>
            <w:b/>
            <w:bCs/>
          </w:rPr>
          <w:delText xml:space="preserve">iterative method</w:delText>
        </w:r>
      </w:del>
      <w:del w:id="4936" w:author="PR Preview" w:date="2026-01-01T00:00:00Z">
        <w:r>
          <w:delText xml:space="preserve"> </w:delText>
        </w:r>
      </w:del>
      <w:del w:id="4937" w:author="PR Preview" w:date="2026-01-01T00:00:00Z">
        <w:r>
          <w:delText xml:space="preserve">starts from a point</w:delText>
        </w:r>
      </w:del>
      <w:del w:id="493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4939" w:author="PR Preview" w:date="2026-01-01T00:00:00Z">
        <w:r>
          <w:delText xml:space="preserve"> </w:delText>
        </w:r>
      </w:del>
      <w:del w:id="4940" w:author="PR Preview" w:date="2026-01-01T00:00:00Z">
        <w:r>
          <w:delText xml:space="preserve">and computes</w:delText>
        </w:r>
      </w:del>
      <w:del w:id="494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4942" w:author="PR Preview" w:date="2026-01-01T00:00:00Z">
        <w:r>
          <w:delText xml:space="preserve"> </w:delText>
        </w:r>
      </w:del>
      <w:del w:id="4943" w:author="PR Preview" w:date="2026-01-01T00:00:00Z">
        <w:r>
          <w:delText xml:space="preserve">from</w:delText>
        </w:r>
      </w:del>
      <w:del w:id="494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4945" w:author="PR Preview" w:date="2026-01-01T00:00:00Z">
        <w:r>
          <w:delText xml:space="preserve"> </w:delText>
        </w:r>
      </w:del>
      <w:del w:id="4946" w:author="PR Preview" w:date="2026-01-01T00:00:00Z">
        <w:r>
          <w:delText xml:space="preserve">by a fixed rule, for</w:delText>
        </w:r>
      </w:del>
      <w:del w:id="494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948" w:author="PR Preview" w:date="2026-01-01T00:00:00Z">
        <w:r>
          <w:delText xml:space="preserve">.</w:delText>
        </w:r>
      </w:del>
    </w:p>
    <w:p>
      <w:pPr>
        <w:pStyle w:val="BodyText"/>
      </w:pPr>
      <w:del w:id="4949" w:author="PR Preview" w:date="2026-01-01T00:00:00Z">
        <w:r>
          <w:rPr>
            <w:b/>
            <w:bCs/>
          </w:rPr>
          <w:delText xml:space="preserve">Definition 19 (Iterate)</w:delText>
        </w:r>
      </w:del>
      <w:del w:id="4950" w:author="PR Preview" w:date="2026-01-01T00:00:00Z">
        <w:r>
          <w:delText xml:space="preserve"> </w:delText>
        </w:r>
      </w:del>
      <w:del w:id="4951" w:author="PR Preview" w:date="2026-01-01T00:00:00Z">
        <w:r>
          <w:delText xml:space="preserve">In an iterative method (</w:delText>
        </w:r>
      </w:del>
      <w:hyperlink w:anchor="def-iterative-method">
        <w:del w:id="4952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4953" w:author="PR Preview" w:date="2026-01-01T00:00:00Z">
        <w:r>
          <w:delText xml:space="preserve">),</w:delText>
        </w:r>
      </w:del>
      <w:del w:id="4954" w:author="PR Preview" w:date="2026-01-01T00:00:00Z">
        <w:r>
          <w:delText xml:space="preserve"> </w:delText>
        </w:r>
      </w:del>
      <w:del w:id="4955" w:author="PR Preview" w:date="2026-01-01T00:00:00Z">
        <w:r>
          <w:delText xml:space="preserve">the points</w:delText>
        </w:r>
      </w:del>
      <w:del w:id="495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4957" w:author="PR Preview" w:date="2026-01-01T00:00:00Z">
        <w:r>
          <w:delText xml:space="preserve"> </w:delText>
        </w:r>
      </w:del>
      <w:del w:id="4958" w:author="PR Preview" w:date="2026-01-01T00:00:00Z">
        <w:r>
          <w:delText xml:space="preserve">are its</w:delText>
        </w:r>
      </w:del>
      <w:del w:id="4959" w:author="PR Preview" w:date="2026-01-01T00:00:00Z">
        <w:r>
          <w:delText xml:space="preserve"> </w:delText>
        </w:r>
      </w:del>
      <w:del w:id="4960" w:author="PR Preview" w:date="2026-01-01T00:00:00Z">
        <w:r>
          <w:rPr>
            <w:b/>
            <w:bCs/>
          </w:rPr>
          <w:delText xml:space="preserve">iterates</w:delText>
        </w:r>
      </w:del>
      <w:del w:id="4961" w:author="PR Preview" w:date="2026-01-01T00:00:00Z">
        <w:r>
          <w:delText xml:space="preserve">.</w:delText>
        </w:r>
      </w:del>
    </w:p>
    <w:p>
      <w:pPr>
        <w:pStyle w:val="BodyText"/>
      </w:pPr>
      <w:del w:id="4962" w:author="PR Preview" w:date="2026-01-01T00:00:00Z">
        <w:r>
          <w:rPr>
            <w:b/>
            <w:bCs/>
          </w:rPr>
          <w:delText xml:space="preserve">Definition 20 (Error of an iterate)</w:delText>
        </w:r>
      </w:del>
      <w:del w:id="4963" w:author="PR Preview" w:date="2026-01-01T00:00:00Z">
        <w:r>
          <w:delText xml:space="preserve"> </w:delText>
        </w:r>
      </w:del>
      <w:del w:id="4964" w:author="PR Preview" w:date="2026-01-01T00:00:00Z">
        <w:r>
          <w:delText xml:space="preserve">For a point</w:delText>
        </w:r>
      </w:del>
      <w:del w:id="496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4966" w:author="PR Preview" w:date="2026-01-01T00:00:00Z">
        <w:r>
          <w:delText xml:space="preserve"> </w:delText>
        </w:r>
      </w:del>
      <w:del w:id="4967" w:author="PR Preview" w:date="2026-01-01T00:00:00Z">
        <w:r>
          <w:delText xml:space="preserve">that an iterative method (</w:delText>
        </w:r>
      </w:del>
      <w:hyperlink w:anchor="def-iterative-method">
        <w:del w:id="4968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4969" w:author="PR Preview" w:date="2026-01-01T00:00:00Z">
        <w:r>
          <w:delText xml:space="preserve">) is meant to reach,</w:delText>
        </w:r>
      </w:del>
      <w:del w:id="497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4971" w:author="PR Preview" w:date="2026-01-01T00:00:00Z">
        <w:r>
          <w:delText xml:space="preserve"> </w:delText>
        </w:r>
      </w:del>
      <w:del w:id="4972" w:author="PR Preview" w:date="2026-01-01T00:00:00Z">
        <w:r>
          <w:delText xml:space="preserve">is the</w:delText>
        </w:r>
      </w:del>
      <w:del w:id="4973" w:author="PR Preview" w:date="2026-01-01T00:00:00Z">
        <w:r>
          <w:delText xml:space="preserve"> </w:delText>
        </w:r>
      </w:del>
      <w:del w:id="4974" w:author="PR Preview" w:date="2026-01-01T00:00:00Z">
        <w:r>
          <w:rPr>
            <w:b/>
            <w:bCs/>
          </w:rPr>
          <w:delText xml:space="preserve">error</w:delText>
        </w:r>
      </w:del>
      <w:del w:id="4975" w:author="PR Preview" w:date="2026-01-01T00:00:00Z">
        <w:r>
          <w:delText xml:space="preserve"> </w:delText>
        </w:r>
      </w:del>
      <w:del w:id="4976" w:author="PR Preview" w:date="2026-01-01T00:00:00Z">
        <w:r>
          <w:delText xml:space="preserve">of the iterate</w:delText>
        </w:r>
      </w:del>
      <w:del w:id="497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4978" w:author="PR Preview" w:date="2026-01-01T00:00:00Z">
        <w:r>
          <w:delText xml:space="preserve"> </w:delText>
        </w:r>
      </w:del>
      <w:del w:id="4979" w:author="PR Preview" w:date="2026-01-01T00:00:00Z">
        <w:r>
          <w:delText xml:space="preserve">(</w:delText>
        </w:r>
      </w:del>
      <w:hyperlink w:anchor="def-iterate">
        <w:del w:id="4980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4981" w:author="PR Preview" w:date="2026-01-01T00:00:00Z">
        <w:r>
          <w:delText xml:space="preserve">).</w:delText>
        </w:r>
      </w:del>
    </w:p>
    <w:p>
      <w:pPr>
        <w:pStyle w:val="BodyText"/>
      </w:pPr>
      <w:del w:id="4982" w:author="PR Preview" w:date="2026-01-01T00:00:00Z">
        <w:r>
          <w:rPr>
            <w:b/>
            <w:bCs/>
          </w:rPr>
          <w:delText xml:space="preserve">Definition 21 (Convergence of a sequence of vectors)</w:delText>
        </w:r>
      </w:del>
      <w:del w:id="4983" w:author="PR Preview" w:date="2026-01-01T00:00:00Z">
        <w:r>
          <w:delText xml:space="preserve"> </w:delText>
        </w:r>
      </w:del>
      <w:del w:id="4984" w:author="PR Preview" w:date="2026-01-01T00:00:00Z">
        <w:r>
          <w:delText xml:space="preserve">A</w:delText>
        </w:r>
      </w:del>
      <w:del w:id="4985" w:author="PR Preview" w:date="2026-01-01T00:00:00Z">
        <w:r>
          <w:delText xml:space="preserve"> </w:delText>
        </w:r>
      </w:del>
      <w:hyperlink r:id="rId145">
        <w:del w:id="4986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98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988" w:author="PR Preview" w:date="2026-01-01T00:00:00Z">
        <w:r>
          <w:delText xml:space="preserve"> </w:delText>
        </w:r>
      </w:del>
      <w:del w:id="4989" w:author="PR Preview" w:date="2026-01-01T00:00:00Z">
        <w:r>
          <w:delText xml:space="preserve">in</w:delText>
        </w:r>
      </w:del>
      <w:del w:id="499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991" w:author="PR Preview" w:date="2026-01-01T00:00:00Z">
        <w:r>
          <w:delText xml:space="preserve"> </w:delText>
        </w:r>
      </w:del>
      <w:del w:id="4992" w:author="PR Preview" w:date="2026-01-01T00:00:00Z">
        <w:r>
          <w:rPr>
            <w:b/>
            <w:bCs/>
          </w:rPr>
          <w:delText xml:space="preserve">converges</w:delText>
        </w:r>
      </w:del>
      <w:del w:id="4993" w:author="PR Preview" w:date="2026-01-01T00:00:00Z">
        <w:r>
          <w:delText xml:space="preserve"> </w:delText>
        </w:r>
      </w:del>
      <w:del w:id="4994" w:author="PR Preview" w:date="2026-01-01T00:00:00Z">
        <w:r>
          <w:delText xml:space="preserve">to</w:delText>
        </w:r>
      </w:del>
      <w:del w:id="499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996" w:author="PR Preview" w:date="2026-01-01T00:00:00Z">
        <w:r>
          <w:delText xml:space="preserve"> </w:delText>
        </w:r>
      </w:del>
      <w:del w:id="4997" w:author="PR Preview" w:date="2026-01-01T00:00:00Z">
        <w:r>
          <w:delText xml:space="preserve">if the sequence of distances</w:delText>
        </w:r>
      </w:del>
      <w:del w:id="49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4999" w:author="PR Preview" w:date="2026-01-01T00:00:00Z">
        <w:r>
          <w:delText xml:space="preserve"> </w:delText>
        </w:r>
      </w:del>
      <w:hyperlink r:id="rId146">
        <w:del w:id="5000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5001" w:author="PR Preview" w:date="2026-01-01T00:00:00Z">
        <w:r>
          <w:delText xml:space="preserve"> </w:delText>
        </w:r>
      </w:del>
      <w:del w:id="5002" w:author="PR Preview" w:date="2026-01-01T00:00:00Z">
        <w:r>
          <w:delText xml:space="preserve">to</w:delText>
        </w:r>
      </w:del>
      <w:del w:id="5003" w:author="PR Preview" w:date="2026-01-01T00:00:00Z">
        <w:r>
          <w:delText xml:space="preserve"> </w:delText>
        </w:r>
      </w:del>
      <m:oMath>
        <m:r>
          <m:t>0</m:t>
        </m:r>
      </m:oMath>
      <w:del w:id="5004" w:author="PR Preview" w:date="2026-01-01T00:00:00Z">
        <w:r>
          <w:delText xml:space="preserve">.</w:delText>
        </w:r>
      </w:del>
      <w:del w:id="5005" w:author="PR Preview" w:date="2026-01-01T00:00:00Z">
        <w:r>
          <w:delText xml:space="preserve"> </w:delText>
        </w:r>
      </w:del>
      <w:del w:id="5006" w:author="PR Preview" w:date="2026-01-01T00:00:00Z">
        <w:r>
          <w:delText xml:space="preserve">For</w:delText>
        </w:r>
      </w:del>
      <w:del w:id="500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5008" w:author="PR Preview" w:date="2026-01-01T00:00:00Z">
        <w:r>
          <w:delText xml:space="preserve">,</w:delText>
        </w:r>
      </w:del>
      <w:del w:id="50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del w:id="5010" w:author="PR Preview" w:date="2026-01-01T00:00:00Z">
        <w:r>
          <w:delText xml:space="preserve">,</w:delText>
        </w:r>
      </w:del>
      <w:del w:id="5011" w:author="PR Preview" w:date="2026-01-01T00:00:00Z">
        <w:r>
          <w:delText xml:space="preserve"> </w:delText>
        </w:r>
      </w:del>
      <w:del w:id="5012" w:author="PR Preview" w:date="2026-01-01T00:00:00Z">
        <w:r>
          <w:delText xml:space="preserve">and this is the convergence of a sequence of numbers to</w:delText>
        </w:r>
      </w:del>
      <w:del w:id="501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del w:id="5014" w:author="PR Preview" w:date="2026-01-01T00:00:00Z">
        <w:r>
          <w:delText xml:space="preserve">.</w:delText>
        </w:r>
      </w:del>
    </w:p>
    <w:p>
      <w:pPr>
        <w:pStyle w:val="BodyText"/>
      </w:pPr>
      <w:del w:id="5015" w:author="PR Preview" w:date="2026-01-01T00:00:00Z">
        <w:r>
          <w:rPr>
            <w:b/>
            <w:bCs/>
          </w:rPr>
          <w:delText xml:space="preserve">Example 32 (Halving a vector)</w:delText>
        </w:r>
      </w:del>
      <w:del w:id="5016" w:author="PR Preview" w:date="2026-01-01T00:00:00Z">
        <w:r>
          <w:delText xml:space="preserve"> </w:delText>
        </w:r>
      </w:del>
      <w:del w:id="5017" w:author="PR Preview" w:date="2026-01-01T00:00:00Z">
        <w:r>
          <w:delText xml:space="preserve">The iterative method</w:delText>
        </w:r>
      </w:del>
      <w:del w:id="501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019" w:author="PR Preview" w:date="2026-01-01T00:00:00Z">
        <w:r>
          <w:delText xml:space="preserve"> </w:delText>
        </w:r>
      </w:del>
      <w:del w:id="5020" w:author="PR Preview" w:date="2026-01-01T00:00:00Z">
        <w:r>
          <w:delText xml:space="preserve">from</w:delText>
        </w:r>
      </w:del>
      <w:del w:id="502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022" w:author="PR Preview" w:date="2026-01-01T00:00:00Z">
        <w:r>
          <w:delText xml:space="preserve"> </w:delText>
        </w:r>
      </w:del>
      <w:del w:id="5023" w:author="PR Preview" w:date="2026-01-01T00:00:00Z">
        <w:r>
          <w:delText xml:space="preserve">has iterates</w:delText>
        </w:r>
      </w:del>
      <w:del w:id="502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025" w:author="PR Preview" w:date="2026-01-01T00:00:00Z">
        <w:r>
          <w:delText xml:space="preserve">,</w:delText>
        </w:r>
      </w:del>
      <w:del w:id="5026" w:author="PR Preview" w:date="2026-01-01T00:00:00Z">
        <w:r>
          <w:delText xml:space="preserve"> </w:delText>
        </w:r>
      </w:del>
      <w:del w:id="5027" w:author="PR Preview" w:date="2026-01-01T00:00:00Z">
        <w:r>
          <w:delText xml:space="preserve">that is,</w:delText>
        </w:r>
      </w:del>
      <w:del w:id="502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029" w:author="PR Preview" w:date="2026-01-01T00:00:00Z">
        <w:r>
          <w:delText xml:space="preserve">.</w:delText>
        </w:r>
      </w:del>
      <w:del w:id="5030" w:author="PR Preview" w:date="2026-01-01T00:00:00Z">
        <w:r>
          <w:delText xml:space="preserve"> </w:delText>
        </w:r>
      </w:del>
      <w:del w:id="5031" w:author="PR Preview" w:date="2026-01-01T00:00:00Z">
        <w:r>
          <w:delText xml:space="preserve">With</w:delText>
        </w:r>
      </w:del>
      <w:del w:id="503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33" w:author="PR Preview" w:date="2026-01-01T00:00:00Z">
        <w:r>
          <w:delText xml:space="preserve">, the error of</w:delText>
        </w:r>
      </w:del>
      <w:del w:id="503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035" w:author="PR Preview" w:date="2026-01-01T00:00:00Z">
        <w:r>
          <w:delText xml:space="preserve"> </w:delText>
        </w:r>
      </w:del>
      <w:del w:id="5036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037" w:author="PR Preview" w:date="2026-01-01T00:00:00Z">
        <w:r>
          <w:delText xml:space="preserve">which converges to</w:delText>
        </w:r>
      </w:del>
      <w:del w:id="5038" w:author="PR Preview" w:date="2026-01-01T00:00:00Z">
        <w:r>
          <w:delText xml:space="preserve"> </w:delText>
        </w:r>
      </w:del>
      <m:oMath>
        <m:r>
          <m:t>0</m:t>
        </m:r>
      </m:oMath>
      <w:del w:id="5039" w:author="PR Preview" w:date="2026-01-01T00:00:00Z">
        <w:r>
          <w:delText xml:space="preserve">, so the iterates converge to</w:delText>
        </w:r>
      </w:del>
      <w:del w:id="504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041" w:author="PR Preview" w:date="2026-01-01T00:00:00Z">
        <w:r>
          <w:delText xml:space="preserve">.</w:delText>
        </w:r>
      </w:del>
    </w:p>
    <w:p>
      <w:pPr>
        <w:pStyle w:val="BodyText"/>
      </w:pPr>
      <w:del w:id="5042" w:author="PR Preview" w:date="2026-01-01T00:00:00Z">
        <w:r>
          <w:rPr>
            <w:b/>
            <w:bCs/>
          </w:rPr>
          <w:delText xml:space="preserve">Definition 22 (Newton’s method for minimization)</w:delText>
        </w:r>
      </w:del>
      <w:del w:id="5043" w:author="PR Preview" w:date="2026-01-01T00:00:00Z">
        <w:r>
          <w:delText xml:space="preserve"> </w:delText>
        </w:r>
      </w:del>
      <w:del w:id="5044" w:author="PR Preview" w:date="2026-01-01T00:00:00Z">
        <w:r>
          <w:delText xml:space="preserve">Let</w:delText>
        </w:r>
      </w:del>
      <w:del w:id="50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046" w:author="PR Preview" w:date="2026-01-01T00:00:00Z">
        <w:r>
          <w:delText xml:space="preserve"> </w:delText>
        </w:r>
      </w:del>
      <w:del w:id="5047" w:author="PR Preview" w:date="2026-01-01T00:00:00Z">
        <w:r>
          <w:delText xml:space="preserve">have first and second partial derivatives,</w:delText>
        </w:r>
      </w:del>
      <w:del w:id="5048" w:author="PR Preview" w:date="2026-01-01T00:00:00Z">
        <w:r>
          <w:delText xml:space="preserve"> </w:delText>
        </w:r>
      </w:del>
      <w:del w:id="5049" w:author="PR Preview" w:date="2026-01-01T00:00:00Z">
        <w:r>
          <w:delText xml:space="preserve">and let</w:delText>
        </w:r>
      </w:del>
      <w:del w:id="505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5051" w:author="PR Preview" w:date="2026-01-01T00:00:00Z">
        <w:r>
          <w:delText xml:space="preserve"> </w:delText>
        </w:r>
      </w:del>
      <w:del w:id="5052" w:author="PR Preview" w:date="2026-01-01T00:00:00Z">
        <w:r>
          <w:delText xml:space="preserve">be a starting point.</w:delText>
        </w:r>
      </w:del>
      <w:del w:id="5053" w:author="PR Preview" w:date="2026-01-01T00:00:00Z">
        <w:r>
          <w:delText xml:space="preserve"> </w:delText>
        </w:r>
      </w:del>
      <w:del w:id="5054" w:author="PR Preview" w:date="2026-01-01T00:00:00Z">
        <w:r>
          <w:rPr>
            <w:b/>
            <w:bCs/>
          </w:rPr>
          <w:delText xml:space="preserve">Newton’s method</w:delText>
        </w:r>
      </w:del>
      <w:del w:id="5055" w:author="PR Preview" w:date="2026-01-01T00:00:00Z">
        <w:r>
          <w:delText xml:space="preserve"> </w:delText>
        </w:r>
      </w:del>
      <w:del w:id="5056" w:author="PR Preview" w:date="2026-01-01T00:00:00Z">
        <w:r>
          <w:delText xml:space="preserve">computes, for</w:delText>
        </w:r>
      </w:del>
      <w:del w:id="505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058" w:author="PR Preview" w:date="2026-01-01T00:00:00Z">
        <w:r>
          <w:delText xml:space="preserve">, as long as</w:delText>
        </w:r>
      </w:del>
      <w:del w:id="505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5060" w:author="PR Preview" w:date="2026-01-01T00:00:00Z">
        <w:r>
          <w:delText xml:space="preserve"> </w:delText>
        </w:r>
      </w:del>
      <w:del w:id="5061" w:author="PR Preview" w:date="2026-01-01T00:00:00Z">
        <w:r>
          <w:delText xml:space="preserve">is invertible,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5062" w:author="PR Preview" w:date="2026-01-01T00:00:00Z">
        <w:r>
          <w:rPr>
            <w:b/>
            <w:bCs/>
          </w:rPr>
          <w:delText xml:space="preserve">Definition 23 (Newton step)</w:delText>
        </w:r>
      </w:del>
      <w:del w:id="5063" w:author="PR Preview" w:date="2026-01-01T00:00:00Z">
        <w:r>
          <w:delText xml:space="preserve"> </w:delText>
        </w:r>
      </w:del>
      <w:del w:id="5064" w:author="PR Preview" w:date="2026-01-01T00:00:00Z">
        <w:r>
          <w:delText xml:space="preserve">In Newton’s method (</w:delText>
        </w:r>
      </w:del>
      <w:hyperlink w:anchor="def-newton-method">
        <w:del w:id="506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5066" w:author="PR Preview" w:date="2026-01-01T00:00:00Z">
        <w:r>
          <w:delText xml:space="preserve">),</w:delText>
        </w:r>
      </w:del>
      <w:del w:id="5067" w:author="PR Preview" w:date="2026-01-01T00:00:00Z">
        <w:r>
          <w:delText xml:space="preserve"> </w:delText>
        </w:r>
      </w:del>
      <w:del w:id="5068" w:author="PR Preview" w:date="2026-01-01T00:00:00Z">
        <w:r>
          <w:delText xml:space="preserve">the vector</w:delText>
        </w:r>
      </w:del>
      <w:del w:id="506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del w:id="5070" w:author="PR Preview" w:date="2026-01-01T00:00:00Z">
        <w:r>
          <w:delText xml:space="preserve"> </w:delText>
        </w:r>
      </w:del>
      <w:del w:id="5071" w:author="PR Preview" w:date="2026-01-01T00:00:00Z">
        <w:r>
          <w:delText xml:space="preserve">is the</w:delText>
        </w:r>
      </w:del>
      <w:del w:id="5072" w:author="PR Preview" w:date="2026-01-01T00:00:00Z">
        <w:r>
          <w:delText xml:space="preserve"> </w:delText>
        </w:r>
      </w:del>
      <w:del w:id="5073" w:author="PR Preview" w:date="2026-01-01T00:00:00Z">
        <w:r>
          <w:rPr>
            <w:b/>
            <w:bCs/>
          </w:rPr>
          <w:delText xml:space="preserve">Newton step</w:delText>
        </w:r>
      </w:del>
      <w:del w:id="5074" w:author="PR Preview" w:date="2026-01-01T00:00:00Z">
        <w:r>
          <w:delText xml:space="preserve"> </w:delText>
        </w:r>
      </w:del>
      <w:del w:id="5075" w:author="PR Preview" w:date="2026-01-01T00:00:00Z">
        <w:r>
          <w:delText xml:space="preserve">at</w:delText>
        </w:r>
      </w:del>
      <w:del w:id="507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077" w:author="PR Preview" w:date="2026-01-01T00:00:00Z">
        <w:r>
          <w:delText xml:space="preserve">.</w:delText>
        </w:r>
      </w:del>
    </w:p>
    <w:p>
      <w:pPr>
        <w:pStyle w:val="FirstParagraph"/>
      </w:pPr>
      <w:ins w:id="5078" w:author="PR Preview" w:date="2026-01-01T00:00:00Z">
        <w:r>
          <w:rPr>
            <w:b/>
            <w:bCs/>
          </w:rPr>
          <w:t xml:space="preserve">Definition 18 (Iterative method)</w:t>
        </w:r>
      </w:ins>
      <w:ins w:id="5079" w:author="PR Preview" w:date="2026-01-01T00:00:00Z">
        <w:r>
          <w:t xml:space="preserve"> </w:t>
        </w:r>
      </w:ins>
      <w:ins w:id="5080" w:author="PR Preview" w:date="2026-01-01T00:00:00Z">
        <w:r>
          <w:t xml:space="preserve">An</w:t>
        </w:r>
      </w:ins>
      <w:ins w:id="5081" w:author="PR Preview" w:date="2026-01-01T00:00:00Z">
        <w:r>
          <w:t xml:space="preserve"> </w:t>
        </w:r>
      </w:ins>
      <w:ins w:id="5082" w:author="PR Preview" w:date="2026-01-01T00:00:00Z">
        <w:r>
          <w:rPr>
            <w:b/>
            <w:bCs/>
          </w:rPr>
          <w:t xml:space="preserve">iterative method</w:t>
        </w:r>
      </w:ins>
      <w:ins w:id="5083" w:author="PR Preview" w:date="2026-01-01T00:00:00Z">
        <w:r>
          <w:t xml:space="preserve"> </w:t>
        </w:r>
      </w:ins>
      <w:ins w:id="5084" w:author="PR Preview" w:date="2026-01-01T00:00:00Z">
        <w:r>
          <w:t xml:space="preserve">starts from a point</w:t>
        </w:r>
      </w:ins>
      <w:ins w:id="5085" w:author="PR Preview" w:date="2026-01-01T00:00:00Z">
        <w:r>
          <w:t xml:space="preserve"> </w:t>
        </w:r>
      </w:ins>
      <w:ins w:id="5086" w:author="PR Preview" w:date="2026-01-01T00:00:00Z">
        <w:r>
          <w:t xml:space="preserve">$\mathord{\smash[b]{\underset{\raise.3ex\hbox{$\scriptstyle\sim$}}{x}}\vphantom{x}}^{(0)}$</w:t>
        </w:r>
      </w:ins>
      <w:ins w:id="5087" w:author="PR Preview" w:date="2026-01-01T00:00:00Z">
        <w:r>
          <w:t xml:space="preserve"> </w:t>
        </w:r>
      </w:ins>
      <w:ins w:id="5088" w:author="PR Preview" w:date="2026-01-01T00:00:00Z">
        <w:r>
          <w:t xml:space="preserve">and computes</w:t>
        </w:r>
      </w:ins>
      <w:ins w:id="5089" w:author="PR Preview" w:date="2026-01-01T00:00:00Z">
        <w:r>
          <w:t xml:space="preserve"> </w:t>
        </w:r>
      </w:ins>
      <w:ins w:id="5090" w:author="PR Preview" w:date="2026-01-01T00:00:00Z">
        <w:r>
          <w:t xml:space="preserve">$\mathord{\smash[b]{\underset{\raise.3ex\hbox{$\scriptstyle\sim$}}{x}}\vphantom{x}}^{(t+1)}$</w:t>
        </w:r>
      </w:ins>
      <w:ins w:id="5091" w:author="PR Preview" w:date="2026-01-01T00:00:00Z">
        <w:r>
          <w:t xml:space="preserve"> </w:t>
        </w:r>
      </w:ins>
      <w:ins w:id="5092" w:author="PR Preview" w:date="2026-01-01T00:00:00Z">
        <w:r>
          <w:t xml:space="preserve">from</w:t>
        </w:r>
      </w:ins>
      <w:ins w:id="5093" w:author="PR Preview" w:date="2026-01-01T00:00:00Z">
        <w:r>
          <w:t xml:space="preserve"> </w:t>
        </w:r>
      </w:ins>
      <w:ins w:id="5094" w:author="PR Preview" w:date="2026-01-01T00:00:00Z">
        <w:r>
          <w:t xml:space="preserve">$\mathord{\smash[b]{\underset{\raise.3ex\hbox{$\scriptstyle\sim$}}{x}}\vphantom{x}}^{(t)}$</w:t>
        </w:r>
      </w:ins>
      <w:ins w:id="5095" w:author="PR Preview" w:date="2026-01-01T00:00:00Z">
        <w:r>
          <w:t xml:space="preserve"> </w:t>
        </w:r>
      </w:ins>
      <w:ins w:id="5096" w:author="PR Preview" w:date="2026-01-01T00:00:00Z">
        <w:r>
          <w:t xml:space="preserve">by a fixed rule, for</w:t>
        </w:r>
      </w:ins>
      <w:ins w:id="509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098" w:author="PR Preview" w:date="2026-01-01T00:00:00Z">
        <w:r>
          <w:t xml:space="preserve">.</w:t>
        </w:r>
      </w:ins>
    </w:p>
    <w:bookmarkEnd w:id="142"/>
    <w:bookmarkStart w:id="143" w:name="def-iterate"/>
    <w:p>
      <w:pPr>
        <w:pStyle w:val="BodyText"/>
      </w:pPr>
      <w:ins w:id="5099" w:author="PR Preview" w:date="2026-01-01T00:00:00Z">
        <w:r>
          <w:rPr>
            <w:b/>
            <w:bCs/>
          </w:rPr>
          <w:t xml:space="preserve">Definition 19 (Iterate)</w:t>
        </w:r>
      </w:ins>
      <w:ins w:id="5100" w:author="PR Preview" w:date="2026-01-01T00:00:00Z">
        <w:r>
          <w:t xml:space="preserve"> </w:t>
        </w:r>
      </w:ins>
      <w:ins w:id="5101" w:author="PR Preview" w:date="2026-01-01T00:00:00Z">
        <w:r>
          <w:t xml:space="preserve">In an iterative method (</w:t>
        </w:r>
      </w:ins>
      <w:hyperlink w:anchor="def-iterative-method">
        <w:ins w:id="5102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103" w:author="PR Preview" w:date="2026-01-01T00:00:00Z">
        <w:r>
          <w:t xml:space="preserve">),</w:t>
        </w:r>
      </w:ins>
      <w:ins w:id="5104" w:author="PR Preview" w:date="2026-01-01T00:00:00Z">
        <w:r>
          <w:t xml:space="preserve"> </w:t>
        </w:r>
      </w:ins>
      <w:ins w:id="5105" w:author="PR Preview" w:date="2026-01-01T00:00:00Z">
        <w:r>
          <w:t xml:space="preserve">the points</w:t>
        </w:r>
      </w:ins>
      <w:ins w:id="5106" w:author="PR Preview" w:date="2026-01-01T00:00:00Z">
        <w:r>
          <w:t xml:space="preserve"> </w:t>
        </w:r>
      </w:ins>
      <w:ins w:id="5107" w:author="PR Preview" w:date="2026-01-01T00:00:00Z">
        <w:r>
          <w:t xml:space="preserve">$\mathord{\smash[b]{\underset{\raise.3ex\hbox{$\scriptstyle\sim$}}{x}}\vphantom{x}}^{(t)}$</w:t>
        </w:r>
      </w:ins>
      <w:ins w:id="5108" w:author="PR Preview" w:date="2026-01-01T00:00:00Z">
        <w:r>
          <w:t xml:space="preserve"> </w:t>
        </w:r>
      </w:ins>
      <w:ins w:id="5109" w:author="PR Preview" w:date="2026-01-01T00:00:00Z">
        <w:r>
          <w:t xml:space="preserve">are its</w:t>
        </w:r>
      </w:ins>
      <w:ins w:id="5110" w:author="PR Preview" w:date="2026-01-01T00:00:00Z">
        <w:r>
          <w:t xml:space="preserve"> </w:t>
        </w:r>
      </w:ins>
      <w:ins w:id="5111" w:author="PR Preview" w:date="2026-01-01T00:00:00Z">
        <w:r>
          <w:rPr>
            <w:b/>
            <w:bCs/>
          </w:rPr>
          <w:t xml:space="preserve">iterates</w:t>
        </w:r>
      </w:ins>
      <w:ins w:id="5112" w:author="PR Preview" w:date="2026-01-01T00:00:00Z">
        <w:r>
          <w:t xml:space="preserve">.</w:t>
        </w:r>
      </w:ins>
    </w:p>
    <w:bookmarkEnd w:id="143"/>
    <w:bookmarkStart w:id="144" w:name="def-iterate-error"/>
    <w:p>
      <w:pPr>
        <w:pStyle w:val="BodyText"/>
      </w:pPr>
      <w:ins w:id="5113" w:author="PR Preview" w:date="2026-01-01T00:00:00Z">
        <w:r>
          <w:rPr>
            <w:b/>
            <w:bCs/>
          </w:rPr>
          <w:t xml:space="preserve">Definition 20 (Error of an iterate)</w:t>
        </w:r>
      </w:ins>
      <w:ins w:id="5114" w:author="PR Preview" w:date="2026-01-01T00:00:00Z">
        <w:r>
          <w:t xml:space="preserve"> </w:t>
        </w:r>
      </w:ins>
      <w:ins w:id="5115" w:author="PR Preview" w:date="2026-01-01T00:00:00Z">
        <w:r>
          <w:t xml:space="preserve">For a point</w:t>
        </w:r>
      </w:ins>
      <w:ins w:id="5116" w:author="PR Preview" w:date="2026-01-01T00:00:00Z">
        <w:r>
          <w:t xml:space="preserve"> </w:t>
        </w:r>
      </w:ins>
      <w:ins w:id="5117" w:author="PR Preview" w:date="2026-01-01T00:00:00Z">
        <w:r>
          <w:t xml:space="preserve">$\mathord{\smash[b]{\underset{\raise.3ex\hbox{$\scriptstyle\sim$}}{x}}\vphantom{x}}^*$</w:t>
        </w:r>
      </w:ins>
      <w:ins w:id="5118" w:author="PR Preview" w:date="2026-01-01T00:00:00Z">
        <w:r>
          <w:t xml:space="preserve"> </w:t>
        </w:r>
      </w:ins>
      <w:ins w:id="5119" w:author="PR Preview" w:date="2026-01-01T00:00:00Z">
        <w:r>
          <w:t xml:space="preserve">that an iterative method (</w:t>
        </w:r>
      </w:ins>
      <w:hyperlink w:anchor="def-iterative-method">
        <w:ins w:id="5120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5121" w:author="PR Preview" w:date="2026-01-01T00:00:00Z">
        <w:r>
          <w:t xml:space="preserve">) is meant to reach,</w:t>
        </w:r>
      </w:ins>
      <w:ins w:id="5122" w:author="PR Preview" w:date="2026-01-01T00:00:00Z">
        <w:r>
          <w:t xml:space="preserve"> </w:t>
        </w:r>
      </w:ins>
      <w:ins w:id="5123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5124" w:author="PR Preview" w:date="2026-01-01T00:00:00Z">
        <w:r>
          <w:t xml:space="preserve"> </w:t>
        </w:r>
      </w:ins>
      <w:ins w:id="5125" w:author="PR Preview" w:date="2026-01-01T00:00:00Z">
        <w:r>
          <w:t xml:space="preserve">is the</w:t>
        </w:r>
      </w:ins>
      <w:ins w:id="5126" w:author="PR Preview" w:date="2026-01-01T00:00:00Z">
        <w:r>
          <w:t xml:space="preserve"> </w:t>
        </w:r>
      </w:ins>
      <w:ins w:id="5127" w:author="PR Preview" w:date="2026-01-01T00:00:00Z">
        <w:r>
          <w:rPr>
            <w:b/>
            <w:bCs/>
          </w:rPr>
          <w:t xml:space="preserve">error</w:t>
        </w:r>
      </w:ins>
      <w:ins w:id="5128" w:author="PR Preview" w:date="2026-01-01T00:00:00Z">
        <w:r>
          <w:t xml:space="preserve"> </w:t>
        </w:r>
      </w:ins>
      <w:ins w:id="5129" w:author="PR Preview" w:date="2026-01-01T00:00:00Z">
        <w:r>
          <w:t xml:space="preserve">of the iterate</w:t>
        </w:r>
      </w:ins>
      <w:ins w:id="5130" w:author="PR Preview" w:date="2026-01-01T00:00:00Z">
        <w:r>
          <w:t xml:space="preserve"> </w:t>
        </w:r>
      </w:ins>
      <w:ins w:id="5131" w:author="PR Preview" w:date="2026-01-01T00:00:00Z">
        <w:r>
          <w:t xml:space="preserve">$\mathord{\smash[b]{\underset{\raise.3ex\hbox{$\scriptstyle\sim$}}{x}}\vphantom{x}}^{(t)}$</w:t>
        </w:r>
      </w:ins>
      <w:ins w:id="5132" w:author="PR Preview" w:date="2026-01-01T00:00:00Z">
        <w:r>
          <w:t xml:space="preserve"> </w:t>
        </w:r>
      </w:ins>
      <w:ins w:id="5133" w:author="PR Preview" w:date="2026-01-01T00:00:00Z">
        <w:r>
          <w:t xml:space="preserve">(</w:t>
        </w:r>
      </w:ins>
      <w:hyperlink w:anchor="def-iterate">
        <w:ins w:id="5134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5135" w:author="PR Preview" w:date="2026-01-01T00:00:00Z">
        <w:r>
          <w:t xml:space="preserve">).</w:t>
        </w:r>
      </w:ins>
    </w:p>
    <w:bookmarkEnd w:id="144"/>
    <w:bookmarkStart w:id="147" w:name="def-vector-sequence-limit"/>
    <w:p>
      <w:pPr>
        <w:pStyle w:val="BodyText"/>
      </w:pPr>
      <w:ins w:id="5136" w:author="PR Preview" w:date="2026-01-01T00:00:00Z">
        <w:r>
          <w:rPr>
            <w:b/>
            <w:bCs/>
          </w:rPr>
          <w:t xml:space="preserve">Definition 21 (Convergence of a sequence of vectors)</w:t>
        </w:r>
      </w:ins>
      <w:ins w:id="5137" w:author="PR Preview" w:date="2026-01-01T00:00:00Z">
        <w:r>
          <w:t xml:space="preserve"> </w:t>
        </w:r>
      </w:ins>
      <w:ins w:id="5138" w:author="PR Preview" w:date="2026-01-01T00:00:00Z">
        <w:r>
          <w:t xml:space="preserve">A</w:t>
        </w:r>
      </w:ins>
      <w:ins w:id="5139" w:author="PR Preview" w:date="2026-01-01T00:00:00Z">
        <w:r>
          <w:t xml:space="preserve"> </w:t>
        </w:r>
      </w:ins>
      <w:hyperlink r:id="rId145">
        <w:ins w:id="5140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5141" w:author="PR Preview" w:date="2026-01-01T00:00:00Z">
        <w:r>
          <w:t xml:space="preserve"> </w:t>
        </w:r>
      </w:ins>
      <w:ins w:id="5142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5143" w:author="PR Preview" w:date="2026-01-01T00:00:00Z">
        <w:r>
          <w:t xml:space="preserve"> </w:t>
        </w:r>
      </w:ins>
      <w:ins w:id="5144" w:author="PR Preview" w:date="2026-01-01T00:00:00Z">
        <w:r>
          <w:t xml:space="preserve">in</w:t>
        </w:r>
      </w:ins>
      <w:ins w:id="514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146" w:author="PR Preview" w:date="2026-01-01T00:00:00Z">
        <w:r>
          <w:t xml:space="preserve"> </w:t>
        </w:r>
      </w:ins>
      <w:ins w:id="5147" w:author="PR Preview" w:date="2026-01-01T00:00:00Z">
        <w:r>
          <w:rPr>
            <w:b/>
            <w:bCs/>
          </w:rPr>
          <w:t xml:space="preserve">converges</w:t>
        </w:r>
      </w:ins>
      <w:ins w:id="5148" w:author="PR Preview" w:date="2026-01-01T00:00:00Z">
        <w:r>
          <w:t xml:space="preserve"> </w:t>
        </w:r>
      </w:ins>
      <w:ins w:id="5149" w:author="PR Preview" w:date="2026-01-01T00:00:00Z">
        <w:r>
          <w:t xml:space="preserve">to</w:t>
        </w:r>
      </w:ins>
      <w:ins w:id="5150" w:author="PR Preview" w:date="2026-01-01T00:00:00Z">
        <w:r>
          <w:t xml:space="preserve"> </w:t>
        </w:r>
      </w:ins>
      <w:ins w:id="5151" w:author="PR Preview" w:date="2026-01-01T00:00:00Z">
        <w:r>
          <w:t xml:space="preserve">$\mathord{\smash[b]{\underset{\raise.3ex\hbox{$\scriptstyle\sim$}}{x}}\vphantom{x}}^* \in \mathbb{R}^p$</w:t>
        </w:r>
      </w:ins>
      <w:ins w:id="5152" w:author="PR Preview" w:date="2026-01-01T00:00:00Z">
        <w:r>
          <w:t xml:space="preserve"> </w:t>
        </w:r>
      </w:ins>
      <w:ins w:id="5153" w:author="PR Preview" w:date="2026-01-01T00:00:00Z">
        <w:r>
          <w:t xml:space="preserve">if the sequence of distances</w:t>
        </w:r>
      </w:ins>
      <w:ins w:id="5154" w:author="PR Preview" w:date="2026-01-01T00:00:00Z">
        <w:r>
          <w:t xml:space="preserve"> </w:t>
        </w:r>
      </w:ins>
      <w:ins w:id="5155" w:author="PR Preview" w:date="2026-01-01T00:00:00Z">
        <w:r>
          <w:t xml:space="preserve">$\mathopen{}\left\lVert\mathord{\smash[b]{\underset{\raise.3ex\hbox{$\scriptstyle\sim$}}{x}}\vphantom{x}}^{(t)} - \mathord{\smash[b]{\underset{\raise.3ex\hbox{$\scriptstyle\sim$}}{x}}\vphantom{x}}^*\right\rVert\mathclose{}$</w:t>
        </w:r>
      </w:ins>
      <w:ins w:id="5156" w:author="PR Preview" w:date="2026-01-01T00:00:00Z">
        <w:r>
          <w:t xml:space="preserve"> </w:t>
        </w:r>
      </w:ins>
      <w:hyperlink r:id="rId146">
        <w:ins w:id="5157" w:author="PR Preview" w:date="2026-01-01T00:00:00Z">
          <w:r>
            <w:rPr>
              <w:rStyle w:val="Hyperlink"/>
            </w:rPr>
            <w:t xml:space="preserve">converges</w:t>
          </w:r>
        </w:ins>
      </w:hyperlink>
      <w:ins w:id="5158" w:author="PR Preview" w:date="2026-01-01T00:00:00Z">
        <w:r>
          <w:t xml:space="preserve"> </w:t>
        </w:r>
      </w:ins>
      <w:ins w:id="5159" w:author="PR Preview" w:date="2026-01-01T00:00:00Z">
        <w:r>
          <w:t xml:space="preserve">to</w:t>
        </w:r>
      </w:ins>
      <w:ins w:id="5160" w:author="PR Preview" w:date="2026-01-01T00:00:00Z">
        <w:r>
          <w:t xml:space="preserve"> </w:t>
        </w:r>
      </w:ins>
      <m:oMath>
        <m:r>
          <m:t>0</m:t>
        </m:r>
      </m:oMath>
      <w:ins w:id="5161" w:author="PR Preview" w:date="2026-01-01T00:00:00Z">
        <w:r>
          <w:t xml:space="preserve">.</w:t>
        </w:r>
      </w:ins>
      <w:ins w:id="5162" w:author="PR Preview" w:date="2026-01-01T00:00:00Z">
        <w:r>
          <w:t xml:space="preserve"> </w:t>
        </w:r>
      </w:ins>
      <w:ins w:id="5163" w:author="PR Preview" w:date="2026-01-01T00:00:00Z">
        <w:r>
          <w:t xml:space="preserve">For</w:t>
        </w:r>
      </w:ins>
      <w:ins w:id="51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5165" w:author="PR Preview" w:date="2026-01-01T00:00:00Z">
        <w:r>
          <w:t xml:space="preserve">,</w:t>
        </w:r>
      </w:ins>
      <w:ins w:id="516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5167" w:author="PR Preview" w:date="2026-01-01T00:00:00Z">
        <w:r>
          <w:t xml:space="preserve">,</w:t>
        </w:r>
      </w:ins>
      <w:ins w:id="5168" w:author="PR Preview" w:date="2026-01-01T00:00:00Z">
        <w:r>
          <w:t xml:space="preserve"> </w:t>
        </w:r>
      </w:ins>
      <w:ins w:id="5169" w:author="PR Preview" w:date="2026-01-01T00:00:00Z">
        <w:r>
          <w:t xml:space="preserve">and this is the convergence of a sequence of numbers to</w:t>
        </w:r>
      </w:ins>
      <w:ins w:id="517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ins w:id="5171" w:author="PR Preview" w:date="2026-01-01T00:00:00Z">
        <w:r>
          <w:t xml:space="preserve">.</w:t>
        </w:r>
      </w:ins>
    </w:p>
    <w:bookmarkEnd w:id="147"/>
    <w:bookmarkStart w:id="148" w:name="exm-vector-sequence-limit"/>
    <w:p>
      <w:pPr>
        <w:pStyle w:val="BodyText"/>
      </w:pPr>
      <w:ins w:id="5172" w:author="PR Preview" w:date="2026-01-01T00:00:00Z">
        <w:r>
          <w:rPr>
            <w:b/>
            <w:bCs/>
          </w:rPr>
          <w:t xml:space="preserve">Example 32 (Halving a vector)</w:t>
        </w:r>
      </w:ins>
      <w:ins w:id="5173" w:author="PR Preview" w:date="2026-01-01T00:00:00Z">
        <w:r>
          <w:t xml:space="preserve"> </w:t>
        </w:r>
      </w:ins>
      <w:ins w:id="5174" w:author="PR Preview" w:date="2026-01-01T00:00:00Z">
        <w:r>
          <w:t xml:space="preserve">The iterative method</w:t>
        </w:r>
      </w:ins>
      <w:ins w:id="5175" w:author="PR Preview" w:date="2026-01-01T00:00:00Z">
        <w:r>
          <w:t xml:space="preserve"> </w:t>
        </w:r>
      </w:ins>
      <w:ins w:id="5176" w:author="PR Preview" w:date="2026-01-01T00:00:00Z">
        <w:r>
          <w:t xml:space="preserve">$\mathord{\smash[b]{\underset{\raise.3ex\hbox{$\scriptstyle\sim$}}{x}}\vphantom{x}}^{(t+1)} = \tfrac{1}{2}\,\mathord{\smash[b]{\underset{\raise.3ex\hbox{$\scriptstyle\sim$}}{x}}\vphantom{x}}^{(t)}$</w:t>
        </w:r>
      </w:ins>
      <w:ins w:id="5177" w:author="PR Preview" w:date="2026-01-01T00:00:00Z">
        <w:r>
          <w:t xml:space="preserve"> </w:t>
        </w:r>
      </w:ins>
      <w:ins w:id="5178" w:author="PR Preview" w:date="2026-01-01T00:00:00Z">
        <w:r>
          <w:t xml:space="preserve">from</w:t>
        </w:r>
      </w:ins>
      <w:ins w:id="5179" w:author="PR Preview" w:date="2026-01-01T00:00:00Z">
        <w:r>
          <w:t xml:space="preserve"> </w:t>
        </w:r>
      </w:ins>
      <w:ins w:id="5180" w:author="PR Preview" w:date="2026-01-01T00:00:00Z">
        <w:r>
          <w:t xml:space="preserve">$\mathord{\smash[b]{\underset{\raise.3ex\hbox{$\scriptstyle\sim$}}{x}}\vphantom{x}}^{(0)} = {(4, 2)}^{\top}$</w:t>
        </w:r>
      </w:ins>
      <w:ins w:id="5181" w:author="PR Preview" w:date="2026-01-01T00:00:00Z">
        <w:r>
          <w:t xml:space="preserve"> </w:t>
        </w:r>
      </w:ins>
      <w:ins w:id="5182" w:author="PR Preview" w:date="2026-01-01T00:00:00Z">
        <w:r>
          <w:t xml:space="preserve">has iterates</w:t>
        </w:r>
      </w:ins>
      <w:ins w:id="518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184" w:author="PR Preview" w:date="2026-01-01T00:00:00Z">
        <w:r>
          <w:t xml:space="preserve">,</w:t>
        </w:r>
      </w:ins>
      <w:ins w:id="5185" w:author="PR Preview" w:date="2026-01-01T00:00:00Z">
        <w:r>
          <w:t xml:space="preserve"> </w:t>
        </w:r>
      </w:ins>
      <w:ins w:id="5186" w:author="PR Preview" w:date="2026-01-01T00:00:00Z">
        <w:r>
          <w:t xml:space="preserve">that is,</w:t>
        </w:r>
      </w:ins>
      <w:ins w:id="5187" w:author="PR Preview" w:date="2026-01-01T00:00:00Z">
        <w:r>
          <w:t xml:space="preserve"> </w:t>
        </w:r>
      </w:ins>
      <w:ins w:id="5188" w:author="PR Preview" w:date="2026-01-01T00:00:00Z">
        <w:r>
          <w:t xml:space="preserve">$\mathord{\smash[b]{\underset{\raise.3ex\hbox{$\scriptstyle\sim$}}{x}}\vphantom{x}}^{(t)} = 2^{-t}\,{(4, 2)}^{\top}$</w:t>
        </w:r>
      </w:ins>
      <w:ins w:id="5189" w:author="PR Preview" w:date="2026-01-01T00:00:00Z">
        <w:r>
          <w:t xml:space="preserve">.</w:t>
        </w:r>
      </w:ins>
      <w:ins w:id="5190" w:author="PR Preview" w:date="2026-01-01T00:00:00Z">
        <w:r>
          <w:t xml:space="preserve"> </w:t>
        </w:r>
      </w:ins>
      <w:ins w:id="5191" w:author="PR Preview" w:date="2026-01-01T00:00:00Z">
        <w:r>
          <w:t xml:space="preserve">With</w:t>
        </w:r>
      </w:ins>
      <w:ins w:id="5192" w:author="PR Preview" w:date="2026-01-01T00:00:00Z">
        <w:r>
          <w:t xml:space="preserve"> </w:t>
        </w:r>
      </w:ins>
      <w:ins w:id="5193" w:author="PR Preview" w:date="2026-01-01T00:00:00Z">
        <w:r>
          <w:t xml:space="preserve">$\mathord{\smash[b]{\underset{\raise.3ex\hbox{$\scriptstyle\sim$}}{x}}\vphantom{x}}^* = \mathord{\smash[b]{\underset{\raise.3ex\hbox{$\scriptstyle\sim$}}{0}}\vphantom{0}}$</w:t>
        </w:r>
      </w:ins>
      <w:ins w:id="5194" w:author="PR Preview" w:date="2026-01-01T00:00:00Z">
        <w:r>
          <w:t xml:space="preserve">, the error of</w:t>
        </w:r>
      </w:ins>
      <w:ins w:id="5195" w:author="PR Preview" w:date="2026-01-01T00:00:00Z">
        <w:r>
          <w:t xml:space="preserve"> </w:t>
        </w:r>
      </w:ins>
      <w:ins w:id="5196" w:author="PR Preview" w:date="2026-01-01T00:00:00Z">
        <w:r>
          <w:t xml:space="preserve">$\mathord{\smash[b]{\underset{\raise.3ex\hbox{$\scriptstyle\sim$}}{x}}\vphantom{x}}^{(t)}$</w:t>
        </w:r>
      </w:ins>
      <w:ins w:id="5197" w:author="PR Preview" w:date="2026-01-01T00:00:00Z">
        <w:r>
          <w:t xml:space="preserve"> </w:t>
        </w:r>
      </w:ins>
      <w:ins w:id="5198" w:author="PR Preview" w:date="2026-01-01T00:00:00Z">
        <w:r>
          <w:t xml:space="preserve">is</w:t>
        </w:r>
      </w:ins>
    </w:p>
    <w:p>
      <w:pPr>
        <w:pStyle w:val="BodyText"/>
      </w:pPr>
      <w:ins w:id="5199" w:author="PR Preview" w:date="2026-01-01T00:00:00Z">
        <w:r>
  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  </w:r>
      </w:ins>
    </w:p>
    <w:p>
      <w:pPr>
        <w:pStyle w:val="FirstParagraph"/>
      </w:pPr>
      <w:ins w:id="5200" w:author="PR Preview" w:date="2026-01-01T00:00:00Z">
        <w:r>
          <w:t xml:space="preserve">which converges to</w:t>
        </w:r>
      </w:ins>
      <w:ins w:id="5201" w:author="PR Preview" w:date="2026-01-01T00:00:00Z">
        <w:r>
          <w:t xml:space="preserve"> </w:t>
        </w:r>
      </w:ins>
      <m:oMath>
        <m:r>
          <m:t>0</m:t>
        </m:r>
      </m:oMath>
      <w:ins w:id="5202" w:author="PR Preview" w:date="2026-01-01T00:00:00Z">
        <w:r>
          <w:t xml:space="preserve">, so the iterates converge to</w:t>
        </w:r>
      </w:ins>
      <w:ins w:id="5203" w:author="PR Preview" w:date="2026-01-01T00:00:00Z">
        <w:r>
          <w:t xml:space="preserve"> </w:t>
        </w:r>
      </w:ins>
      <w:ins w:id="5204" w:author="PR Preview" w:date="2026-01-01T00:00:00Z">
        <w:r>
          <w:t xml:space="preserve">$\mathord{\smash[b]{\underset{\raise.3ex\hbox{$\scriptstyle\sim$}}{0}}\vphantom{0}}$</w:t>
        </w:r>
      </w:ins>
      <w:ins w:id="5205" w:author="PR Preview" w:date="2026-01-01T00:00:00Z">
        <w:r>
          <w:t xml:space="preserve">.</w:t>
        </w:r>
      </w:ins>
    </w:p>
    <w:bookmarkEnd w:id="148"/>
    <w:bookmarkStart w:id="149" w:name="def-newton-method"/>
    <w:p>
      <w:pPr>
        <w:pStyle w:val="BodyText"/>
      </w:pPr>
      <w:ins w:id="5206" w:author="PR Preview" w:date="2026-01-01T00:00:00Z">
        <w:r>
          <w:rPr>
            <w:b/>
            <w:bCs/>
          </w:rPr>
          <w:t xml:space="preserve">Definition 22 (Newton’s method for minimization)</w:t>
        </w:r>
      </w:ins>
      <w:ins w:id="5207" w:author="PR Preview" w:date="2026-01-01T00:00:00Z">
        <w:r>
          <w:t xml:space="preserve"> </w:t>
        </w:r>
      </w:ins>
      <w:ins w:id="5208" w:author="PR Preview" w:date="2026-01-01T00:00:00Z">
        <w:r>
          <w:t xml:space="preserve">Let</w:t>
        </w:r>
      </w:ins>
      <w:ins w:id="52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210" w:author="PR Preview" w:date="2026-01-01T00:00:00Z">
        <w:r>
          <w:t xml:space="preserve"> </w:t>
        </w:r>
      </w:ins>
      <w:ins w:id="5211" w:author="PR Preview" w:date="2026-01-01T00:00:00Z">
        <w:r>
          <w:t xml:space="preserve">have first and second partial derivatives,</w:t>
        </w:r>
      </w:ins>
      <w:ins w:id="5212" w:author="PR Preview" w:date="2026-01-01T00:00:00Z">
        <w:r>
          <w:t xml:space="preserve"> </w:t>
        </w:r>
      </w:ins>
      <w:ins w:id="5213" w:author="PR Preview" w:date="2026-01-01T00:00:00Z">
        <w:r>
          <w:t xml:space="preserve">and let</w:t>
        </w:r>
      </w:ins>
      <w:ins w:id="5214" w:author="PR Preview" w:date="2026-01-01T00:00:00Z">
        <w:r>
          <w:t xml:space="preserve"> </w:t>
        </w:r>
      </w:ins>
      <w:ins w:id="5215" w:author="PR Preview" w:date="2026-01-01T00:00:00Z">
        <w:r>
          <w:t xml:space="preserve">$\mathord{\smash[b]{\underset{\raise.3ex\hbox{$\scriptstyle\sim$}}{x}}\vphantom{x}}^{(0)}$</w:t>
        </w:r>
      </w:ins>
      <w:ins w:id="5216" w:author="PR Preview" w:date="2026-01-01T00:00:00Z">
        <w:r>
          <w:t xml:space="preserve"> </w:t>
        </w:r>
      </w:ins>
      <w:ins w:id="5217" w:author="PR Preview" w:date="2026-01-01T00:00:00Z">
        <w:r>
          <w:t xml:space="preserve">be a starting point.</w:t>
        </w:r>
      </w:ins>
      <w:ins w:id="5218" w:author="PR Preview" w:date="2026-01-01T00:00:00Z">
        <w:r>
          <w:t xml:space="preserve"> </w:t>
        </w:r>
      </w:ins>
      <w:ins w:id="5219" w:author="PR Preview" w:date="2026-01-01T00:00:00Z">
        <w:r>
          <w:rPr>
            <w:b/>
            <w:bCs/>
          </w:rPr>
          <w:t xml:space="preserve">Newton’s method</w:t>
        </w:r>
      </w:ins>
      <w:ins w:id="5220" w:author="PR Preview" w:date="2026-01-01T00:00:00Z">
        <w:r>
          <w:t xml:space="preserve"> </w:t>
        </w:r>
      </w:ins>
      <w:ins w:id="5221" w:author="PR Preview" w:date="2026-01-01T00:00:00Z">
        <w:r>
          <w:t xml:space="preserve">computes, for</w:t>
        </w:r>
      </w:ins>
      <w:ins w:id="522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223" w:author="PR Preview" w:date="2026-01-01T00:00:00Z">
        <w:r>
          <w:t xml:space="preserve">, as long as</w:t>
        </w:r>
      </w:ins>
      <w:ins w:id="5224" w:author="PR Preview" w:date="2026-01-01T00:00:00Z">
        <w:r>
          <w:t xml:space="preserve"> </w:t>
        </w:r>
      </w:ins>
      <w:ins w:id="5225" w:author="PR Preview" w:date="2026-01-01T00:00:00Z">
        <w:r>
          <w:t xml:space="preserve">$\mathbf{H}_f(\mathord{\smash[b]{\underset{\raise.3ex\hbox{$\scriptstyle\sim$}}{x}}\vphantom{x}}^{(t)})$</w:t>
        </w:r>
      </w:ins>
      <w:ins w:id="5226" w:author="PR Preview" w:date="2026-01-01T00:00:00Z">
        <w:r>
          <w:t xml:space="preserve"> </w:t>
        </w:r>
      </w:ins>
      <w:ins w:id="5227" w:author="PR Preview" w:date="2026-01-01T00:00:00Z">
        <w:r>
          <w:t xml:space="preserve">is invertible,</w:t>
        </w:r>
      </w:ins>
    </w:p>
    <w:p>
      <w:pPr>
        <w:pStyle w:val="BodyText"/>
      </w:pPr>
      <w:ins w:id="5228" w:author="PR Preview" w:date="2026-01-01T00:00:00Z">
        <w:r>
  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  </w:r>
      </w:ins>
    </w:p>
    <w:bookmarkEnd w:id="149"/>
    <w:bookmarkStart w:id="150" w:name="def-newton-step"/>
    <w:p>
      <w:pPr>
        <w:pStyle w:val="FirstParagraph"/>
      </w:pPr>
      <w:ins w:id="5229" w:author="PR Preview" w:date="2026-01-01T00:00:00Z">
        <w:r>
          <w:rPr>
            <w:b/>
            <w:bCs/>
          </w:rPr>
          <w:t xml:space="preserve">Definition 23 (Newton step)</w:t>
        </w:r>
      </w:ins>
      <w:ins w:id="5230" w:author="PR Preview" w:date="2026-01-01T00:00:00Z">
        <w:r>
          <w:t xml:space="preserve"> </w:t>
        </w:r>
      </w:ins>
      <w:ins w:id="5231" w:author="PR Preview" w:date="2026-01-01T00:00:00Z">
        <w:r>
          <w:t xml:space="preserve">In Newton’s method (</w:t>
        </w:r>
      </w:ins>
      <w:hyperlink w:anchor="def-newton-method">
        <w:ins w:id="5232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233" w:author="PR Preview" w:date="2026-01-01T00:00:00Z">
        <w:r>
          <w:t xml:space="preserve">),</w:t>
        </w:r>
      </w:ins>
      <w:ins w:id="5234" w:author="PR Preview" w:date="2026-01-01T00:00:00Z">
        <w:r>
          <w:t xml:space="preserve"> </w:t>
        </w:r>
      </w:ins>
      <w:ins w:id="5235" w:author="PR Preview" w:date="2026-01-01T00:00:00Z">
        <w:r>
          <w:t xml:space="preserve">the vector</w:t>
        </w:r>
      </w:ins>
      <w:ins w:id="5236" w:author="PR Preview" w:date="2026-01-01T00:00:00Z">
        <w:r>
          <w:t xml:space="preserve"> </w:t>
        </w:r>
      </w:ins>
      <w:ins w:id="5237" w:author="PR Preview" w:date="2026-01-01T00:00:00Z">
        <w:r>
  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  </w:r>
      </w:ins>
      <w:ins w:id="5238" w:author="PR Preview" w:date="2026-01-01T00:00:00Z">
        <w:r>
          <w:t xml:space="preserve"> </w:t>
        </w:r>
      </w:ins>
      <w:ins w:id="5239" w:author="PR Preview" w:date="2026-01-01T00:00:00Z">
        <w:r>
          <w:t xml:space="preserve">is the</w:t>
        </w:r>
      </w:ins>
      <w:ins w:id="5240" w:author="PR Preview" w:date="2026-01-01T00:00:00Z">
        <w:r>
          <w:t xml:space="preserve"> </w:t>
        </w:r>
      </w:ins>
      <w:ins w:id="5241" w:author="PR Preview" w:date="2026-01-01T00:00:00Z">
        <w:r>
          <w:rPr>
            <w:b/>
            <w:bCs/>
          </w:rPr>
          <w:t xml:space="preserve">Newton step</w:t>
        </w:r>
      </w:ins>
      <w:ins w:id="5242" w:author="PR Preview" w:date="2026-01-01T00:00:00Z">
        <w:r>
          <w:t xml:space="preserve"> </w:t>
        </w:r>
      </w:ins>
      <w:ins w:id="5243" w:author="PR Preview" w:date="2026-01-01T00:00:00Z">
        <w:r>
          <w:t xml:space="preserve">at</w:t>
        </w:r>
      </w:ins>
      <w:ins w:id="5244" w:author="PR Preview" w:date="2026-01-01T00:00:00Z">
        <w:r>
          <w:t xml:space="preserve"> </w:t>
        </w:r>
      </w:ins>
      <w:ins w:id="5245" w:author="PR Preview" w:date="2026-01-01T00:00:00Z">
        <w:r>
          <w:t xml:space="preserve">$\mathord{\smash[b]{\underset{\raise.3ex\hbox{$\scriptstyle\sim$}}{x}}\vphantom{x}}^{(t)}$</w:t>
        </w:r>
      </w:ins>
      <w:ins w:id="5246" w:author="PR Preview" w:date="2026-01-01T00:00:00Z">
        <w:r>
          <w:t xml:space="preserve">.</w:t>
        </w:r>
      </w:ins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del w:id="5247" w:author="PR Preview" w:date="2026-01-01T00:00:00Z">
        <w:r>
          <w:rPr>
            <w:b/>
            <w:bCs/>
          </w:rPr>
          <w:delText xml:space="preserve">Definition 24 (Quadratic model (second-order Taylor polynomial))</w:delText>
        </w:r>
      </w:del>
      <w:del w:id="5248" w:author="PR Preview" w:date="2026-01-01T00:00:00Z">
        <w:r>
          <w:delText xml:space="preserve"> </w:delText>
        </w:r>
      </w:del>
      <w:del w:id="5249" w:author="PR Preview" w:date="2026-01-01T00:00:00Z">
        <w:r>
          <w:delText xml:space="preserve">Let</w:delText>
        </w:r>
      </w:del>
      <w:del w:id="5250" w:author="PR Preview" w:date="2026-01-01T00:00:00Z">
        <w:r>
          <w:delText xml:space="preserve"> </w:delText>
        </w:r>
      </w:del>
      <m:oMath>
        <m:r>
          <m:t>f</m:t>
        </m:r>
      </m:oMath>
      <w:del w:id="5251" w:author="PR Preview" w:date="2026-01-01T00:00:00Z">
        <w:r>
          <w:delText xml:space="preserve"> </w:delText>
        </w:r>
      </w:del>
      <w:del w:id="5252" w:author="PR Preview" w:date="2026-01-01T00:00:00Z">
        <w:r>
          <w:delText xml:space="preserve">be as in</w:delText>
        </w:r>
      </w:del>
      <w:del w:id="5253" w:author="PR Preview" w:date="2026-01-01T00:00:00Z">
        <w:r>
          <w:delText xml:space="preserve"> </w:delText>
        </w:r>
      </w:del>
      <w:hyperlink w:anchor="def-newton-method">
        <w:del w:id="525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5255" w:author="PR Preview" w:date="2026-01-01T00:00:00Z">
        <w:r>
          <w:delText xml:space="preserve"> </w:delText>
        </w:r>
      </w:del>
      <w:del w:id="5256" w:author="PR Preview" w:date="2026-01-01T00:00:00Z">
        <w:r>
          <w:delText xml:space="preserve">and let</w:delText>
        </w:r>
      </w:del>
      <w:del w:id="52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58" w:author="PR Preview" w:date="2026-01-01T00:00:00Z">
        <w:r>
          <w:delText xml:space="preserve"> </w:delText>
        </w:r>
      </w:del>
      <w:del w:id="5259" w:author="PR Preview" w:date="2026-01-01T00:00:00Z">
        <w:r>
          <w:delText xml:space="preserve">be a point,</w:delText>
        </w:r>
      </w:del>
      <w:del w:id="5260" w:author="PR Preview" w:date="2026-01-01T00:00:00Z">
        <w:r>
          <w:delText xml:space="preserve"> </w:delText>
        </w:r>
      </w:del>
      <w:del w:id="5261" w:author="PR Preview" w:date="2026-01-01T00:00:00Z">
        <w:r>
          <w:delText xml:space="preserve">with</w:delText>
        </w:r>
      </w:del>
      <w:del w:id="5262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263" w:author="PR Preview" w:date="2026-01-01T00:00:00Z">
        <w:r>
          <w:delText xml:space="preserve"> </w:delText>
        </w:r>
      </w:del>
      <w:del w:id="5264" w:author="PR Preview" w:date="2026-01-01T00:00:00Z">
        <w:r>
          <w:delText xml:space="preserve">and</w:delText>
        </w:r>
      </w:del>
      <w:del w:id="5265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266" w:author="PR Preview" w:date="2026-01-01T00:00:00Z">
        <w:r>
          <w:delText xml:space="preserve">.</w:delText>
        </w:r>
      </w:del>
      <w:del w:id="5267" w:author="PR Preview" w:date="2026-01-01T00:00:00Z">
        <w:r>
          <w:delText xml:space="preserve"> </w:delText>
        </w:r>
      </w:del>
      <w:del w:id="5268" w:author="PR Preview" w:date="2026-01-01T00:00:00Z">
        <w:r>
          <w:delText xml:space="preserve">The</w:delText>
        </w:r>
      </w:del>
      <w:del w:id="5269" w:author="PR Preview" w:date="2026-01-01T00:00:00Z">
        <w:r>
          <w:delText xml:space="preserve"> </w:delText>
        </w:r>
      </w:del>
      <w:del w:id="5270" w:author="PR Preview" w:date="2026-01-01T00:00:00Z">
        <w:r>
          <w:rPr>
            <w:b/>
            <w:bCs/>
          </w:rPr>
          <w:delText xml:space="preserve">quadratic model</w:delText>
        </w:r>
      </w:del>
      <w:del w:id="5271" w:author="PR Preview" w:date="2026-01-01T00:00:00Z">
        <w:r>
          <w:delText xml:space="preserve"> </w:delText>
        </w:r>
      </w:del>
      <w:del w:id="5272" w:author="PR Preview" w:date="2026-01-01T00:00:00Z">
        <w:r>
          <w:delText xml:space="preserve">of</w:delText>
        </w:r>
      </w:del>
      <w:del w:id="5273" w:author="PR Preview" w:date="2026-01-01T00:00:00Z">
        <w:r>
          <w:delText xml:space="preserve"> </w:delText>
        </w:r>
      </w:del>
      <m:oMath>
        <m:r>
          <m:t>f</m:t>
        </m:r>
      </m:oMath>
      <w:del w:id="5274" w:author="PR Preview" w:date="2026-01-01T00:00:00Z">
        <w:r>
          <w:delText xml:space="preserve"> </w:delText>
        </w:r>
      </w:del>
      <w:del w:id="5275" w:author="PR Preview" w:date="2026-01-01T00:00:00Z">
        <w:r>
          <w:delText xml:space="preserve">at</w:delText>
        </w:r>
      </w:del>
      <w:del w:id="527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77" w:author="PR Preview" w:date="2026-01-01T00:00:00Z">
        <w:r>
          <w:delText xml:space="preserve"> </w:delText>
        </w:r>
      </w:del>
      <w:del w:id="5278" w:author="PR Preview" w:date="2026-01-01T00:00:00Z">
        <w:r>
          <w:delText xml:space="preserve">is the function of a step</w:delText>
        </w:r>
      </w:del>
      <w:del w:id="5279" w:author="PR Preview" w:date="2026-01-01T00:00:00Z">
        <w:r>
          <w:delText xml:space="preserve"> </w:delText>
        </w:r>
      </w:del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5280" w:author="PR Preview" w:date="2026-01-01T00:00:00Z">
        <w:r>
          <w:delText xml:space="preserve">also called the</w:delText>
        </w:r>
      </w:del>
      <w:del w:id="5281" w:author="PR Preview" w:date="2026-01-01T00:00:00Z">
        <w:r>
          <w:delText xml:space="preserve"> </w:delText>
        </w:r>
      </w:del>
      <w:del w:id="5282" w:author="PR Preview" w:date="2026-01-01T00:00:00Z">
        <w:r>
          <w:rPr>
            <w:b/>
            <w:bCs/>
          </w:rPr>
          <w:delText xml:space="preserve">second-order Taylor polynomial</w:delText>
        </w:r>
      </w:del>
      <w:del w:id="5283" w:author="PR Preview" w:date="2026-01-01T00:00:00Z">
        <w:r>
          <w:delText xml:space="preserve"> </w:delText>
        </w:r>
      </w:del>
      <w:del w:id="5284" w:author="PR Preview" w:date="2026-01-01T00:00:00Z">
        <w:r>
          <w:delText xml:space="preserve">of</w:delText>
        </w:r>
      </w:del>
      <w:del w:id="5285" w:author="PR Preview" w:date="2026-01-01T00:00:00Z">
        <w:r>
          <w:delText xml:space="preserve"> </w:delText>
        </w:r>
      </w:del>
      <m:oMath>
        <m:r>
          <m:t>f</m:t>
        </m:r>
      </m:oMath>
      <w:del w:id="5286" w:author="PR Preview" w:date="2026-01-01T00:00:00Z">
        <w:r>
          <w:delText xml:space="preserve"> </w:delText>
        </w:r>
      </w:del>
      <w:del w:id="5287" w:author="PR Preview" w:date="2026-01-01T00:00:00Z">
        <w:r>
          <w:delText xml:space="preserve">at</w:delText>
        </w:r>
      </w:del>
      <w:del w:id="52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289" w:author="PR Preview" w:date="2026-01-01T00:00:00Z">
        <w:r>
          <w:delText xml:space="preserve">.</w:delText>
        </w:r>
      </w:del>
    </w:p>
    <w:p>
      <w:pPr>
        <w:pStyle w:val="BodyText"/>
      </w:pPr>
      <w:ins w:id="5290" w:author="PR Preview" w:date="2026-01-01T00:00:00Z">
        <w:r>
          <w:rPr>
            <w:b/>
            <w:bCs/>
          </w:rPr>
          <w:t xml:space="preserve">Definition 24 (Quadratic model (second-order Taylor polynomial))</w:t>
        </w:r>
      </w:ins>
      <w:ins w:id="5291" w:author="PR Preview" w:date="2026-01-01T00:00:00Z">
        <w:r>
          <w:t xml:space="preserve"> </w:t>
        </w:r>
      </w:ins>
      <w:ins w:id="5292" w:author="PR Preview" w:date="2026-01-01T00:00:00Z">
        <w:r>
          <w:t xml:space="preserve">Let</w:t>
        </w:r>
      </w:ins>
      <w:ins w:id="5293" w:author="PR Preview" w:date="2026-01-01T00:00:00Z">
        <w:r>
          <w:t xml:space="preserve"> </w:t>
        </w:r>
      </w:ins>
      <m:oMath>
        <m:r>
          <m:t>f</m:t>
        </m:r>
      </m:oMath>
      <w:ins w:id="5294" w:author="PR Preview" w:date="2026-01-01T00:00:00Z">
        <w:r>
          <w:t xml:space="preserve"> </w:t>
        </w:r>
      </w:ins>
      <w:ins w:id="5295" w:author="PR Preview" w:date="2026-01-01T00:00:00Z">
        <w:r>
          <w:t xml:space="preserve">be as in</w:t>
        </w:r>
      </w:ins>
      <w:ins w:id="5296" w:author="PR Preview" w:date="2026-01-01T00:00:00Z">
        <w:r>
          <w:t xml:space="preserve"> </w:t>
        </w:r>
      </w:ins>
      <w:hyperlink w:anchor="def-newton-method">
        <w:ins w:id="5297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298" w:author="PR Preview" w:date="2026-01-01T00:00:00Z">
        <w:r>
          <w:t xml:space="preserve"> </w:t>
        </w:r>
      </w:ins>
      <w:ins w:id="5299" w:author="PR Preview" w:date="2026-01-01T00:00:00Z">
        <w:r>
          <w:t xml:space="preserve">and let</w:t>
        </w:r>
      </w:ins>
      <w:ins w:id="5300" w:author="PR Preview" w:date="2026-01-01T00:00:00Z">
        <w:r>
          <w:t xml:space="preserve"> </w:t>
        </w:r>
      </w:ins>
      <w:ins w:id="5301" w:author="PR Preview" w:date="2026-01-01T00:00:00Z">
        <w:r>
          <w:t xml:space="preserve">$\mathord{\smash[b]{\underset{\raise.3ex\hbox{$\scriptstyle\sim$}}{x}}\vphantom{x}}$</w:t>
        </w:r>
      </w:ins>
      <w:ins w:id="5302" w:author="PR Preview" w:date="2026-01-01T00:00:00Z">
        <w:r>
          <w:t xml:space="preserve"> </w:t>
        </w:r>
      </w:ins>
      <w:ins w:id="5303" w:author="PR Preview" w:date="2026-01-01T00:00:00Z">
        <w:r>
          <w:t xml:space="preserve">be a point,</w:t>
        </w:r>
      </w:ins>
      <w:ins w:id="5304" w:author="PR Preview" w:date="2026-01-01T00:00:00Z">
        <w:r>
          <w:t xml:space="preserve"> </w:t>
        </w:r>
      </w:ins>
      <w:ins w:id="5305" w:author="PR Preview" w:date="2026-01-01T00:00:00Z">
        <w:r>
          <w:t xml:space="preserve">with</w:t>
        </w:r>
      </w:ins>
      <w:ins w:id="5306" w:author="PR Preview" w:date="2026-01-01T00:00:00Z">
        <w:r>
          <w:t xml:space="preserve"> </w:t>
        </w:r>
      </w:ins>
      <w:ins w:id="5307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5308" w:author="PR Preview" w:date="2026-01-01T00:00:00Z">
        <w:r>
          <w:t xml:space="preserve"> </w:t>
        </w:r>
      </w:ins>
      <w:ins w:id="5309" w:author="PR Preview" w:date="2026-01-01T00:00:00Z">
        <w:r>
          <w:t xml:space="preserve">and</w:t>
        </w:r>
      </w:ins>
      <w:ins w:id="5310" w:author="PR Preview" w:date="2026-01-01T00:00:00Z">
        <w:r>
          <w:t xml:space="preserve"> </w:t>
        </w:r>
      </w:ins>
      <w:ins w:id="5311" w:author="PR Preview" w:date="2026-01-01T00:00:00Z">
        <w:r>
          <w:t xml:space="preserve">$\mathbf{H} \stackrel{\text{def}}{=}\mathbf{H}_f(\mathord{\smash[b]{\underset{\raise.3ex\hbox{$\scriptstyle\sim$}}{x}}\vphantom{x}})$</w:t>
        </w:r>
      </w:ins>
      <w:ins w:id="5312" w:author="PR Preview" w:date="2026-01-01T00:00:00Z">
        <w:r>
          <w:t xml:space="preserve">.</w:t>
        </w:r>
      </w:ins>
      <w:ins w:id="5313" w:author="PR Preview" w:date="2026-01-01T00:00:00Z">
        <w:r>
          <w:t xml:space="preserve"> </w:t>
        </w:r>
      </w:ins>
      <w:ins w:id="5314" w:author="PR Preview" w:date="2026-01-01T00:00:00Z">
        <w:r>
          <w:t xml:space="preserve">The</w:t>
        </w:r>
      </w:ins>
      <w:ins w:id="5315" w:author="PR Preview" w:date="2026-01-01T00:00:00Z">
        <w:r>
          <w:t xml:space="preserve"> </w:t>
        </w:r>
      </w:ins>
      <w:ins w:id="5316" w:author="PR Preview" w:date="2026-01-01T00:00:00Z">
        <w:r>
          <w:rPr>
            <w:b/>
            <w:bCs/>
          </w:rPr>
          <w:t xml:space="preserve">quadratic model</w:t>
        </w:r>
      </w:ins>
      <w:ins w:id="5317" w:author="PR Preview" w:date="2026-01-01T00:00:00Z">
        <w:r>
          <w:t xml:space="preserve"> </w:t>
        </w:r>
      </w:ins>
      <w:ins w:id="5318" w:author="PR Preview" w:date="2026-01-01T00:00:00Z">
        <w:r>
          <w:t xml:space="preserve">of</w:t>
        </w:r>
      </w:ins>
      <w:ins w:id="5319" w:author="PR Preview" w:date="2026-01-01T00:00:00Z">
        <w:r>
          <w:t xml:space="preserve"> </w:t>
        </w:r>
      </w:ins>
      <m:oMath>
        <m:r>
          <m:t>f</m:t>
        </m:r>
      </m:oMath>
      <w:ins w:id="5320" w:author="PR Preview" w:date="2026-01-01T00:00:00Z">
        <w:r>
          <w:t xml:space="preserve"> </w:t>
        </w:r>
      </w:ins>
      <w:ins w:id="5321" w:author="PR Preview" w:date="2026-01-01T00:00:00Z">
        <w:r>
          <w:t xml:space="preserve">at</w:t>
        </w:r>
      </w:ins>
      <w:ins w:id="5322" w:author="PR Preview" w:date="2026-01-01T00:00:00Z">
        <w:r>
          <w:t xml:space="preserve"> </w:t>
        </w:r>
      </w:ins>
      <w:ins w:id="5323" w:author="PR Preview" w:date="2026-01-01T00:00:00Z">
        <w:r>
          <w:t xml:space="preserve">$\mathord{\smash[b]{\underset{\raise.3ex\hbox{$\scriptstyle\sim$}}{x}}\vphantom{x}}$</w:t>
        </w:r>
      </w:ins>
      <w:ins w:id="5324" w:author="PR Preview" w:date="2026-01-01T00:00:00Z">
        <w:r>
          <w:t xml:space="preserve"> </w:t>
        </w:r>
      </w:ins>
      <w:ins w:id="5325" w:author="PR Preview" w:date="2026-01-01T00:00:00Z">
        <w:r>
          <w:t xml:space="preserve">is the function of a step</w:t>
        </w:r>
      </w:ins>
      <w:ins w:id="5326" w:author="PR Preview" w:date="2026-01-01T00:00:00Z">
        <w:r>
          <w:t xml:space="preserve"> </w:t>
        </w:r>
      </w:ins>
      <w:ins w:id="5327" w:author="PR Preview" w:date="2026-01-01T00:00:00Z">
        <w:r>
          <w:t xml:space="preserve">$\mathord{\smash[b]{\underset{\raise.3ex\hbox{$\scriptstyle\sim$}}{\delta}}\vphantom{\delta}}\in \mathbb{R}^p$</w:t>
        </w:r>
      </w:ins>
    </w:p>
    <w:p>
      <w:pPr>
        <w:pStyle w:val="BodyText"/>
      </w:pPr>
      <w:ins w:id="5328" w:author="PR Preview" w:date="2026-01-01T00:00:00Z">
        <w:r>
  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  </w:r>
      </w:ins>
    </w:p>
    <w:p>
      <w:pPr>
        <w:pStyle w:val="FirstParagraph"/>
      </w:pPr>
      <w:ins w:id="5329" w:author="PR Preview" w:date="2026-01-01T00:00:00Z">
        <w:r>
          <w:t xml:space="preserve">also called the</w:t>
        </w:r>
      </w:ins>
      <w:ins w:id="5330" w:author="PR Preview" w:date="2026-01-01T00:00:00Z">
        <w:r>
          <w:t xml:space="preserve"> </w:t>
        </w:r>
      </w:ins>
      <w:ins w:id="5331" w:author="PR Preview" w:date="2026-01-01T00:00:00Z">
        <w:r>
          <w:rPr>
            <w:b/>
            <w:bCs/>
          </w:rPr>
          <w:t xml:space="preserve">second-order Taylor polynomial</w:t>
        </w:r>
      </w:ins>
      <w:ins w:id="5332" w:author="PR Preview" w:date="2026-01-01T00:00:00Z">
        <w:r>
          <w:t xml:space="preserve"> </w:t>
        </w:r>
      </w:ins>
      <w:ins w:id="5333" w:author="PR Preview" w:date="2026-01-01T00:00:00Z">
        <w:r>
          <w:t xml:space="preserve">of</w:t>
        </w:r>
      </w:ins>
      <w:ins w:id="5334" w:author="PR Preview" w:date="2026-01-01T00:00:00Z">
        <w:r>
          <w:t xml:space="preserve"> </w:t>
        </w:r>
      </w:ins>
      <m:oMath>
        <m:r>
          <m:t>f</m:t>
        </m:r>
      </m:oMath>
      <w:ins w:id="5335" w:author="PR Preview" w:date="2026-01-01T00:00:00Z">
        <w:r>
          <w:t xml:space="preserve"> </w:t>
        </w:r>
      </w:ins>
      <w:ins w:id="5336" w:author="PR Preview" w:date="2026-01-01T00:00:00Z">
        <w:r>
          <w:t xml:space="preserve">at</w:t>
        </w:r>
      </w:ins>
      <w:ins w:id="5337" w:author="PR Preview" w:date="2026-01-01T00:00:00Z">
        <w:r>
          <w:t xml:space="preserve"> </w:t>
        </w:r>
      </w:ins>
      <w:ins w:id="5338" w:author="PR Preview" w:date="2026-01-01T00:00:00Z">
        <w:r>
          <w:t xml:space="preserve">$\mathord{\smash[b]{\underset{\raise.3ex\hbox{$\scriptstyle\sim$}}{x}}\vphantom{x}}$</w:t>
        </w:r>
      </w:ins>
      <w:ins w:id="5339" w:author="PR Preview" w:date="2026-01-01T00:00:00Z">
        <w:r>
          <w:t xml:space="preserve">.</w:t>
        </w:r>
      </w:ins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340" w:author="PR Preview" w:date="2026-01-01T00:00:00Z">
        <w:r>
          <w:delText xml:space="preserve">so</w:delText>
        </w:r>
      </w:del>
      <w:del w:id="534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del w:id="5342" w:author="PR Preview" w:date="2026-01-01T00:00:00Z">
        <w:r>
          <w:delText xml:space="preserve">.</w:delText>
        </w:r>
      </w:del>
      <w:del w:id="5343" w:author="PR Preview" w:date="2026-01-01T00:00:00Z">
        <w:r>
          <w:delText xml:space="preserve"> </w:delText>
        </w:r>
      </w:del>
      <w:del w:id="5344" w:author="PR Preview" w:date="2026-01-01T00:00:00Z">
        <w:r>
          <w:delText xml:space="preserve">For</w:delText>
        </w:r>
      </w:del>
      <w:del w:id="53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5346" w:author="PR Preview" w:date="2026-01-01T00:00:00Z">
        <w:r>
          <w:delText xml:space="preserve">, whose Hessian is</w:delText>
        </w:r>
      </w:del>
      <w:del w:id="5347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5348" w:author="PR Preview" w:date="2026-01-01T00:00:00Z">
        <w:r>
          <w:delText xml:space="preserve"> </w:delText>
        </w:r>
      </w:del>
      <w:del w:id="5349" w:author="PR Preview" w:date="2026-01-01T00:00:00Z">
        <w:r>
          <w:delText xml:space="preserve">at every point,</w:delText>
        </w:r>
      </w:del>
      <w:del w:id="5350" w:author="PR Preview" w:date="2026-01-01T00:00:00Z">
        <w:r>
          <w:delText xml:space="preserve"> </w:delText>
        </w:r>
      </w:del>
      <w:del w:id="5351" w:author="PR Preview" w:date="2026-01-01T00:00:00Z">
        <w:r>
          <w:delText xml:space="preserve">the model at any</w:delText>
        </w:r>
      </w:del>
      <w:del w:id="535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53" w:author="PR Preview" w:date="2026-01-01T00:00:00Z">
        <w:r>
          <w:delText xml:space="preserve"> </w:delText>
        </w:r>
      </w:del>
      <w:del w:id="5354" w:author="PR Preview" w:date="2026-01-01T00:00:00Z">
        <w:r>
          <w:delText xml:space="preserve">equals</w:delText>
        </w:r>
      </w:del>
      <w:del w:id="535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356" w:author="PR Preview" w:date="2026-01-01T00:00:00Z">
        <w:r>
          <w:delText xml:space="preserve"> </w:delText>
        </w:r>
      </w:del>
      <w:del w:id="5357" w:author="PR Preview" w:date="2026-01-01T00:00:00Z">
        <w:r>
          <w:delText xml:space="preserve">exactly (</w:delText>
        </w:r>
      </w:del>
      <w:hyperlink w:anchor="exm-taylor-mv">
        <w:del w:id="5358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359" w:author="PR Preview" w:date="2026-01-01T00:00:00Z">
        <w:r>
          <w:delText xml:space="preserve"> </w:delText>
        </w:r>
      </w:del>
      <w:del w:id="5360" w:author="PR Preview" w:date="2026-01-01T00:00:00Z">
        <w:r>
          <w:delText xml:space="preserve">with</w:delText>
        </w:r>
      </w:del>
      <w:del w:id="536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del w:id="5362" w:author="PR Preview" w:date="2026-01-01T00:00:00Z">
        <w:r>
          <w:delText xml:space="preserve">).</w:delText>
        </w:r>
      </w:del>
    </w:p>
    <w:p>
      <w:pPr>
        <w:pStyle w:val="BodyText"/>
      </w:pPr>
      <w:del w:id="5363" w:author="PR Preview" w:date="2026-01-01T00:00:00Z">
        <w:r>
          <w:rPr>
            <w:i/>
            <w:iCs/>
          </w:rPr>
          <w:delText xml:space="preserve">Remark 3</w:delText>
        </w:r>
      </w:del>
      <w:del w:id="5364" w:author="PR Preview" w:date="2026-01-01T00:00:00Z">
        <w:r>
          <w:delText xml:space="preserve"> (The quadratic model and Taylor’s theorem). </w:delText>
        </w:r>
      </w:del>
      <w:del w:id="5365" w:author="PR Preview" w:date="2026-01-01T00:00:00Z">
        <w:r>
          <w:delText xml:space="preserve">When the second partial derivatives of</w:delText>
        </w:r>
      </w:del>
      <w:del w:id="5366" w:author="PR Preview" w:date="2026-01-01T00:00:00Z">
        <w:r>
          <w:delText xml:space="preserve"> </w:delText>
        </w:r>
      </w:del>
      <m:oMath>
        <m:r>
          <m:t>f</m:t>
        </m:r>
      </m:oMath>
      <w:del w:id="5367" w:author="PR Preview" w:date="2026-01-01T00:00:00Z">
        <w:r>
          <w:delText xml:space="preserve"> </w:delText>
        </w:r>
      </w:del>
      <w:del w:id="5368" w:author="PR Preview" w:date="2026-01-01T00:00:00Z">
        <w:r>
          <w:delText xml:space="preserve">are continuous,</w:delText>
        </w:r>
      </w:del>
      <w:del w:id="5369" w:author="PR Preview" w:date="2026-01-01T00:00:00Z">
        <w:r>
          <w:delText xml:space="preserve"> </w:delText>
        </w:r>
      </w:del>
      <w:hyperlink w:anchor="thm-taylor-mv">
        <w:del w:id="537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5371" w:author="PR Preview" w:date="2026-01-01T00:00:00Z">
        <w:r>
          <w:delText xml:space="preserve"> </w:delText>
        </w:r>
      </w:del>
      <w:del w:id="5372" w:author="PR Preview" w:date="2026-01-01T00:00:00Z">
        <w:r>
          <w:delText xml:space="preserve">says that</w:delText>
        </w:r>
      </w:del>
      <w:del w:id="537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374" w:author="PR Preview" w:date="2026-01-01T00:00:00Z">
        <w:r>
          <w:delText xml:space="preserve"> </w:delText>
        </w:r>
      </w:del>
      <w:del w:id="5375" w:author="PR Preview" w:date="2026-01-01T00:00:00Z">
        <w:r>
          <w:delText xml:space="preserve">equals the expression for</w:delText>
        </w:r>
      </w:del>
      <w:del w:id="537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377" w:author="PR Preview" w:date="2026-01-01T00:00:00Z">
        <w:r>
          <w:delText xml:space="preserve"> </w:delText>
        </w:r>
      </w:del>
      <w:del w:id="5378" w:author="PR Preview" w:date="2026-01-01T00:00:00Z">
        <w:r>
          <w:delText xml:space="preserve">in</w:delText>
        </w:r>
      </w:del>
      <w:del w:id="5379" w:author="PR Preview" w:date="2026-01-01T00:00:00Z">
        <w:r>
          <w:delText xml:space="preserve"> </w:delText>
        </w:r>
      </w:del>
      <w:hyperlink w:anchor="def-quadratic-model">
        <w:del w:id="5380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5381" w:author="PR Preview" w:date="2026-01-01T00:00:00Z">
        <w:r>
          <w:delText xml:space="preserve"> </w:delText>
        </w:r>
      </w:del>
      <w:del w:id="5382" w:author="PR Preview" w:date="2026-01-01T00:00:00Z">
        <w:r>
          <w:delText xml:space="preserve">with the Hessian evaluated at a point between</w:delText>
        </w:r>
      </w:del>
      <w:del w:id="538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84" w:author="PR Preview" w:date="2026-01-01T00:00:00Z">
        <w:r>
          <w:delText xml:space="preserve"> </w:delText>
        </w:r>
      </w:del>
      <w:del w:id="5385" w:author="PR Preview" w:date="2026-01-01T00:00:00Z">
        <w:r>
          <w:delText xml:space="preserve">and</w:delText>
        </w:r>
      </w:del>
      <w:del w:id="538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87" w:author="PR Preview" w:date="2026-01-01T00:00:00Z">
        <w:r>
          <w:delText xml:space="preserve">.</w:delText>
        </w:r>
      </w:del>
    </w:p>
    <w:p>
      <w:pPr>
        <w:pStyle w:val="BodyText"/>
      </w:pPr>
      <w:del w:id="5388" w:author="PR Preview" w:date="2026-01-01T00:00:00Z">
        <w:r>
          <w:rPr>
            <w:b/>
            <w:bCs/>
          </w:rPr>
          <w:delText xml:space="preserve">Theorem 12 (The Newton step minimizes the quadratic model)</w:delText>
        </w:r>
      </w:del>
      <w:del w:id="5389" w:author="PR Preview" w:date="2026-01-01T00:00:00Z">
        <w:r>
          <w:delText xml:space="preserve"> </w:delText>
        </w:r>
      </w:del>
      <w:del w:id="5390" w:author="PR Preview" w:date="2026-01-01T00:00:00Z">
        <w:r>
          <w:delText xml:space="preserve">Let</w:delText>
        </w:r>
      </w:del>
      <w:del w:id="5391" w:author="PR Preview" w:date="2026-01-01T00:00:00Z">
        <w:r>
          <w:delText xml:space="preserve"> </w:delText>
        </w:r>
      </w:del>
      <m:oMath>
        <m:r>
          <m:t>q</m:t>
        </m:r>
      </m:oMath>
      <w:del w:id="5392" w:author="PR Preview" w:date="2026-01-01T00:00:00Z">
        <w:r>
          <w:delText xml:space="preserve"> </w:delText>
        </w:r>
      </w:del>
      <w:del w:id="5393" w:author="PR Preview" w:date="2026-01-01T00:00:00Z">
        <w:r>
          <w:delText xml:space="preserve">be the quadratic model of</w:delText>
        </w:r>
      </w:del>
      <w:del w:id="5394" w:author="PR Preview" w:date="2026-01-01T00:00:00Z">
        <w:r>
          <w:delText xml:space="preserve"> </w:delText>
        </w:r>
      </w:del>
      <m:oMath>
        <m:r>
          <m:t>f</m:t>
        </m:r>
      </m:oMath>
      <w:del w:id="5395" w:author="PR Preview" w:date="2026-01-01T00:00:00Z">
        <w:r>
          <w:delText xml:space="preserve"> </w:delText>
        </w:r>
      </w:del>
      <w:del w:id="5396" w:author="PR Preview" w:date="2026-01-01T00:00:00Z">
        <w:r>
          <w:delText xml:space="preserve">at</w:delText>
        </w:r>
      </w:del>
      <w:del w:id="539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398" w:author="PR Preview" w:date="2026-01-01T00:00:00Z">
        <w:r>
          <w:delText xml:space="preserve"> </w:delText>
        </w:r>
      </w:del>
      <w:del w:id="5399" w:author="PR Preview" w:date="2026-01-01T00:00:00Z">
        <w:r>
          <w:delText xml:space="preserve">(</w:delText>
        </w:r>
      </w:del>
      <w:hyperlink w:anchor="def-quadratic-model">
        <w:del w:id="5400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5401" w:author="PR Preview" w:date="2026-01-01T00:00:00Z">
        <w:r>
          <w:delText xml:space="preserve">),</w:delText>
        </w:r>
      </w:del>
      <w:del w:id="5402" w:author="PR Preview" w:date="2026-01-01T00:00:00Z">
        <w:r>
          <w:delText xml:space="preserve"> </w:delText>
        </w:r>
      </w:del>
      <w:del w:id="5403" w:author="PR Preview" w:date="2026-01-01T00:00:00Z">
        <w:r>
          <w:delText xml:space="preserve">with</w:delText>
        </w:r>
      </w:del>
      <w:del w:id="5404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405" w:author="PR Preview" w:date="2026-01-01T00:00:00Z">
        <w:r>
          <w:delText xml:space="preserve"> </w:delText>
        </w:r>
      </w:del>
      <w:hyperlink r:id="rId64">
        <w:del w:id="5406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5407" w:author="PR Preview" w:date="2026-01-01T00:00:00Z">
        <w:r>
          <w:delText xml:space="preserve">.</w:delText>
        </w:r>
      </w:del>
      <w:del w:id="5408" w:author="PR Preview" w:date="2026-01-01T00:00:00Z">
        <w:r>
          <w:delText xml:space="preserve"> </w:delText>
        </w:r>
      </w:del>
      <w:del w:id="5409" w:author="PR Preview" w:date="2026-01-01T00:00:00Z">
        <w:r>
          <w:delText xml:space="preserve">Its unique minimizer is the Newton step</w:delText>
        </w:r>
      </w:del>
      <w:del w:id="541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11" w:author="PR Preview" w:date="2026-01-01T00:00:00Z">
        <w:r>
          <w:delText xml:space="preserve">.</w:delText>
        </w:r>
      </w:del>
    </w:p>
    <w:p>
      <w:pPr>
        <w:pStyle w:val="BodyText"/>
      </w:pPr>
      <w:del w:id="5412" w:author="PR Preview" w:date="2026-01-01T00:00:00Z">
        <w:r>
          <w:rPr>
            <w:i/>
            <w:iCs/>
          </w:rPr>
          <w:delText xml:space="preserve">Proof</w:delText>
        </w:r>
      </w:del>
      <w:del w:id="5413" w:author="PR Preview" w:date="2026-01-01T00:00:00Z">
        <w:r>
          <w:delText xml:space="preserve">. </w:delText>
        </w:r>
      </w:del>
      <m:oMath>
        <m:r>
          <m:rPr>
            <m:sty m:val="bi"/>
          </m:rPr>
          <m:t>H</m:t>
        </m:r>
      </m:oMath>
      <w:del w:id="5414" w:author="PR Preview" w:date="2026-01-01T00:00:00Z">
        <w:r>
          <w:delText xml:space="preserve"> </w:delText>
        </w:r>
      </w:del>
      <w:del w:id="5415" w:author="PR Preview" w:date="2026-01-01T00:00:00Z">
        <w:r>
          <w:delText xml:space="preserve">is symmetric, by the definition of</w:delText>
        </w:r>
      </w:del>
      <w:del w:id="5416" w:author="PR Preview" w:date="2026-01-01T00:00:00Z">
        <w:r>
          <w:delText xml:space="preserve"> </w:delText>
        </w:r>
      </w:del>
      <w:hyperlink r:id="rId64">
        <w:del w:id="5417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5418" w:author="PR Preview" w:date="2026-01-01T00:00:00Z">
        <w:r>
          <w:delText xml:space="preserve">,</w:delText>
        </w:r>
      </w:del>
      <w:del w:id="5419" w:author="PR Preview" w:date="2026-01-01T00:00:00Z">
        <w:r>
          <w:delText xml:space="preserve"> </w:delText>
        </w:r>
      </w:del>
      <w:del w:id="5420" w:author="PR Preview" w:date="2026-01-01T00:00:00Z">
        <w:r>
          <w:delText xml:space="preserve">and invertible (</w:delText>
        </w:r>
      </w:del>
      <w:hyperlink r:id="rId128">
        <w:del w:id="5421" w:author="PR Preview" w:date="2026-01-01T00:00:00Z">
          <w:r>
            <w:rPr>
              <w:rStyle w:val="Hyperlink"/>
            </w:rPr>
            <w:delText xml:space="preserve">positive definite inverse</w:delText>
          </w:r>
        </w:del>
      </w:hyperlink>
      <w:del w:id="5422" w:author="PR Preview" w:date="2026-01-01T00:00:00Z">
        <w:r>
          <w:delText xml:space="preserve">),</w:delText>
        </w:r>
      </w:del>
      <w:del w:id="5423" w:author="PR Preview" w:date="2026-01-01T00:00:00Z">
        <w:r>
          <w:delText xml:space="preserve"> </w:delText>
        </w:r>
      </w:del>
      <w:del w:id="5424" w:author="PR Preview" w:date="2026-01-01T00:00:00Z">
        <w:r>
          <w:delText xml:space="preserve">so</w:delText>
        </w:r>
      </w:del>
      <w:del w:id="542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5426" w:author="PR Preview" w:date="2026-01-01T00:00:00Z">
        <w:r>
          <w:delText xml:space="preserve"> </w:delText>
        </w:r>
      </w:del>
      <w:del w:id="5427" w:author="PR Preview" w:date="2026-01-01T00:00:00Z">
        <w:r>
          <w:delText xml:space="preserve">exists and</w:delText>
        </w:r>
      </w:del>
      <w:del w:id="5428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29" w:author="PR Preview" w:date="2026-01-01T00:00:00Z">
        <w:r>
          <w:delText xml:space="preserve">.</w:delText>
        </w:r>
      </w:del>
      <w:del w:id="5430" w:author="PR Preview" w:date="2026-01-01T00:00:00Z">
        <w:r>
          <w:delText xml:space="preserve"> </w:delText>
        </w:r>
      </w:del>
      <w:del w:id="5431" w:author="PR Preview" w:date="2026-01-01T00:00:00Z">
        <w:r>
          <w:delText xml:space="preserve">For any</w:delText>
        </w:r>
      </w:del>
      <w:del w:id="5432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433" w:author="PR Preview" w:date="2026-01-01T00:00:00Z">
        <w:r>
          <w:delText xml:space="preserve">, first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del w:id="5434" w:author="PR Preview" w:date="2026-01-01T00:00:00Z">
        <w:r>
          <w:delText xml:space="preserve">and</w:delText>
        </w:r>
      </w:del>
      <w:del w:id="5435" w:author="PR Preview" w:date="2026-01-01T00:00:00Z">
        <w:r>
          <w:delText xml:space="preserve"> </w:delText>
        </w:r>
      </w:del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5436" w:author="PR Preview" w:date="2026-01-01T00:00:00Z">
        <w:r>
          <w:delText xml:space="preserve"> </w:delText>
        </w:r>
      </w:del>
      <w:del w:id="5437" w:author="PR Preview" w:date="2026-01-01T00:00:00Z">
        <w:r>
          <w:delText xml:space="preserve">in the same way, using</w:delText>
        </w:r>
      </w:del>
      <w:del w:id="543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del w:id="5439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440" w:author="PR Preview" w:date="2026-01-01T00:00:00Z">
        <w:r>
          <w:delText xml:space="preserve">which is greater than</w:delText>
        </w:r>
      </w:del>
      <w:del w:id="544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5442" w:author="PR Preview" w:date="2026-01-01T00:00:00Z">
        <w:r>
          <w:delText xml:space="preserve"> </w:delText>
        </w:r>
      </w:del>
      <w:del w:id="5443" w:author="PR Preview" w:date="2026-01-01T00:00:00Z">
        <w:r>
          <w:delText xml:space="preserve">for every</w:delText>
        </w:r>
      </w:del>
      <w:del w:id="5444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5445" w:author="PR Preview" w:date="2026-01-01T00:00:00Z">
        <w:r>
          <w:delText xml:space="preserve">, since</w:delText>
        </w:r>
      </w:del>
      <w:del w:id="5446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</m:oMath>
      <w:del w:id="5447" w:author="PR Preview" w:date="2026-01-01T00:00:00Z">
        <w:r>
          <w:delText xml:space="preserve"> </w:delText>
        </w:r>
      </w:del>
      <w:del w:id="5448" w:author="PR Preview" w:date="2026-01-01T00:00:00Z">
        <w:r>
          <w:delText xml:space="preserve">is positive definite.</w:delText>
        </w:r>
      </w:del>
    </w:p>
    <w:p>
      <w:pPr>
        <w:pStyle w:val="FirstParagraph"/>
      </w:pPr>
      <w:ins w:id="5449" w:author="PR Preview" w:date="2026-01-01T00:00:00Z">
        <w:r>
          <w:t xml:space="preserve">so</w:t>
        </w:r>
      </w:ins>
      <w:ins w:id="545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ins w:id="5451" w:author="PR Preview" w:date="2026-01-01T00:00:00Z">
        <w:r>
          <w:t xml:space="preserve">.</w:t>
        </w:r>
      </w:ins>
      <w:ins w:id="5452" w:author="PR Preview" w:date="2026-01-01T00:00:00Z">
        <w:r>
          <w:t xml:space="preserve"> </w:t>
        </w:r>
      </w:ins>
      <w:ins w:id="5453" w:author="PR Preview" w:date="2026-01-01T00:00:00Z">
        <w:r>
          <w:t xml:space="preserve">For</w:t>
        </w:r>
      </w:ins>
      <w:ins w:id="5454" w:author="PR Preview" w:date="2026-01-01T00:00:00Z">
        <w:r>
          <w:t xml:space="preserve"> </w:t>
        </w:r>
      </w:ins>
      <w:ins w:id="5455" w:author="PR Preview" w:date="2026-01-01T00:00:00Z">
        <w:r>
          <w:t xml:space="preserve">$f(\mathord{\smash[b]{\underset{\raise.3ex\hbox{$\scriptstyle\sim$}}{x}}\vphantom{x}}) = \tfrac{1}{2} (x_1^2 + 3 x_2^2)$</w:t>
        </w:r>
      </w:ins>
      <w:ins w:id="5456" w:author="PR Preview" w:date="2026-01-01T00:00:00Z">
        <w:r>
          <w:t xml:space="preserve">, whose Hessian is</w:t>
        </w:r>
      </w:ins>
      <w:ins w:id="545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5458" w:author="PR Preview" w:date="2026-01-01T00:00:00Z">
        <w:r>
          <w:t xml:space="preserve"> </w:t>
        </w:r>
      </w:ins>
      <w:ins w:id="5459" w:author="PR Preview" w:date="2026-01-01T00:00:00Z">
        <w:r>
          <w:t xml:space="preserve">at every point,</w:t>
        </w:r>
      </w:ins>
      <w:ins w:id="5460" w:author="PR Preview" w:date="2026-01-01T00:00:00Z">
        <w:r>
          <w:t xml:space="preserve"> </w:t>
        </w:r>
      </w:ins>
      <w:ins w:id="5461" w:author="PR Preview" w:date="2026-01-01T00:00:00Z">
        <w:r>
          <w:t xml:space="preserve">the model at any</w:t>
        </w:r>
      </w:ins>
      <w:ins w:id="5462" w:author="PR Preview" w:date="2026-01-01T00:00:00Z">
        <w:r>
          <w:t xml:space="preserve"> </w:t>
        </w:r>
      </w:ins>
      <w:ins w:id="5463" w:author="PR Preview" w:date="2026-01-01T00:00:00Z">
        <w:r>
          <w:t xml:space="preserve">$\mathord{\smash[b]{\underset{\raise.3ex\hbox{$\scriptstyle\sim$}}{x}}\vphantom{x}}$</w:t>
        </w:r>
      </w:ins>
      <w:ins w:id="5464" w:author="PR Preview" w:date="2026-01-01T00:00:00Z">
        <w:r>
          <w:t xml:space="preserve"> </w:t>
        </w:r>
      </w:ins>
      <w:ins w:id="5465" w:author="PR Preview" w:date="2026-01-01T00:00:00Z">
        <w:r>
          <w:t xml:space="preserve">equals</w:t>
        </w:r>
      </w:ins>
      <w:ins w:id="5466" w:author="PR Preview" w:date="2026-01-01T00:00:00Z">
        <w:r>
          <w:t xml:space="preserve"> </w:t>
        </w:r>
      </w:ins>
      <w:ins w:id="5467" w:author="PR Preview" w:date="2026-01-01T00:00:00Z">
        <w:r>
          <w:t xml:space="preserve">$f(\mathord{\smash[b]{\underset{\raise.3ex\hbox{$\scriptstyle\sim$}}{x}}\vphantom{x}}+ \mathord{\smash[b]{\underset{\raise.3ex\hbox{$\scriptstyle\sim$}}{\delta}}\vphantom{\delta}})$</w:t>
        </w:r>
      </w:ins>
      <w:ins w:id="5468" w:author="PR Preview" w:date="2026-01-01T00:00:00Z">
        <w:r>
          <w:t xml:space="preserve"> </w:t>
        </w:r>
      </w:ins>
      <w:ins w:id="5469" w:author="PR Preview" w:date="2026-01-01T00:00:00Z">
        <w:r>
          <w:t xml:space="preserve">exactly (</w:t>
        </w:r>
      </w:ins>
      <w:hyperlink w:anchor="exm-taylor-mv">
        <w:ins w:id="547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5471" w:author="PR Preview" w:date="2026-01-01T00:00:00Z">
        <w:r>
          <w:t xml:space="preserve"> </w:t>
        </w:r>
      </w:ins>
      <w:ins w:id="5472" w:author="PR Preview" w:date="2026-01-01T00:00:00Z">
        <w:r>
          <w:t xml:space="preserve">with</w:t>
        </w:r>
      </w:ins>
      <w:ins w:id="547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ins w:id="5474" w:author="PR Preview" w:date="2026-01-01T00:00:00Z">
        <w:r>
          <w:t xml:space="preserve">).</w:t>
        </w:r>
      </w:ins>
    </w:p>
    <w:bookmarkEnd w:id="153"/>
    <w:bookmarkStart w:id="154" w:name="rem-quadratic-model-taylor"/>
    <w:p>
      <w:pPr>
        <w:pStyle w:val="BodyText"/>
      </w:pPr>
      <w:ins w:id="5475" w:author="PR Preview" w:date="2026-01-01T00:00:00Z">
        <w:r>
          <w:rPr>
            <w:i/>
            <w:iCs/>
          </w:rPr>
          <w:t xml:space="preserve">Remark 3</w:t>
        </w:r>
      </w:ins>
      <w:ins w:id="5476" w:author="PR Preview" w:date="2026-01-01T00:00:00Z">
        <w:r>
          <w:t xml:space="preserve"> (The quadratic model and Taylor’s theorem). </w:t>
        </w:r>
      </w:ins>
      <w:ins w:id="5477" w:author="PR Preview" w:date="2026-01-01T00:00:00Z">
        <w:r>
          <w:t xml:space="preserve">When the second partial derivatives of</w:t>
        </w:r>
      </w:ins>
      <w:ins w:id="5478" w:author="PR Preview" w:date="2026-01-01T00:00:00Z">
        <w:r>
          <w:t xml:space="preserve"> </w:t>
        </w:r>
      </w:ins>
      <m:oMath>
        <m:r>
          <m:t>f</m:t>
        </m:r>
      </m:oMath>
      <w:ins w:id="5479" w:author="PR Preview" w:date="2026-01-01T00:00:00Z">
        <w:r>
          <w:t xml:space="preserve"> </w:t>
        </w:r>
      </w:ins>
      <w:ins w:id="5480" w:author="PR Preview" w:date="2026-01-01T00:00:00Z">
        <w:r>
          <w:t xml:space="preserve">are continuous,</w:t>
        </w:r>
      </w:ins>
      <w:ins w:id="5481" w:author="PR Preview" w:date="2026-01-01T00:00:00Z">
        <w:r>
          <w:t xml:space="preserve"> </w:t>
        </w:r>
      </w:ins>
      <w:hyperlink w:anchor="thm-taylor-mv">
        <w:ins w:id="548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483" w:author="PR Preview" w:date="2026-01-01T00:00:00Z">
        <w:r>
          <w:t xml:space="preserve"> </w:t>
        </w:r>
      </w:ins>
      <w:ins w:id="5484" w:author="PR Preview" w:date="2026-01-01T00:00:00Z">
        <w:r>
          <w:t xml:space="preserve">says that</w:t>
        </w:r>
      </w:ins>
      <w:ins w:id="5485" w:author="PR Preview" w:date="2026-01-01T00:00:00Z">
        <w:r>
          <w:t xml:space="preserve"> </w:t>
        </w:r>
      </w:ins>
      <w:ins w:id="5486" w:author="PR Preview" w:date="2026-01-01T00:00:00Z">
        <w:r>
          <w:t xml:space="preserve">$f(\mathord{\smash[b]{\underset{\raise.3ex\hbox{$\scriptstyle\sim$}}{x}}\vphantom{x}}+ \mathord{\smash[b]{\underset{\raise.3ex\hbox{$\scriptstyle\sim$}}{\delta}}\vphantom{\delta}})$</w:t>
        </w:r>
      </w:ins>
      <w:ins w:id="5487" w:author="PR Preview" w:date="2026-01-01T00:00:00Z">
        <w:r>
          <w:t xml:space="preserve"> </w:t>
        </w:r>
      </w:ins>
      <w:ins w:id="5488" w:author="PR Preview" w:date="2026-01-01T00:00:00Z">
        <w:r>
          <w:t xml:space="preserve">equals the expression for</w:t>
        </w:r>
      </w:ins>
      <w:ins w:id="5489" w:author="PR Preview" w:date="2026-01-01T00:00:00Z">
        <w:r>
          <w:t xml:space="preserve"> </w:t>
        </w:r>
      </w:ins>
      <w:ins w:id="5490" w:author="PR Preview" w:date="2026-01-01T00:00:00Z">
        <w:r>
          <w:t xml:space="preserve">$q(\mathord{\smash[b]{\underset{\raise.3ex\hbox{$\scriptstyle\sim$}}{\delta}}\vphantom{\delta}})$</w:t>
        </w:r>
      </w:ins>
      <w:ins w:id="5491" w:author="PR Preview" w:date="2026-01-01T00:00:00Z">
        <w:r>
          <w:t xml:space="preserve"> </w:t>
        </w:r>
      </w:ins>
      <w:ins w:id="5492" w:author="PR Preview" w:date="2026-01-01T00:00:00Z">
        <w:r>
          <w:t xml:space="preserve">in</w:t>
        </w:r>
      </w:ins>
      <w:ins w:id="5493" w:author="PR Preview" w:date="2026-01-01T00:00:00Z">
        <w:r>
          <w:t xml:space="preserve"> </w:t>
        </w:r>
      </w:ins>
      <w:hyperlink w:anchor="def-quadratic-model">
        <w:ins w:id="5494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5495" w:author="PR Preview" w:date="2026-01-01T00:00:00Z">
        <w:r>
          <w:t xml:space="preserve"> </w:t>
        </w:r>
      </w:ins>
      <w:ins w:id="5496" w:author="PR Preview" w:date="2026-01-01T00:00:00Z">
        <w:r>
          <w:t xml:space="preserve">with the Hessian evaluated at a point between</w:t>
        </w:r>
      </w:ins>
      <w:ins w:id="5497" w:author="PR Preview" w:date="2026-01-01T00:00:00Z">
        <w:r>
          <w:t xml:space="preserve"> </w:t>
        </w:r>
      </w:ins>
      <w:ins w:id="5498" w:author="PR Preview" w:date="2026-01-01T00:00:00Z">
        <w:r>
          <w:t xml:space="preserve">$\mathord{\smash[b]{\underset{\raise.3ex\hbox{$\scriptstyle\sim$}}{x}}\vphantom{x}}$</w:t>
        </w:r>
      </w:ins>
      <w:ins w:id="5499" w:author="PR Preview" w:date="2026-01-01T00:00:00Z">
        <w:r>
          <w:t xml:space="preserve"> </w:t>
        </w:r>
      </w:ins>
      <w:ins w:id="5500" w:author="PR Preview" w:date="2026-01-01T00:00:00Z">
        <w:r>
          <w:t xml:space="preserve">and</w:t>
        </w:r>
      </w:ins>
      <w:ins w:id="5501" w:author="PR Preview" w:date="2026-01-01T00:00:00Z">
        <w:r>
          <w:t xml:space="preserve"> </w:t>
        </w:r>
      </w:ins>
      <w:ins w:id="5502" w:author="PR Preview" w:date="2026-01-01T00:00:00Z">
        <w:r>
          <w:t xml:space="preserve">$\mathord{\smash[b]{\underset{\raise.3ex\hbox{$\scriptstyle\sim$}}{x}}\vphantom{x}}+ \mathord{\smash[b]{\underset{\raise.3ex\hbox{$\scriptstyle\sim$}}{\delta}}\vphantom{\delta}}$</w:t>
        </w:r>
      </w:ins>
      <w:ins w:id="5503" w:author="PR Preview" w:date="2026-01-01T00:00:00Z">
        <w:r>
          <w:t xml:space="preserve">.</w:t>
        </w:r>
      </w:ins>
    </w:p>
    <w:bookmarkEnd w:id="154"/>
    <w:bookmarkStart w:id="155" w:name="thm-newton-model"/>
    <w:p>
      <w:pPr>
        <w:pStyle w:val="BodyText"/>
      </w:pPr>
      <w:ins w:id="5504" w:author="PR Preview" w:date="2026-01-01T00:00:00Z">
        <w:r>
          <w:rPr>
            <w:b/>
            <w:bCs/>
          </w:rPr>
          <w:t xml:space="preserve">Theorem 12 (The Newton step minimizes the quadratic model)</w:t>
        </w:r>
      </w:ins>
      <w:ins w:id="5505" w:author="PR Preview" w:date="2026-01-01T00:00:00Z">
        <w:r>
          <w:t xml:space="preserve"> </w:t>
        </w:r>
      </w:ins>
      <w:ins w:id="5506" w:author="PR Preview" w:date="2026-01-01T00:00:00Z">
        <w:r>
          <w:t xml:space="preserve">Let</w:t>
        </w:r>
      </w:ins>
      <w:ins w:id="5507" w:author="PR Preview" w:date="2026-01-01T00:00:00Z">
        <w:r>
          <w:t xml:space="preserve"> </w:t>
        </w:r>
      </w:ins>
      <m:oMath>
        <m:r>
          <m:t>q</m:t>
        </m:r>
      </m:oMath>
      <w:ins w:id="5508" w:author="PR Preview" w:date="2026-01-01T00:00:00Z">
        <w:r>
          <w:t xml:space="preserve"> </w:t>
        </w:r>
      </w:ins>
      <w:ins w:id="5509" w:author="PR Preview" w:date="2026-01-01T00:00:00Z">
        <w:r>
          <w:t xml:space="preserve">be the quadratic model of</w:t>
        </w:r>
      </w:ins>
      <w:ins w:id="5510" w:author="PR Preview" w:date="2026-01-01T00:00:00Z">
        <w:r>
          <w:t xml:space="preserve"> </w:t>
        </w:r>
      </w:ins>
      <m:oMath>
        <m:r>
          <m:t>f</m:t>
        </m:r>
      </m:oMath>
      <w:ins w:id="5511" w:author="PR Preview" w:date="2026-01-01T00:00:00Z">
        <w:r>
          <w:t xml:space="preserve"> </w:t>
        </w:r>
      </w:ins>
      <w:ins w:id="5512" w:author="PR Preview" w:date="2026-01-01T00:00:00Z">
        <w:r>
          <w:t xml:space="preserve">at</w:t>
        </w:r>
      </w:ins>
      <w:ins w:id="5513" w:author="PR Preview" w:date="2026-01-01T00:00:00Z">
        <w:r>
          <w:t xml:space="preserve"> </w:t>
        </w:r>
      </w:ins>
      <w:ins w:id="5514" w:author="PR Preview" w:date="2026-01-01T00:00:00Z">
        <w:r>
          <w:t xml:space="preserve">$\mathord{\smash[b]{\underset{\raise.3ex\hbox{$\scriptstyle\sim$}}{x}}\vphantom{x}}$</w:t>
        </w:r>
      </w:ins>
      <w:ins w:id="5515" w:author="PR Preview" w:date="2026-01-01T00:00:00Z">
        <w:r>
          <w:t xml:space="preserve"> </w:t>
        </w:r>
      </w:ins>
      <w:ins w:id="5516" w:author="PR Preview" w:date="2026-01-01T00:00:00Z">
        <w:r>
          <w:t xml:space="preserve">(</w:t>
        </w:r>
      </w:ins>
      <w:hyperlink w:anchor="def-quadratic-model">
        <w:ins w:id="551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5518" w:author="PR Preview" w:date="2026-01-01T00:00:00Z">
        <w:r>
          <w:t xml:space="preserve">),</w:t>
        </w:r>
      </w:ins>
      <w:ins w:id="5519" w:author="PR Preview" w:date="2026-01-01T00:00:00Z">
        <w:r>
          <w:t xml:space="preserve"> </w:t>
        </w:r>
      </w:ins>
      <w:ins w:id="5520" w:author="PR Preview" w:date="2026-01-01T00:00:00Z">
        <w:r>
          <w:t xml:space="preserve">with</w:t>
        </w:r>
      </w:ins>
      <w:ins w:id="5521" w:author="PR Preview" w:date="2026-01-01T00:00:00Z">
        <w:r>
          <w:t xml:space="preserve"> </w:t>
        </w:r>
      </w:ins>
      <w:ins w:id="5522" w:author="PR Preview" w:date="2026-01-01T00:00:00Z">
        <w:r>
          <w:t xml:space="preserve">$\mathbf{H} = \mathbf{H}_f(\mathord{\smash[b]{\underset{\raise.3ex\hbox{$\scriptstyle\sim$}}{x}}\vphantom{x}})$</w:t>
        </w:r>
      </w:ins>
      <w:ins w:id="5523" w:author="PR Preview" w:date="2026-01-01T00:00:00Z">
        <w:r>
          <w:t xml:space="preserve"> </w:t>
        </w:r>
      </w:ins>
      <w:hyperlink r:id="rId64">
        <w:ins w:id="5524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5525" w:author="PR Preview" w:date="2026-01-01T00:00:00Z">
        <w:r>
          <w:t xml:space="preserve">.</w:t>
        </w:r>
      </w:ins>
      <w:ins w:id="5526" w:author="PR Preview" w:date="2026-01-01T00:00:00Z">
        <w:r>
          <w:t xml:space="preserve"> </w:t>
        </w:r>
      </w:ins>
      <w:ins w:id="5527" w:author="PR Preview" w:date="2026-01-01T00:00:00Z">
        <w:r>
          <w:t xml:space="preserve">Its unique minimizer is the Newton step</w:t>
        </w:r>
      </w:ins>
      <w:ins w:id="5528" w:author="PR Preview" w:date="2026-01-01T00:00:00Z">
        <w:r>
          <w:t xml:space="preserve"> </w:t>
        </w:r>
      </w:ins>
      <w:ins w:id="5529" w:author="PR Preview" w:date="2026-01-01T00:00:00Z">
        <w:r>
          <w:t xml:space="preserve">$\mathord{\smash[b]{\underset{\raise.3ex\hbox{$\scriptstyle\sim$}}{\delta}}\vphantom{\delta}}^* = -\mathbf{H}^{-1} \mathord{\smash[b]{\underset{\raise.3ex\hbox{$\scriptstyle\sim$}}{g}}\vphantom{g}}$</w:t>
        </w:r>
      </w:ins>
      <w:ins w:id="5530" w:author="PR Preview" w:date="2026-01-01T00:00:00Z">
        <w:r>
          <w:t xml:space="preserve">.</w:t>
        </w:r>
      </w:ins>
    </w:p>
    <w:bookmarkEnd w:id="155"/>
    <w:p>
      <w:pPr>
        <w:pStyle w:val="BodyText"/>
      </w:pPr>
      <w:ins w:id="5531" w:author="PR Preview" w:date="2026-01-01T00:00:00Z">
        <w:r>
          <w:rPr>
            <w:i/>
            <w:iCs/>
          </w:rPr>
          <w:t xml:space="preserve">Proof</w:t>
        </w:r>
      </w:ins>
      <w:ins w:id="5532" w:author="PR Preview" w:date="2026-01-01T00:00:00Z">
        <w:r>
          <w:t xml:space="preserve">. </w:t>
        </w:r>
      </w:ins>
      <m:oMath>
        <m:r>
          <m:rPr>
            <m:sty m:val="bi"/>
          </m:rPr>
          <m:t>H</m:t>
        </m:r>
      </m:oMath>
      <w:ins w:id="5533" w:author="PR Preview" w:date="2026-01-01T00:00:00Z">
        <w:r>
          <w:t xml:space="preserve"> </w:t>
        </w:r>
      </w:ins>
      <w:ins w:id="5534" w:author="PR Preview" w:date="2026-01-01T00:00:00Z">
        <w:r>
          <w:t xml:space="preserve">is symmetric, by the definition of</w:t>
        </w:r>
      </w:ins>
      <w:ins w:id="5535" w:author="PR Preview" w:date="2026-01-01T00:00:00Z">
        <w:r>
          <w:t xml:space="preserve"> </w:t>
        </w:r>
      </w:ins>
      <w:hyperlink r:id="rId64">
        <w:ins w:id="5536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5537" w:author="PR Preview" w:date="2026-01-01T00:00:00Z">
        <w:r>
          <w:t xml:space="preserve">,</w:t>
        </w:r>
      </w:ins>
      <w:ins w:id="5538" w:author="PR Preview" w:date="2026-01-01T00:00:00Z">
        <w:r>
          <w:t xml:space="preserve"> </w:t>
        </w:r>
      </w:ins>
      <w:ins w:id="5539" w:author="PR Preview" w:date="2026-01-01T00:00:00Z">
        <w:r>
          <w:t xml:space="preserve">and invertible (</w:t>
        </w:r>
      </w:ins>
      <w:hyperlink r:id="rId128">
        <w:ins w:id="5540" w:author="PR Preview" w:date="2026-01-01T00:00:00Z">
          <w:r>
            <w:rPr>
              <w:rStyle w:val="Hyperlink"/>
            </w:rPr>
            <w:t xml:space="preserve">positive definite inverse</w:t>
          </w:r>
        </w:ins>
      </w:hyperlink>
      <w:ins w:id="5541" w:author="PR Preview" w:date="2026-01-01T00:00:00Z">
        <w:r>
          <w:t xml:space="preserve">),</w:t>
        </w:r>
      </w:ins>
      <w:ins w:id="5542" w:author="PR Preview" w:date="2026-01-01T00:00:00Z">
        <w:r>
          <w:t xml:space="preserve"> </w:t>
        </w:r>
      </w:ins>
      <w:ins w:id="5543" w:author="PR Preview" w:date="2026-01-01T00:00:00Z">
        <w:r>
          <w:t xml:space="preserve">so</w:t>
        </w:r>
      </w:ins>
      <w:ins w:id="5544" w:author="PR Preview" w:date="2026-01-01T00:00:00Z">
        <w:r>
          <w:t xml:space="preserve"> </w:t>
        </w:r>
      </w:ins>
      <w:ins w:id="5545" w:author="PR Preview" w:date="2026-01-01T00:00:00Z">
        <w:r>
          <w:t xml:space="preserve">$\mathord{\smash[b]{\underset{\raise.3ex\hbox{$\scriptstyle\sim$}}{\delta}}\vphantom{\delta}}^*$</w:t>
        </w:r>
      </w:ins>
      <w:ins w:id="5546" w:author="PR Preview" w:date="2026-01-01T00:00:00Z">
        <w:r>
          <w:t xml:space="preserve"> </w:t>
        </w:r>
      </w:ins>
      <w:ins w:id="5547" w:author="PR Preview" w:date="2026-01-01T00:00:00Z">
        <w:r>
          <w:t xml:space="preserve">exists and</w:t>
        </w:r>
      </w:ins>
      <w:ins w:id="5548" w:author="PR Preview" w:date="2026-01-01T00:00:00Z">
        <w:r>
          <w:t xml:space="preserve"> </w:t>
        </w:r>
      </w:ins>
      <w:ins w:id="5549" w:author="PR Preview" w:date="2026-01-01T00:00:00Z">
        <w:r>
          <w:t xml:space="preserve">$\mathbf{H} \mathord{\smash[b]{\underset{\raise.3ex\hbox{$\scriptstyle\sim$}}{\delta}}\vphantom{\delta}}^* = -\mathord{\smash[b]{\underset{\raise.3ex\hbox{$\scriptstyle\sim$}}{g}}\vphantom{g}}$</w:t>
        </w:r>
      </w:ins>
      <w:ins w:id="5550" w:author="PR Preview" w:date="2026-01-01T00:00:00Z">
        <w:r>
          <w:t xml:space="preserve">.</w:t>
        </w:r>
      </w:ins>
      <w:ins w:id="5551" w:author="PR Preview" w:date="2026-01-01T00:00:00Z">
        <w:r>
          <w:t xml:space="preserve"> </w:t>
        </w:r>
      </w:ins>
      <w:ins w:id="5552" w:author="PR Preview" w:date="2026-01-01T00:00:00Z">
        <w:r>
          <w:t xml:space="preserve">For any</w:t>
        </w:r>
      </w:ins>
      <w:ins w:id="5553" w:author="PR Preview" w:date="2026-01-01T00:00:00Z">
        <w:r>
          <w:t xml:space="preserve"> </w:t>
        </w:r>
      </w:ins>
      <w:ins w:id="5554" w:author="PR Preview" w:date="2026-01-01T00:00:00Z">
        <w:r>
          <w:t xml:space="preserve">$\mathord{\smash[b]{\underset{\raise.3ex\hbox{$\scriptstyle\sim$}}{d}}\vphantom{d}} \in \mathbb{R}^p$</w:t>
        </w:r>
      </w:ins>
      <w:ins w:id="5555" w:author="PR Preview" w:date="2026-01-01T00:00:00Z">
        <w:r>
          <w:t xml:space="preserve">, first</w:t>
        </w:r>
      </w:ins>
    </w:p>
    <w:p>
      <w:pPr>
        <w:pStyle w:val="BodyText"/>
      </w:pPr>
      <w:ins w:id="5556" w:author="PR Preview" w:date="2026-01-01T00:00:00Z">
        <w:r>
  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  </w:r>
      </w:ins>
    </w:p>
    <w:p>
      <w:pPr>
        <w:pStyle w:val="FirstParagraph"/>
      </w:pPr>
      <w:ins w:id="5557" w:author="PR Preview" w:date="2026-01-01T00:00:00Z">
        <w:r>
          <w:t xml:space="preserve">and</w:t>
        </w:r>
      </w:ins>
      <w:ins w:id="5558" w:author="PR Preview" w:date="2026-01-01T00:00:00Z">
        <w:r>
          <w:t xml:space="preserve"> </w:t>
        </w:r>
      </w:ins>
      <w:ins w:id="5559" w:author="PR Preview" w:date="2026-01-01T00:00:00Z">
        <w:r>
  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  </w:r>
      </w:ins>
      <w:ins w:id="5560" w:author="PR Preview" w:date="2026-01-01T00:00:00Z">
        <w:r>
          <w:t xml:space="preserve"> </w:t>
        </w:r>
      </w:ins>
      <w:ins w:id="5561" w:author="PR Preview" w:date="2026-01-01T00:00:00Z">
        <w:r>
          <w:t xml:space="preserve">in the same way, using</w:t>
        </w:r>
      </w:ins>
      <w:ins w:id="556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ins w:id="5563" w:author="PR Preview" w:date="2026-01-01T00:00:00Z">
        <w:r>
          <w:t xml:space="preserve">. Then</w:t>
        </w:r>
      </w:ins>
    </w:p>
    <w:p>
      <w:pPr>
        <w:pStyle w:val="BodyText"/>
      </w:pPr>
      <w:ins w:id="5564" w:author="PR Preview" w:date="2026-01-01T00:00:00Z">
        <w:r>
  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  </w:r>
      </w:ins>
    </w:p>
    <w:p>
      <w:pPr>
        <w:pStyle w:val="FirstParagraph"/>
      </w:pPr>
      <w:ins w:id="5565" w:author="PR Preview" w:date="2026-01-01T00:00:00Z">
        <w:r>
          <w:t xml:space="preserve">which is greater than</w:t>
        </w:r>
      </w:ins>
      <w:ins w:id="5566" w:author="PR Preview" w:date="2026-01-01T00:00:00Z">
        <w:r>
          <w:t xml:space="preserve"> </w:t>
        </w:r>
      </w:ins>
      <w:ins w:id="5567" w:author="PR Preview" w:date="2026-01-01T00:00:00Z">
        <w:r>
          <w:t xml:space="preserve">$q(\mathord{\smash[b]{\underset{\raise.3ex\hbox{$\scriptstyle\sim$}}{\delta}}\vphantom{\delta}}^*)$</w:t>
        </w:r>
      </w:ins>
      <w:ins w:id="5568" w:author="PR Preview" w:date="2026-01-01T00:00:00Z">
        <w:r>
          <w:t xml:space="preserve"> </w:t>
        </w:r>
      </w:ins>
      <w:ins w:id="5569" w:author="PR Preview" w:date="2026-01-01T00:00:00Z">
        <w:r>
          <w:t xml:space="preserve">for every</w:t>
        </w:r>
      </w:ins>
      <w:ins w:id="5570" w:author="PR Preview" w:date="2026-01-01T00:00:00Z">
        <w:r>
          <w:t xml:space="preserve"> </w:t>
        </w:r>
      </w:ins>
      <w:ins w:id="5571" w:author="PR Preview" w:date="2026-01-01T00:00:00Z">
        <w:r>
          <w:t xml:space="preserve">$\mathord{\smash[b]{\underset{\raise.3ex\hbox{$\scriptstyle\sim$}}{d}}\vphantom{d}} \ne \mathord{\smash[b]{\underset{\raise.3ex\hbox{$\scriptstyle\sim$}}{0}}\vphantom{0}}_{p \times 1}$</w:t>
        </w:r>
      </w:ins>
      <w:ins w:id="5572" w:author="PR Preview" w:date="2026-01-01T00:00:00Z">
        <w:r>
          <w:t xml:space="preserve">, since</w:t>
        </w:r>
      </w:ins>
      <w:ins w:id="5573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</m:oMath>
      <w:ins w:id="5574" w:author="PR Preview" w:date="2026-01-01T00:00:00Z">
        <w:r>
          <w:t xml:space="preserve"> </w:t>
        </w:r>
      </w:ins>
      <w:ins w:id="5575" w:author="PR Preview" w:date="2026-01-01T00:00:00Z">
        <w:r>
          <w:t xml:space="preserve">is positive definite.</w:t>
        </w:r>
      </w:ins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del w:id="5576" w:author="PR Preview" w:date="2026-01-01T00:00:00Z">
        <w:r>
          <w:rPr>
            <w:b/>
            <w:bCs/>
          </w:rPr>
          <w:delText xml:space="preserve">Definition 25 (Quadratic convergence)</w:delText>
        </w:r>
      </w:del>
      <w:del w:id="5577" w:author="PR Preview" w:date="2026-01-01T00:00:00Z">
        <w:r>
          <w:delText xml:space="preserve"> </w:delText>
        </w:r>
      </w:del>
      <w:del w:id="5578" w:author="PR Preview" w:date="2026-01-01T00:00:00Z">
        <w:r>
          <w:delText xml:space="preserve">A</w:delText>
        </w:r>
      </w:del>
      <w:del w:id="5579" w:author="PR Preview" w:date="2026-01-01T00:00:00Z">
        <w:r>
          <w:delText xml:space="preserve"> </w:delText>
        </w:r>
      </w:del>
      <w:hyperlink r:id="rId145">
        <w:del w:id="5580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558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582" w:author="PR Preview" w:date="2026-01-01T00:00:00Z">
        <w:r>
          <w:delText xml:space="preserve"> </w:delText>
        </w:r>
      </w:del>
      <w:del w:id="5583" w:author="PR Preview" w:date="2026-01-01T00:00:00Z">
        <w:r>
          <w:delText xml:space="preserve">in</w:delText>
        </w:r>
      </w:del>
      <w:del w:id="558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585" w:author="PR Preview" w:date="2026-01-01T00:00:00Z">
        <w:r>
          <w:delText xml:space="preserve"> </w:delText>
        </w:r>
      </w:del>
      <w:del w:id="5586" w:author="PR Preview" w:date="2026-01-01T00:00:00Z">
        <w:r>
          <w:delText xml:space="preserve">that converges (</w:delText>
        </w:r>
      </w:del>
      <w:hyperlink w:anchor="def-vector-sequence-limit">
        <w:del w:id="5587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5588" w:author="PR Preview" w:date="2026-01-01T00:00:00Z">
        <w:r>
          <w:delText xml:space="preserve">) to</w:delText>
        </w:r>
      </w:del>
      <w:del w:id="558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5590" w:author="PR Preview" w:date="2026-01-01T00:00:00Z">
        <w:r>
          <w:delText xml:space="preserve"> </w:delText>
        </w:r>
      </w:del>
      <w:del w:id="5591" w:author="PR Preview" w:date="2026-01-01T00:00:00Z">
        <w:r>
          <w:rPr>
            <w:b/>
            <w:bCs/>
          </w:rPr>
          <w:delText xml:space="preserve">converges quadratically</w:delText>
        </w:r>
      </w:del>
      <w:del w:id="5592" w:author="PR Preview" w:date="2026-01-01T00:00:00Z">
        <w:r>
          <w:delText xml:space="preserve"> </w:delText>
        </w:r>
      </w:del>
      <w:del w:id="5593" w:author="PR Preview" w:date="2026-01-01T00:00:00Z">
        <w:r>
          <w:delText xml:space="preserve">if there is a constant</w:delText>
        </w:r>
      </w:del>
      <w:del w:id="5594" w:author="PR Preview" w:date="2026-01-01T00:00:00Z">
        <w:r>
          <w:delText xml:space="preserve"> </w:delText>
        </w:r>
      </w:del>
      <m:oMath>
        <m:r>
          <m:t>C</m:t>
        </m:r>
      </m:oMath>
      <w:del w:id="5595" w:author="PR Preview" w:date="2026-01-01T00:00:00Z">
        <w:r>
          <w:delText xml:space="preserve"> </w:delText>
        </w:r>
      </w:del>
      <w:del w:id="5596" w:author="PR Preview" w:date="2026-01-01T00:00:00Z">
        <w:r>
          <w:delText xml:space="preserve">with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5597" w:author="PR Preview" w:date="2026-01-01T00:00:00Z">
        <w:r>
          <w:rPr>
            <w:b/>
            <w:bCs/>
          </w:rPr>
          <w:t xml:space="preserve">Definition 25 (Quadratic convergence)</w:t>
        </w:r>
      </w:ins>
      <w:ins w:id="5598" w:author="PR Preview" w:date="2026-01-01T00:00:00Z">
        <w:r>
          <w:t xml:space="preserve"> </w:t>
        </w:r>
      </w:ins>
      <w:ins w:id="5599" w:author="PR Preview" w:date="2026-01-01T00:00:00Z">
        <w:r>
          <w:t xml:space="preserve">A</w:t>
        </w:r>
      </w:ins>
      <w:ins w:id="5600" w:author="PR Preview" w:date="2026-01-01T00:00:00Z">
        <w:r>
          <w:t xml:space="preserve"> </w:t>
        </w:r>
      </w:ins>
      <w:hyperlink r:id="rId145">
        <w:ins w:id="560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5602" w:author="PR Preview" w:date="2026-01-01T00:00:00Z">
        <w:r>
          <w:t xml:space="preserve"> </w:t>
        </w:r>
      </w:ins>
      <w:ins w:id="5603" w:author="PR Preview" w:date="2026-01-01T00:00:00Z">
        <w:r>
          <w:t xml:space="preserve">$\mathord{\smash[b]{\underset{\raise.3ex\hbox{$\scriptstyle\sim$}}{x}}\vphantom{x}}^{(0)}, \mathord{\smash[b]{\underset{\raise.3ex\hbox{$\scriptstyle\sim$}}{x}}\vphantom{x}}^{(1)}, \ldots$</w:t>
        </w:r>
      </w:ins>
      <w:ins w:id="5604" w:author="PR Preview" w:date="2026-01-01T00:00:00Z">
        <w:r>
          <w:t xml:space="preserve"> </w:t>
        </w:r>
      </w:ins>
      <w:ins w:id="5605" w:author="PR Preview" w:date="2026-01-01T00:00:00Z">
        <w:r>
          <w:t xml:space="preserve">in</w:t>
        </w:r>
      </w:ins>
      <w:ins w:id="560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607" w:author="PR Preview" w:date="2026-01-01T00:00:00Z">
        <w:r>
          <w:t xml:space="preserve"> </w:t>
        </w:r>
      </w:ins>
      <w:ins w:id="5608" w:author="PR Preview" w:date="2026-01-01T00:00:00Z">
        <w:r>
          <w:t xml:space="preserve">that converges (</w:t>
        </w:r>
      </w:ins>
      <w:hyperlink w:anchor="def-vector-sequence-limit">
        <w:ins w:id="5609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5610" w:author="PR Preview" w:date="2026-01-01T00:00:00Z">
        <w:r>
          <w:t xml:space="preserve">) to</w:t>
        </w:r>
      </w:ins>
      <w:ins w:id="5611" w:author="PR Preview" w:date="2026-01-01T00:00:00Z">
        <w:r>
          <w:t xml:space="preserve"> </w:t>
        </w:r>
      </w:ins>
      <w:ins w:id="5612" w:author="PR Preview" w:date="2026-01-01T00:00:00Z">
        <w:r>
          <w:t xml:space="preserve">$\mathord{\smash[b]{\underset{\raise.3ex\hbox{$\scriptstyle\sim$}}{x}}\vphantom{x}}^*$</w:t>
        </w:r>
      </w:ins>
      <w:ins w:id="5613" w:author="PR Preview" w:date="2026-01-01T00:00:00Z">
        <w:r>
          <w:t xml:space="preserve"> </w:t>
        </w:r>
      </w:ins>
      <w:ins w:id="5614" w:author="PR Preview" w:date="2026-01-01T00:00:00Z">
        <w:r>
          <w:rPr>
            <w:b/>
            <w:bCs/>
          </w:rPr>
          <w:t xml:space="preserve">converges quadratically</w:t>
        </w:r>
      </w:ins>
      <w:ins w:id="5615" w:author="PR Preview" w:date="2026-01-01T00:00:00Z">
        <w:r>
          <w:t xml:space="preserve"> </w:t>
        </w:r>
      </w:ins>
      <w:ins w:id="5616" w:author="PR Preview" w:date="2026-01-01T00:00:00Z">
        <w:r>
          <w:t xml:space="preserve">if there is a constant</w:t>
        </w:r>
      </w:ins>
      <w:ins w:id="5617" w:author="PR Preview" w:date="2026-01-01T00:00:00Z">
        <w:r>
          <w:t xml:space="preserve"> </w:t>
        </w:r>
      </w:ins>
      <m:oMath>
        <m:r>
          <m:t>C</m:t>
        </m:r>
      </m:oMath>
      <w:ins w:id="5618" w:author="PR Preview" w:date="2026-01-01T00:00:00Z">
        <w:r>
          <w:t xml:space="preserve"> </w:t>
        </w:r>
      </w:ins>
      <w:ins w:id="5619" w:author="PR Preview" w:date="2026-01-01T00:00:00Z">
        <w:r>
          <w:t xml:space="preserve">with</w:t>
        </w:r>
      </w:ins>
    </w:p>
    <w:p>
      <w:pPr>
        <w:pStyle w:val="BodyText"/>
      </w:pPr>
      <w:ins w:id="5620" w:author="PR Preview" w:date="2026-01-01T00:00:00Z">
        <w:r>
  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  </w:r>
      </w:ins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del w:id="5621" w:author="PR Preview" w:date="2026-01-01T00:00:00Z">
        <w:r>
          <w:rPr>
            <w:b/>
            <w:bCs/>
          </w:rPr>
          <w:delText xml:space="preserve">Theorem 13 (Newton’s method minimizes a quadratic in one step)</w:delText>
        </w:r>
      </w:del>
      <w:del w:id="5622" w:author="PR Preview" w:date="2026-01-01T00:00:00Z">
        <w:r>
          <w:delText xml:space="preserve"> </w:delText>
        </w:r>
      </w:del>
      <w:del w:id="5623" w:author="PR Preview" w:date="2026-01-01T00:00:00Z">
        <w:r>
          <w:delText xml:space="preserve">Let</w:delText>
        </w:r>
      </w:del>
      <w:del w:id="562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625" w:author="PR Preview" w:date="2026-01-01T00:00:00Z">
        <w:r>
          <w:delText xml:space="preserve"> </w:delText>
        </w:r>
      </w:del>
      <w:del w:id="5626" w:author="PR Preview" w:date="2026-01-01T00:00:00Z">
        <w:r>
          <w:delText xml:space="preserve">be a</w:delText>
        </w:r>
      </w:del>
      <w:del w:id="562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628" w:author="PR Preview" w:date="2026-01-01T00:00:00Z">
        <w:r>
          <w:delText xml:space="preserve"> </w:delText>
        </w:r>
      </w:del>
      <w:hyperlink r:id="rId64">
        <w:del w:id="5629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5630" w:author="PR Preview" w:date="2026-01-01T00:00:00Z">
        <w:r>
          <w:delText xml:space="preserve"> </w:delText>
        </w:r>
      </w:del>
      <w:del w:id="5631" w:author="PR Preview" w:date="2026-01-01T00:00:00Z">
        <w:r>
          <w:delText xml:space="preserve">matrix,</w:delText>
        </w:r>
      </w:del>
      <w:del w:id="5632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633" w:author="PR Preview" w:date="2026-01-01T00:00:00Z">
        <w:r>
          <w:delText xml:space="preserve">,</w:delText>
        </w:r>
      </w:del>
      <w:del w:id="5634" w:author="PR Preview" w:date="2026-01-01T00:00:00Z">
        <w:r>
          <w:delText xml:space="preserve"> </w:delText>
        </w:r>
      </w:del>
      <w:del w:id="5635" w:author="PR Preview" w:date="2026-01-01T00:00:00Z">
        <w:r>
          <w:delText xml:space="preserve">and</w:delText>
        </w:r>
      </w:del>
      <w:del w:id="56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37" w:author="PR Preview" w:date="2026-01-01T00:00:00Z">
        <w:r>
          <w:delText xml:space="preserve">.</w:delText>
        </w:r>
      </w:del>
      <w:del w:id="5638" w:author="PR Preview" w:date="2026-01-01T00:00:00Z">
        <w:r>
          <w:delText xml:space="preserve"> </w:delText>
        </w:r>
      </w:del>
      <w:del w:id="5639" w:author="PR Preview" w:date="2026-01-01T00:00:00Z">
        <w:r>
          <w:delText xml:space="preserve">From any</w:delText>
        </w:r>
      </w:del>
      <w:del w:id="564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5641" w:author="PR Preview" w:date="2026-01-01T00:00:00Z">
        <w:r>
          <w:delText xml:space="preserve">, Newton’s method (</w:delText>
        </w:r>
      </w:del>
      <w:hyperlink w:anchor="def-newton-method">
        <w:del w:id="5642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5643" w:author="PR Preview" w:date="2026-01-01T00:00:00Z">
        <w:r>
          <w:delText xml:space="preserve">) gives</w:delText>
        </w:r>
      </w:del>
      <w:del w:id="564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45" w:author="PR Preview" w:date="2026-01-01T00:00:00Z">
        <w:r>
          <w:delText xml:space="preserve">,</w:delText>
        </w:r>
      </w:del>
      <w:del w:id="5646" w:author="PR Preview" w:date="2026-01-01T00:00:00Z">
        <w:r>
          <w:delText xml:space="preserve"> </w:delText>
        </w:r>
      </w:del>
      <w:del w:id="5647" w:author="PR Preview" w:date="2026-01-01T00:00:00Z">
        <w:r>
          <w:delText xml:space="preserve">the unique minimizer of</w:delText>
        </w:r>
      </w:del>
      <w:del w:id="5648" w:author="PR Preview" w:date="2026-01-01T00:00:00Z">
        <w:r>
          <w:delText xml:space="preserve"> </w:delText>
        </w:r>
      </w:del>
      <m:oMath>
        <m:r>
          <m:t>f</m:t>
        </m:r>
      </m:oMath>
      <w:del w:id="5649" w:author="PR Preview" w:date="2026-01-01T00:00:00Z">
        <w:r>
          <w:delText xml:space="preserve">.</w:delText>
        </w:r>
      </w:del>
    </w:p>
    <w:p>
      <w:pPr>
        <w:pStyle w:val="BodyText"/>
      </w:pPr>
      <w:del w:id="5650" w:author="PR Preview" w:date="2026-01-01T00:00:00Z">
        <w:r>
          <w:rPr>
            <w:i/>
            <w:iCs/>
          </w:rPr>
          <w:delText xml:space="preserve">Proof</w:delText>
        </w:r>
      </w:del>
      <w:del w:id="5651" w:author="PR Preview" w:date="2026-01-01T00:00:00Z">
        <w:r>
          <w:delText xml:space="preserve">. </w:delText>
        </w:r>
      </w:del>
      <w:del w:id="5652" w:author="PR Preview" w:date="2026-01-01T00:00:00Z">
        <w:r>
          <w:delText xml:space="preserve">Partial derivatives of a sum or of a constant multiple are the sum or multiple of the partial derivatives,</w:delText>
        </w:r>
      </w:del>
      <w:del w:id="5653" w:author="PR Preview" w:date="2026-01-01T00:00:00Z">
        <w:r>
          <w:delText xml:space="preserve"> </w:delText>
        </w:r>
      </w:del>
      <w:del w:id="5654" w:author="PR Preview" w:date="2026-01-01T00:00:00Z">
        <w:r>
          <w:delText xml:space="preserve">so by</w:delText>
        </w:r>
      </w:del>
      <w:del w:id="5655" w:author="PR Preview" w:date="2026-01-01T00:00:00Z">
        <w:r>
          <w:delText xml:space="preserve"> </w:delText>
        </w:r>
      </w:del>
      <w:hyperlink r:id="rId47">
        <w:del w:id="5656" w:author="PR Preview" w:date="2026-01-01T00:00:00Z">
          <w:r>
            <w:rPr>
              <w:rStyle w:val="Hyperlink"/>
            </w:rPr>
            <w:delText xml:space="preserve">derivative of a quadratic form</w:delText>
          </w:r>
        </w:del>
      </w:hyperlink>
      <w:del w:id="5657" w:author="PR Preview" w:date="2026-01-01T00:00:00Z">
        <w:r>
          <w:delText xml:space="preserve"> </w:delText>
        </w:r>
      </w:del>
      <w:del w:id="5658" w:author="PR Preview" w:date="2026-01-01T00:00:00Z">
        <w:r>
          <w:delText xml:space="preserve">for</w:delText>
        </w:r>
      </w:del>
      <w:del w:id="565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60" w:author="PR Preview" w:date="2026-01-01T00:00:00Z">
        <w:r>
          <w:delText xml:space="preserve"> </w:delText>
        </w:r>
      </w:del>
      <w:del w:id="5661" w:author="PR Preview" w:date="2026-01-01T00:00:00Z">
        <w:r>
          <w:delText xml:space="preserve">and</w:delText>
        </w:r>
      </w:del>
      <w:del w:id="5662" w:author="PR Preview" w:date="2026-01-01T00:00:00Z">
        <w:r>
          <w:delText xml:space="preserve"> </w:delText>
        </w:r>
      </w:del>
      <w:hyperlink r:id="rId122">
        <w:del w:id="5663" w:author="PR Preview" w:date="2026-01-01T00:00:00Z">
          <w:r>
            <w:rPr>
              <w:rStyle w:val="Hyperlink"/>
            </w:rPr>
            <w:delText xml:space="preserve">derivative of a linear combination</w:delText>
          </w:r>
        </w:del>
      </w:hyperlink>
      <w:del w:id="5664" w:author="PR Preview" w:date="2026-01-01T00:00:00Z">
        <w:r>
          <w:delText xml:space="preserve"> </w:delText>
        </w:r>
      </w:del>
      <w:del w:id="5665" w:author="PR Preview" w:date="2026-01-01T00:00:00Z">
        <w:r>
          <w:delText xml:space="preserve">for</w:delText>
        </w:r>
      </w:del>
      <w:del w:id="5666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6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del w:id="5668" w:author="PR Preview" w:date="2026-01-01T00:00:00Z">
        <w:r>
          <w:delText xml:space="preserve">by</w:delText>
        </w:r>
      </w:del>
      <w:del w:id="5669" w:author="PR Preview" w:date="2026-01-01T00:00:00Z">
        <w:r>
          <w:delText xml:space="preserve"> </w:delText>
        </w:r>
      </w:del>
      <w:hyperlink r:id="rId48">
        <w:del w:id="5670" w:author="PR Preview" w:date="2026-01-01T00:00:00Z">
          <w:r>
            <w:rPr>
              <w:rStyle w:val="Hyperlink"/>
            </w:rPr>
            <w:delText xml:space="preserve">Hessian of a quadratic form</w:delText>
          </w:r>
        </w:del>
      </w:hyperlink>
      <w:del w:id="5671" w:author="PR Preview" w:date="2026-01-01T00:00:00Z">
        <w:r>
          <w:delText xml:space="preserve"> </w:delText>
        </w:r>
      </w:del>
      <w:del w:id="5672" w:author="PR Preview" w:date="2026-01-01T00:00:00Z">
        <w:r>
          <w:delText xml:space="preserve">with</w:delText>
        </w:r>
      </w:del>
      <w:del w:id="5673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del w:id="5674" w:author="PR Preview" w:date="2026-01-01T00:00:00Z">
        <w:r>
          <w:delText xml:space="preserve"> </w:delText>
        </w:r>
      </w:del>
      <w:del w:id="5675" w:author="PR Preview" w:date="2026-01-01T00:00:00Z">
        <w:r>
          <w:delText xml:space="preserve">in place of</w:delText>
        </w:r>
      </w:del>
      <w:del w:id="567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5677" w:author="PR Preview" w:date="2026-01-01T00:00:00Z">
        <w:r>
          <w:delText xml:space="preserve">,</w:delText>
        </w:r>
      </w:del>
      <w:del w:id="5678" w:author="PR Preview" w:date="2026-01-01T00:00:00Z">
        <w:r>
          <w:delText xml:space="preserve"> </w:delText>
        </w:r>
      </w:del>
      <w:del w:id="5679" w:author="PR Preview" w:date="2026-01-01T00:00:00Z">
        <w:r>
          <w:delText xml:space="preserve">and because the gradient</w:delText>
        </w:r>
      </w:del>
      <w:del w:id="568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81" w:author="PR Preview" w:date="2026-01-01T00:00:00Z">
        <w:r>
          <w:delText xml:space="preserve"> </w:delText>
        </w:r>
      </w:del>
      <w:del w:id="5682" w:author="PR Preview" w:date="2026-01-01T00:00:00Z">
        <w:r>
          <w:delText xml:space="preserve">of the linear term is constant (</w:delText>
        </w:r>
      </w:del>
      <w:hyperlink r:id="rId123">
        <w:del w:id="5683" w:author="PR Preview" w:date="2026-01-01T00:00:00Z">
          <w:r>
            <w:rPr>
              <w:rStyle w:val="Hyperlink"/>
            </w:rPr>
            <w:delText xml:space="preserve">constant with respect to a vector</w:delText>
          </w:r>
        </w:del>
      </w:hyperlink>
      <w:del w:id="5684" w:author="PR Preview" w:date="2026-01-01T00:00:00Z">
        <w:r>
          <w:delText xml:space="preserve">),</w:delText>
        </w:r>
      </w:del>
      <w:del w:id="568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del w:id="5686" w:author="PR Preview" w:date="2026-01-01T00:00:00Z">
        <w:r>
          <w:delText xml:space="preserve">,</w:delText>
        </w:r>
      </w:del>
      <w:del w:id="5687" w:author="PR Preview" w:date="2026-01-01T00:00:00Z">
        <w:r>
          <w:delText xml:space="preserve"> </w:delText>
        </w:r>
      </w:del>
      <w:del w:id="5688" w:author="PR Preview" w:date="2026-01-01T00:00:00Z">
        <w:r>
          <w:delText xml:space="preserve">which is invertible (</w:delText>
        </w:r>
      </w:del>
      <w:hyperlink r:id="rId128">
        <w:del w:id="5689" w:author="PR Preview" w:date="2026-01-01T00:00:00Z">
          <w:r>
            <w:rPr>
              <w:rStyle w:val="Hyperlink"/>
            </w:rPr>
            <w:delText xml:space="preserve">positive definite inverse</w:delText>
          </w:r>
        </w:del>
      </w:hyperlink>
      <w:del w:id="5690" w:author="PR Preview" w:date="2026-01-01T00:00:00Z">
        <w:r>
          <w:delText xml:space="preserve">).</w:delText>
        </w:r>
      </w:del>
      <w:del w:id="5691" w:author="PR Preview" w:date="2026-01-01T00:00:00Z">
        <w:r>
          <w:delText xml:space="preserve"> </w:delText>
        </w:r>
      </w:del>
      <w:del w:id="5692" w:author="PR Preview" w:date="2026-01-01T00:00:00Z">
        <w:r>
          <w:delText xml:space="preserve">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del w:id="5693" w:author="PR Preview" w:date="2026-01-01T00:00:00Z">
        <w:r>
          <w:delText xml:space="preserve">The gradient at</w:delText>
        </w:r>
      </w:del>
      <w:del w:id="569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95" w:author="PR Preview" w:date="2026-01-01T00:00:00Z">
        <w:r>
          <w:delText xml:space="preserve"> </w:delText>
        </w:r>
      </w:del>
      <w:del w:id="5696" w:author="PR Preview" w:date="2026-01-01T00:00:00Z">
        <w:r>
          <w:delText xml:space="preserve">is</w:delText>
        </w:r>
      </w:del>
      <w:del w:id="569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5698" w:author="PR Preview" w:date="2026-01-01T00:00:00Z">
        <w:r>
          <w:delText xml:space="preserve">,</w:delText>
        </w:r>
      </w:del>
      <w:del w:id="5699" w:author="PR Preview" w:date="2026-01-01T00:00:00Z">
        <w:r>
          <w:delText xml:space="preserve"> </w:delText>
        </w:r>
      </w:del>
      <w:del w:id="5700" w:author="PR Preview" w:date="2026-01-01T00:00:00Z">
        <w:r>
          <w:delText xml:space="preserve">and</w:delText>
        </w:r>
      </w:del>
      <w:del w:id="5701" w:author="PR Preview" w:date="2026-01-01T00:00:00Z">
        <w:r>
          <w:delText xml:space="preserve"> </w:delText>
        </w:r>
      </w:del>
      <m:oMath>
        <m:r>
          <m:t>f</m:t>
        </m:r>
      </m:oMath>
      <w:del w:id="5702" w:author="PR Preview" w:date="2026-01-01T00:00:00Z">
        <w:r>
          <w:delText xml:space="preserve"> </w:delText>
        </w:r>
      </w:del>
      <w:del w:id="5703" w:author="PR Preview" w:date="2026-01-01T00:00:00Z">
        <w:r>
          <w:delText xml:space="preserve">is strictly convex (</w:delText>
        </w:r>
      </w:del>
      <w:hyperlink w:anchor="thm-convex-hessian">
        <w:del w:id="5704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5705" w:author="PR Preview" w:date="2026-01-01T00:00:00Z">
        <w:r>
          <w:delText xml:space="preserve">, part 2),</w:delText>
        </w:r>
      </w:del>
      <w:del w:id="5706" w:author="PR Preview" w:date="2026-01-01T00:00:00Z">
        <w:r>
          <w:delText xml:space="preserve"> </w:delText>
        </w:r>
      </w:del>
      <w:del w:id="5707" w:author="PR Preview" w:date="2026-01-01T00:00:00Z">
        <w:r>
          <w:delText xml:space="preserve">so</w:delText>
        </w:r>
      </w:del>
      <w:del w:id="570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709" w:author="PR Preview" w:date="2026-01-01T00:00:00Z">
        <w:r>
          <w:delText xml:space="preserve"> </w:delText>
        </w:r>
      </w:del>
      <w:del w:id="5710" w:author="PR Preview" w:date="2026-01-01T00:00:00Z">
        <w:r>
          <w:delText xml:space="preserve">is a global minimizer (</w:delText>
        </w:r>
      </w:del>
      <w:hyperlink w:anchor="cor-convex-stationary">
        <w:del w:id="5711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5712" w:author="PR Preview" w:date="2026-01-01T00:00:00Z">
        <w:r>
          <w:delText xml:space="preserve">).</w:delText>
        </w:r>
      </w:del>
      <w:del w:id="5713" w:author="PR Preview" w:date="2026-01-01T00:00:00Z">
        <w:r>
          <w:delText xml:space="preserve"> </w:delText>
        </w:r>
      </w:del>
      <w:del w:id="5714" w:author="PR Preview" w:date="2026-01-01T00:00:00Z">
        <w:r>
          <w:delText xml:space="preserve">It is the only one: a strictly convex function has at most one global minimizer,</w:delText>
        </w:r>
      </w:del>
      <w:del w:id="5715" w:author="PR Preview" w:date="2026-01-01T00:00:00Z">
        <w:r>
          <w:delText xml:space="preserve"> </w:delText>
        </w:r>
      </w:del>
      <w:del w:id="5716" w:author="PR Preview" w:date="2026-01-01T00:00:00Z">
        <w:r>
          <w:delText xml:space="preserve">since the midpoint of two distinct global minimizers, which have equal values,</w:delText>
        </w:r>
      </w:del>
      <w:del w:id="5717" w:author="PR Preview" w:date="2026-01-01T00:00:00Z">
        <w:r>
          <w:delText xml:space="preserve"> </w:delText>
        </w:r>
      </w:del>
      <w:del w:id="5718" w:author="PR Preview" w:date="2026-01-01T00:00:00Z">
        <w:r>
          <w:delText xml:space="preserve">would have a strictly smaller value (</w:delText>
        </w:r>
      </w:del>
      <w:hyperlink w:anchor="def-strictly-convex">
        <w:del w:id="571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5720" w:author="PR Preview" w:date="2026-01-01T00:00:00Z">
        <w:r>
          <w:delText xml:space="preserve"> </w:delText>
        </w:r>
      </w:del>
      <w:del w:id="5721" w:author="PR Preview" w:date="2026-01-01T00:00:00Z">
        <w:r>
          <w:delText xml:space="preserve">with</w:delText>
        </w:r>
      </w:del>
      <w:del w:id="572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723" w:author="PR Preview" w:date="2026-01-01T00:00:00Z">
        <w:r>
          <w:delText xml:space="preserve">).</w:delText>
        </w:r>
      </w:del>
    </w:p>
    <w:p>
      <w:pPr>
        <w:pStyle w:val="BodyText"/>
      </w:pPr>
      <w:del w:id="5724" w:author="PR Preview" w:date="2026-01-01T00:00:00Z">
        <w:r>
          <w:rPr>
            <w:b/>
            <w:bCs/>
          </w:rPr>
          <w:delText xml:space="preserve">Example 39 (One step to the minimizer)</w:delText>
        </w:r>
      </w:del>
      <w:del w:id="5725" w:author="PR Preview" w:date="2026-01-01T00:00:00Z">
        <w:r>
          <w:delText xml:space="preserve"> </w:delText>
        </w:r>
      </w:del>
      <w:del w:id="5726" w:author="PR Preview" w:date="2026-01-01T00:00:00Z">
        <w:r>
          <w:delText xml:space="preserve">Let</w:delText>
        </w:r>
      </w:del>
      <w:del w:id="572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5728" w:author="PR Preview" w:date="2026-01-01T00:00:00Z">
        <w:r>
          <w:delText xml:space="preserve">, so</w:delText>
        </w:r>
      </w:del>
      <w:del w:id="572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5730" w:author="PR Preview" w:date="2026-01-01T00:00:00Z">
        <w:r>
          <w:delText xml:space="preserve"> </w:delText>
        </w:r>
      </w:del>
      <w:del w:id="5731" w:author="PR Preview" w:date="2026-01-01T00:00:00Z">
        <w:r>
          <w:delText xml:space="preserve">and</w:delText>
        </w:r>
      </w:del>
      <w:del w:id="5732" w:author="PR Preview" w:date="2026-01-01T00:00:00Z">
        <w:r>
          <w:delText xml:space="preserve"> </w:delText>
        </w:r>
      </w:del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5733" w:author="PR Preview" w:date="2026-01-01T00:00:00Z">
        <w:r>
          <w:delText xml:space="preserve">.</w:delText>
        </w:r>
      </w:del>
      <w:del w:id="5734" w:author="PR Preview" w:date="2026-01-01T00:00:00Z">
        <w:r>
          <w:delText xml:space="preserve"> </w:delText>
        </w:r>
      </w:del>
      <w:del w:id="5735" w:author="PR Preview" w:date="2026-01-01T00:00:00Z">
        <w:r>
          <w:delText xml:space="preserve">From</w:delText>
        </w:r>
      </w:del>
      <w:del w:id="573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737" w:author="PR Preview" w:date="2026-01-01T00:00:00Z">
        <w:r>
          <w:delText xml:space="preserve"> </w:delText>
        </w:r>
      </w:del>
      <w:del w:id="5738" w:author="PR Preview" w:date="2026-01-01T00:00:00Z">
        <w:r>
          <w:delText xml:space="preserve">the gradient is</w:delText>
        </w:r>
      </w:del>
      <w:del w:id="573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740" w:author="PR Preview" w:date="2026-01-01T00:00:00Z">
        <w:r>
          <w:delText xml:space="preserve">,</w:delText>
        </w:r>
      </w:del>
      <w:del w:id="5741" w:author="PR Preview" w:date="2026-01-01T00:00:00Z">
        <w:r>
          <w:delText xml:space="preserve"> </w:delText>
        </w:r>
      </w:del>
      <w:del w:id="5742" w:author="PR Preview" w:date="2026-01-01T00:00:00Z">
        <w:r>
          <w:delText xml:space="preserve">and</w:delText>
        </w:r>
      </w:del>
      <w:del w:id="574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del w:id="5744" w:author="PR Preview" w:date="2026-01-01T00:00:00Z">
        <w:r>
          <w:delText xml:space="preserve">, so the Newton step is</w:delText>
        </w:r>
      </w:del>
      <w:del w:id="574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746" w:author="PR Preview" w:date="2026-01-01T00:00:00Z">
        <w:r>
          <w:delText xml:space="preserve"> </w:delText>
        </w:r>
      </w:del>
      <w:del w:id="5747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BodyText"/>
      </w:pPr>
      <w:ins w:id="5748" w:author="PR Preview" w:date="2026-01-01T00:00:00Z">
        <w:r>
          <w:rPr>
            <w:b/>
            <w:bCs/>
          </w:rPr>
          <w:t xml:space="preserve">Theorem 13 (Newton’s method minimizes a quadratic in one step)</w:t>
        </w:r>
      </w:ins>
      <w:ins w:id="5749" w:author="PR Preview" w:date="2026-01-01T00:00:00Z">
        <w:r>
          <w:t xml:space="preserve"> </w:t>
        </w:r>
      </w:ins>
      <w:ins w:id="5750" w:author="PR Preview" w:date="2026-01-01T00:00:00Z">
        <w:r>
          <w:t xml:space="preserve">Let</w:t>
        </w:r>
      </w:ins>
      <w:ins w:id="575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5752" w:author="PR Preview" w:date="2026-01-01T00:00:00Z">
        <w:r>
          <w:t xml:space="preserve"> </w:t>
        </w:r>
      </w:ins>
      <w:ins w:id="5753" w:author="PR Preview" w:date="2026-01-01T00:00:00Z">
        <w:r>
          <w:t xml:space="preserve">be a</w:t>
        </w:r>
      </w:ins>
      <w:ins w:id="575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5755" w:author="PR Preview" w:date="2026-01-01T00:00:00Z">
        <w:r>
          <w:t xml:space="preserve"> </w:t>
        </w:r>
      </w:ins>
      <w:hyperlink r:id="rId64">
        <w:ins w:id="5756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5757" w:author="PR Preview" w:date="2026-01-01T00:00:00Z">
        <w:r>
          <w:t xml:space="preserve"> </w:t>
        </w:r>
      </w:ins>
      <w:ins w:id="5758" w:author="PR Preview" w:date="2026-01-01T00:00:00Z">
        <w:r>
          <w:t xml:space="preserve">matrix,</w:t>
        </w:r>
      </w:ins>
      <w:ins w:id="5759" w:author="PR Preview" w:date="2026-01-01T00:00:00Z">
        <w:r>
          <w:t xml:space="preserve"> </w:t>
        </w:r>
      </w:ins>
      <w:ins w:id="5760" w:author="PR Preview" w:date="2026-01-01T00:00:00Z">
        <w:r>
          <w:t xml:space="preserve">$\mathord{\smash[b]{\underset{\raise.3ex\hbox{$\scriptstyle\sim$}}{c}}\vphantom{c}} \in \mathbb{R}^p$</w:t>
        </w:r>
      </w:ins>
      <w:ins w:id="5761" w:author="PR Preview" w:date="2026-01-01T00:00:00Z">
        <w:r>
          <w:t xml:space="preserve">,</w:t>
        </w:r>
      </w:ins>
      <w:ins w:id="5762" w:author="PR Preview" w:date="2026-01-01T00:00:00Z">
        <w:r>
          <w:t xml:space="preserve"> </w:t>
        </w:r>
      </w:ins>
      <w:ins w:id="5763" w:author="PR Preview" w:date="2026-01-01T00:00:00Z">
        <w:r>
          <w:t xml:space="preserve">and</w:t>
        </w:r>
      </w:ins>
      <w:ins w:id="5764" w:author="PR Preview" w:date="2026-01-01T00:00:00Z">
        <w:r>
          <w:t xml:space="preserve"> </w:t>
        </w:r>
      </w:ins>
      <w:ins w:id="5765" w:author="PR Preview" w:date="2026-01-01T00:00:00Z">
        <w:r>
  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  </w:r>
      </w:ins>
      <w:ins w:id="5766" w:author="PR Preview" w:date="2026-01-01T00:00:00Z">
        <w:r>
          <w:t xml:space="preserve">.</w:t>
        </w:r>
      </w:ins>
      <w:ins w:id="5767" w:author="PR Preview" w:date="2026-01-01T00:00:00Z">
        <w:r>
          <w:t xml:space="preserve"> </w:t>
        </w:r>
      </w:ins>
      <w:ins w:id="5768" w:author="PR Preview" w:date="2026-01-01T00:00:00Z">
        <w:r>
          <w:t xml:space="preserve">From any</w:t>
        </w:r>
      </w:ins>
      <w:ins w:id="5769" w:author="PR Preview" w:date="2026-01-01T00:00:00Z">
        <w:r>
          <w:t xml:space="preserve"> </w:t>
        </w:r>
      </w:ins>
      <w:ins w:id="5770" w:author="PR Preview" w:date="2026-01-01T00:00:00Z">
        <w:r>
          <w:t xml:space="preserve">$\mathord{\smash[b]{\underset{\raise.3ex\hbox{$\scriptstyle\sim$}}{x}}\vphantom{x}}^{(0)}$</w:t>
        </w:r>
      </w:ins>
      <w:ins w:id="5771" w:author="PR Preview" w:date="2026-01-01T00:00:00Z">
        <w:r>
          <w:t xml:space="preserve">, Newton’s method (</w:t>
        </w:r>
      </w:ins>
      <w:hyperlink w:anchor="def-newton-method">
        <w:ins w:id="5772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5773" w:author="PR Preview" w:date="2026-01-01T00:00:00Z">
        <w:r>
          <w:t xml:space="preserve">) gives</w:t>
        </w:r>
      </w:ins>
      <w:ins w:id="5774" w:author="PR Preview" w:date="2026-01-01T00:00:00Z">
        <w:r>
          <w:t xml:space="preserve"> </w:t>
        </w:r>
      </w:ins>
      <w:ins w:id="5775" w:author="PR Preview" w:date="2026-01-01T00:00:00Z">
        <w:r>
          <w:t xml:space="preserve">$\mathord{\smash[b]{\underset{\raise.3ex\hbox{$\scriptstyle\sim$}}{x}}\vphantom{x}}^{(1)} = \mathbf{S}^{-1} \mathord{\smash[b]{\underset{\raise.3ex\hbox{$\scriptstyle\sim$}}{c}}\vphantom{c}}$</w:t>
        </w:r>
      </w:ins>
      <w:ins w:id="5776" w:author="PR Preview" w:date="2026-01-01T00:00:00Z">
        <w:r>
          <w:t xml:space="preserve">,</w:t>
        </w:r>
      </w:ins>
      <w:ins w:id="5777" w:author="PR Preview" w:date="2026-01-01T00:00:00Z">
        <w:r>
          <w:t xml:space="preserve"> </w:t>
        </w:r>
      </w:ins>
      <w:ins w:id="5778" w:author="PR Preview" w:date="2026-01-01T00:00:00Z">
        <w:r>
          <w:t xml:space="preserve">the unique minimizer of</w:t>
        </w:r>
      </w:ins>
      <w:ins w:id="5779" w:author="PR Preview" w:date="2026-01-01T00:00:00Z">
        <w:r>
          <w:t xml:space="preserve"> </w:t>
        </w:r>
      </w:ins>
      <m:oMath>
        <m:r>
          <m:t>f</m:t>
        </m:r>
      </m:oMath>
      <w:ins w:id="5780" w:author="PR Preview" w:date="2026-01-01T00:00:00Z">
        <w:r>
          <w:t xml:space="preserve">.</w:t>
        </w:r>
      </w:ins>
    </w:p>
    <w:bookmarkEnd w:id="161"/>
    <w:p>
      <w:pPr>
        <w:pStyle w:val="BodyText"/>
      </w:pPr>
      <w:ins w:id="5781" w:author="PR Preview" w:date="2026-01-01T00:00:00Z">
        <w:r>
          <w:rPr>
            <w:i/>
            <w:iCs/>
          </w:rPr>
          <w:t xml:space="preserve">Proof</w:t>
        </w:r>
      </w:ins>
      <w:ins w:id="5782" w:author="PR Preview" w:date="2026-01-01T00:00:00Z">
        <w:r>
          <w:t xml:space="preserve">. </w:t>
        </w:r>
      </w:ins>
      <w:ins w:id="5783" w:author="PR Preview" w:date="2026-01-01T00:00:00Z">
        <w:r>
          <w:t xml:space="preserve">Partial derivatives of a sum or of a constant multiple are the sum or multiple of the partial derivatives,</w:t>
        </w:r>
      </w:ins>
      <w:ins w:id="5784" w:author="PR Preview" w:date="2026-01-01T00:00:00Z">
        <w:r>
          <w:t xml:space="preserve"> </w:t>
        </w:r>
      </w:ins>
      <w:ins w:id="5785" w:author="PR Preview" w:date="2026-01-01T00:00:00Z">
        <w:r>
          <w:t xml:space="preserve">so by</w:t>
        </w:r>
      </w:ins>
      <w:ins w:id="5786" w:author="PR Preview" w:date="2026-01-01T00:00:00Z">
        <w:r>
          <w:t xml:space="preserve"> </w:t>
        </w:r>
      </w:ins>
      <w:hyperlink r:id="rId47">
        <w:ins w:id="5787" w:author="PR Preview" w:date="2026-01-01T00:00:00Z">
          <w:r>
            <w:rPr>
              <w:rStyle w:val="Hyperlink"/>
            </w:rPr>
            <w:t xml:space="preserve">derivative of a quadratic form</w:t>
          </w:r>
        </w:ins>
      </w:hyperlink>
      <w:ins w:id="5788" w:author="PR Preview" w:date="2026-01-01T00:00:00Z">
        <w:r>
          <w:t xml:space="preserve"> </w:t>
        </w:r>
      </w:ins>
      <w:ins w:id="5789" w:author="PR Preview" w:date="2026-01-01T00:00:00Z">
        <w:r>
          <w:t xml:space="preserve">for</w:t>
        </w:r>
      </w:ins>
      <w:ins w:id="5790" w:author="PR Preview" w:date="2026-01-01T00:00:00Z">
        <w:r>
          <w:t xml:space="preserve"> </w:t>
        </w:r>
      </w:ins>
      <w:ins w:id="5791" w:author="PR Preview" w:date="2026-01-01T00:00:00Z">
        <w:r>
          <w:t xml:space="preserve">$\tfrac{1}{2}\,{\mathord{\smash[b]{\underset{\raise.3ex\hbox{$\scriptstyle\sim$}}{x}}\vphantom{x}}}^{\top} \mathbf{S} \mathord{\smash[b]{\underset{\raise.3ex\hbox{$\scriptstyle\sim$}}{x}}\vphantom{x}}$</w:t>
        </w:r>
      </w:ins>
      <w:ins w:id="5792" w:author="PR Preview" w:date="2026-01-01T00:00:00Z">
        <w:r>
          <w:t xml:space="preserve"> </w:t>
        </w:r>
      </w:ins>
      <w:ins w:id="5793" w:author="PR Preview" w:date="2026-01-01T00:00:00Z">
        <w:r>
          <w:t xml:space="preserve">and</w:t>
        </w:r>
      </w:ins>
      <w:ins w:id="5794" w:author="PR Preview" w:date="2026-01-01T00:00:00Z">
        <w:r>
          <w:t xml:space="preserve"> </w:t>
        </w:r>
      </w:ins>
      <w:hyperlink r:id="rId122">
        <w:ins w:id="5795" w:author="PR Preview" w:date="2026-01-01T00:00:00Z">
          <w:r>
            <w:rPr>
              <w:rStyle w:val="Hyperlink"/>
            </w:rPr>
            <w:t xml:space="preserve">derivative of a linear combination</w:t>
          </w:r>
        </w:ins>
      </w:hyperlink>
      <w:ins w:id="5796" w:author="PR Preview" w:date="2026-01-01T00:00:00Z">
        <w:r>
          <w:t xml:space="preserve"> </w:t>
        </w:r>
      </w:ins>
      <w:ins w:id="5797" w:author="PR Preview" w:date="2026-01-01T00:00:00Z">
        <w:r>
          <w:t xml:space="preserve">for</w:t>
        </w:r>
      </w:ins>
      <w:ins w:id="5798" w:author="PR Preview" w:date="2026-01-01T00:00:00Z">
        <w:r>
          <w:t xml:space="preserve"> </w:t>
        </w:r>
      </w:ins>
      <w:ins w:id="5799" w:author="PR Preview" w:date="2026-01-01T00:00:00Z">
        <w:r>
          <w:t xml:space="preserve">$\mathord{\smash[b]{\underset{\raise.3ex\hbox{$\scriptstyle\sim$}}{c}}\vphantom{c}} \cdot \mathord{\smash[b]{\underset{\raise.3ex\hbox{$\scriptstyle\sim$}}{x}}\vphantom{x}}$</w:t>
        </w:r>
      </w:ins>
      <w:ins w:id="5800" w:author="PR Preview" w:date="2026-01-01T00:00:00Z">
        <w:r>
          <w:t xml:space="preserve">,</w:t>
        </w:r>
      </w:ins>
    </w:p>
    <w:p>
      <w:pPr>
        <w:pStyle w:val="BodyText"/>
      </w:pPr>
      <w:ins w:id="5801" w:author="PR Preview" w:date="2026-01-01T00:00:00Z">
        <w:r>
  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  </w:r>
      </w:ins>
    </w:p>
    <w:p>
      <w:pPr>
        <w:pStyle w:val="FirstParagraph"/>
      </w:pPr>
      <w:ins w:id="5802" w:author="PR Preview" w:date="2026-01-01T00:00:00Z">
        <w:r>
          <w:t xml:space="preserve">by</w:t>
        </w:r>
      </w:ins>
      <w:ins w:id="5803" w:author="PR Preview" w:date="2026-01-01T00:00:00Z">
        <w:r>
          <w:t xml:space="preserve"> </w:t>
        </w:r>
      </w:ins>
      <w:hyperlink r:id="rId48">
        <w:ins w:id="5804" w:author="PR Preview" w:date="2026-01-01T00:00:00Z">
          <w:r>
            <w:rPr>
              <w:rStyle w:val="Hyperlink"/>
            </w:rPr>
            <w:t xml:space="preserve">Hessian of a quadratic form</w:t>
          </w:r>
        </w:ins>
      </w:hyperlink>
      <w:ins w:id="5805" w:author="PR Preview" w:date="2026-01-01T00:00:00Z">
        <w:r>
          <w:t xml:space="preserve"> </w:t>
        </w:r>
      </w:ins>
      <w:ins w:id="5806" w:author="PR Preview" w:date="2026-01-01T00:00:00Z">
        <w:r>
          <w:t xml:space="preserve">with</w:t>
        </w:r>
      </w:ins>
      <w:ins w:id="5807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ins w:id="5808" w:author="PR Preview" w:date="2026-01-01T00:00:00Z">
        <w:r>
          <w:t xml:space="preserve"> </w:t>
        </w:r>
      </w:ins>
      <w:ins w:id="5809" w:author="PR Preview" w:date="2026-01-01T00:00:00Z">
        <w:r>
          <w:t xml:space="preserve">in place of</w:t>
        </w:r>
      </w:ins>
      <w:ins w:id="581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5811" w:author="PR Preview" w:date="2026-01-01T00:00:00Z">
        <w:r>
          <w:t xml:space="preserve">,</w:t>
        </w:r>
      </w:ins>
      <w:ins w:id="5812" w:author="PR Preview" w:date="2026-01-01T00:00:00Z">
        <w:r>
          <w:t xml:space="preserve"> </w:t>
        </w:r>
      </w:ins>
      <w:ins w:id="5813" w:author="PR Preview" w:date="2026-01-01T00:00:00Z">
        <w:r>
          <w:t xml:space="preserve">and because the gradient</w:t>
        </w:r>
      </w:ins>
      <w:ins w:id="5814" w:author="PR Preview" w:date="2026-01-01T00:00:00Z">
        <w:r>
          <w:t xml:space="preserve"> </w:t>
        </w:r>
      </w:ins>
      <w:ins w:id="5815" w:author="PR Preview" w:date="2026-01-01T00:00:00Z">
        <w:r>
          <w:t xml:space="preserve">$-\mathord{\smash[b]{\underset{\raise.3ex\hbox{$\scriptstyle\sim$}}{c}}\vphantom{c}}$</w:t>
        </w:r>
      </w:ins>
      <w:ins w:id="5816" w:author="PR Preview" w:date="2026-01-01T00:00:00Z">
        <w:r>
          <w:t xml:space="preserve"> </w:t>
        </w:r>
      </w:ins>
      <w:ins w:id="5817" w:author="PR Preview" w:date="2026-01-01T00:00:00Z">
        <w:r>
          <w:t xml:space="preserve">of the linear term is constant (</w:t>
        </w:r>
      </w:ins>
      <w:hyperlink r:id="rId123">
        <w:ins w:id="5818" w:author="PR Preview" w:date="2026-01-01T00:00:00Z">
          <w:r>
            <w:rPr>
              <w:rStyle w:val="Hyperlink"/>
            </w:rPr>
            <w:t xml:space="preserve">constant with respect to a vector</w:t>
          </w:r>
        </w:ins>
      </w:hyperlink>
      <w:ins w:id="5819" w:author="PR Preview" w:date="2026-01-01T00:00:00Z">
        <w:r>
          <w:t xml:space="preserve">),</w:t>
        </w:r>
      </w:ins>
      <w:ins w:id="5820" w:author="PR Preview" w:date="2026-01-01T00:00:00Z">
        <w:r>
          <w:t xml:space="preserve"> </w:t>
        </w:r>
      </w:ins>
      <w:ins w:id="5821" w:author="PR Preview" w:date="2026-01-01T00:00:00Z">
        <w:r>
          <w:t xml:space="preserve">$\mathbf{H}_f(\mathord{\smash[b]{\underset{\raise.3ex\hbox{$\scriptstyle\sim$}}{x}}\vphantom{x}}) = \mathbf{S}$</w:t>
        </w:r>
      </w:ins>
      <w:ins w:id="5822" w:author="PR Preview" w:date="2026-01-01T00:00:00Z">
        <w:r>
          <w:t xml:space="preserve">,</w:t>
        </w:r>
      </w:ins>
      <w:ins w:id="5823" w:author="PR Preview" w:date="2026-01-01T00:00:00Z">
        <w:r>
          <w:t xml:space="preserve"> </w:t>
        </w:r>
      </w:ins>
      <w:ins w:id="5824" w:author="PR Preview" w:date="2026-01-01T00:00:00Z">
        <w:r>
          <w:t xml:space="preserve">which is invertible (</w:t>
        </w:r>
      </w:ins>
      <w:hyperlink r:id="rId128">
        <w:ins w:id="5825" w:author="PR Preview" w:date="2026-01-01T00:00:00Z">
          <w:r>
            <w:rPr>
              <w:rStyle w:val="Hyperlink"/>
            </w:rPr>
            <w:t xml:space="preserve">positive definite inverse</w:t>
          </w:r>
        </w:ins>
      </w:hyperlink>
      <w:ins w:id="5826" w:author="PR Preview" w:date="2026-01-01T00:00:00Z">
        <w:r>
          <w:t xml:space="preserve">).</w:t>
        </w:r>
      </w:ins>
      <w:ins w:id="5827" w:author="PR Preview" w:date="2026-01-01T00:00:00Z">
        <w:r>
          <w:t xml:space="preserve"> </w:t>
        </w:r>
      </w:ins>
      <w:ins w:id="5828" w:author="PR Preview" w:date="2026-01-01T00:00:00Z">
        <w:r>
          <w:t xml:space="preserve">So</w:t>
        </w:r>
      </w:ins>
    </w:p>
    <w:p>
      <w:pPr>
        <w:pStyle w:val="BodyText"/>
      </w:pPr>
      <w:ins w:id="5829" w:author="PR Preview" w:date="2026-01-01T00:00:00Z">
        <w:r>
  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  </w:r>
      </w:ins>
    </w:p>
    <w:p>
      <w:pPr>
        <w:pStyle w:val="FirstParagraph"/>
      </w:pPr>
      <w:ins w:id="5830" w:author="PR Preview" w:date="2026-01-01T00:00:00Z">
        <w:r>
          <w:t xml:space="preserve">The gradient at</w:t>
        </w:r>
      </w:ins>
      <w:ins w:id="5831" w:author="PR Preview" w:date="2026-01-01T00:00:00Z">
        <w:r>
          <w:t xml:space="preserve"> </w:t>
        </w:r>
      </w:ins>
      <w:ins w:id="5832" w:author="PR Preview" w:date="2026-01-01T00:00:00Z">
        <w:r>
          <w:t xml:space="preserve">$\mathbf{S}^{-1} \mathord{\smash[b]{\underset{\raise.3ex\hbox{$\scriptstyle\sim$}}{c}}\vphantom{c}}$</w:t>
        </w:r>
      </w:ins>
      <w:ins w:id="5833" w:author="PR Preview" w:date="2026-01-01T00:00:00Z">
        <w:r>
          <w:t xml:space="preserve"> </w:t>
        </w:r>
      </w:ins>
      <w:ins w:id="5834" w:author="PR Preview" w:date="2026-01-01T00:00:00Z">
        <w:r>
          <w:t xml:space="preserve">is</w:t>
        </w:r>
      </w:ins>
      <w:ins w:id="5835" w:author="PR Preview" w:date="2026-01-01T00:00:00Z">
        <w:r>
          <w:t xml:space="preserve"> </w:t>
        </w:r>
      </w:ins>
      <w:ins w:id="5836" w:author="PR Preview" w:date="2026-01-01T00:00:00Z">
        <w:r>
  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  </w:r>
      </w:ins>
      <w:ins w:id="5837" w:author="PR Preview" w:date="2026-01-01T00:00:00Z">
        <w:r>
          <w:t xml:space="preserve">,</w:t>
        </w:r>
      </w:ins>
      <w:ins w:id="5838" w:author="PR Preview" w:date="2026-01-01T00:00:00Z">
        <w:r>
          <w:t xml:space="preserve"> </w:t>
        </w:r>
      </w:ins>
      <w:ins w:id="5839" w:author="PR Preview" w:date="2026-01-01T00:00:00Z">
        <w:r>
          <w:t xml:space="preserve">and</w:t>
        </w:r>
      </w:ins>
      <w:ins w:id="5840" w:author="PR Preview" w:date="2026-01-01T00:00:00Z">
        <w:r>
          <w:t xml:space="preserve"> </w:t>
        </w:r>
      </w:ins>
      <m:oMath>
        <m:r>
          <m:t>f</m:t>
        </m:r>
      </m:oMath>
      <w:ins w:id="5841" w:author="PR Preview" w:date="2026-01-01T00:00:00Z">
        <w:r>
          <w:t xml:space="preserve"> </w:t>
        </w:r>
      </w:ins>
      <w:ins w:id="5842" w:author="PR Preview" w:date="2026-01-01T00:00:00Z">
        <w:r>
          <w:t xml:space="preserve">is strictly convex (</w:t>
        </w:r>
      </w:ins>
      <w:hyperlink w:anchor="thm-convex-hessian">
        <w:ins w:id="584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5844" w:author="PR Preview" w:date="2026-01-01T00:00:00Z">
        <w:r>
          <w:t xml:space="preserve">, part 2),</w:t>
        </w:r>
      </w:ins>
      <w:ins w:id="5845" w:author="PR Preview" w:date="2026-01-01T00:00:00Z">
        <w:r>
          <w:t xml:space="preserve"> </w:t>
        </w:r>
      </w:ins>
      <w:ins w:id="5846" w:author="PR Preview" w:date="2026-01-01T00:00:00Z">
        <w:r>
          <w:t xml:space="preserve">so</w:t>
        </w:r>
      </w:ins>
      <w:ins w:id="5847" w:author="PR Preview" w:date="2026-01-01T00:00:00Z">
        <w:r>
          <w:t xml:space="preserve"> </w:t>
        </w:r>
      </w:ins>
      <w:ins w:id="5848" w:author="PR Preview" w:date="2026-01-01T00:00:00Z">
        <w:r>
          <w:t xml:space="preserve">$\mathbf{S}^{-1} \mathord{\smash[b]{\underset{\raise.3ex\hbox{$\scriptstyle\sim$}}{c}}\vphantom{c}}$</w:t>
        </w:r>
      </w:ins>
      <w:ins w:id="5849" w:author="PR Preview" w:date="2026-01-01T00:00:00Z">
        <w:r>
          <w:t xml:space="preserve"> </w:t>
        </w:r>
      </w:ins>
      <w:ins w:id="5850" w:author="PR Preview" w:date="2026-01-01T00:00:00Z">
        <w:r>
          <w:t xml:space="preserve">is a global minimizer (</w:t>
        </w:r>
      </w:ins>
      <w:hyperlink w:anchor="cor-convex-stationary">
        <w:ins w:id="585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5852" w:author="PR Preview" w:date="2026-01-01T00:00:00Z">
        <w:r>
          <w:t xml:space="preserve">).</w:t>
        </w:r>
      </w:ins>
      <w:ins w:id="5853" w:author="PR Preview" w:date="2026-01-01T00:00:00Z">
        <w:r>
          <w:t xml:space="preserve"> </w:t>
        </w:r>
      </w:ins>
      <w:ins w:id="5854" w:author="PR Preview" w:date="2026-01-01T00:00:00Z">
        <w:r>
          <w:t xml:space="preserve">It is the only one: a strictly convex function has at most one global minimizer,</w:t>
        </w:r>
      </w:ins>
      <w:ins w:id="5855" w:author="PR Preview" w:date="2026-01-01T00:00:00Z">
        <w:r>
          <w:t xml:space="preserve"> </w:t>
        </w:r>
      </w:ins>
      <w:ins w:id="5856" w:author="PR Preview" w:date="2026-01-01T00:00:00Z">
        <w:r>
          <w:t xml:space="preserve">since the midpoint of two distinct global minimizers, which have equal values,</w:t>
        </w:r>
      </w:ins>
      <w:ins w:id="5857" w:author="PR Preview" w:date="2026-01-01T00:00:00Z">
        <w:r>
          <w:t xml:space="preserve"> </w:t>
        </w:r>
      </w:ins>
      <w:ins w:id="5858" w:author="PR Preview" w:date="2026-01-01T00:00:00Z">
        <w:r>
          <w:t xml:space="preserve">would have a strictly smaller value (</w:t>
        </w:r>
      </w:ins>
      <w:hyperlink w:anchor="def-strictly-convex">
        <w:ins w:id="585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860" w:author="PR Preview" w:date="2026-01-01T00:00:00Z">
        <w:r>
          <w:t xml:space="preserve"> </w:t>
        </w:r>
      </w:ins>
      <w:ins w:id="5861" w:author="PR Preview" w:date="2026-01-01T00:00:00Z">
        <w:r>
          <w:t xml:space="preserve">with</w:t>
        </w:r>
      </w:ins>
      <w:ins w:id="586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5863" w:author="PR Preview" w:date="2026-01-01T00:00:00Z">
        <w:r>
          <w:t xml:space="preserve">).</w:t>
        </w:r>
      </w:ins>
    </w:p>
    <w:bookmarkStart w:id="162" w:name="exm-newton-quadratic"/>
    <w:p>
      <w:pPr>
        <w:pStyle w:val="BodyText"/>
      </w:pPr>
      <w:ins w:id="5864" w:author="PR Preview" w:date="2026-01-01T00:00:00Z">
        <w:r>
          <w:rPr>
            <w:b/>
            <w:bCs/>
          </w:rPr>
          <w:t xml:space="preserve">Example 39 (One step to the minimizer)</w:t>
        </w:r>
      </w:ins>
      <w:ins w:id="5865" w:author="PR Preview" w:date="2026-01-01T00:00:00Z">
        <w:r>
          <w:t xml:space="preserve"> </w:t>
        </w:r>
      </w:ins>
      <w:ins w:id="5866" w:author="PR Preview" w:date="2026-01-01T00:00:00Z">
        <w:r>
          <w:t xml:space="preserve">Let</w:t>
        </w:r>
      </w:ins>
      <w:ins w:id="5867" w:author="PR Preview" w:date="2026-01-01T00:00:00Z">
        <w:r>
          <w:t xml:space="preserve"> </w:t>
        </w:r>
      </w:ins>
      <w:ins w:id="5868" w:author="PR Preview" w:date="2026-01-01T00:00:00Z">
        <w:r>
          <w:t xml:space="preserve">$f(\mathord{\smash[b]{\underset{\raise.3ex\hbox{$\scriptstyle\sim$}}{x}}\vphantom{x}}) = \tfrac{1}{2} (x_1^2 + 3 x_2^2)$</w:t>
        </w:r>
      </w:ins>
      <w:ins w:id="5869" w:author="PR Preview" w:date="2026-01-01T00:00:00Z">
        <w:r>
          <w:t xml:space="preserve">, so</w:t>
        </w:r>
      </w:ins>
      <w:ins w:id="587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5871" w:author="PR Preview" w:date="2026-01-01T00:00:00Z">
        <w:r>
          <w:t xml:space="preserve"> </w:t>
        </w:r>
      </w:ins>
      <w:ins w:id="5872" w:author="PR Preview" w:date="2026-01-01T00:00:00Z">
        <w:r>
          <w:t xml:space="preserve">and</w:t>
        </w:r>
      </w:ins>
      <w:ins w:id="5873" w:author="PR Preview" w:date="2026-01-01T00:00:00Z">
        <w:r>
          <w:t xml:space="preserve"> </w:t>
        </w:r>
      </w:ins>
      <w:ins w:id="5874" w:author="PR Preview" w:date="2026-01-01T00:00:00Z">
        <w:r>
          <w:t xml:space="preserve">$\mathord{\smash[b]{\underset{\raise.3ex\hbox{$\scriptstyle\sim$}}{c}}\vphantom{c}} = \mathord{\smash[b]{\underset{\raise.3ex\hbox{$\scriptstyle\sim$}}{0}}\vphantom{0}}_{2 \times 1}$</w:t>
        </w:r>
      </w:ins>
      <w:ins w:id="5875" w:author="PR Preview" w:date="2026-01-01T00:00:00Z">
        <w:r>
          <w:t xml:space="preserve">.</w:t>
        </w:r>
      </w:ins>
      <w:ins w:id="5876" w:author="PR Preview" w:date="2026-01-01T00:00:00Z">
        <w:r>
          <w:t xml:space="preserve"> </w:t>
        </w:r>
      </w:ins>
      <w:ins w:id="5877" w:author="PR Preview" w:date="2026-01-01T00:00:00Z">
        <w:r>
          <w:t xml:space="preserve">From</w:t>
        </w:r>
      </w:ins>
      <w:ins w:id="5878" w:author="PR Preview" w:date="2026-01-01T00:00:00Z">
        <w:r>
          <w:t xml:space="preserve"> </w:t>
        </w:r>
      </w:ins>
      <w:ins w:id="5879" w:author="PR Preview" w:date="2026-01-01T00:00:00Z">
        <w:r>
          <w:t xml:space="preserve">$\mathord{\smash[b]{\underset{\raise.3ex\hbox{$\scriptstyle\sim$}}{x}}\vphantom{x}}^{(0)} = {(3, 1)}^{\top}$</w:t>
        </w:r>
      </w:ins>
      <w:ins w:id="5880" w:author="PR Preview" w:date="2026-01-01T00:00:00Z">
        <w:r>
          <w:t xml:space="preserve"> </w:t>
        </w:r>
      </w:ins>
      <w:ins w:id="5881" w:author="PR Preview" w:date="2026-01-01T00:00:00Z">
        <w:r>
          <w:t xml:space="preserve">the gradient is</w:t>
        </w:r>
      </w:ins>
      <w:ins w:id="5882" w:author="PR Preview" w:date="2026-01-01T00:00:00Z">
        <w:r>
          <w:t xml:space="preserve"> </w:t>
        </w:r>
      </w:ins>
      <w:ins w:id="5883" w:author="PR Preview" w:date="2026-01-01T00:00:00Z">
        <w:r>
          <w:t xml:space="preserve">$\mathbf{S} \mathord{\smash[b]{\underset{\raise.3ex\hbox{$\scriptstyle\sim$}}{x}}\vphantom{x}}^{(0)} = {(3, 3)}^{\top}$</w:t>
        </w:r>
      </w:ins>
      <w:ins w:id="5884" w:author="PR Preview" w:date="2026-01-01T00:00:00Z">
        <w:r>
          <w:t xml:space="preserve">,</w:t>
        </w:r>
      </w:ins>
      <w:ins w:id="5885" w:author="PR Preview" w:date="2026-01-01T00:00:00Z">
        <w:r>
          <w:t xml:space="preserve"> </w:t>
        </w:r>
      </w:ins>
      <w:ins w:id="5886" w:author="PR Preview" w:date="2026-01-01T00:00:00Z">
        <w:r>
          <w:t xml:space="preserve">and</w:t>
        </w:r>
      </w:ins>
      <w:ins w:id="588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ins w:id="5888" w:author="PR Preview" w:date="2026-01-01T00:00:00Z">
        <w:r>
          <w:t xml:space="preserve">, so the Newton step is</w:t>
        </w:r>
      </w:ins>
      <w:ins w:id="588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890" w:author="PR Preview" w:date="2026-01-01T00:00:00Z">
        <w:r>
          <w:t xml:space="preserve"> </w:t>
        </w:r>
      </w:ins>
      <w:ins w:id="5891" w:author="PR Preview" w:date="2026-01-01T00:00:00Z">
        <w:r>
          <w:t xml:space="preserve">and</w:t>
        </w:r>
      </w:ins>
    </w:p>
    <w:p>
      <w:pPr>
        <w:pStyle w:val="BodyText"/>
      </w:pPr>
      <w:ins w:id="5892" w:author="PR Preview" w:date="2026-01-01T00:00:00Z">
        <w:r>
  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  </w:r>
      </w:ins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del w:id="5893" w:author="PR Preview" w:date="2026-01-01T00:00:00Z">
        <w:r>
          <w:rPr>
            <w:b/>
            <w:bCs/>
          </w:rPr>
          <w:delText xml:space="preserve">Definition 26 (Gradient descent)</w:delText>
        </w:r>
      </w:del>
      <w:del w:id="5894" w:author="PR Preview" w:date="2026-01-01T00:00:00Z">
        <w:r>
          <w:delText xml:space="preserve"> </w:delText>
        </w:r>
      </w:del>
      <w:del w:id="5895" w:author="PR Preview" w:date="2026-01-01T00:00:00Z">
        <w:r>
          <w:delText xml:space="preserve">Let</w:delText>
        </w:r>
      </w:del>
      <w:del w:id="589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897" w:author="PR Preview" w:date="2026-01-01T00:00:00Z">
        <w:r>
          <w:delText xml:space="preserve"> </w:delText>
        </w:r>
      </w:del>
      <w:del w:id="5898" w:author="PR Preview" w:date="2026-01-01T00:00:00Z">
        <w:r>
          <w:delText xml:space="preserve">have first partial derivatives,</w:delText>
        </w:r>
      </w:del>
      <w:del w:id="5899" w:author="PR Preview" w:date="2026-01-01T00:00:00Z">
        <w:r>
          <w:delText xml:space="preserve"> </w:delText>
        </w:r>
      </w:del>
      <w:del w:id="5900" w:author="PR Preview" w:date="2026-01-01T00:00:00Z">
        <w:r>
          <w:delText xml:space="preserve">let</w:delText>
        </w:r>
      </w:del>
      <w:del w:id="590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del w:id="5902" w:author="PR Preview" w:date="2026-01-01T00:00:00Z">
        <w:r>
          <w:delText xml:space="preserve"> </w:delText>
        </w:r>
      </w:del>
      <w:del w:id="5903" w:author="PR Preview" w:date="2026-01-01T00:00:00Z">
        <w:r>
          <w:delText xml:space="preserve">be a starting point,</w:delText>
        </w:r>
      </w:del>
      <w:del w:id="5904" w:author="PR Preview" w:date="2026-01-01T00:00:00Z">
        <w:r>
          <w:delText xml:space="preserve"> </w:delText>
        </w:r>
      </w:del>
      <w:del w:id="5905" w:author="PR Preview" w:date="2026-01-01T00:00:00Z">
        <w:r>
          <w:delText xml:space="preserve">and let</w:delText>
        </w:r>
      </w:del>
      <w:del w:id="5906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907" w:author="PR Preview" w:date="2026-01-01T00:00:00Z">
        <w:r>
          <w:delText xml:space="preserve"> </w:delText>
        </w:r>
      </w:del>
      <w:del w:id="5908" w:author="PR Preview" w:date="2026-01-01T00:00:00Z">
        <w:r>
          <w:delText xml:space="preserve">be positive</w:delText>
        </w:r>
      </w:del>
      <w:del w:id="5909" w:author="PR Preview" w:date="2026-01-01T00:00:00Z">
        <w:r>
          <w:delText xml:space="preserve"> </w:delText>
        </w:r>
      </w:del>
      <w:del w:id="5910" w:author="PR Preview" w:date="2026-01-01T00:00:00Z">
        <w:r>
          <w:rPr>
            <w:b/>
            <w:bCs/>
          </w:rPr>
          <w:delText xml:space="preserve">step lengths</w:delText>
        </w:r>
      </w:del>
      <w:del w:id="5911" w:author="PR Preview" w:date="2026-01-01T00:00:00Z">
        <w:r>
          <w:delText xml:space="preserve">.</w:delText>
        </w:r>
      </w:del>
      <w:del w:id="5912" w:author="PR Preview" w:date="2026-01-01T00:00:00Z">
        <w:r>
          <w:delText xml:space="preserve"> </w:delText>
        </w:r>
      </w:del>
      <w:del w:id="5913" w:author="PR Preview" w:date="2026-01-01T00:00:00Z">
        <w:r>
          <w:rPr>
            <w:b/>
            <w:bCs/>
          </w:rPr>
          <w:delText xml:space="preserve">Gradient descent</w:delText>
        </w:r>
      </w:del>
      <w:del w:id="5914" w:author="PR Preview" w:date="2026-01-01T00:00:00Z">
        <w:r>
          <w:delText xml:space="preserve"> </w:delText>
        </w:r>
      </w:del>
      <w:del w:id="5915" w:author="PR Preview" w:date="2026-01-01T00:00:00Z">
        <w:r>
          <w:delText xml:space="preserve">computes, for</w:delText>
        </w:r>
      </w:del>
      <w:del w:id="591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91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5918" w:author="PR Preview" w:date="2026-01-01T00:00:00Z">
        <w:r>
          <w:rPr>
            <w:b/>
            <w:bCs/>
          </w:rPr>
          <w:t xml:space="preserve">Definition 26 (Gradient descent)</w:t>
        </w:r>
      </w:ins>
      <w:ins w:id="5919" w:author="PR Preview" w:date="2026-01-01T00:00:00Z">
        <w:r>
          <w:t xml:space="preserve"> </w:t>
        </w:r>
      </w:ins>
      <w:ins w:id="5920" w:author="PR Preview" w:date="2026-01-01T00:00:00Z">
        <w:r>
          <w:t xml:space="preserve">Let</w:t>
        </w:r>
      </w:ins>
      <w:ins w:id="59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922" w:author="PR Preview" w:date="2026-01-01T00:00:00Z">
        <w:r>
          <w:t xml:space="preserve"> </w:t>
        </w:r>
      </w:ins>
      <w:ins w:id="5923" w:author="PR Preview" w:date="2026-01-01T00:00:00Z">
        <w:r>
          <w:t xml:space="preserve">have first partial derivatives,</w:t>
        </w:r>
      </w:ins>
      <w:ins w:id="5924" w:author="PR Preview" w:date="2026-01-01T00:00:00Z">
        <w:r>
          <w:t xml:space="preserve"> </w:t>
        </w:r>
      </w:ins>
      <w:ins w:id="5925" w:author="PR Preview" w:date="2026-01-01T00:00:00Z">
        <w:r>
          <w:t xml:space="preserve">let</w:t>
        </w:r>
      </w:ins>
      <w:ins w:id="5926" w:author="PR Preview" w:date="2026-01-01T00:00:00Z">
        <w:r>
          <w:t xml:space="preserve"> </w:t>
        </w:r>
      </w:ins>
      <w:ins w:id="5927" w:author="PR Preview" w:date="2026-01-01T00:00:00Z">
        <w:r>
          <w:t xml:space="preserve">$\mathord{\smash[b]{\underset{\raise.3ex\hbox{$\scriptstyle\sim$}}{x}}\vphantom{x}}^{(0)}$</w:t>
        </w:r>
      </w:ins>
      <w:ins w:id="5928" w:author="PR Preview" w:date="2026-01-01T00:00:00Z">
        <w:r>
          <w:t xml:space="preserve"> </w:t>
        </w:r>
      </w:ins>
      <w:ins w:id="5929" w:author="PR Preview" w:date="2026-01-01T00:00:00Z">
        <w:r>
          <w:t xml:space="preserve">be a starting point,</w:t>
        </w:r>
      </w:ins>
      <w:ins w:id="5930" w:author="PR Preview" w:date="2026-01-01T00:00:00Z">
        <w:r>
          <w:t xml:space="preserve"> </w:t>
        </w:r>
      </w:ins>
      <w:ins w:id="5931" w:author="PR Preview" w:date="2026-01-01T00:00:00Z">
        <w:r>
          <w:t xml:space="preserve">and let</w:t>
        </w:r>
      </w:ins>
      <w:ins w:id="5932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933" w:author="PR Preview" w:date="2026-01-01T00:00:00Z">
        <w:r>
          <w:t xml:space="preserve"> </w:t>
        </w:r>
      </w:ins>
      <w:ins w:id="5934" w:author="PR Preview" w:date="2026-01-01T00:00:00Z">
        <w:r>
          <w:t xml:space="preserve">be positive</w:t>
        </w:r>
      </w:ins>
      <w:ins w:id="5935" w:author="PR Preview" w:date="2026-01-01T00:00:00Z">
        <w:r>
          <w:t xml:space="preserve"> </w:t>
        </w:r>
      </w:ins>
      <w:ins w:id="5936" w:author="PR Preview" w:date="2026-01-01T00:00:00Z">
        <w:r>
          <w:rPr>
            <w:b/>
            <w:bCs/>
          </w:rPr>
          <w:t xml:space="preserve">step lengths</w:t>
        </w:r>
      </w:ins>
      <w:ins w:id="5937" w:author="PR Preview" w:date="2026-01-01T00:00:00Z">
        <w:r>
          <w:t xml:space="preserve">.</w:t>
        </w:r>
      </w:ins>
      <w:ins w:id="5938" w:author="PR Preview" w:date="2026-01-01T00:00:00Z">
        <w:r>
          <w:t xml:space="preserve"> </w:t>
        </w:r>
      </w:ins>
      <w:ins w:id="5939" w:author="PR Preview" w:date="2026-01-01T00:00:00Z">
        <w:r>
          <w:rPr>
            <w:b/>
            <w:bCs/>
          </w:rPr>
          <w:t xml:space="preserve">Gradient descent</w:t>
        </w:r>
      </w:ins>
      <w:ins w:id="5940" w:author="PR Preview" w:date="2026-01-01T00:00:00Z">
        <w:r>
          <w:t xml:space="preserve"> </w:t>
        </w:r>
      </w:ins>
      <w:ins w:id="5941" w:author="PR Preview" w:date="2026-01-01T00:00:00Z">
        <w:r>
          <w:t xml:space="preserve">computes, for</w:t>
        </w:r>
      </w:ins>
      <w:ins w:id="594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943" w:author="PR Preview" w:date="2026-01-01T00:00:00Z">
        <w:r>
          <w:t xml:space="preserve">,</w:t>
        </w:r>
      </w:ins>
    </w:p>
    <w:p>
      <w:pPr>
        <w:pStyle w:val="BodyText"/>
      </w:pPr>
      <w:ins w:id="5944" w:author="PR Preview" w:date="2026-01-01T00:00:00Z">
        <w:r>
  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  </w:r>
      </w:ins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del w:id="5945" w:author="PR Preview" w:date="2026-01-01T00:00:00Z">
        <w:r>
          <w:rPr>
            <w:b/>
            <w:bCs/>
          </w:rPr>
          <w:delText xml:space="preserve">Definition 27 (Line search)</w:delText>
        </w:r>
      </w:del>
      <w:del w:id="5946" w:author="PR Preview" w:date="2026-01-01T00:00:00Z">
        <w:r>
          <w:delText xml:space="preserve"> </w:delText>
        </w:r>
      </w:del>
      <w:del w:id="5947" w:author="PR Preview" w:date="2026-01-01T00:00:00Z">
        <w:r>
          <w:delText xml:space="preserve">In gradient descent (</w:delText>
        </w:r>
      </w:del>
      <w:hyperlink w:anchor="def-gradient-descent">
        <w:del w:id="5948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5949" w:author="PR Preview" w:date="2026-01-01T00:00:00Z">
        <w:r>
          <w:delText xml:space="preserve">),</w:delText>
        </w:r>
      </w:del>
      <w:del w:id="5950" w:author="PR Preview" w:date="2026-01-01T00:00:00Z">
        <w:r>
          <w:delText xml:space="preserve"> </w:delText>
        </w:r>
      </w:del>
      <w:del w:id="5951" w:author="PR Preview" w:date="2026-01-01T00:00:00Z">
        <w:r>
          <w:delText xml:space="preserve">a</w:delText>
        </w:r>
      </w:del>
      <w:del w:id="5952" w:author="PR Preview" w:date="2026-01-01T00:00:00Z">
        <w:r>
          <w:delText xml:space="preserve"> </w:delText>
        </w:r>
      </w:del>
      <w:del w:id="5953" w:author="PR Preview" w:date="2026-01-01T00:00:00Z">
        <w:r>
          <w:rPr>
            <w:b/>
            <w:bCs/>
          </w:rPr>
          <w:delText xml:space="preserve">line search</w:delText>
        </w:r>
      </w:del>
      <w:del w:id="5954" w:author="PR Preview" w:date="2026-01-01T00:00:00Z">
        <w:r>
          <w:delText xml:space="preserve"> </w:delText>
        </w:r>
      </w:del>
      <w:del w:id="5955" w:author="PR Preview" w:date="2026-01-01T00:00:00Z">
        <w:r>
          <w:delText xml:space="preserve">is a rule that chooses the step length</w:delText>
        </w:r>
      </w:del>
      <w:del w:id="5956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957" w:author="PR Preview" w:date="2026-01-01T00:00:00Z">
        <w:r>
          <w:delText xml:space="preserve"> </w:delText>
        </w:r>
      </w:del>
      <w:del w:id="5958" w:author="PR Preview" w:date="2026-01-01T00:00:00Z">
        <w:r>
          <w:delText xml:space="preserve">by examining the values of</w:delText>
        </w:r>
      </w:del>
      <w:del w:id="5959" w:author="PR Preview" w:date="2026-01-01T00:00:00Z">
        <w:r>
          <w:delText xml:space="preserve"> </w:delText>
        </w:r>
      </w:del>
      <m:oMath>
        <m:r>
          <m:t>f</m:t>
        </m:r>
      </m:oMath>
      <w:del w:id="5960" w:author="PR Preview" w:date="2026-01-01T00:00:00Z">
        <w:r>
          <w:delText xml:space="preserve"> </w:delText>
        </w:r>
      </w:del>
      <w:del w:id="5961" w:author="PR Preview" w:date="2026-01-01T00:00:00Z">
        <w:r>
          <w:delText xml:space="preserve">along the line</w:delText>
        </w:r>
      </w:del>
      <w:del w:id="596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del w:id="5963" w:author="PR Preview" w:date="2026-01-01T00:00:00Z">
        <w:r>
          <w:delText xml:space="preserve">.</w:delText>
        </w:r>
      </w:del>
    </w:p>
    <w:p>
      <w:pPr>
        <w:pStyle w:val="BodyText"/>
      </w:pPr>
      <w:del w:id="5964" w:author="PR Preview" w:date="2026-01-01T00:00:00Z">
        <w:r>
          <w:rPr>
            <w:b/>
            <w:bCs/>
          </w:rPr>
          <w:delText xml:space="preserve">Definition 28 (Exact line search)</w:delText>
        </w:r>
      </w:del>
      <w:del w:id="5965" w:author="PR Preview" w:date="2026-01-01T00:00:00Z">
        <w:r>
          <w:delText xml:space="preserve"> </w:delText>
        </w:r>
      </w:del>
      <w:del w:id="5966" w:author="PR Preview" w:date="2026-01-01T00:00:00Z">
        <w:r>
          <w:rPr>
            <w:b/>
            <w:bCs/>
          </w:rPr>
          <w:delText xml:space="preserve">Exact line search</w:delText>
        </w:r>
      </w:del>
      <w:del w:id="5967" w:author="PR Preview" w:date="2026-01-01T00:00:00Z">
        <w:r>
          <w:delText xml:space="preserve"> </w:delText>
        </w:r>
      </w:del>
      <w:del w:id="5968" w:author="PR Preview" w:date="2026-01-01T00:00:00Z">
        <w:r>
          <w:delText xml:space="preserve">is the line search (</w:delText>
        </w:r>
      </w:del>
      <w:hyperlink w:anchor="def-line-search">
        <w:del w:id="5969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5970" w:author="PR Preview" w:date="2026-01-01T00:00:00Z">
        <w:r>
          <w:delText xml:space="preserve">) that chooses</w:delText>
        </w:r>
      </w:del>
      <w:del w:id="5971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5972" w:author="PR Preview" w:date="2026-01-01T00:00:00Z">
        <w:r>
          <w:delText xml:space="preserve"> </w:delText>
        </w:r>
      </w:del>
      <w:del w:id="5973" w:author="PR Preview" w:date="2026-01-01T00:00:00Z">
        <w:r>
          <w:delText xml:space="preserve">to minimize</w:delText>
        </w:r>
      </w:del>
      <w:del w:id="59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del w:id="5975" w:author="PR Preview" w:date="2026-01-01T00:00:00Z">
        <w:r>
          <w:delText xml:space="preserve"> </w:delText>
        </w:r>
      </w:del>
      <w:del w:id="5976" w:author="PR Preview" w:date="2026-01-01T00:00:00Z">
        <w:r>
          <w:delText xml:space="preserve">over</w:delText>
        </w:r>
      </w:del>
      <w:del w:id="597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5978" w:author="PR Preview" w:date="2026-01-01T00:00:00Z">
        <w:r>
          <w:delText xml:space="preserve">.</w:delText>
        </w:r>
      </w:del>
    </w:p>
    <w:p>
      <w:pPr>
        <w:pStyle w:val="BodyText"/>
      </w:pPr>
      <w:ins w:id="5979" w:author="PR Preview" w:date="2026-01-01T00:00:00Z">
        <w:r>
          <w:rPr>
            <w:b/>
            <w:bCs/>
          </w:rPr>
          <w:t xml:space="preserve">Definition 27 (Line search)</w:t>
        </w:r>
      </w:ins>
      <w:ins w:id="5980" w:author="PR Preview" w:date="2026-01-01T00:00:00Z">
        <w:r>
          <w:t xml:space="preserve"> </w:t>
        </w:r>
      </w:ins>
      <w:ins w:id="5981" w:author="PR Preview" w:date="2026-01-01T00:00:00Z">
        <w:r>
          <w:t xml:space="preserve">In gradient descent (</w:t>
        </w:r>
      </w:ins>
      <w:hyperlink w:anchor="def-gradient-descent">
        <w:ins w:id="5982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5983" w:author="PR Preview" w:date="2026-01-01T00:00:00Z">
        <w:r>
          <w:t xml:space="preserve">),</w:t>
        </w:r>
      </w:ins>
      <w:ins w:id="5984" w:author="PR Preview" w:date="2026-01-01T00:00:00Z">
        <w:r>
          <w:t xml:space="preserve"> </w:t>
        </w:r>
      </w:ins>
      <w:ins w:id="5985" w:author="PR Preview" w:date="2026-01-01T00:00:00Z">
        <w:r>
          <w:t xml:space="preserve">a</w:t>
        </w:r>
      </w:ins>
      <w:ins w:id="5986" w:author="PR Preview" w:date="2026-01-01T00:00:00Z">
        <w:r>
          <w:t xml:space="preserve"> </w:t>
        </w:r>
      </w:ins>
      <w:ins w:id="5987" w:author="PR Preview" w:date="2026-01-01T00:00:00Z">
        <w:r>
          <w:rPr>
            <w:b/>
            <w:bCs/>
          </w:rPr>
          <w:t xml:space="preserve">line search</w:t>
        </w:r>
      </w:ins>
      <w:ins w:id="5988" w:author="PR Preview" w:date="2026-01-01T00:00:00Z">
        <w:r>
          <w:t xml:space="preserve"> </w:t>
        </w:r>
      </w:ins>
      <w:ins w:id="5989" w:author="PR Preview" w:date="2026-01-01T00:00:00Z">
        <w:r>
          <w:t xml:space="preserve">is a rule that chooses the step length</w:t>
        </w:r>
      </w:ins>
      <w:ins w:id="5990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5991" w:author="PR Preview" w:date="2026-01-01T00:00:00Z">
        <w:r>
          <w:t xml:space="preserve"> </w:t>
        </w:r>
      </w:ins>
      <w:ins w:id="5992" w:author="PR Preview" w:date="2026-01-01T00:00:00Z">
        <w:r>
          <w:t xml:space="preserve">by examining the values of</w:t>
        </w:r>
      </w:ins>
      <w:ins w:id="5993" w:author="PR Preview" w:date="2026-01-01T00:00:00Z">
        <w:r>
          <w:t xml:space="preserve"> </w:t>
        </w:r>
      </w:ins>
      <m:oMath>
        <m:r>
          <m:t>f</m:t>
        </m:r>
      </m:oMath>
      <w:ins w:id="5994" w:author="PR Preview" w:date="2026-01-01T00:00:00Z">
        <w:r>
          <w:t xml:space="preserve"> </w:t>
        </w:r>
      </w:ins>
      <w:ins w:id="5995" w:author="PR Preview" w:date="2026-01-01T00:00:00Z">
        <w:r>
          <w:t xml:space="preserve">along the line</w:t>
        </w:r>
      </w:ins>
      <w:ins w:id="5996" w:author="PR Preview" w:date="2026-01-01T00:00:00Z">
        <w:r>
          <w:t xml:space="preserve"> </w:t>
        </w:r>
      </w:ins>
      <w:ins w:id="5997" w:author="PR Preview" w:date="2026-01-01T00:00:00Z">
        <w:r>
  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  </w:r>
      </w:ins>
      <w:ins w:id="5998" w:author="PR Preview" w:date="2026-01-01T00:00:00Z">
        <w:r>
          <w:t xml:space="preserve">.</w:t>
        </w:r>
      </w:ins>
    </w:p>
    <w:bookmarkEnd w:id="166"/>
    <w:bookmarkStart w:id="167" w:name="def-exact-line-search"/>
    <w:p>
      <w:pPr>
        <w:pStyle w:val="BodyText"/>
      </w:pPr>
      <w:ins w:id="5999" w:author="PR Preview" w:date="2026-01-01T00:00:00Z">
        <w:r>
          <w:rPr>
            <w:b/>
            <w:bCs/>
          </w:rPr>
          <w:t xml:space="preserve">Definition 28 (Exact line search)</w:t>
        </w:r>
      </w:ins>
      <w:ins w:id="6000" w:author="PR Preview" w:date="2026-01-01T00:00:00Z">
        <w:r>
          <w:t xml:space="preserve"> </w:t>
        </w:r>
      </w:ins>
      <w:ins w:id="6001" w:author="PR Preview" w:date="2026-01-01T00:00:00Z">
        <w:r>
          <w:rPr>
            <w:b/>
            <w:bCs/>
          </w:rPr>
          <w:t xml:space="preserve">Exact line search</w:t>
        </w:r>
      </w:ins>
      <w:ins w:id="6002" w:author="PR Preview" w:date="2026-01-01T00:00:00Z">
        <w:r>
          <w:t xml:space="preserve"> </w:t>
        </w:r>
      </w:ins>
      <w:ins w:id="6003" w:author="PR Preview" w:date="2026-01-01T00:00:00Z">
        <w:r>
          <w:t xml:space="preserve">is the line search (</w:t>
        </w:r>
      </w:ins>
      <w:hyperlink w:anchor="def-line-search">
        <w:ins w:id="6004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6005" w:author="PR Preview" w:date="2026-01-01T00:00:00Z">
        <w:r>
          <w:t xml:space="preserve">) that chooses</w:t>
        </w:r>
      </w:ins>
      <w:ins w:id="6006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6007" w:author="PR Preview" w:date="2026-01-01T00:00:00Z">
        <w:r>
          <w:t xml:space="preserve"> </w:t>
        </w:r>
      </w:ins>
      <w:ins w:id="6008" w:author="PR Preview" w:date="2026-01-01T00:00:00Z">
        <w:r>
          <w:t xml:space="preserve">to minimize</w:t>
        </w:r>
      </w:ins>
      <w:ins w:id="6009" w:author="PR Preview" w:date="2026-01-01T00:00:00Z">
        <w:r>
          <w:t xml:space="preserve"> </w:t>
        </w:r>
      </w:ins>
      <w:ins w:id="6010" w:author="PR Preview" w:date="2026-01-01T00:00:00Z">
        <w:r>
  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  </w:r>
      </w:ins>
      <w:ins w:id="6011" w:author="PR Preview" w:date="2026-01-01T00:00:00Z">
        <w:r>
          <w:t xml:space="preserve"> </w:t>
        </w:r>
      </w:ins>
      <w:ins w:id="6012" w:author="PR Preview" w:date="2026-01-01T00:00:00Z">
        <w:r>
          <w:t xml:space="preserve">over</w:t>
        </w:r>
      </w:ins>
      <w:ins w:id="601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6014" w:author="PR Preview" w:date="2026-01-01T00:00:00Z">
        <w:r>
          <w:t xml:space="preserve">.</w:t>
        </w:r>
      </w:ins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del w:id="6015" w:author="PR Preview" w:date="2026-01-01T00:00:00Z">
        <w:r>
          <w:rPr>
            <w:b/>
            <w:bCs/>
          </w:rPr>
          <w:delText xml:space="preserve">Definition 29 (Descent direction)</w:delText>
        </w:r>
      </w:del>
      <w:del w:id="6016" w:author="PR Preview" w:date="2026-01-01T00:00:00Z">
        <w:r>
          <w:delText xml:space="preserve"> </w:delText>
        </w:r>
      </w:del>
      <w:del w:id="6017" w:author="PR Preview" w:date="2026-01-01T00:00:00Z">
        <w:r>
          <w:delText xml:space="preserve">Let</w:delText>
        </w:r>
      </w:del>
      <w:del w:id="60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019" w:author="PR Preview" w:date="2026-01-01T00:00:00Z">
        <w:r>
          <w:delText xml:space="preserve"> </w:delText>
        </w:r>
      </w:del>
      <w:del w:id="6020" w:author="PR Preview" w:date="2026-01-01T00:00:00Z">
        <w:r>
          <w:delText xml:space="preserve">have a gradient</w:delText>
        </w:r>
      </w:del>
      <w:del w:id="6021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022" w:author="PR Preview" w:date="2026-01-01T00:00:00Z">
        <w:r>
          <w:delText xml:space="preserve"> </w:delText>
        </w:r>
      </w:del>
      <w:del w:id="6023" w:author="PR Preview" w:date="2026-01-01T00:00:00Z">
        <w:r>
          <w:delText xml:space="preserve">at</w:delText>
        </w:r>
      </w:del>
      <w:del w:id="602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25" w:author="PR Preview" w:date="2026-01-01T00:00:00Z">
        <w:r>
          <w:delText xml:space="preserve">.</w:delText>
        </w:r>
      </w:del>
      <w:del w:id="6026" w:author="PR Preview" w:date="2026-01-01T00:00:00Z">
        <w:r>
          <w:delText xml:space="preserve"> </w:delText>
        </w:r>
      </w:del>
      <w:del w:id="6027" w:author="PR Preview" w:date="2026-01-01T00:00:00Z">
        <w:r>
          <w:delText xml:space="preserve">A direction</w:delText>
        </w:r>
      </w:del>
      <w:del w:id="6028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29" w:author="PR Preview" w:date="2026-01-01T00:00:00Z">
        <w:r>
          <w:delText xml:space="preserve"> </w:delText>
        </w:r>
      </w:del>
      <w:del w:id="6030" w:author="PR Preview" w:date="2026-01-01T00:00:00Z">
        <w:r>
          <w:delText xml:space="preserve">(</w:delText>
        </w:r>
      </w:del>
      <w:hyperlink r:id="rId169">
        <w:del w:id="6031" w:author="PR Preview" w:date="2026-01-01T00:00:00Z">
          <w:r>
            <w:rPr>
              <w:rStyle w:val="Hyperlink"/>
            </w:rPr>
            <w:delText xml:space="preserve">direction</w:delText>
          </w:r>
        </w:del>
      </w:hyperlink>
      <w:del w:id="6032" w:author="PR Preview" w:date="2026-01-01T00:00:00Z">
        <w:r>
          <w:delText xml:space="preserve">) is a</w:delText>
        </w:r>
      </w:del>
      <w:del w:id="6033" w:author="PR Preview" w:date="2026-01-01T00:00:00Z">
        <w:r>
          <w:delText xml:space="preserve"> </w:delText>
        </w:r>
      </w:del>
      <w:del w:id="6034" w:author="PR Preview" w:date="2026-01-01T00:00:00Z">
        <w:r>
          <w:rPr>
            <w:b/>
            <w:bCs/>
          </w:rPr>
          <w:delText xml:space="preserve">descent direction</w:delText>
        </w:r>
      </w:del>
      <w:del w:id="6035" w:author="PR Preview" w:date="2026-01-01T00:00:00Z">
        <w:r>
          <w:delText xml:space="preserve"> </w:delText>
        </w:r>
      </w:del>
      <w:del w:id="6036" w:author="PR Preview" w:date="2026-01-01T00:00:00Z">
        <w:r>
          <w:delText xml:space="preserve">for</w:delText>
        </w:r>
      </w:del>
      <w:del w:id="6037" w:author="PR Preview" w:date="2026-01-01T00:00:00Z">
        <w:r>
          <w:delText xml:space="preserve"> </w:delText>
        </w:r>
      </w:del>
      <m:oMath>
        <m:r>
          <m:t>f</m:t>
        </m:r>
      </m:oMath>
      <w:del w:id="6038" w:author="PR Preview" w:date="2026-01-01T00:00:00Z">
        <w:r>
          <w:delText xml:space="preserve"> </w:delText>
        </w:r>
      </w:del>
      <w:del w:id="6039" w:author="PR Preview" w:date="2026-01-01T00:00:00Z">
        <w:r>
          <w:delText xml:space="preserve">at</w:delText>
        </w:r>
      </w:del>
      <w:del w:id="604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41" w:author="PR Preview" w:date="2026-01-01T00:00:00Z">
        <w:r>
          <w:delText xml:space="preserve"> </w:delText>
        </w:r>
      </w:del>
      <w:del w:id="6042" w:author="PR Preview" w:date="2026-01-01T00:00:00Z">
        <w:r>
          <w:delText xml:space="preserve">if</w:delText>
        </w:r>
      </w:del>
      <w:del w:id="6043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del w:id="6044" w:author="PR Preview" w:date="2026-01-01T00:00:00Z">
        <w:r>
          <w:delText xml:space="preserve">.</w:delText>
        </w:r>
      </w:del>
      <w:del w:id="6045" w:author="PR Preview" w:date="2026-01-01T00:00:00Z">
        <w:r>
          <w:delText xml:space="preserve"> </w:delText>
        </w:r>
      </w:del>
      <w:del w:id="6046" w:author="PR Preview" w:date="2026-01-01T00:00:00Z">
        <w:r>
          <w:delText xml:space="preserve">When</w:delText>
        </w:r>
      </w:del>
      <w:del w:id="6047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6048" w:author="PR Preview" w:date="2026-01-01T00:00:00Z">
        <w:r>
          <w:delText xml:space="preserve">,</w:delText>
        </w:r>
      </w:del>
      <w:del w:id="604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50" w:author="PR Preview" w:date="2026-01-01T00:00:00Z">
        <w:r>
          <w:delText xml:space="preserve"> </w:delText>
        </w:r>
      </w:del>
      <w:del w:id="6051" w:author="PR Preview" w:date="2026-01-01T00:00:00Z">
        <w:r>
          <w:delText xml:space="preserve">is a descent direction,</w:delText>
        </w:r>
      </w:del>
      <w:del w:id="6052" w:author="PR Preview" w:date="2026-01-01T00:00:00Z">
        <w:r>
          <w:delText xml:space="preserve"> </w:delText>
        </w:r>
      </w:del>
      <w:del w:id="6053" w:author="PR Preview" w:date="2026-01-01T00:00:00Z">
        <w:r>
          <w:delText xml:space="preserve">since</w:delText>
        </w:r>
      </w:del>
      <w:del w:id="6054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del w:id="6055" w:author="PR Preview" w:date="2026-01-01T00:00:00Z">
        <w:r>
          <w:delText xml:space="preserve">.</w:delText>
        </w:r>
      </w:del>
    </w:p>
    <w:p>
      <w:pPr>
        <w:pStyle w:val="BodyText"/>
      </w:pPr>
      <w:del w:id="6056" w:author="PR Preview" w:date="2026-01-01T00:00:00Z">
        <w:r>
          <w:rPr>
            <w:b/>
            <w:bCs/>
          </w:rPr>
          <w:delText xml:space="preserve">Example 42 (Descent directions for</w:delText>
        </w:r>
      </w:del>
      <w:del w:id="6057" w:author="PR Preview" w:date="2026-01-01T00:00:00Z">
        <w:r>
          <w:rPr>
            <w:b/>
            <w:bCs/>
          </w:rP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6058" w:author="PR Preview" w:date="2026-01-01T00:00:00Z">
        <w:r>
          <w:rPr>
            <w:b/>
            <w:bCs/>
          </w:rPr>
          <w:delText xml:space="preserve"> </w:delText>
        </w:r>
      </w:del>
      <w:del w:id="6059" w:author="PR Preview" w:date="2026-01-01T00:00:00Z">
        <w:r>
          <w:rPr>
            <w:b/>
            <w:bCs/>
          </w:rPr>
          <w:delText xml:space="preserve">at</w:delText>
        </w:r>
      </w:del>
      <w:del w:id="606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061" w:author="PR Preview" w:date="2026-01-01T00:00:00Z">
        <w:r>
          <w:rPr>
            <w:b/>
            <w:bCs/>
          </w:rPr>
          <w:delText xml:space="preserve">)</w:delText>
        </w:r>
      </w:del>
      <w:del w:id="6062" w:author="PR Preview" w:date="2026-01-01T00:00:00Z">
        <w:r>
          <w:delText xml:space="preserve"> </w:delText>
        </w:r>
      </w:del>
      <w:del w:id="6063" w:author="PR Preview" w:date="2026-01-01T00:00:00Z">
        <w:r>
          <w:delText xml:space="preserve">Let</w:delText>
        </w:r>
      </w:del>
      <w:del w:id="60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del w:id="6065" w:author="PR Preview" w:date="2026-01-01T00:00:00Z">
        <w:r>
          <w:delText xml:space="preserve"> </w:delText>
        </w:r>
      </w:del>
      <w:del w:id="6066" w:author="PR Preview" w:date="2026-01-01T00:00:00Z">
        <w:r>
          <w:delText xml:space="preserve">and</w:delText>
        </w:r>
      </w:del>
      <w:del w:id="60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068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069" w:author="PR Preview" w:date="2026-01-01T00:00:00Z">
        <w:r>
          <w:delText xml:space="preserve"> </w:delText>
        </w:r>
      </w:del>
      <w:del w:id="6070" w:author="PR Preview" w:date="2026-01-01T00:00:00Z">
        <w:r>
          <w:delText xml:space="preserve">is a descent direction: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071" w:author="PR Preview" w:date="2026-01-01T00:00:00Z">
        <w:r>
          <w:delText xml:space="preserve"> </w:delText>
        </w:r>
      </w:del>
      <w:del w:id="6072" w:author="PR Preview" w:date="2026-01-01T00:00:00Z">
        <w:r>
          <w:delText xml:space="preserve">is not:</w:delText>
        </w:r>
      </w:del>
      <w:del w:id="6073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6074" w:author="PR Preview" w:date="2026-01-01T00:00:00Z">
        <w:r>
          <w:delText xml:space="preserve">.</w:delText>
        </w:r>
      </w:del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075" w:author="PR Preview" w:date="2026-01-01T00:00:00Z">
        <w:r>
          <w:delText xml:space="preserve"> </w:delText>
        </w:r>
      </w:del>
      <w:del w:id="6076" w:author="PR Preview" w:date="2026-01-01T00:00:00Z">
        <w:r>
          <w:delText xml:space="preserve">is:</w:delText>
        </w:r>
      </w:del>
      <w:del w:id="6077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del w:id="6078" w:author="PR Preview" w:date="2026-01-01T00:00:00Z">
        <w:r>
          <w:delText xml:space="preserve">.</w:delText>
        </w:r>
      </w:del>
    </w:p>
    <w:p>
      <w:pPr>
        <w:pStyle w:val="FirstParagraph"/>
      </w:pPr>
      <w:del w:id="6079" w:author="PR Preview" w:date="2026-01-01T00:00:00Z">
        <w:r>
          <w:rPr>
            <w:b/>
            <w:bCs/>
          </w:rPr>
          <w:delText xml:space="preserve">Theorem 14 (A short enough step downhill decreases the function)</w:delText>
        </w:r>
      </w:del>
      <w:del w:id="6080" w:author="PR Preview" w:date="2026-01-01T00:00:00Z">
        <w:r>
          <w:delText xml:space="preserve"> </w:delText>
        </w:r>
      </w:del>
      <w:del w:id="6081" w:author="PR Preview" w:date="2026-01-01T00:00:00Z">
        <w:r>
          <w:delText xml:space="preserve">Let</w:delText>
        </w:r>
      </w:del>
      <w:del w:id="60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6083" w:author="PR Preview" w:date="2026-01-01T00:00:00Z">
        <w:r>
          <w:delText xml:space="preserve"> </w:delText>
        </w:r>
      </w:del>
      <w:del w:id="6084" w:author="PR Preview" w:date="2026-01-01T00:00:00Z">
        <w:r>
          <w:delText xml:space="preserve">have first partial derivatives</w:delText>
        </w:r>
      </w:del>
      <w:del w:id="6085" w:author="PR Preview" w:date="2026-01-01T00:00:00Z">
        <w:r>
          <w:delText xml:space="preserve"> </w:delText>
        </w:r>
      </w:del>
      <w:del w:id="6086" w:author="PR Preview" w:date="2026-01-01T00:00:00Z">
        <w:r>
          <w:delText xml:space="preserve">that are continuous on</w:delText>
        </w:r>
      </w:del>
      <w:del w:id="608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88" w:author="PR Preview" w:date="2026-01-01T00:00:00Z">
        <w:r>
          <w:delText xml:space="preserve"> </w:delText>
        </w:r>
      </w:del>
      <w:del w:id="6089" w:author="PR Preview" w:date="2026-01-01T00:00:00Z">
        <w:r>
          <w:delText xml:space="preserve">(</w:delText>
        </w:r>
      </w:del>
      <w:hyperlink r:id="rId40">
        <w:del w:id="6090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6091" w:author="PR Preview" w:date="2026-01-01T00:00:00Z">
        <w:r>
          <w:delText xml:space="preserve">),</w:delText>
        </w:r>
      </w:del>
      <w:del w:id="6092" w:author="PR Preview" w:date="2026-01-01T00:00:00Z">
        <w:r>
          <w:delText xml:space="preserve"> </w:delText>
        </w:r>
      </w:del>
      <w:del w:id="6093" w:author="PR Preview" w:date="2026-01-01T00:00:00Z">
        <w:r>
          <w:delText xml:space="preserve">and let</w:delText>
        </w:r>
      </w:del>
      <w:del w:id="609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95" w:author="PR Preview" w:date="2026-01-01T00:00:00Z">
        <w:r>
          <w:delText xml:space="preserve"> </w:delText>
        </w:r>
      </w:del>
      <w:del w:id="6096" w:author="PR Preview" w:date="2026-01-01T00:00:00Z">
        <w:r>
          <w:delText xml:space="preserve">be a point with</w:delText>
        </w:r>
      </w:del>
      <w:del w:id="6097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6098" w:author="PR Preview" w:date="2026-01-01T00:00:00Z">
        <w:r>
          <w:delText xml:space="preserve">.</w:delText>
        </w:r>
      </w:del>
      <w:del w:id="6099" w:author="PR Preview" w:date="2026-01-01T00:00:00Z">
        <w:r>
          <w:delText xml:space="preserve"> </w:delText>
        </w:r>
      </w:del>
      <w:del w:id="6100" w:author="PR Preview" w:date="2026-01-01T00:00:00Z">
        <w:r>
          <w:delText xml:space="preserve">Then there is an</w:delText>
        </w:r>
      </w:del>
      <w:del w:id="610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6102" w:author="PR Preview" w:date="2026-01-01T00:00:00Z">
        <w:r>
          <w:delText xml:space="preserve"> </w:delText>
        </w:r>
      </w:del>
      <w:del w:id="6103" w:author="PR Preview" w:date="2026-01-01T00:00:00Z">
        <w:r>
          <w:delText xml:space="preserve">with</w:delText>
        </w:r>
      </w:del>
      <w:del w:id="61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105" w:author="PR Preview" w:date="2026-01-01T00:00:00Z">
        <w:r>
          <w:delText xml:space="preserve"> </w:delText>
        </w:r>
      </w:del>
      <w:del w:id="6106" w:author="PR Preview" w:date="2026-01-01T00:00:00Z">
        <w:r>
          <w:delText xml:space="preserve">for every</w:delText>
        </w:r>
      </w:del>
      <w:del w:id="610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del w:id="6108" w:author="PR Preview" w:date="2026-01-01T00:00:00Z">
        <w:r>
          <w:delText xml:space="preserve">:</w:delText>
        </w:r>
      </w:del>
      <w:del w:id="6109" w:author="PR Preview" w:date="2026-01-01T00:00:00Z">
        <w:r>
          <w:delText xml:space="preserve"> </w:delText>
        </w:r>
      </w:del>
      <w:del w:id="6110" w:author="PR Preview" w:date="2026-01-01T00:00:00Z">
        <w:r>
          <w:delText xml:space="preserve">a short enough step in the descent direction</w:delText>
        </w:r>
      </w:del>
      <w:del w:id="611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12" w:author="PR Preview" w:date="2026-01-01T00:00:00Z">
        <w:r>
          <w:delText xml:space="preserve"> </w:delText>
        </w:r>
      </w:del>
      <w:del w:id="6113" w:author="PR Preview" w:date="2026-01-01T00:00:00Z">
        <w:r>
          <w:delText xml:space="preserve">(</w:delText>
        </w:r>
      </w:del>
      <w:hyperlink w:anchor="def-descent-direction">
        <w:del w:id="6114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6115" w:author="PR Preview" w:date="2026-01-01T00:00:00Z">
        <w:r>
          <w:delText xml:space="preserve">) decreases</w:delText>
        </w:r>
      </w:del>
      <w:del w:id="6116" w:author="PR Preview" w:date="2026-01-01T00:00:00Z">
        <w:r>
          <w:delText xml:space="preserve"> </w:delText>
        </w:r>
      </w:del>
      <m:oMath>
        <m:r>
          <m:t>f</m:t>
        </m:r>
      </m:oMath>
      <w:del w:id="6117" w:author="PR Preview" w:date="2026-01-01T00:00:00Z">
        <w:r>
          <w:delText xml:space="preserve">.</w:delText>
        </w:r>
      </w:del>
    </w:p>
    <w:p>
      <w:pPr>
        <w:pStyle w:val="BodyText"/>
      </w:pPr>
      <w:del w:id="6118" w:author="PR Preview" w:date="2026-01-01T00:00:00Z">
        <w:r>
          <w:rPr>
            <w:i/>
            <w:iCs/>
          </w:rPr>
          <w:delText xml:space="preserve">Proof</w:delText>
        </w:r>
      </w:del>
      <w:del w:id="6119" w:author="PR Preview" w:date="2026-01-01T00:00:00Z">
        <w:r>
          <w:delText xml:space="preserve">. </w:delText>
        </w:r>
      </w:del>
      <w:del w:id="6120" w:author="PR Preview" w:date="2026-01-01T00:00:00Z">
        <w:r>
          <w:delText xml:space="preserve">Let</w:delText>
        </w:r>
      </w:del>
      <w:del w:id="6121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122" w:author="PR Preview" w:date="2026-01-01T00:00:00Z">
        <w:r>
          <w:delText xml:space="preserve">.</w:delText>
        </w:r>
      </w:del>
      <w:del w:id="6123" w:author="PR Preview" w:date="2026-01-01T00:00:00Z">
        <w:r>
          <w:delText xml:space="preserve"> </w:delText>
        </w:r>
      </w:del>
      <w:del w:id="6124" w:author="PR Preview" w:date="2026-01-01T00:00:00Z">
        <w:r>
          <w:delText xml:space="preserve">The inner function</w:delText>
        </w:r>
      </w:del>
      <w:del w:id="612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126" w:author="PR Preview" w:date="2026-01-01T00:00:00Z">
        <w:r>
          <w:delText xml:space="preserve"> </w:delText>
        </w:r>
      </w:del>
      <w:del w:id="6127" w:author="PR Preview" w:date="2026-01-01T00:00:00Z">
        <w:r>
          <w:delText xml:space="preserve">has derivative</w:delText>
        </w:r>
      </w:del>
      <w:del w:id="612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6129" w:author="PR Preview" w:date="2026-01-01T00:00:00Z">
        <w:r>
          <w:delText xml:space="preserve"> </w:delText>
        </w:r>
      </w:del>
      <w:del w:id="6130" w:author="PR Preview" w:date="2026-01-01T00:00:00Z">
        <w:r>
          <w:delText xml:space="preserve">(</w:delText>
        </w:r>
      </w:del>
      <w:hyperlink r:id="rId43">
        <w:del w:id="6131" w:author="PR Preview" w:date="2026-01-01T00:00:00Z">
          <w:r>
            <w:rPr>
              <w:rStyle w:val="Hyperlink"/>
            </w:rPr>
            <w:delText xml:space="preserve">vector-valued derivative</w:delText>
          </w:r>
        </w:del>
      </w:hyperlink>
      <w:del w:id="6132" w:author="PR Preview" w:date="2026-01-01T00:00:00Z">
        <w:r>
          <w:delText xml:space="preserve">),</w:delText>
        </w:r>
      </w:del>
      <w:del w:id="6133" w:author="PR Preview" w:date="2026-01-01T00:00:00Z">
        <w:r>
          <w:delText xml:space="preserve"> </w:delText>
        </w:r>
      </w:del>
      <w:del w:id="6134" w:author="PR Preview" w:date="2026-01-01T00:00:00Z">
        <w:r>
          <w:delText xml:space="preserve">so by the vector chain rule (</w:delText>
        </w:r>
      </w:del>
      <w:hyperlink r:id="rId44">
        <w:del w:id="6135" w:author="PR Preview" w:date="2026-01-01T00:00:00Z">
          <w:r>
            <w:rPr>
              <w:rStyle w:val="Hyperlink"/>
            </w:rPr>
            <w:delText xml:space="preserve">vector chain rule</w:delText>
          </w:r>
        </w:del>
      </w:hyperlink>
      <w:del w:id="6136" w:author="PR Preview" w:date="2026-01-01T00:00:00Z">
        <w:r>
          <w:delText xml:space="preserve">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137" w:author="PR Preview" w:date="2026-01-01T00:00:00Z">
        <w:r>
          <w:delText xml:space="preserve">Since</w:delText>
        </w:r>
      </w:del>
      <w:del w:id="6138" w:author="PR Preview" w:date="2026-01-01T00:00:00Z">
        <w:r>
          <w:delText xml:space="preserve"> </w:delText>
        </w:r>
      </w:del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del w:id="6139" w:author="PR Preview" w:date="2026-01-01T00:00:00Z">
        <w:r>
          <w:delText xml:space="preserve"> </w:delText>
        </w:r>
      </w:del>
      <w:del w:id="6140" w:author="PR Preview" w:date="2026-01-01T00:00:00Z">
        <w:r>
          <w:delText xml:space="preserve">is negative,</w:delText>
        </w:r>
      </w:del>
      <w:del w:id="6141" w:author="PR Preview" w:date="2026-01-01T00:00:00Z">
        <w:r>
          <w:delText xml:space="preserve"> </w:delText>
        </w:r>
      </w:del>
      <w:del w:id="6142" w:author="PR Preview" w:date="2026-01-01T00:00:00Z">
        <w:r>
          <w:delText xml:space="preserve">taking</w:delText>
        </w:r>
      </w:del>
      <w:del w:id="614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6144" w:author="PR Preview" w:date="2026-01-01T00:00:00Z">
        <w:r>
          <w:delText xml:space="preserve"> </w:delText>
        </w:r>
      </w:del>
      <w:del w:id="6145" w:author="PR Preview" w:date="2026-01-01T00:00:00Z">
        <w:r>
          <w:delText xml:space="preserve">in the definition of the limit gives an</w:delText>
        </w:r>
      </w:del>
      <w:del w:id="614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del w:id="6147" w:author="PR Preview" w:date="2026-01-01T00:00:00Z">
        <w:r>
          <w:delText xml:space="preserve"> </w:delText>
        </w:r>
      </w:del>
      <w:del w:id="6148" w:author="PR Preview" w:date="2026-01-01T00:00:00Z">
        <w:r>
          <w:delText xml:space="preserve">such that</w:delText>
        </w:r>
      </w:del>
      <w:del w:id="61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150" w:author="PR Preview" w:date="2026-01-01T00:00:00Z">
        <w:r>
          <w:delText xml:space="preserve"> </w:delText>
        </w:r>
      </w:del>
      <w:del w:id="6151" w:author="PR Preview" w:date="2026-01-01T00:00:00Z">
        <w:r>
          <w:delText xml:space="preserve">for</w:delText>
        </w:r>
      </w:del>
      <w:del w:id="615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del w:id="6153" w:author="PR Preview" w:date="2026-01-01T00:00:00Z">
        <w:r>
          <w:delText xml:space="preserve">.</w:delText>
        </w:r>
      </w:del>
      <w:del w:id="6154" w:author="PR Preview" w:date="2026-01-01T00:00:00Z">
        <w:r>
          <w:delText xml:space="preserve"> </w:delText>
        </w:r>
      </w:del>
      <w:del w:id="6155" w:author="PR Preview" w:date="2026-01-01T00:00:00Z">
        <w:r>
          <w:delText xml:space="preserve">Multiplying by</w:delText>
        </w:r>
      </w:del>
      <w:del w:id="615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6157" w:author="PR Preview" w:date="2026-01-01T00:00:00Z">
        <w:r>
          <w:delText xml:space="preserve">,</w:delText>
        </w:r>
      </w:del>
      <w:del w:id="6158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del w:id="6159" w:author="PR Preview" w:date="2026-01-01T00:00:00Z">
        <w:r>
          <w:delText xml:space="preserve">, that is,</w:delText>
        </w:r>
      </w:del>
      <w:del w:id="616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6161" w:author="PR Preview" w:date="2026-01-01T00:00:00Z">
        <w:r>
          <w:delText xml:space="preserve">.</w:delText>
        </w:r>
      </w:del>
    </w:p>
    <w:p>
      <w:pPr>
        <w:pStyle w:val="BodyText"/>
      </w:pPr>
      <w:ins w:id="6162" w:author="PR Preview" w:date="2026-01-01T00:00:00Z">
        <w:r>
          <w:rPr>
            <w:b/>
            <w:bCs/>
          </w:rPr>
          <w:t xml:space="preserve">Definition 29 (Descent direction)</w:t>
        </w:r>
      </w:ins>
      <w:ins w:id="6163" w:author="PR Preview" w:date="2026-01-01T00:00:00Z">
        <w:r>
          <w:t xml:space="preserve"> </w:t>
        </w:r>
      </w:ins>
      <w:ins w:id="6164" w:author="PR Preview" w:date="2026-01-01T00:00:00Z">
        <w:r>
          <w:t xml:space="preserve">Let</w:t>
        </w:r>
      </w:ins>
      <w:ins w:id="61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166" w:author="PR Preview" w:date="2026-01-01T00:00:00Z">
        <w:r>
          <w:t xml:space="preserve"> </w:t>
        </w:r>
      </w:ins>
      <w:ins w:id="6167" w:author="PR Preview" w:date="2026-01-01T00:00:00Z">
        <w:r>
          <w:t xml:space="preserve">have a gradient</w:t>
        </w:r>
      </w:ins>
      <w:ins w:id="6168" w:author="PR Preview" w:date="2026-01-01T00:00:00Z">
        <w:r>
          <w:t xml:space="preserve"> </w:t>
        </w:r>
      </w:ins>
      <w:ins w:id="6169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  </w:r>
      </w:ins>
      <w:ins w:id="6170" w:author="PR Preview" w:date="2026-01-01T00:00:00Z">
        <w:r>
          <w:t xml:space="preserve"> </w:t>
        </w:r>
      </w:ins>
      <w:ins w:id="6171" w:author="PR Preview" w:date="2026-01-01T00:00:00Z">
        <w:r>
          <w:t xml:space="preserve">at</w:t>
        </w:r>
      </w:ins>
      <w:ins w:id="6172" w:author="PR Preview" w:date="2026-01-01T00:00:00Z">
        <w:r>
          <w:t xml:space="preserve"> </w:t>
        </w:r>
      </w:ins>
      <w:ins w:id="6173" w:author="PR Preview" w:date="2026-01-01T00:00:00Z">
        <w:r>
          <w:t xml:space="preserve">$\mathord{\smash[b]{\underset{\raise.3ex\hbox{$\scriptstyle\sim$}}{x}}\vphantom{x}}$</w:t>
        </w:r>
      </w:ins>
      <w:ins w:id="6174" w:author="PR Preview" w:date="2026-01-01T00:00:00Z">
        <w:r>
          <w:t xml:space="preserve">.</w:t>
        </w:r>
      </w:ins>
      <w:ins w:id="6175" w:author="PR Preview" w:date="2026-01-01T00:00:00Z">
        <w:r>
          <w:t xml:space="preserve"> </w:t>
        </w:r>
      </w:ins>
      <w:ins w:id="6176" w:author="PR Preview" w:date="2026-01-01T00:00:00Z">
        <w:r>
          <w:t xml:space="preserve">A direction</w:t>
        </w:r>
      </w:ins>
      <w:ins w:id="6177" w:author="PR Preview" w:date="2026-01-01T00:00:00Z">
        <w:r>
          <w:t xml:space="preserve"> </w:t>
        </w:r>
      </w:ins>
      <w:ins w:id="6178" w:author="PR Preview" w:date="2026-01-01T00:00:00Z">
        <w:r>
          <w:t xml:space="preserve">$\mathord{\smash[b]{\underset{\raise.3ex\hbox{$\scriptstyle\sim$}}{d}}\vphantom{d}}$</w:t>
        </w:r>
      </w:ins>
      <w:ins w:id="6179" w:author="PR Preview" w:date="2026-01-01T00:00:00Z">
        <w:r>
          <w:t xml:space="preserve"> </w:t>
        </w:r>
      </w:ins>
      <w:ins w:id="6180" w:author="PR Preview" w:date="2026-01-01T00:00:00Z">
        <w:r>
          <w:t xml:space="preserve">(</w:t>
        </w:r>
      </w:ins>
      <w:hyperlink r:id="rId169">
        <w:ins w:id="6181" w:author="PR Preview" w:date="2026-01-01T00:00:00Z">
          <w:r>
            <w:rPr>
              <w:rStyle w:val="Hyperlink"/>
            </w:rPr>
            <w:t xml:space="preserve">direction</w:t>
          </w:r>
        </w:ins>
      </w:hyperlink>
      <w:ins w:id="6182" w:author="PR Preview" w:date="2026-01-01T00:00:00Z">
        <w:r>
          <w:t xml:space="preserve">) is a</w:t>
        </w:r>
      </w:ins>
      <w:ins w:id="6183" w:author="PR Preview" w:date="2026-01-01T00:00:00Z">
        <w:r>
          <w:t xml:space="preserve"> </w:t>
        </w:r>
      </w:ins>
      <w:ins w:id="6184" w:author="PR Preview" w:date="2026-01-01T00:00:00Z">
        <w:r>
          <w:rPr>
            <w:b/>
            <w:bCs/>
          </w:rPr>
          <w:t xml:space="preserve">descent direction</w:t>
        </w:r>
      </w:ins>
      <w:ins w:id="6185" w:author="PR Preview" w:date="2026-01-01T00:00:00Z">
        <w:r>
          <w:t xml:space="preserve"> </w:t>
        </w:r>
      </w:ins>
      <w:ins w:id="6186" w:author="PR Preview" w:date="2026-01-01T00:00:00Z">
        <w:r>
          <w:t xml:space="preserve">for</w:t>
        </w:r>
      </w:ins>
      <w:ins w:id="6187" w:author="PR Preview" w:date="2026-01-01T00:00:00Z">
        <w:r>
          <w:t xml:space="preserve"> </w:t>
        </w:r>
      </w:ins>
      <m:oMath>
        <m:r>
          <m:t>f</m:t>
        </m:r>
      </m:oMath>
      <w:ins w:id="6188" w:author="PR Preview" w:date="2026-01-01T00:00:00Z">
        <w:r>
          <w:t xml:space="preserve"> </w:t>
        </w:r>
      </w:ins>
      <w:ins w:id="6189" w:author="PR Preview" w:date="2026-01-01T00:00:00Z">
        <w:r>
          <w:t xml:space="preserve">at</w:t>
        </w:r>
      </w:ins>
      <w:ins w:id="6190" w:author="PR Preview" w:date="2026-01-01T00:00:00Z">
        <w:r>
          <w:t xml:space="preserve"> </w:t>
        </w:r>
      </w:ins>
      <w:ins w:id="6191" w:author="PR Preview" w:date="2026-01-01T00:00:00Z">
        <w:r>
          <w:t xml:space="preserve">$\mathord{\smash[b]{\underset{\raise.3ex\hbox{$\scriptstyle\sim$}}{x}}\vphantom{x}}$</w:t>
        </w:r>
      </w:ins>
      <w:ins w:id="6192" w:author="PR Preview" w:date="2026-01-01T00:00:00Z">
        <w:r>
          <w:t xml:space="preserve"> </w:t>
        </w:r>
      </w:ins>
      <w:ins w:id="6193" w:author="PR Preview" w:date="2026-01-01T00:00:00Z">
        <w:r>
          <w:t xml:space="preserve">if</w:t>
        </w:r>
      </w:ins>
      <w:ins w:id="6194" w:author="PR Preview" w:date="2026-01-01T00:00:00Z">
        <w:r>
          <w:t xml:space="preserve"> </w:t>
        </w:r>
      </w:ins>
      <w:ins w:id="6195" w:author="PR Preview" w:date="2026-01-01T00:00:00Z">
        <w:r>
          <w:t xml:space="preserve">$\mathord{\smash[b]{\underset{\raise.3ex\hbox{$\scriptstyle\sim$}}{g}}\vphantom{g}} \cdot \mathord{\smash[b]{\underset{\raise.3ex\hbox{$\scriptstyle\sim$}}{d}}\vphantom{d}} &lt; 0$</w:t>
        </w:r>
      </w:ins>
      <w:ins w:id="6196" w:author="PR Preview" w:date="2026-01-01T00:00:00Z">
        <w:r>
          <w:t xml:space="preserve">.</w:t>
        </w:r>
      </w:ins>
      <w:ins w:id="6197" w:author="PR Preview" w:date="2026-01-01T00:00:00Z">
        <w:r>
          <w:t xml:space="preserve"> </w:t>
        </w:r>
      </w:ins>
      <w:ins w:id="6198" w:author="PR Preview" w:date="2026-01-01T00:00:00Z">
        <w:r>
          <w:t xml:space="preserve">When</w:t>
        </w:r>
      </w:ins>
      <w:ins w:id="6199" w:author="PR Preview" w:date="2026-01-01T00:00:00Z">
        <w:r>
          <w:t xml:space="preserve"> </w:t>
        </w:r>
      </w:ins>
      <w:ins w:id="6200" w:author="PR Preview" w:date="2026-01-01T00:00:00Z">
        <w:r>
          <w:t xml:space="preserve">$\mathord{\smash[b]{\underset{\raise.3ex\hbox{$\scriptstyle\sim$}}{g}}\vphantom{g}} \ne \mathord{\smash[b]{\underset{\raise.3ex\hbox{$\scriptstyle\sim$}}{0}}\vphantom{0}}_{p \times 1}$</w:t>
        </w:r>
      </w:ins>
      <w:ins w:id="6201" w:author="PR Preview" w:date="2026-01-01T00:00:00Z">
        <w:r>
          <w:t xml:space="preserve">,</w:t>
        </w:r>
      </w:ins>
      <w:ins w:id="6202" w:author="PR Preview" w:date="2026-01-01T00:00:00Z">
        <w:r>
          <w:t xml:space="preserve"> </w:t>
        </w:r>
      </w:ins>
      <w:ins w:id="6203" w:author="PR Preview" w:date="2026-01-01T00:00:00Z">
        <w:r>
          <w:t xml:space="preserve">$-\mathord{\smash[b]{\underset{\raise.3ex\hbox{$\scriptstyle\sim$}}{g}}\vphantom{g}}$</w:t>
        </w:r>
      </w:ins>
      <w:ins w:id="6204" w:author="PR Preview" w:date="2026-01-01T00:00:00Z">
        <w:r>
          <w:t xml:space="preserve"> </w:t>
        </w:r>
      </w:ins>
      <w:ins w:id="6205" w:author="PR Preview" w:date="2026-01-01T00:00:00Z">
        <w:r>
          <w:t xml:space="preserve">is a descent direction,</w:t>
        </w:r>
      </w:ins>
      <w:ins w:id="6206" w:author="PR Preview" w:date="2026-01-01T00:00:00Z">
        <w:r>
          <w:t xml:space="preserve"> </w:t>
        </w:r>
      </w:ins>
      <w:ins w:id="6207" w:author="PR Preview" w:date="2026-01-01T00:00:00Z">
        <w:r>
          <w:t xml:space="preserve">since</w:t>
        </w:r>
      </w:ins>
      <w:ins w:id="6208" w:author="PR Preview" w:date="2026-01-01T00:00:00Z">
        <w:r>
          <w:t xml:space="preserve"> </w:t>
        </w:r>
      </w:ins>
      <w:ins w:id="6209" w:author="PR Preview" w:date="2026-01-01T00:00:00Z">
        <w:r>
  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  </w:r>
      </w:ins>
      <w:ins w:id="6210" w:author="PR Preview" w:date="2026-01-01T00:00:00Z">
        <w:r>
          <w:t xml:space="preserve">.</w:t>
        </w:r>
      </w:ins>
    </w:p>
    <w:bookmarkEnd w:id="170"/>
    <w:bookmarkStart w:id="171" w:name="exm-descent-directions"/>
    <w:p>
      <w:pPr>
        <w:pStyle w:val="BodyText"/>
      </w:pPr>
      <w:ins w:id="6211" w:author="PR Preview" w:date="2026-01-01T00:00:00Z">
        <w:r>
          <w:rPr>
            <w:b/>
            <w:bCs/>
          </w:rPr>
          <w:t xml:space="preserve">Example 42 (Descent directions for</w:t>
        </w:r>
      </w:ins>
      <w:ins w:id="6212" w:author="PR Preview" w:date="2026-01-01T00:00:00Z">
        <w:r>
          <w:rPr>
            <w:b/>
            <w:bCs/>
          </w:rP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ins w:id="6213" w:author="PR Preview" w:date="2026-01-01T00:00:00Z">
        <w:r>
          <w:rPr>
            <w:b/>
            <w:bCs/>
          </w:rPr>
          <w:t xml:space="preserve"> </w:t>
        </w:r>
      </w:ins>
      <w:ins w:id="6214" w:author="PR Preview" w:date="2026-01-01T00:00:00Z">
        <w:r>
          <w:rPr>
            <w:b/>
            <w:bCs/>
          </w:rPr>
          <w:t xml:space="preserve">at</w:t>
        </w:r>
      </w:ins>
      <w:ins w:id="621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216" w:author="PR Preview" w:date="2026-01-01T00:00:00Z">
        <w:r>
          <w:rPr>
            <w:b/>
            <w:bCs/>
          </w:rPr>
          <w:t xml:space="preserve">)</w:t>
        </w:r>
      </w:ins>
      <w:ins w:id="6217" w:author="PR Preview" w:date="2026-01-01T00:00:00Z">
        <w:r>
          <w:t xml:space="preserve"> </w:t>
        </w:r>
      </w:ins>
      <w:ins w:id="6218" w:author="PR Preview" w:date="2026-01-01T00:00:00Z">
        <w:r>
          <w:t xml:space="preserve">Let</w:t>
        </w:r>
      </w:ins>
      <w:ins w:id="6219" w:author="PR Preview" w:date="2026-01-01T00:00:00Z">
        <w:r>
          <w:t xml:space="preserve"> </w:t>
        </w:r>
      </w:ins>
      <w:ins w:id="6220" w:author="PR Preview" w:date="2026-01-01T00:00:00Z">
        <w:r>
          <w:t xml:space="preserve">$f(\mathord{\smash[b]{\underset{\raise.3ex\hbox{$\scriptstyle\sim$}}{x}}\vphantom{x}}) = x_1^2 + x_2^2$</w:t>
        </w:r>
      </w:ins>
      <w:ins w:id="6221" w:author="PR Preview" w:date="2026-01-01T00:00:00Z">
        <w:r>
          <w:t xml:space="preserve"> </w:t>
        </w:r>
      </w:ins>
      <w:ins w:id="6222" w:author="PR Preview" w:date="2026-01-01T00:00:00Z">
        <w:r>
          <w:t xml:space="preserve">and</w:t>
        </w:r>
      </w:ins>
      <w:ins w:id="6223" w:author="PR Preview" w:date="2026-01-01T00:00:00Z">
        <w:r>
          <w:t xml:space="preserve"> </w:t>
        </w:r>
      </w:ins>
      <w:ins w:id="6224" w:author="PR Preview" w:date="2026-01-01T00:00:00Z">
        <w:r>
          <w:t xml:space="preserve">$\mathord{\smash[b]{\underset{\raise.3ex\hbox{$\scriptstyle\sim$}}{x}}\vphantom{x}}= {(1, 0)}^{\top}$</w:t>
        </w:r>
      </w:ins>
      <w:ins w:id="6225" w:author="PR Preview" w:date="2026-01-01T00:00:00Z">
        <w:r>
          <w:t xml:space="preserve">, so</w:t>
        </w:r>
      </w:ins>
    </w:p>
    <w:p>
      <w:pPr>
        <w:pStyle w:val="BodyText"/>
      </w:pPr>
      <w:ins w:id="6226" w:author="PR Preview" w:date="2026-01-01T00:00:00Z">
        <w:r>
          <w:t xml:space="preserve">$$
    \begin{aligned}
    \mathord{\smash[b]{\underset{\raise.3ex\hbox{$\scriptstyle\sim$}}{g}}\vphantom{g}} &amp;= {(2 x_1,\ 2 x_2)}^{\top} \\
    &amp;= {(2, 0)}^{\top}.
    \end{aligned}
    $$</w:t>
        </w:r>
      </w:ins>
    </w:p>
    <w:p>
      <w:pPr>
        <w:numPr>
          <w:ilvl w:val="0"/>
          <w:numId w:val="1022"/>
        </w:numPr>
      </w:pPr>
      <w:ins w:id="6227" w:author="PR Preview" w:date="2026-01-01T00:00:00Z">
        <w:r>
          <w:t xml:space="preserve">$\mathord{\smash[b]{\underset{\raise.3ex\hbox{$\scriptstyle\sim$}}{d}}\vphantom{d}} = {(-1, 1)}^{\top}$</w:t>
        </w:r>
      </w:ins>
      <w:ins w:id="6228" w:author="PR Preview" w:date="2026-01-01T00:00:00Z">
        <w:r>
          <w:t xml:space="preserve"> </w:t>
        </w:r>
      </w:ins>
      <w:ins w:id="6229" w:author="PR Preview" w:date="2026-01-01T00:00:00Z">
        <w:r>
          <w:t xml:space="preserve">is a descent direction:</w:t>
        </w:r>
      </w:ins>
    </w:p>
    <w:p>
      <w:pPr>
        <w:pStyle w:val="BodyText"/>
      </w:pPr>
      <w:ins w:id="6230" w:author="PR Preview" w:date="2026-01-01T00:00:00Z">
        <w:r>
  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  </w:r>
      </w:ins>
    </w:p>
    <w:p>
      <w:pPr>
        <w:numPr>
          <w:ilvl w:val="0"/>
          <w:numId w:val="1022"/>
        </w:numPr>
      </w:pPr>
      <w:ins w:id="6231" w:author="PR Preview" w:date="2026-01-01T00:00:00Z">
        <w:r>
          <w:t xml:space="preserve">$\mathord{\smash[b]{\underset{\raise.3ex\hbox{$\scriptstyle\sim$}}{d}}\vphantom{d}} = {(0, 1)}^{\top}$</w:t>
        </w:r>
      </w:ins>
      <w:ins w:id="6232" w:author="PR Preview" w:date="2026-01-01T00:00:00Z">
        <w:r>
          <w:t xml:space="preserve"> </w:t>
        </w:r>
      </w:ins>
      <w:ins w:id="6233" w:author="PR Preview" w:date="2026-01-01T00:00:00Z">
        <w:r>
          <w:t xml:space="preserve">is not:</w:t>
        </w:r>
      </w:ins>
      <w:ins w:id="6234" w:author="PR Preview" w:date="2026-01-01T00:00:00Z">
        <w:r>
          <w:t xml:space="preserve"> </w:t>
        </w:r>
      </w:ins>
      <w:ins w:id="6235" w:author="PR Preview" w:date="2026-01-01T00:00:00Z">
        <w:r>
          <w:t xml:space="preserve">$\mathord{\smash[b]{\underset{\raise.3ex\hbox{$\scriptstyle\sim$}}{g}}\vphantom{g}} \cdot \mathord{\smash[b]{\underset{\raise.3ex\hbox{$\scriptstyle\sim$}}{d}}\vphantom{d}} = 0$</w:t>
        </w:r>
      </w:ins>
      <w:ins w:id="6236" w:author="PR Preview" w:date="2026-01-01T00:00:00Z">
        <w:r>
          <w:t xml:space="preserve">.</w:t>
        </w:r>
      </w:ins>
    </w:p>
    <w:p>
      <w:pPr>
        <w:numPr>
          <w:ilvl w:val="0"/>
          <w:numId w:val="1022"/>
        </w:numPr>
      </w:pPr>
      <w:ins w:id="6237" w:author="PR Preview" w:date="2026-01-01T00:00:00Z">
        <w:r>
          <w:t xml:space="preserve">$-\mathord{\smash[b]{\underset{\raise.3ex\hbox{$\scriptstyle\sim$}}{g}}\vphantom{g}} = {(-2, 0)}^{\top}$</w:t>
        </w:r>
      </w:ins>
      <w:ins w:id="6238" w:author="PR Preview" w:date="2026-01-01T00:00:00Z">
        <w:r>
          <w:t xml:space="preserve"> </w:t>
        </w:r>
      </w:ins>
      <w:ins w:id="6239" w:author="PR Preview" w:date="2026-01-01T00:00:00Z">
        <w:r>
          <w:t xml:space="preserve">is:</w:t>
        </w:r>
      </w:ins>
      <w:ins w:id="6240" w:author="PR Preview" w:date="2026-01-01T00:00:00Z">
        <w:r>
          <w:t xml:space="preserve"> </w:t>
        </w:r>
      </w:ins>
      <w:ins w:id="6241" w:author="PR Preview" w:date="2026-01-01T00:00:00Z">
        <w:r>
          <w:t xml:space="preserve">$\mathord{\smash[b]{\underset{\raise.3ex\hbox{$\scriptstyle\sim$}}{g}}\vphantom{g}} \cdot (-\mathord{\smash[b]{\underset{\raise.3ex\hbox{$\scriptstyle\sim$}}{g}}\vphantom{g}}) = -4 &lt; 0$</w:t>
        </w:r>
      </w:ins>
      <w:ins w:id="6242" w:author="PR Preview" w:date="2026-01-01T00:00:00Z">
        <w:r>
          <w:t xml:space="preserve">.</w:t>
        </w:r>
      </w:ins>
    </w:p>
    <w:bookmarkEnd w:id="171"/>
    <w:bookmarkStart w:id="172" w:name="thm-descent-direction"/>
    <w:p>
      <w:pPr>
        <w:pStyle w:val="FirstParagraph"/>
      </w:pPr>
      <w:ins w:id="6243" w:author="PR Preview" w:date="2026-01-01T00:00:00Z">
        <w:r>
          <w:rPr>
            <w:b/>
            <w:bCs/>
          </w:rPr>
          <w:t xml:space="preserve">Theorem 14 (A short enough step downhill decreases the function)</w:t>
        </w:r>
      </w:ins>
      <w:ins w:id="6244" w:author="PR Preview" w:date="2026-01-01T00:00:00Z">
        <w:r>
          <w:t xml:space="preserve"> </w:t>
        </w:r>
      </w:ins>
      <w:ins w:id="6245" w:author="PR Preview" w:date="2026-01-01T00:00:00Z">
        <w:r>
          <w:t xml:space="preserve">Let</w:t>
        </w:r>
      </w:ins>
      <w:ins w:id="624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247" w:author="PR Preview" w:date="2026-01-01T00:00:00Z">
        <w:r>
          <w:t xml:space="preserve"> </w:t>
        </w:r>
      </w:ins>
      <w:ins w:id="6248" w:author="PR Preview" w:date="2026-01-01T00:00:00Z">
        <w:r>
          <w:t xml:space="preserve">have first partial derivatives</w:t>
        </w:r>
      </w:ins>
      <w:ins w:id="6249" w:author="PR Preview" w:date="2026-01-01T00:00:00Z">
        <w:r>
          <w:t xml:space="preserve"> </w:t>
        </w:r>
      </w:ins>
      <w:ins w:id="6250" w:author="PR Preview" w:date="2026-01-01T00:00:00Z">
        <w:r>
          <w:t xml:space="preserve">that are continuous on</w:t>
        </w:r>
      </w:ins>
      <w:ins w:id="62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252" w:author="PR Preview" w:date="2026-01-01T00:00:00Z">
        <w:r>
          <w:t xml:space="preserve"> </w:t>
        </w:r>
      </w:ins>
      <w:ins w:id="6253" w:author="PR Preview" w:date="2026-01-01T00:00:00Z">
        <w:r>
          <w:t xml:space="preserve">(</w:t>
        </w:r>
      </w:ins>
      <w:hyperlink r:id="rId40">
        <w:ins w:id="6254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6255" w:author="PR Preview" w:date="2026-01-01T00:00:00Z">
        <w:r>
          <w:t xml:space="preserve">),</w:t>
        </w:r>
      </w:ins>
      <w:ins w:id="6256" w:author="PR Preview" w:date="2026-01-01T00:00:00Z">
        <w:r>
          <w:t xml:space="preserve"> </w:t>
        </w:r>
      </w:ins>
      <w:ins w:id="6257" w:author="PR Preview" w:date="2026-01-01T00:00:00Z">
        <w:r>
          <w:t xml:space="preserve">and let</w:t>
        </w:r>
      </w:ins>
      <w:ins w:id="6258" w:author="PR Preview" w:date="2026-01-01T00:00:00Z">
        <w:r>
          <w:t xml:space="preserve"> </w:t>
        </w:r>
      </w:ins>
      <w:ins w:id="6259" w:author="PR Preview" w:date="2026-01-01T00:00:00Z">
        <w:r>
          <w:t xml:space="preserve">$\mathord{\smash[b]{\underset{\raise.3ex\hbox{$\scriptstyle\sim$}}{x}}\vphantom{x}}\in \mathbb{R}^p$</w:t>
        </w:r>
      </w:ins>
      <w:ins w:id="6260" w:author="PR Preview" w:date="2026-01-01T00:00:00Z">
        <w:r>
          <w:t xml:space="preserve"> </w:t>
        </w:r>
      </w:ins>
      <w:ins w:id="6261" w:author="PR Preview" w:date="2026-01-01T00:00:00Z">
        <w:r>
          <w:t xml:space="preserve">be a point with</w:t>
        </w:r>
      </w:ins>
      <w:ins w:id="6262" w:author="PR Preview" w:date="2026-01-01T00:00:00Z">
        <w:r>
          <w:t xml:space="preserve"> </w:t>
        </w:r>
      </w:ins>
      <w:ins w:id="6263" w:author="PR Preview" w:date="2026-01-01T00:00:00Z">
        <w:r>
  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  </w:r>
      </w:ins>
      <w:ins w:id="6264" w:author="PR Preview" w:date="2026-01-01T00:00:00Z">
        <w:r>
          <w:t xml:space="preserve">.</w:t>
        </w:r>
      </w:ins>
      <w:ins w:id="6265" w:author="PR Preview" w:date="2026-01-01T00:00:00Z">
        <w:r>
          <w:t xml:space="preserve"> </w:t>
        </w:r>
      </w:ins>
      <w:ins w:id="6266" w:author="PR Preview" w:date="2026-01-01T00:00:00Z">
        <w:r>
          <w:t xml:space="preserve">Then there is an</w:t>
        </w:r>
      </w:ins>
      <w:ins w:id="626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6268" w:author="PR Preview" w:date="2026-01-01T00:00:00Z">
        <w:r>
          <w:t xml:space="preserve"> </w:t>
        </w:r>
      </w:ins>
      <w:ins w:id="6269" w:author="PR Preview" w:date="2026-01-01T00:00:00Z">
        <w:r>
          <w:t xml:space="preserve">with</w:t>
        </w:r>
      </w:ins>
      <w:ins w:id="6270" w:author="PR Preview" w:date="2026-01-01T00:00:00Z">
        <w:r>
          <w:t xml:space="preserve"> </w:t>
        </w:r>
      </w:ins>
      <w:ins w:id="6271" w:author="PR Preview" w:date="2026-01-01T00:00:00Z">
        <w:r>
  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  </w:r>
      </w:ins>
      <w:ins w:id="6272" w:author="PR Preview" w:date="2026-01-01T00:00:00Z">
        <w:r>
          <w:t xml:space="preserve"> </w:t>
        </w:r>
      </w:ins>
      <w:ins w:id="6273" w:author="PR Preview" w:date="2026-01-01T00:00:00Z">
        <w:r>
          <w:t xml:space="preserve">for every</w:t>
        </w:r>
      </w:ins>
      <w:ins w:id="627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ins w:id="6275" w:author="PR Preview" w:date="2026-01-01T00:00:00Z">
        <w:r>
          <w:t xml:space="preserve">:</w:t>
        </w:r>
      </w:ins>
      <w:ins w:id="6276" w:author="PR Preview" w:date="2026-01-01T00:00:00Z">
        <w:r>
          <w:t xml:space="preserve"> </w:t>
        </w:r>
      </w:ins>
      <w:ins w:id="6277" w:author="PR Preview" w:date="2026-01-01T00:00:00Z">
        <w:r>
          <w:t xml:space="preserve">a short enough step in the descent direction</w:t>
        </w:r>
      </w:ins>
      <w:ins w:id="6278" w:author="PR Preview" w:date="2026-01-01T00:00:00Z">
        <w:r>
          <w:t xml:space="preserve"> </w:t>
        </w:r>
      </w:ins>
      <w:ins w:id="6279" w:author="PR Preview" w:date="2026-01-01T00:00:00Z">
        <w:r>
          <w:t xml:space="preserve">$-\mathord{\smash[b]{\underset{\raise.3ex\hbox{$\scriptstyle\sim$}}{g}}\vphantom{g}}$</w:t>
        </w:r>
      </w:ins>
      <w:ins w:id="6280" w:author="PR Preview" w:date="2026-01-01T00:00:00Z">
        <w:r>
          <w:t xml:space="preserve"> </w:t>
        </w:r>
      </w:ins>
      <w:ins w:id="6281" w:author="PR Preview" w:date="2026-01-01T00:00:00Z">
        <w:r>
          <w:t xml:space="preserve">(</w:t>
        </w:r>
      </w:ins>
      <w:hyperlink w:anchor="def-descent-direction">
        <w:ins w:id="6282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6283" w:author="PR Preview" w:date="2026-01-01T00:00:00Z">
        <w:r>
          <w:t xml:space="preserve">) decreases</w:t>
        </w:r>
      </w:ins>
      <w:ins w:id="6284" w:author="PR Preview" w:date="2026-01-01T00:00:00Z">
        <w:r>
          <w:t xml:space="preserve"> </w:t>
        </w:r>
      </w:ins>
      <m:oMath>
        <m:r>
          <m:t>f</m:t>
        </m:r>
      </m:oMath>
      <w:ins w:id="6285" w:author="PR Preview" w:date="2026-01-01T00:00:00Z">
        <w:r>
          <w:t xml:space="preserve">.</w:t>
        </w:r>
      </w:ins>
    </w:p>
    <w:bookmarkEnd w:id="172"/>
    <w:p>
      <w:pPr>
        <w:pStyle w:val="BodyText"/>
      </w:pPr>
      <w:ins w:id="6286" w:author="PR Preview" w:date="2026-01-01T00:00:00Z">
        <w:r>
          <w:rPr>
            <w:i/>
            <w:iCs/>
          </w:rPr>
          <w:t xml:space="preserve">Proof</w:t>
        </w:r>
      </w:ins>
      <w:ins w:id="6287" w:author="PR Preview" w:date="2026-01-01T00:00:00Z">
        <w:r>
          <w:t xml:space="preserve">. </w:t>
        </w:r>
      </w:ins>
      <w:ins w:id="6288" w:author="PR Preview" w:date="2026-01-01T00:00:00Z">
        <w:r>
          <w:t xml:space="preserve">Let</w:t>
        </w:r>
      </w:ins>
      <w:ins w:id="6289" w:author="PR Preview" w:date="2026-01-01T00:00:00Z">
        <w:r>
          <w:t xml:space="preserve"> </w:t>
        </w:r>
      </w:ins>
      <w:ins w:id="6290" w:author="PR Preview" w:date="2026-01-01T00:00:00Z">
        <w:r>
          <w:t xml:space="preserve">$h(s) \stackrel{\text{def}}{=}f(\mathord{\smash[b]{\underset{\raise.3ex\hbox{$\scriptstyle\sim$}}{x}}\vphantom{x}}- s \mathord{\smash[b]{\underset{\raise.3ex\hbox{$\scriptstyle\sim$}}{g}}\vphantom{g}})$</w:t>
        </w:r>
      </w:ins>
      <w:ins w:id="6291" w:author="PR Preview" w:date="2026-01-01T00:00:00Z">
        <w:r>
          <w:t xml:space="preserve">.</w:t>
        </w:r>
      </w:ins>
      <w:ins w:id="6292" w:author="PR Preview" w:date="2026-01-01T00:00:00Z">
        <w:r>
          <w:t xml:space="preserve"> </w:t>
        </w:r>
      </w:ins>
      <w:ins w:id="6293" w:author="PR Preview" w:date="2026-01-01T00:00:00Z">
        <w:r>
          <w:t xml:space="preserve">The inner function</w:t>
        </w:r>
      </w:ins>
      <w:ins w:id="6294" w:author="PR Preview" w:date="2026-01-01T00:00:00Z">
        <w:r>
          <w:t xml:space="preserve"> </w:t>
        </w:r>
      </w:ins>
      <w:ins w:id="6295" w:author="PR Preview" w:date="2026-01-01T00:00:00Z">
        <w:r>
          <w:t xml:space="preserve">$s \mapsto \mathord{\smash[b]{\underset{\raise.3ex\hbox{$\scriptstyle\sim$}}{x}}\vphantom{x}}- s \mathord{\smash[b]{\underset{\raise.3ex\hbox{$\scriptstyle\sim$}}{g}}\vphantom{g}}$</w:t>
        </w:r>
      </w:ins>
      <w:ins w:id="6296" w:author="PR Preview" w:date="2026-01-01T00:00:00Z">
        <w:r>
          <w:t xml:space="preserve"> </w:t>
        </w:r>
      </w:ins>
      <w:ins w:id="6297" w:author="PR Preview" w:date="2026-01-01T00:00:00Z">
        <w:r>
          <w:t xml:space="preserve">has derivative</w:t>
        </w:r>
      </w:ins>
      <w:ins w:id="6298" w:author="PR Preview" w:date="2026-01-01T00:00:00Z">
        <w:r>
          <w:t xml:space="preserve"> </w:t>
        </w:r>
      </w:ins>
      <w:ins w:id="6299" w:author="PR Preview" w:date="2026-01-01T00:00:00Z">
        <w:r>
          <w:t xml:space="preserve">$-{\mathord{\smash[b]{\underset{\raise.3ex\hbox{$\scriptstyle\sim$}}{g}}\vphantom{g}}}^{\top}$</w:t>
        </w:r>
      </w:ins>
      <w:ins w:id="6300" w:author="PR Preview" w:date="2026-01-01T00:00:00Z">
        <w:r>
          <w:t xml:space="preserve"> </w:t>
        </w:r>
      </w:ins>
      <w:ins w:id="6301" w:author="PR Preview" w:date="2026-01-01T00:00:00Z">
        <w:r>
          <w:t xml:space="preserve">(</w:t>
        </w:r>
      </w:ins>
      <w:hyperlink r:id="rId43">
        <w:ins w:id="6302" w:author="PR Preview" w:date="2026-01-01T00:00:00Z">
          <w:r>
            <w:rPr>
              <w:rStyle w:val="Hyperlink"/>
            </w:rPr>
            <w:t xml:space="preserve">vector-valued derivative</w:t>
          </w:r>
        </w:ins>
      </w:hyperlink>
      <w:ins w:id="6303" w:author="PR Preview" w:date="2026-01-01T00:00:00Z">
        <w:r>
          <w:t xml:space="preserve">),</w:t>
        </w:r>
      </w:ins>
      <w:ins w:id="6304" w:author="PR Preview" w:date="2026-01-01T00:00:00Z">
        <w:r>
          <w:t xml:space="preserve"> </w:t>
        </w:r>
      </w:ins>
      <w:ins w:id="6305" w:author="PR Preview" w:date="2026-01-01T00:00:00Z">
        <w:r>
          <w:t xml:space="preserve">so by the vector chain rule (</w:t>
        </w:r>
      </w:ins>
      <w:hyperlink r:id="rId44">
        <w:ins w:id="6306" w:author="PR Preview" w:date="2026-01-01T00:00:00Z">
          <w:r>
            <w:rPr>
              <w:rStyle w:val="Hyperlink"/>
            </w:rPr>
            <w:t xml:space="preserve">vector chain rule</w:t>
          </w:r>
        </w:ins>
      </w:hyperlink>
      <w:ins w:id="6307" w:author="PR Preview" w:date="2026-01-01T00:00:00Z">
        <w:r>
          <w:t xml:space="preserve">)</w:t>
        </w:r>
      </w:ins>
    </w:p>
    <w:p>
      <w:pPr>
        <w:pStyle w:val="BodyText"/>
      </w:pPr>
      <w:ins w:id="6308" w:author="PR Preview" w:date="2026-01-01T00:00:00Z">
        <w:r>
  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  </w:r>
      </w:ins>
    </w:p>
    <w:p>
      <w:pPr>
        <w:pStyle w:val="FirstParagraph"/>
      </w:pPr>
      <w:ins w:id="6309" w:author="PR Preview" w:date="2026-01-01T00:00:00Z">
        <w:r>
          <w:t xml:space="preserve">Since</w:t>
        </w:r>
      </w:ins>
      <w:ins w:id="6310" w:author="PR Preview" w:date="2026-01-01T00:00:00Z">
        <w:r>
          <w:t xml:space="preserve"> </w:t>
        </w:r>
      </w:ins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ins w:id="6311" w:author="PR Preview" w:date="2026-01-01T00:00:00Z">
        <w:r>
          <w:t xml:space="preserve"> </w:t>
        </w:r>
      </w:ins>
      <w:ins w:id="6312" w:author="PR Preview" w:date="2026-01-01T00:00:00Z">
        <w:r>
          <w:t xml:space="preserve">is negative,</w:t>
        </w:r>
      </w:ins>
      <w:ins w:id="6313" w:author="PR Preview" w:date="2026-01-01T00:00:00Z">
        <w:r>
          <w:t xml:space="preserve"> </w:t>
        </w:r>
      </w:ins>
      <w:ins w:id="6314" w:author="PR Preview" w:date="2026-01-01T00:00:00Z">
        <w:r>
          <w:t xml:space="preserve">taking</w:t>
        </w:r>
      </w:ins>
      <w:ins w:id="6315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316" w:author="PR Preview" w:date="2026-01-01T00:00:00Z">
        <w:r>
          <w:t xml:space="preserve"> </w:t>
        </w:r>
      </w:ins>
      <w:ins w:id="6317" w:author="PR Preview" w:date="2026-01-01T00:00:00Z">
        <w:r>
          <w:t xml:space="preserve">in the definition of the limit gives an</w:t>
        </w:r>
      </w:ins>
      <w:ins w:id="631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ins w:id="6319" w:author="PR Preview" w:date="2026-01-01T00:00:00Z">
        <w:r>
          <w:t xml:space="preserve"> </w:t>
        </w:r>
      </w:ins>
      <w:ins w:id="6320" w:author="PR Preview" w:date="2026-01-01T00:00:00Z">
        <w:r>
          <w:t xml:space="preserve">such that</w:t>
        </w:r>
      </w:ins>
      <w:ins w:id="63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6322" w:author="PR Preview" w:date="2026-01-01T00:00:00Z">
        <w:r>
          <w:t xml:space="preserve"> </w:t>
        </w:r>
      </w:ins>
      <w:ins w:id="6323" w:author="PR Preview" w:date="2026-01-01T00:00:00Z">
        <w:r>
          <w:t xml:space="preserve">for</w:t>
        </w:r>
      </w:ins>
      <w:ins w:id="632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ins w:id="6325" w:author="PR Preview" w:date="2026-01-01T00:00:00Z">
        <w:r>
          <w:t xml:space="preserve">.</w:t>
        </w:r>
      </w:ins>
      <w:ins w:id="6326" w:author="PR Preview" w:date="2026-01-01T00:00:00Z">
        <w:r>
          <w:t xml:space="preserve"> </w:t>
        </w:r>
      </w:ins>
      <w:ins w:id="6327" w:author="PR Preview" w:date="2026-01-01T00:00:00Z">
        <w:r>
          <w:t xml:space="preserve">Multiplying by</w:t>
        </w:r>
      </w:ins>
      <w:ins w:id="632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6329" w:author="PR Preview" w:date="2026-01-01T00:00:00Z">
        <w:r>
          <w:t xml:space="preserve">,</w:t>
        </w:r>
      </w:ins>
      <w:ins w:id="6330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ins w:id="6331" w:author="PR Preview" w:date="2026-01-01T00:00:00Z">
        <w:r>
          <w:t xml:space="preserve">, that is,</w:t>
        </w:r>
      </w:ins>
      <w:ins w:id="6332" w:author="PR Preview" w:date="2026-01-01T00:00:00Z">
        <w:r>
          <w:t xml:space="preserve"> </w:t>
        </w:r>
      </w:ins>
      <w:ins w:id="6333" w:author="PR Preview" w:date="2026-01-01T00:00:00Z">
        <w:r>
  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  </w:r>
      </w:ins>
      <w:ins w:id="6334" w:author="PR Preview" w:date="2026-01-01T00:00:00Z">
        <w:r>
          <w:t xml:space="preserve">.</w:t>
        </w:r>
      </w:ins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del w:id="6335" w:author="PR Preview" w:date="2026-01-01T00:00:00Z">
        <w:r>
          <w:rPr>
            <w:b/>
            <w:bCs/>
          </w:rPr>
          <w:delText xml:space="preserve">Example 44 (Gradient descent zigzags)</w:delText>
        </w:r>
      </w:del>
      <w:del w:id="6336" w:author="PR Preview" w:date="2026-01-01T00:00:00Z">
        <w:r>
          <w:delText xml:space="preserve"> </w:delText>
        </w:r>
      </w:del>
      <w:del w:id="6337" w:author="PR Preview" w:date="2026-01-01T00:00:00Z">
        <w:r>
          <w:delText xml:space="preserve">Let</w:delText>
        </w:r>
      </w:del>
      <w:del w:id="63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del w:id="6339" w:author="PR Preview" w:date="2026-01-01T00:00:00Z">
        <w:r>
          <w:delText xml:space="preserve"> </w:delText>
        </w:r>
      </w:del>
      <w:del w:id="6340" w:author="PR Preview" w:date="2026-01-01T00:00:00Z">
        <w:r>
          <w:delText xml:space="preserve">with</w:delText>
        </w:r>
      </w:del>
      <w:del w:id="634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6342" w:author="PR Preview" w:date="2026-01-01T00:00:00Z">
        <w:r>
          <w:delText xml:space="preserve">,</w:delText>
        </w:r>
      </w:del>
      <w:del w:id="6343" w:author="PR Preview" w:date="2026-01-01T00:00:00Z">
        <w:r>
          <w:delText xml:space="preserve"> </w:delText>
        </w:r>
      </w:del>
      <w:del w:id="6344" w:author="PR Preview" w:date="2026-01-01T00:00:00Z">
        <w:r>
          <w:delText xml:space="preserve">so</w:delText>
        </w:r>
      </w:del>
      <w:del w:id="634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346" w:author="PR Preview" w:date="2026-01-01T00:00:00Z">
        <w:r>
          <w:delText xml:space="preserve"> </w:delText>
        </w:r>
      </w:del>
      <w:del w:id="6347" w:author="PR Preview" w:date="2026-01-01T00:00:00Z">
        <w:r>
          <w:delText xml:space="preserve">and one gradient step of length</w:delText>
        </w:r>
      </w:del>
      <w:del w:id="6348" w:author="PR Preview" w:date="2026-01-01T00:00:00Z">
        <w:r>
          <w:delText xml:space="preserve"> </w:delText>
        </w:r>
      </w:del>
      <m:oMath>
        <m:r>
          <m:t>s</m:t>
        </m:r>
      </m:oMath>
      <w:del w:id="6349" w:author="PR Preview" w:date="2026-01-01T00:00:00Z">
        <w:r>
          <w:delText xml:space="preserve"> </w:delText>
        </w:r>
      </w:del>
      <w:del w:id="6350" w:author="PR Preview" w:date="2026-01-01T00:00:00Z">
        <w:r>
          <w:delText xml:space="preserve">from</w:delText>
        </w:r>
      </w:del>
      <w:del w:id="635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352" w:author="PR Preview" w:date="2026-01-01T00:00:00Z">
        <w:r>
          <w:delText xml:space="preserve"> </w:delText>
        </w:r>
      </w:del>
      <w:del w:id="6353" w:author="PR Preview" w:date="2026-01-01T00:00:00Z">
        <w:r>
          <w:delText xml:space="preserve">gives</w:delText>
        </w:r>
      </w:del>
      <w:del w:id="635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355" w:author="PR Preview" w:date="2026-01-01T00:00:00Z">
        <w:r>
          <w:delText xml:space="preserve">.</w:delText>
        </w:r>
      </w:del>
      <w:del w:id="6356" w:author="PR Preview" w:date="2026-01-01T00:00:00Z">
        <w:r>
          <w:delText xml:space="preserve"> </w:delText>
        </w:r>
      </w:del>
      <w:del w:id="6357" w:author="PR Preview" w:date="2026-01-01T00:00:00Z">
        <w:r>
          <w:delText xml:space="preserve">For exact line search (</w:delText>
        </w:r>
      </w:del>
      <w:hyperlink w:anchor="def-exact-line-search">
        <w:del w:id="6358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6359" w:author="PR Preview" w:date="2026-01-01T00:00:00Z">
        <w:r>
          <w:delText xml:space="preserve">), let</w:delText>
        </w:r>
      </w:del>
      <w:del w:id="6360" w:author="PR Preview" w:date="2026-01-01T00:00:00Z">
        <w:r>
          <w:delText xml:space="preserve"> </w:delText>
        </w:r>
      </w:del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del w:id="6361" w:author="PR Preview" w:date="2026-01-01T00:00:00Z">
        <w:r>
          <w:delText xml:space="preserve"> </w:delText>
        </w:r>
      </w:del>
      <w:del w:id="6362" w:author="PR Preview" w:date="2026-01-01T00:00:00Z">
        <w:r>
          <w:delText xml:space="preserve">at that point: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363" w:author="PR Preview" w:date="2026-01-01T00:00:00Z">
        <w:r>
          <w:delText xml:space="preserve">For</w:delText>
        </w:r>
      </w:del>
      <w:del w:id="636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6365" w:author="PR Preview" w:date="2026-01-01T00:00:00Z">
        <w:r>
          <w:delText xml:space="preserve">,</w:delText>
        </w:r>
      </w:del>
      <w:del w:id="6366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del w:id="6367" w:author="PR Preview" w:date="2026-01-01T00:00:00Z">
        <w:r>
          <w:delText xml:space="preserve">,</w:delText>
        </w:r>
      </w:del>
      <w:del w:id="6368" w:author="PR Preview" w:date="2026-01-01T00:00:00Z">
        <w:r>
          <w:delText xml:space="preserve"> </w:delText>
        </w:r>
      </w:del>
      <w:del w:id="6369" w:author="PR Preview" w:date="2026-01-01T00:00:00Z">
        <w:r>
          <w:delText xml:space="preserve">so</w:delText>
        </w:r>
      </w:del>
      <w:del w:id="6370" w:author="PR Preview" w:date="2026-01-01T00:00:00Z">
        <w:r>
          <w:delText xml:space="preserve"> </w:delText>
        </w:r>
      </w:del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6371" w:author="PR Preview" w:date="2026-01-01T00:00:00Z">
        <w:r>
          <w:delText xml:space="preserve"> </w:delText>
        </w:r>
      </w:del>
      <w:del w:id="6372" w:author="PR Preview" w:date="2026-01-01T00:00:00Z">
        <w:r>
          <w:delText xml:space="preserve">is increasing in</w:delText>
        </w:r>
      </w:del>
      <w:del w:id="6373" w:author="PR Preview" w:date="2026-01-01T00:00:00Z">
        <w:r>
          <w:delText xml:space="preserve"> </w:delText>
        </w:r>
      </w:del>
      <m:oMath>
        <m:r>
          <m:t>s</m:t>
        </m:r>
      </m:oMath>
      <w:del w:id="6374" w:author="PR Preview" w:date="2026-01-01T00:00:00Z">
        <w:r>
          <w:delText xml:space="preserve"> </w:delText>
        </w:r>
      </w:del>
      <w:del w:id="6375" w:author="PR Preview" w:date="2026-01-01T00:00:00Z">
        <w:r>
          <w:delText xml:space="preserve">with a single zero, and</w:delText>
        </w:r>
      </w:del>
      <w:del w:id="6376" w:author="PR Preview" w:date="2026-01-01T00:00:00Z">
        <w:r>
          <w:delText xml:space="preserve"> </w:delText>
        </w:r>
      </w:del>
      <m:oMath>
        <m:r>
          <m:t>ϕ</m:t>
        </m:r>
      </m:oMath>
      <w:del w:id="6377" w:author="PR Preview" w:date="2026-01-01T00:00:00Z">
        <w:r>
          <w:delText xml:space="preserve"> </w:delText>
        </w:r>
      </w:del>
      <w:del w:id="6378" w:author="PR Preview" w:date="2026-01-01T00:00:00Z">
        <w:r>
          <w:delText xml:space="preserve">is minimized at</w:delText>
        </w:r>
      </w:del>
      <w:del w:id="6379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del w:id="6380" w:author="PR Preview" w:date="2026-01-01T00:00:00Z">
        <w:r>
          <w:delText xml:space="preserve">.</w:delText>
        </w:r>
      </w:del>
      <w:del w:id="6381" w:author="PR Preview" w:date="2026-01-01T00:00:00Z">
        <w:r>
          <w:delText xml:space="preserve"> </w:delText>
        </w:r>
      </w:del>
      <w:del w:id="6382" w:author="PR Preview" w:date="2026-01-01T00:00:00Z">
        <w:r>
          <w:delText xml:space="preserve">From</w:delText>
        </w:r>
      </w:del>
      <w:del w:id="638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384" w:author="PR Preview" w:date="2026-01-01T00:00:00Z">
        <w:r>
          <w:delText xml:space="preserve">:</w:delText>
        </w:r>
      </w:del>
    </w:p>
    <w:p>
      <w:pPr>
        <w:pStyle w:val="BodyText"/>
      </w:pPr>
      <w:ins w:id="6385" w:author="PR Preview" w:date="2026-01-01T00:00:00Z">
        <w:r>
          <w:rPr>
            <w:b/>
            <w:bCs/>
          </w:rPr>
          <w:t xml:space="preserve">Example 44 (Gradient descent zigzags)</w:t>
        </w:r>
      </w:ins>
      <w:ins w:id="6386" w:author="PR Preview" w:date="2026-01-01T00:00:00Z">
        <w:r>
          <w:t xml:space="preserve"> </w:t>
        </w:r>
      </w:ins>
      <w:ins w:id="6387" w:author="PR Preview" w:date="2026-01-01T00:00:00Z">
        <w:r>
          <w:t xml:space="preserve">Let</w:t>
        </w:r>
      </w:ins>
      <w:ins w:id="6388" w:author="PR Preview" w:date="2026-01-01T00:00:00Z">
        <w:r>
          <w:t xml:space="preserve"> </w:t>
        </w:r>
      </w:ins>
      <w:ins w:id="6389" w:author="PR Preview" w:date="2026-01-01T00:00:00Z">
        <w:r>
          <w:t xml:space="preserve">$f(\mathord{\smash[b]{\underset{\raise.3ex\hbox{$\scriptstyle\sim$}}{x}}\vphantom{x}}) = \tfrac{1}{2} (x_1^2 + b\,x_2^2)$</w:t>
        </w:r>
      </w:ins>
      <w:ins w:id="6390" w:author="PR Preview" w:date="2026-01-01T00:00:00Z">
        <w:r>
          <w:t xml:space="preserve"> </w:t>
        </w:r>
      </w:ins>
      <w:ins w:id="6391" w:author="PR Preview" w:date="2026-01-01T00:00:00Z">
        <w:r>
          <w:t xml:space="preserve">with</w:t>
        </w:r>
      </w:ins>
      <w:ins w:id="639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6393" w:author="PR Preview" w:date="2026-01-01T00:00:00Z">
        <w:r>
          <w:t xml:space="preserve">,</w:t>
        </w:r>
      </w:ins>
      <w:ins w:id="6394" w:author="PR Preview" w:date="2026-01-01T00:00:00Z">
        <w:r>
          <w:t xml:space="preserve"> </w:t>
        </w:r>
      </w:ins>
      <w:ins w:id="6395" w:author="PR Preview" w:date="2026-01-01T00:00:00Z">
        <w:r>
          <w:t xml:space="preserve">so</w:t>
        </w:r>
      </w:ins>
      <w:ins w:id="6396" w:author="PR Preview" w:date="2026-01-01T00:00:00Z">
        <w:r>
          <w:t xml:space="preserve"> </w:t>
        </w:r>
      </w:ins>
      <w:ins w:id="6397" w:author="PR Preview" w:date="2026-01-01T00:00:00Z">
        <w:r>
          <w:t xml:space="preserve">$\frac{\partial}{\partial \mathord{\smash[b]{\underset{\raise.3ex\hbox{$\scriptstyle\sim$}}{x}}\vphantom{x}}} f(\mathord{\smash[b]{\underset{\raise.3ex\hbox{$\scriptstyle\sim$}}{x}}\vphantom{x}}) = {(x_1,\ b x_2)}^{\top}$</w:t>
        </w:r>
      </w:ins>
      <w:ins w:id="6398" w:author="PR Preview" w:date="2026-01-01T00:00:00Z">
        <w:r>
          <w:t xml:space="preserve"> </w:t>
        </w:r>
      </w:ins>
      <w:ins w:id="6399" w:author="PR Preview" w:date="2026-01-01T00:00:00Z">
        <w:r>
          <w:t xml:space="preserve">and one gradient step of length</w:t>
        </w:r>
      </w:ins>
      <w:ins w:id="6400" w:author="PR Preview" w:date="2026-01-01T00:00:00Z">
        <w:r>
          <w:t xml:space="preserve"> </w:t>
        </w:r>
      </w:ins>
      <m:oMath>
        <m:r>
          <m:t>s</m:t>
        </m:r>
      </m:oMath>
      <w:ins w:id="6401" w:author="PR Preview" w:date="2026-01-01T00:00:00Z">
        <w:r>
          <w:t xml:space="preserve"> </w:t>
        </w:r>
      </w:ins>
      <w:ins w:id="6402" w:author="PR Preview" w:date="2026-01-01T00:00:00Z">
        <w:r>
          <w:t xml:space="preserve">from</w:t>
        </w:r>
      </w:ins>
      <w:ins w:id="6403" w:author="PR Preview" w:date="2026-01-01T00:00:00Z">
        <w:r>
          <w:t xml:space="preserve"> </w:t>
        </w:r>
      </w:ins>
      <w:ins w:id="6404" w:author="PR Preview" w:date="2026-01-01T00:00:00Z">
        <w:r>
          <w:t xml:space="preserve">$\mathord{\smash[b]{\underset{\raise.3ex\hbox{$\scriptstyle\sim$}}{x}}\vphantom{x}}$</w:t>
        </w:r>
      </w:ins>
      <w:ins w:id="6405" w:author="PR Preview" w:date="2026-01-01T00:00:00Z">
        <w:r>
          <w:t xml:space="preserve"> </w:t>
        </w:r>
      </w:ins>
      <w:ins w:id="6406" w:author="PR Preview" w:date="2026-01-01T00:00:00Z">
        <w:r>
          <w:t xml:space="preserve">gives</w:t>
        </w:r>
      </w:ins>
      <w:ins w:id="640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408" w:author="PR Preview" w:date="2026-01-01T00:00:00Z">
        <w:r>
          <w:t xml:space="preserve">.</w:t>
        </w:r>
      </w:ins>
      <w:ins w:id="6409" w:author="PR Preview" w:date="2026-01-01T00:00:00Z">
        <w:r>
          <w:t xml:space="preserve"> </w:t>
        </w:r>
      </w:ins>
      <w:ins w:id="6410" w:author="PR Preview" w:date="2026-01-01T00:00:00Z">
        <w:r>
          <w:t xml:space="preserve">For exact line search (</w:t>
        </w:r>
      </w:ins>
      <w:hyperlink w:anchor="def-exact-line-search">
        <w:ins w:id="6411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6412" w:author="PR Preview" w:date="2026-01-01T00:00:00Z">
        <w:r>
          <w:t xml:space="preserve">), let</w:t>
        </w:r>
      </w:ins>
      <w:ins w:id="6413" w:author="PR Preview" w:date="2026-01-01T00:00:00Z">
        <w:r>
          <w:t xml:space="preserve"> </w:t>
        </w:r>
      </w:ins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ins w:id="6414" w:author="PR Preview" w:date="2026-01-01T00:00:00Z">
        <w:r>
          <w:t xml:space="preserve"> </w:t>
        </w:r>
      </w:ins>
      <w:ins w:id="6415" w:author="PR Preview" w:date="2026-01-01T00:00:00Z">
        <w:r>
          <w:t xml:space="preserve">at that point: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416" w:author="PR Preview" w:date="2026-01-01T00:00:00Z">
        <w:r>
          <w:t xml:space="preserve">For</w:t>
        </w:r>
      </w:ins>
      <w:ins w:id="6417" w:author="PR Preview" w:date="2026-01-01T00:00:00Z">
        <w:r>
          <w:t xml:space="preserve"> </w:t>
        </w:r>
      </w:ins>
      <w:ins w:id="6418" w:author="PR Preview" w:date="2026-01-01T00:00:00Z">
        <w:r>
          <w:t xml:space="preserve">$\mathord{\smash[b]{\underset{\raise.3ex\hbox{$\scriptstyle\sim$}}{x}}\vphantom{x}}\ne \mathord{\smash[b]{\underset{\raise.3ex\hbox{$\scriptstyle\sim$}}{0}}\vphantom{0}}_{2 \times 1}$</w:t>
        </w:r>
      </w:ins>
      <w:ins w:id="6419" w:author="PR Preview" w:date="2026-01-01T00:00:00Z">
        <w:r>
          <w:t xml:space="preserve">,</w:t>
        </w:r>
      </w:ins>
      <w:ins w:id="642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ins w:id="6421" w:author="PR Preview" w:date="2026-01-01T00:00:00Z">
        <w:r>
          <w:t xml:space="preserve">,</w:t>
        </w:r>
      </w:ins>
      <w:ins w:id="6422" w:author="PR Preview" w:date="2026-01-01T00:00:00Z">
        <w:r>
          <w:t xml:space="preserve"> </w:t>
        </w:r>
      </w:ins>
      <w:ins w:id="6423" w:author="PR Preview" w:date="2026-01-01T00:00:00Z">
        <w:r>
          <w:t xml:space="preserve">so</w:t>
        </w:r>
      </w:ins>
      <w:ins w:id="6424" w:author="PR Preview" w:date="2026-01-01T00:00:00Z">
        <w:r>
          <w:t xml:space="preserve"> </w:t>
        </w:r>
      </w:ins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425" w:author="PR Preview" w:date="2026-01-01T00:00:00Z">
        <w:r>
          <w:t xml:space="preserve"> </w:t>
        </w:r>
      </w:ins>
      <w:ins w:id="6426" w:author="PR Preview" w:date="2026-01-01T00:00:00Z">
        <w:r>
          <w:t xml:space="preserve">is increasing in</w:t>
        </w:r>
      </w:ins>
      <w:ins w:id="6427" w:author="PR Preview" w:date="2026-01-01T00:00:00Z">
        <w:r>
          <w:t xml:space="preserve"> </w:t>
        </w:r>
      </w:ins>
      <m:oMath>
        <m:r>
          <m:t>s</m:t>
        </m:r>
      </m:oMath>
      <w:ins w:id="6428" w:author="PR Preview" w:date="2026-01-01T00:00:00Z">
        <w:r>
          <w:t xml:space="preserve"> </w:t>
        </w:r>
      </w:ins>
      <w:ins w:id="6429" w:author="PR Preview" w:date="2026-01-01T00:00:00Z">
        <w:r>
          <w:t xml:space="preserve">with a single zero, and</w:t>
        </w:r>
      </w:ins>
      <w:ins w:id="6430" w:author="PR Preview" w:date="2026-01-01T00:00:00Z">
        <w:r>
          <w:t xml:space="preserve"> </w:t>
        </w:r>
      </w:ins>
      <m:oMath>
        <m:r>
          <m:t>ϕ</m:t>
        </m:r>
      </m:oMath>
      <w:ins w:id="6431" w:author="PR Preview" w:date="2026-01-01T00:00:00Z">
        <w:r>
          <w:t xml:space="preserve"> </w:t>
        </w:r>
      </w:ins>
      <w:ins w:id="6432" w:author="PR Preview" w:date="2026-01-01T00:00:00Z">
        <w:r>
          <w:t xml:space="preserve">is minimized at</w:t>
        </w:r>
      </w:ins>
      <w:ins w:id="6433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ins w:id="6434" w:author="PR Preview" w:date="2026-01-01T00:00:00Z">
        <w:r>
          <w:t xml:space="preserve">.</w:t>
        </w:r>
      </w:ins>
      <w:ins w:id="6435" w:author="PR Preview" w:date="2026-01-01T00:00:00Z">
        <w:r>
          <w:t xml:space="preserve"> </w:t>
        </w:r>
      </w:ins>
      <w:ins w:id="6436" w:author="PR Preview" w:date="2026-01-01T00:00:00Z">
        <w:r>
          <w:t xml:space="preserve">From</w:t>
        </w:r>
      </w:ins>
      <w:ins w:id="6437" w:author="PR Preview" w:date="2026-01-01T00:00:00Z">
        <w:r>
          <w:t xml:space="preserve"> </w:t>
        </w:r>
      </w:ins>
      <w:ins w:id="6438" w:author="PR Preview" w:date="2026-01-01T00:00:00Z">
        <w:r>
          <w:t xml:space="preserve">$\mathord{\smash[b]{\underset{\raise.3ex\hbox{$\scriptstyle\sim$}}{x}}\vphantom{x}}^{(0)} = {(b, 1)}^{\top}$</w:t>
        </w:r>
      </w:ins>
      <w:ins w:id="64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440" w:author="PR Preview" w:date="2026-01-01T00:00:00Z">
        <w:r>
          <w:delText xml:space="preserve">For</w:delText>
        </w:r>
      </w:del>
      <w:del w:id="644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1</m:t>
        </m:r>
      </m:oMath>
      <w:del w:id="6442" w:author="PR Preview" w:date="2026-01-01T00:00:00Z">
        <w:r>
          <w:delText xml:space="preserve"> </w:delText>
        </w:r>
      </w:del>
      <w:del w:id="6443" w:author="PR Preview" w:date="2026-01-01T00:00:00Z">
        <w:r>
          <w:delText xml:space="preserve">the same holds at every step, by</w:delText>
        </w:r>
      </w:del>
      <w:del w:id="6444" w:author="PR Preview" w:date="2026-01-01T00:00:00Z">
        <w:r>
          <w:delText xml:space="preserve"> </w:delText>
        </w:r>
      </w:del>
      <w:hyperlink r:id="rId174">
        <w:del w:id="6445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6446" w:author="PR Preview" w:date="2026-01-01T00:00:00Z">
        <w:r>
          <w:delText xml:space="preserve"> </w:delText>
        </w:r>
      </w:del>
      <w:del w:id="6447" w:author="PR Preview" w:date="2026-01-01T00:00:00Z">
        <w:r>
          <w:delText xml:space="preserve">(when</w:delText>
        </w:r>
      </w:del>
      <w:del w:id="644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1</m:t>
        </m:r>
      </m:oMath>
      <w:del w:id="6449" w:author="PR Preview" w:date="2026-01-01T00:00:00Z">
        <w:r>
          <w:delText xml:space="preserve">,</w:delText>
        </w:r>
      </w:del>
      <w:del w:id="645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0</m:t>
        </m:r>
      </m:oMath>
      <w:del w:id="6451" w:author="PR Preview" w:date="2026-01-01T00:00:00Z">
        <w:r>
          <w:delText xml:space="preserve"> </w:delText>
        </w:r>
      </w:del>
      <w:del w:id="6452" w:author="PR Preview" w:date="2026-01-01T00:00:00Z">
        <w:r>
          <w:delText xml:space="preserve">and</w:delText>
        </w:r>
      </w:del>
      <w:del w:id="645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del w:id="6454" w:author="PR Preview" w:date="2026-01-01T00:00:00Z">
        <w:r>
          <w:delText xml:space="preserve"> </w:delText>
        </w:r>
      </w:del>
      <w:del w:id="6455" w:author="PR Preview" w:date="2026-01-01T00:00:00Z">
        <w:r>
          <w:delText xml:space="preserve">is already the minimizer):</w:delText>
        </w:r>
      </w:del>
      <w:del w:id="6456" w:author="PR Preview" w:date="2026-01-01T00:00:00Z">
        <w:r>
          <w:delText xml:space="preserve"> </w:delText>
        </w:r>
      </w:del>
      <w:del w:id="6457" w:author="PR Preview" w:date="2026-01-01T00:00:00Z">
        <w:r>
          <w:delText xml:space="preserve">if</w:delText>
        </w:r>
      </w:del>
      <w:del w:id="645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459" w:author="PR Preview" w:date="2026-01-01T00:00:00Z">
        <w:r>
          <w:delText xml:space="preserve"> </w:delText>
        </w:r>
      </w:del>
      <w:del w:id="6460" w:author="PR Preview" w:date="2026-01-01T00:00:00Z">
        <w:r>
          <w:delText xml:space="preserve">for a number</w:delText>
        </w:r>
      </w:del>
      <w:del w:id="646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≠</m:t>
        </m:r>
        <m:r>
          <m:t>0</m:t>
        </m:r>
      </m:oMath>
      <w:del w:id="6462" w:author="PR Preview" w:date="2026-01-01T00:00:00Z">
        <w:r>
          <w:delText xml:space="preserve">,</w:delText>
        </w:r>
      </w:del>
      <w:del w:id="6463" w:author="PR Preview" w:date="2026-01-01T00:00:00Z">
        <w:r>
          <w:delText xml:space="preserve"> </w:delText>
        </w:r>
      </w:del>
      <w:del w:id="6464" w:author="PR Preview" w:date="2026-01-01T00:00:00Z">
        <w:r>
          <w:delText xml:space="preserve">then</w:delText>
        </w:r>
      </w:del>
      <w:del w:id="6465" w:author="PR Preview" w:date="2026-01-01T00:00:00Z">
        <w:r>
          <w:delText xml:space="preserve"> </w:delText>
        </w:r>
      </w:del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del w:id="6466" w:author="PR Preview" w:date="2026-01-01T00:00:00Z">
        <w:r>
          <w:delText xml:space="preserve">, which depends only on</w:delText>
        </w:r>
      </w:del>
      <w:del w:id="646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del w:id="6468" w:author="PR Preview" w:date="2026-01-01T00:00:00Z">
        <w:r>
          <w:delText xml:space="preserve"> </w:delText>
        </w:r>
      </w:del>
      <w:del w:id="6469" w:author="PR Preview" w:date="2026-01-01T00:00:00Z">
        <w:r>
          <w:delText xml:space="preserve">and</w:delText>
        </w:r>
      </w:del>
      <w:del w:id="6470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del w:id="6471" w:author="PR Preview" w:date="2026-01-01T00:00:00Z">
        <w:r>
          <w:delText xml:space="preserve">, is again</w:delText>
        </w:r>
      </w:del>
      <w:del w:id="6472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del w:id="6473" w:author="PR Preview" w:date="2026-01-01T00:00:00Z">
        <w:r>
          <w:delText xml:space="preserve"> </w:delText>
        </w:r>
      </w:del>
      <w:del w:id="6474" w:author="PR Preview" w:date="2026-01-01T00:00:00Z">
        <w:r>
          <w:delText xml:space="preserve">(the factor</w:delText>
        </w:r>
      </w:del>
      <w:del w:id="6475" w:author="PR Preview" w:date="2026-01-01T00:00:00Z">
        <w:r>
          <w:delText xml:space="preserve"> </w:delText>
        </w:r>
      </w:del>
      <m:oMath>
        <m:sSup>
          <m:e>
            <m:r>
              <m:t>c</m:t>
            </m:r>
          </m:e>
          <m:sup>
            <m:r>
              <m:t>2</m:t>
            </m:r>
          </m:sup>
        </m:sSup>
      </m:oMath>
      <w:del w:id="6476" w:author="PR Preview" w:date="2026-01-01T00:00:00Z">
        <w:r>
          <w:delText xml:space="preserve"> </w:delText>
        </w:r>
      </w:del>
      <w:del w:id="6477" w:author="PR Preview" w:date="2026-01-01T00:00:00Z">
        <w:r>
          <w:delText xml:space="preserve">cancels),</w:delText>
        </w:r>
      </w:del>
      <w:del w:id="6478" w:author="PR Preview" w:date="2026-01-01T00:00:00Z">
        <w:r>
          <w:delText xml:space="preserve"> </w:delText>
        </w:r>
      </w:del>
      <w:del w:id="6479" w:author="PR Preview" w:date="2026-01-01T00:00:00Z">
        <w:r>
          <w:delText xml:space="preserve">and the step multiplies the first entry by</w:delText>
        </w:r>
      </w:del>
      <w:del w:id="6480" w:author="PR Preview" w:date="2026-01-01T00:00:00Z">
        <w:r>
          <w:delText xml:space="preserve"> </w:delText>
        </w:r>
      </w:del>
      <m:oMath>
        <m:r>
          <m:t>r</m:t>
        </m:r>
      </m:oMath>
      <w:del w:id="6481" w:author="PR Preview" w:date="2026-01-01T00:00:00Z">
        <w:r>
          <w:delText xml:space="preserve"> </w:delText>
        </w:r>
      </w:del>
      <w:del w:id="6482" w:author="PR Preview" w:date="2026-01-01T00:00:00Z">
        <w:r>
          <w:delText xml:space="preserve">and the second by</w:delText>
        </w:r>
      </w:del>
      <w:del w:id="648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r</m:t>
        </m:r>
      </m:oMath>
      <w:del w:id="6484" w:author="PR Preview" w:date="2026-01-01T00:00:00Z">
        <w:r>
          <w:delText xml:space="preserve">.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6485" w:author="PR Preview" w:date="2026-01-01T00:00:00Z">
        <w:r>
          <w:delText xml:space="preserve">For</w:delText>
        </w:r>
      </w:del>
      <w:del w:id="648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1</m:t>
        </m:r>
      </m:oMath>
      <w:del w:id="6487" w:author="PR Preview" w:date="2026-01-01T00:00:00Z">
        <w:r>
          <w:delText xml:space="preserve">, exactly one entry changes sign at every step:</w:delText>
        </w:r>
      </w:del>
      <w:del w:id="6488" w:author="PR Preview" w:date="2026-01-01T00:00:00Z">
        <w:r>
          <w:delText xml:space="preserve"> </w:delText>
        </w:r>
      </w:del>
      <w:del w:id="6489" w:author="PR Preview" w:date="2026-01-01T00:00:00Z">
        <w:r>
          <w:delText xml:space="preserve">the second when</w:delText>
        </w:r>
      </w:del>
      <w:del w:id="649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1</m:t>
        </m:r>
      </m:oMath>
      <w:del w:id="6491" w:author="PR Preview" w:date="2026-01-01T00:00:00Z">
        <w:r>
          <w:delText xml:space="preserve"> </w:delText>
        </w:r>
      </w:del>
      <w:del w:id="6492" w:author="PR Preview" w:date="2026-01-01T00:00:00Z">
        <w:r>
          <w:delText xml:space="preserve">(then</w:delText>
        </w:r>
      </w:del>
      <w:del w:id="649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6494" w:author="PR Preview" w:date="2026-01-01T00:00:00Z">
        <w:r>
          <w:delText xml:space="preserve">), and the first when</w:delText>
        </w:r>
      </w:del>
      <w:del w:id="649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&lt;</m:t>
        </m:r>
        <m:r>
          <m:t>1</m:t>
        </m:r>
      </m:oMath>
      <w:del w:id="6496" w:author="PR Preview" w:date="2026-01-01T00:00:00Z">
        <w:r>
          <w:delText xml:space="preserve"> </w:delText>
        </w:r>
      </w:del>
      <w:del w:id="6497" w:author="PR Preview" w:date="2026-01-01T00:00:00Z">
        <w:r>
          <w:delText xml:space="preserve">(then</w:delText>
        </w:r>
      </w:del>
      <w:del w:id="649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&lt;</m:t>
        </m:r>
        <m:r>
          <m:t>0</m:t>
        </m:r>
      </m:oMath>
      <w:del w:id="6499" w:author="PR Preview" w:date="2026-01-01T00:00:00Z">
        <w:r>
          <w:delText xml:space="preserve">).</w:delText>
        </w:r>
      </w:del>
      <w:del w:id="6500" w:author="PR Preview" w:date="2026-01-01T00:00:00Z">
        <w:r>
          <w:delText xml:space="preserve"> </w:delText>
        </w:r>
      </w:del>
      <w:del w:id="6501" w:author="PR Preview" w:date="2026-01-01T00:00:00Z">
        <w:r>
          <w:delText xml:space="preserve">So the iterates zigzag toward the minimizer</w:delText>
        </w:r>
      </w:del>
      <w:del w:id="650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650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3"/>
        </w:numPr>
      </w:pPr>
      <w:del w:id="6504" w:author="PR Preview" w:date="2026-01-01T00:00:00Z">
        <w:r>
          <w:delText xml:space="preserve">With</w:delText>
        </w:r>
      </w:del>
      <w:del w:id="65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3</m:t>
        </m:r>
      </m:oMath>
      <w:del w:id="6506" w:author="PR Preview" w:date="2026-01-01T00:00:00Z">
        <w:r>
          <w:delText xml:space="preserve">,</w:delText>
        </w:r>
      </w:del>
      <w:del w:id="6507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6508" w:author="PR Preview" w:date="2026-01-01T00:00:00Z">
        <w:r>
          <w:delText xml:space="preserve">:</w:delText>
        </w:r>
      </w:del>
      <w:del w:id="650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510" w:author="PR Preview" w:date="2026-01-01T00:00:00Z">
        <w:r>
          <w:delText xml:space="preserve"> </w:delText>
        </w:r>
      </w:del>
      <w:del w:id="6511" w:author="PR Preview" w:date="2026-01-01T00:00:00Z">
        <w:r>
          <w:delText xml:space="preserve">and</w:delText>
        </w:r>
      </w:del>
      <w:del w:id="651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513" w:author="PR Preview" w:date="2026-01-01T00:00:00Z">
        <w:r>
          <w:delText xml:space="preserve">,</w:delText>
        </w:r>
      </w:del>
      <w:del w:id="6514" w:author="PR Preview" w:date="2026-01-01T00:00:00Z">
        <w:r>
          <w:delText xml:space="preserve"> </w:delText>
        </w:r>
      </w:del>
      <w:del w:id="6515" w:author="PR Preview" w:date="2026-01-01T00:00:00Z">
        <w:r>
          <w:delText xml:space="preserve">and</w:delText>
        </w:r>
      </w:del>
      <w:del w:id="6516" w:author="PR Preview" w:date="2026-01-01T00:00:00Z">
        <w:r>
          <w:delText xml:space="preserve"> </w:delText>
        </w:r>
      </w:del>
      <m:oMath>
        <m:r>
          <m:t>f</m:t>
        </m:r>
      </m:oMath>
      <w:del w:id="6517" w:author="PR Preview" w:date="2026-01-01T00:00:00Z">
        <w:r>
          <w:delText xml:space="preserve"> </w:delText>
        </w:r>
      </w:del>
      <w:del w:id="6518" w:author="PR Preview" w:date="2026-01-01T00:00:00Z">
        <w:r>
          <w:delText xml:space="preserve">falls from</w:delText>
        </w:r>
      </w:del>
      <w:del w:id="6519" w:author="PR Preview" w:date="2026-01-01T00:00:00Z">
        <w:r>
          <w:delText xml:space="preserve"> </w:delText>
        </w:r>
      </w:del>
      <m:oMath>
        <m:r>
          <m:t>6</m:t>
        </m:r>
      </m:oMath>
      <w:del w:id="6520" w:author="PR Preview" w:date="2026-01-01T00:00:00Z">
        <w:r>
          <w:delText xml:space="preserve"> </w:delText>
        </w:r>
      </w:del>
      <w:del w:id="6521" w:author="PR Preview" w:date="2026-01-01T00:00:00Z">
        <w:r>
          <w:delText xml:space="preserve">to</w:delText>
        </w:r>
      </w:del>
      <w:del w:id="6522" w:author="PR Preview" w:date="2026-01-01T00:00:00Z">
        <w:r>
          <w:delText xml:space="preserve"> </w:delText>
        </w:r>
      </w:del>
      <m:oMath>
        <m:r>
          <m:t>1.5</m:t>
        </m:r>
      </m:oMath>
      <w:del w:id="6523" w:author="PR Preview" w:date="2026-01-01T00:00:00Z">
        <w:r>
          <w:delText xml:space="preserve"> </w:delText>
        </w:r>
      </w:del>
      <w:del w:id="6524" w:author="PR Preview" w:date="2026-01-01T00:00:00Z">
        <w:r>
          <w:delText xml:space="preserve">to</w:delText>
        </w:r>
      </w:del>
      <w:del w:id="6525" w:author="PR Preview" w:date="2026-01-01T00:00:00Z">
        <w:r>
          <w:delText xml:space="preserve"> </w:delText>
        </w:r>
      </w:del>
      <m:oMath>
        <m:r>
          <m:t>0.375</m:t>
        </m:r>
      </m:oMath>
      <w:del w:id="6526" w:author="PR Preview" w:date="2026-01-01T00:00:00Z">
        <w:r>
          <w:delText xml:space="preserve">, a quarter at each step.</w:delText>
        </w:r>
      </w:del>
    </w:p>
    <w:p>
      <w:pPr>
        <w:pStyle w:val="BodyText"/>
      </w:pPr>
      <w:ins w:id="6527" w:author="PR Preview" w:date="2026-01-01T00:00:00Z">
        <w:r>
  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  </w:r>
      </w:ins>
    </w:p>
    <w:p>
      <w:pPr>
        <w:pStyle w:val="FirstParagraph"/>
      </w:pPr>
      <w:ins w:id="6528" w:author="PR Preview" w:date="2026-01-01T00:00:00Z">
        <w:r>
          <w:t xml:space="preserve">For</w:t>
        </w:r>
      </w:ins>
      <w:ins w:id="652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1</m:t>
        </m:r>
      </m:oMath>
      <w:ins w:id="6530" w:author="PR Preview" w:date="2026-01-01T00:00:00Z">
        <w:r>
          <w:t xml:space="preserve"> </w:t>
        </w:r>
      </w:ins>
      <w:ins w:id="6531" w:author="PR Preview" w:date="2026-01-01T00:00:00Z">
        <w:r>
          <w:t xml:space="preserve">the same holds at every step, by</w:t>
        </w:r>
      </w:ins>
      <w:ins w:id="6532" w:author="PR Preview" w:date="2026-01-01T00:00:00Z">
        <w:r>
          <w:t xml:space="preserve"> </w:t>
        </w:r>
      </w:ins>
      <w:hyperlink r:id="rId174">
        <w:ins w:id="6533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6534" w:author="PR Preview" w:date="2026-01-01T00:00:00Z">
        <w:r>
          <w:t xml:space="preserve"> </w:t>
        </w:r>
      </w:ins>
      <w:ins w:id="6535" w:author="PR Preview" w:date="2026-01-01T00:00:00Z">
        <w:r>
          <w:t xml:space="preserve">(when</w:t>
        </w:r>
      </w:ins>
      <w:ins w:id="653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</m:t>
        </m:r>
      </m:oMath>
      <w:ins w:id="6537" w:author="PR Preview" w:date="2026-01-01T00:00:00Z">
        <w:r>
          <w:t xml:space="preserve">,</w:t>
        </w:r>
      </w:ins>
      <w:ins w:id="653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</m:oMath>
      <w:ins w:id="6539" w:author="PR Preview" w:date="2026-01-01T00:00:00Z">
        <w:r>
          <w:t xml:space="preserve"> </w:t>
        </w:r>
      </w:ins>
      <w:ins w:id="6540" w:author="PR Preview" w:date="2026-01-01T00:00:00Z">
        <w:r>
          <w:t xml:space="preserve">and</w:t>
        </w:r>
      </w:ins>
      <w:ins w:id="6541" w:author="PR Preview" w:date="2026-01-01T00:00:00Z">
        <w:r>
          <w:t xml:space="preserve"> </w:t>
        </w:r>
      </w:ins>
      <w:ins w:id="6542" w:author="PR Preview" w:date="2026-01-01T00:00:00Z">
        <w:r>
          <w:t xml:space="preserve">$\mathord{\smash[b]{\underset{\raise.3ex\hbox{$\scriptstyle\sim$}}{x}}\vphantom{x}}^{(1)}$</w:t>
        </w:r>
      </w:ins>
      <w:ins w:id="6543" w:author="PR Preview" w:date="2026-01-01T00:00:00Z">
        <w:r>
          <w:t xml:space="preserve"> </w:t>
        </w:r>
      </w:ins>
      <w:ins w:id="6544" w:author="PR Preview" w:date="2026-01-01T00:00:00Z">
        <w:r>
          <w:t xml:space="preserve">is already the minimizer):</w:t>
        </w:r>
      </w:ins>
      <w:ins w:id="6545" w:author="PR Preview" w:date="2026-01-01T00:00:00Z">
        <w:r>
          <w:t xml:space="preserve"> </w:t>
        </w:r>
      </w:ins>
      <w:ins w:id="6546" w:author="PR Preview" w:date="2026-01-01T00:00:00Z">
        <w:r>
          <w:t xml:space="preserve">if</w:t>
        </w:r>
      </w:ins>
      <w:ins w:id="6547" w:author="PR Preview" w:date="2026-01-01T00:00:00Z">
        <w:r>
          <w:t xml:space="preserve"> </w:t>
        </w:r>
      </w:ins>
      <w:ins w:id="6548" w:author="PR Preview" w:date="2026-01-01T00:00:00Z">
        <w:r>
          <w:t xml:space="preserve">$\mathord{\smash[b]{\underset{\raise.3ex\hbox{$\scriptstyle\sim$}}{x}}\vphantom{x}}^{(t)} = {(c\,b,\ \pm c)}^{\top}$</w:t>
        </w:r>
      </w:ins>
      <w:ins w:id="6549" w:author="PR Preview" w:date="2026-01-01T00:00:00Z">
        <w:r>
          <w:t xml:space="preserve"> </w:t>
        </w:r>
      </w:ins>
      <w:ins w:id="6550" w:author="PR Preview" w:date="2026-01-01T00:00:00Z">
        <w:r>
          <w:t xml:space="preserve">for a number</w:t>
        </w:r>
      </w:ins>
      <w:ins w:id="655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≠</m:t>
        </m:r>
        <m:r>
          <m:t>0</m:t>
        </m:r>
      </m:oMath>
      <w:ins w:id="6552" w:author="PR Preview" w:date="2026-01-01T00:00:00Z">
        <w:r>
          <w:t xml:space="preserve">,</w:t>
        </w:r>
      </w:ins>
      <w:ins w:id="6553" w:author="PR Preview" w:date="2026-01-01T00:00:00Z">
        <w:r>
          <w:t xml:space="preserve"> </w:t>
        </w:r>
      </w:ins>
      <w:ins w:id="6554" w:author="PR Preview" w:date="2026-01-01T00:00:00Z">
        <w:r>
          <w:t xml:space="preserve">then</w:t>
        </w:r>
      </w:ins>
      <w:ins w:id="6555" w:author="PR Preview" w:date="2026-01-01T00:00:00Z">
        <w:r>
          <w:t xml:space="preserve"> </w:t>
        </w:r>
      </w:ins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ins w:id="6556" w:author="PR Preview" w:date="2026-01-01T00:00:00Z">
        <w:r>
          <w:t xml:space="preserve">, which depends only on</w:t>
        </w:r>
      </w:ins>
      <w:ins w:id="655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ins w:id="6558" w:author="PR Preview" w:date="2026-01-01T00:00:00Z">
        <w:r>
          <w:t xml:space="preserve"> </w:t>
        </w:r>
      </w:ins>
      <w:ins w:id="6559" w:author="PR Preview" w:date="2026-01-01T00:00:00Z">
        <w:r>
          <w:t xml:space="preserve">and</w:t>
        </w:r>
      </w:ins>
      <w:ins w:id="656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ins w:id="6561" w:author="PR Preview" w:date="2026-01-01T00:00:00Z">
        <w:r>
          <w:t xml:space="preserve">, is again</w:t>
        </w:r>
      </w:ins>
      <w:ins w:id="656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ins w:id="6563" w:author="PR Preview" w:date="2026-01-01T00:00:00Z">
        <w:r>
          <w:t xml:space="preserve"> </w:t>
        </w:r>
      </w:ins>
      <w:ins w:id="6564" w:author="PR Preview" w:date="2026-01-01T00:00:00Z">
        <w:r>
          <w:t xml:space="preserve">(the factor</w:t>
        </w:r>
      </w:ins>
      <w:ins w:id="6565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t>2</m:t>
            </m:r>
          </m:sup>
        </m:sSup>
      </m:oMath>
      <w:ins w:id="6566" w:author="PR Preview" w:date="2026-01-01T00:00:00Z">
        <w:r>
          <w:t xml:space="preserve"> </w:t>
        </w:r>
      </w:ins>
      <w:ins w:id="6567" w:author="PR Preview" w:date="2026-01-01T00:00:00Z">
        <w:r>
          <w:t xml:space="preserve">cancels),</w:t>
        </w:r>
      </w:ins>
      <w:ins w:id="6568" w:author="PR Preview" w:date="2026-01-01T00:00:00Z">
        <w:r>
          <w:t xml:space="preserve"> </w:t>
        </w:r>
      </w:ins>
      <w:ins w:id="6569" w:author="PR Preview" w:date="2026-01-01T00:00:00Z">
        <w:r>
          <w:t xml:space="preserve">and the step multiplies the first entry by</w:t>
        </w:r>
      </w:ins>
      <w:ins w:id="6570" w:author="PR Preview" w:date="2026-01-01T00:00:00Z">
        <w:r>
          <w:t xml:space="preserve"> </w:t>
        </w:r>
      </w:ins>
      <m:oMath>
        <m:r>
          <m:t>r</m:t>
        </m:r>
      </m:oMath>
      <w:ins w:id="6571" w:author="PR Preview" w:date="2026-01-01T00:00:00Z">
        <w:r>
          <w:t xml:space="preserve"> </w:t>
        </w:r>
      </w:ins>
      <w:ins w:id="6572" w:author="PR Preview" w:date="2026-01-01T00:00:00Z">
        <w:r>
          <w:t xml:space="preserve">and the second by</w:t>
        </w:r>
      </w:ins>
      <w:ins w:id="657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r</m:t>
        </m:r>
      </m:oMath>
      <w:ins w:id="6574" w:author="PR Preview" w:date="2026-01-01T00:00:00Z">
        <w:r>
          <w:t xml:space="preserve">. So</w:t>
        </w:r>
      </w:ins>
    </w:p>
    <w:p>
      <w:pPr>
        <w:pStyle w:val="BodyText"/>
      </w:pPr>
      <w:ins w:id="6575" w:author="PR Preview" w:date="2026-01-01T00:00:00Z">
        <w:r>
  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  </w:r>
      </w:ins>
    </w:p>
    <w:p>
      <w:pPr>
        <w:pStyle w:val="FirstParagraph"/>
      </w:pPr>
      <w:ins w:id="6576" w:author="PR Preview" w:date="2026-01-01T00:00:00Z">
        <w:r>
          <w:t xml:space="preserve">For</w:t>
        </w:r>
      </w:ins>
      <w:ins w:id="65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1</m:t>
        </m:r>
      </m:oMath>
      <w:ins w:id="6578" w:author="PR Preview" w:date="2026-01-01T00:00:00Z">
        <w:r>
          <w:t xml:space="preserve">, exactly one entry changes sign at every step:</w:t>
        </w:r>
      </w:ins>
      <w:ins w:id="6579" w:author="PR Preview" w:date="2026-01-01T00:00:00Z">
        <w:r>
          <w:t xml:space="preserve"> </w:t>
        </w:r>
      </w:ins>
      <w:ins w:id="6580" w:author="PR Preview" w:date="2026-01-01T00:00:00Z">
        <w:r>
          <w:t xml:space="preserve">the second when</w:t>
        </w:r>
      </w:ins>
      <w:ins w:id="658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1</m:t>
        </m:r>
      </m:oMath>
      <w:ins w:id="6582" w:author="PR Preview" w:date="2026-01-01T00:00:00Z">
        <w:r>
          <w:t xml:space="preserve"> </w:t>
        </w:r>
      </w:ins>
      <w:ins w:id="6583" w:author="PR Preview" w:date="2026-01-01T00:00:00Z">
        <w:r>
          <w:t xml:space="preserve">(then</w:t>
        </w:r>
      </w:ins>
      <w:ins w:id="658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6585" w:author="PR Preview" w:date="2026-01-01T00:00:00Z">
        <w:r>
          <w:t xml:space="preserve">), and the first when</w:t>
        </w:r>
      </w:ins>
      <w:ins w:id="658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&lt;</m:t>
        </m:r>
        <m:r>
          <m:t>1</m:t>
        </m:r>
      </m:oMath>
      <w:ins w:id="6587" w:author="PR Preview" w:date="2026-01-01T00:00:00Z">
        <w:r>
          <w:t xml:space="preserve"> </w:t>
        </w:r>
      </w:ins>
      <w:ins w:id="6588" w:author="PR Preview" w:date="2026-01-01T00:00:00Z">
        <w:r>
          <w:t xml:space="preserve">(then</w:t>
        </w:r>
      </w:ins>
      <w:ins w:id="658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&lt;</m:t>
        </m:r>
        <m:r>
          <m:t>0</m:t>
        </m:r>
      </m:oMath>
      <w:ins w:id="6590" w:author="PR Preview" w:date="2026-01-01T00:00:00Z">
        <w:r>
          <w:t xml:space="preserve">).</w:t>
        </w:r>
      </w:ins>
      <w:ins w:id="6591" w:author="PR Preview" w:date="2026-01-01T00:00:00Z">
        <w:r>
          <w:t xml:space="preserve"> </w:t>
        </w:r>
      </w:ins>
      <w:ins w:id="6592" w:author="PR Preview" w:date="2026-01-01T00:00:00Z">
        <w:r>
          <w:t xml:space="preserve">So the iterates zigzag toward the minimizer</w:t>
        </w:r>
      </w:ins>
      <w:ins w:id="6593" w:author="PR Preview" w:date="2026-01-01T00:00:00Z">
        <w:r>
          <w:t xml:space="preserve"> </w:t>
        </w:r>
      </w:ins>
      <w:ins w:id="6594" w:author="PR Preview" w:date="2026-01-01T00:00:00Z">
        <w:r>
          <w:t xml:space="preserve">$\mathord{\smash[b]{\underset{\raise.3ex\hbox{$\scriptstyle\sim$}}{0}}\vphantom{0}}_{2 \times 1}$</w:t>
        </w:r>
      </w:ins>
      <w:ins w:id="659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3"/>
        </w:numPr>
      </w:pPr>
      <w:ins w:id="6596" w:author="PR Preview" w:date="2026-01-01T00:00:00Z">
        <w:r>
          <w:t xml:space="preserve">With</w:t>
        </w:r>
      </w:ins>
      <w:ins w:id="659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3</m:t>
        </m:r>
      </m:oMath>
      <w:ins w:id="6598" w:author="PR Preview" w:date="2026-01-01T00:00:00Z">
        <w:r>
          <w:t xml:space="preserve">,</w:t>
        </w:r>
      </w:ins>
      <w:ins w:id="659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6600" w:author="PR Preview" w:date="2026-01-01T00:00:00Z">
        <w:r>
          <w:t xml:space="preserve">:</w:t>
        </w:r>
      </w:ins>
      <w:ins w:id="6601" w:author="PR Preview" w:date="2026-01-01T00:00:00Z">
        <w:r>
          <w:t xml:space="preserve"> </w:t>
        </w:r>
      </w:ins>
      <w:ins w:id="6602" w:author="PR Preview" w:date="2026-01-01T00:00:00Z">
        <w:r>
          <w:t xml:space="preserve">$\mathord{\smash[b]{\underset{\raise.3ex\hbox{$\scriptstyle\sim$}}{x}}\vphantom{x}}^{(1)} = {(1.5, -0.5)}^{\top}$</w:t>
        </w:r>
      </w:ins>
      <w:ins w:id="6603" w:author="PR Preview" w:date="2026-01-01T00:00:00Z">
        <w:r>
          <w:t xml:space="preserve"> </w:t>
        </w:r>
      </w:ins>
      <w:ins w:id="6604" w:author="PR Preview" w:date="2026-01-01T00:00:00Z">
        <w:r>
          <w:t xml:space="preserve">and</w:t>
        </w:r>
      </w:ins>
      <w:ins w:id="6605" w:author="PR Preview" w:date="2026-01-01T00:00:00Z">
        <w:r>
          <w:t xml:space="preserve"> </w:t>
        </w:r>
      </w:ins>
      <w:ins w:id="6606" w:author="PR Preview" w:date="2026-01-01T00:00:00Z">
        <w:r>
          <w:t xml:space="preserve">$\mathord{\smash[b]{\underset{\raise.3ex\hbox{$\scriptstyle\sim$}}{x}}\vphantom{x}}^{(2)} = {(0.75, 0.25)}^{\top}$</w:t>
        </w:r>
      </w:ins>
      <w:ins w:id="6607" w:author="PR Preview" w:date="2026-01-01T00:00:00Z">
        <w:r>
          <w:t xml:space="preserve">,</w:t>
        </w:r>
      </w:ins>
      <w:ins w:id="6608" w:author="PR Preview" w:date="2026-01-01T00:00:00Z">
        <w:r>
          <w:t xml:space="preserve"> </w:t>
        </w:r>
      </w:ins>
      <w:ins w:id="6609" w:author="PR Preview" w:date="2026-01-01T00:00:00Z">
        <w:r>
          <w:t xml:space="preserve">and</w:t>
        </w:r>
      </w:ins>
      <w:ins w:id="6610" w:author="PR Preview" w:date="2026-01-01T00:00:00Z">
        <w:r>
          <w:t xml:space="preserve"> </w:t>
        </w:r>
      </w:ins>
      <m:oMath>
        <m:r>
          <m:t>f</m:t>
        </m:r>
      </m:oMath>
      <w:ins w:id="6611" w:author="PR Preview" w:date="2026-01-01T00:00:00Z">
        <w:r>
          <w:t xml:space="preserve"> </w:t>
        </w:r>
      </w:ins>
      <w:ins w:id="6612" w:author="PR Preview" w:date="2026-01-01T00:00:00Z">
        <w:r>
          <w:t xml:space="preserve">falls from</w:t>
        </w:r>
      </w:ins>
      <w:ins w:id="6613" w:author="PR Preview" w:date="2026-01-01T00:00:00Z">
        <w:r>
          <w:t xml:space="preserve"> </w:t>
        </w:r>
      </w:ins>
      <m:oMath>
        <m:r>
          <m:t>6</m:t>
        </m:r>
      </m:oMath>
      <w:ins w:id="6614" w:author="PR Preview" w:date="2026-01-01T00:00:00Z">
        <w:r>
          <w:t xml:space="preserve"> </w:t>
        </w:r>
      </w:ins>
      <w:ins w:id="6615" w:author="PR Preview" w:date="2026-01-01T00:00:00Z">
        <w:r>
          <w:t xml:space="preserve">to</w:t>
        </w:r>
      </w:ins>
      <w:ins w:id="6616" w:author="PR Preview" w:date="2026-01-01T00:00:00Z">
        <w:r>
          <w:t xml:space="preserve"> </w:t>
        </w:r>
      </w:ins>
      <m:oMath>
        <m:r>
          <m:t>1.5</m:t>
        </m:r>
      </m:oMath>
      <w:ins w:id="6617" w:author="PR Preview" w:date="2026-01-01T00:00:00Z">
        <w:r>
          <w:t xml:space="preserve"> </w:t>
        </w:r>
      </w:ins>
      <w:ins w:id="6618" w:author="PR Preview" w:date="2026-01-01T00:00:00Z">
        <w:r>
          <w:t xml:space="preserve">to</w:t>
        </w:r>
      </w:ins>
      <w:ins w:id="6619" w:author="PR Preview" w:date="2026-01-01T00:00:00Z">
        <w:r>
          <w:t xml:space="preserve"> </w:t>
        </w:r>
      </w:ins>
      <m:oMath>
        <m:r>
          <m:t>0.375</m:t>
        </m:r>
      </m:oMath>
      <w:ins w:id="6620" w:author="PR Preview" w:date="2026-01-01T00:00:00Z">
        <w:r>
          <w:t xml:space="preserve">, a quarter at each step.</w:t>
        </w:r>
      </w:ins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2026-10-17T10:59:58Z</dcterms:created>
  <dcterms:modified xsi:type="dcterms:W3CDTF">2026-10-17T10:59:58Z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