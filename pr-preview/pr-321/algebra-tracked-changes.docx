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79 (Cosine and 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i/>
            <w:iCs/>
          </w:rPr>
          <w:delText xml:space="preserve">unit circle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set of points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the plane with</w:delText>
        </w:r>
      </w:del>
      <w:del w:id="1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half of its circumference.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 real number</w:delText>
        </w:r>
      </w:del>
      <w:del w:id="22" w:author="PR Preview" w:date="2026-01-01T00:00:00Z">
        <w:r>
          <w:delText xml:space="preserve"> </w:delText>
        </w:r>
      </w:del>
      <m:oMath>
        <m:r>
          <m:t>θ</m:t>
        </m:r>
      </m:oMath>
      <w:del w:id="23" w:author="PR Preview" w:date="2026-01-01T00:00:00Z">
        <w:r>
          <w:delText xml:space="preserve">, start at the point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move a distance</w:delText>
        </w:r>
      </w:del>
      <w:del w:id="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along the unit circle,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counterclockwise if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clockwise if</w:delText>
        </w:r>
      </w:del>
      <w:del w:id="3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 point reached is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its first coordinate is the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cosine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 its second coordinate is 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sine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</w:delText>
        </w:r>
      </w:del>
      <w:del w:id="55" w:author="PR Preview" w:date="2026-01-01T00:00:00Z">
        <w:r>
          <w:delText xml:space="preserve"> </w:delText>
        </w:r>
      </w:del>
      <m:oMath>
        <m:r>
          <m:t>θ</m:t>
        </m:r>
      </m:oMath>
      <w:del w:id="56" w:author="PR Preview" w:date="2026-01-01T00:00:00Z">
        <w:r>
          <w:delText xml:space="preserve">.</w:delText>
        </w:r>
      </w:del>
    </w:p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Example 57 (Cosines and sines of some angles)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 </w:delText>
        </w:r>
      </w:del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stays at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, so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8" w:author="PR Preview" w:date="2026-01-01T00:00:00Z">
        <w:r>
          <w:delText xml:space="preserve">.</w:delText>
        </w:r>
      </w:del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goes half way around the circle, to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so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del w:id="79" w:author="PR Preview" w:date="2026-01-01T00:00:00Z">
        <w:r>
          <w:delText xml:space="preserve">.</w:delText>
        </w:r>
      </w:del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goes a quarter of the way round, to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so</w:delText>
        </w:r>
      </w:del>
      <w:del w:id="8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0" w:author="PR Preview" w:date="2026-01-01T00:00:00Z">
        <w:r>
          <w:delText xml:space="preserve">.</w:delText>
        </w:r>
      </w:del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goes an eighth of the way round,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to the point of the circle with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96" w:author="PR Preview" w:date="2026-01-01T00:00:00Z">
        <w:r>
          <w:delText xml:space="preserve">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There</w:delText>
        </w:r>
      </w:del>
      <w:del w:id="9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00" w:author="PR Preview" w:date="2026-01-01T00:00:00Z">
        <w:r>
          <w:delText xml:space="preserve">, so</w:delText>
        </w:r>
      </w:del>
      <w:del w:id="10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and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del w:id="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79 (Unit circle)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unit circle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 set of points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in the plane with</w:t>
        </w:r>
      </w:ins>
      <w:ins w:id="11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17" w:author="PR Preview" w:date="2026-01-01T00:00:00Z">
        <w:r>
          <w:t xml:space="preserve">.</w:t>
        </w:r>
      </w:ins>
    </w:p>
    <w:bookmarkEnd w:id="281"/>
    <w:bookmarkStart w:id="282" w:name="exm-unit-circle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57 (Points on the unit circle)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on the unit circle, because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on the unit circle, because</w:t>
        </w:r>
      </w:ins>
      <w:ins w:id="127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on the unit circle, because</w:t>
        </w:r>
      </w:ins>
      <w:ins w:id="13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ins w:id="1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not on the unit circle, because</w:t>
        </w:r>
      </w:ins>
      <w:ins w:id="135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ins w:id="136" w:author="PR Preview" w:date="2026-01-01T00:00:00Z">
        <w:r>
          <w:t xml:space="preserve">.</w:t>
        </w:r>
      </w:ins>
    </w:p>
    <w:bookmarkEnd w:id="282"/>
    <w:bookmarkStart w:id="283" w:name="def-pi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Definition 80 (The number</w:t>
        </w:r>
      </w:ins>
      <w:ins w:id="138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39" w:author="PR Preview" w:date="2026-01-01T00:00:00Z">
        <w:r>
          <w:rPr>
            <w:b/>
            <w:bCs/>
          </w:rP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 number</w:t>
        </w:r>
      </w:ins>
      <w:ins w:id="14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half of the circumference of the unit circle (</w:t>
        </w:r>
      </w:ins>
      <w:hyperlink w:anchor="def-unit-circle">
        <w:ins w:id="145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46" w:author="PR Preview" w:date="2026-01-01T00:00:00Z">
        <w:r>
          <w:t xml:space="preserve">).</w:t>
        </w:r>
      </w:ins>
    </w:p>
    <w:bookmarkEnd w:id="283"/>
    <w:bookmarkStart w:id="284" w:name="exm-pi"/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58 (Distances around the unit circle)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whole unit circle has circumference</w:t>
        </w:r>
      </w:ins>
      <w:ins w:id="150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Moving from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to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along the upper half of the circle covers a distance of</w:t>
        </w:r>
      </w:ins>
      <w:ins w:id="160" w:author="PR Preview" w:date="2026-01-01T00:00:00Z">
        <w:r>
          <w:t xml:space="preserve"> </w:t>
        </w:r>
      </w:ins>
      <m:oMath>
        <m:r>
          <m:t>π</m:t>
        </m:r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moving from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to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covers a quarter of the circle, a distance of</w:t>
        </w:r>
      </w:ins>
      <w:ins w:id="17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71" w:author="PR Preview" w:date="2026-01-01T00:00:00Z">
        <w:r>
          <w:t xml:space="preserve">.</w:t>
        </w:r>
      </w:ins>
    </w:p>
    <w:bookmarkEnd w:id="284"/>
    <w:bookmarkStart w:id="285" w:name="def-cosine-sine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Definition 81 (Cosine)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For a real number</w:t>
        </w:r>
      </w:ins>
      <w:ins w:id="175" w:author="PR Preview" w:date="2026-01-01T00:00:00Z">
        <w:r>
          <w:t xml:space="preserve"> </w:t>
        </w:r>
      </w:ins>
      <m:oMath>
        <m:r>
          <m:t>θ</m:t>
        </m:r>
      </m:oMath>
      <w:ins w:id="176" w:author="PR Preview" w:date="2026-01-01T00:00:00Z">
        <w:r>
          <w:t xml:space="preserve">, start at the point</w:t>
        </w:r>
      </w:ins>
      <w:ins w:id="1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the unit circle (</w:t>
        </w:r>
      </w:ins>
      <w:hyperlink w:anchor="def-unit-circle">
        <w:ins w:id="180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move a distance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along the circle,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counterclockwise if</w:t>
        </w:r>
      </w:ins>
      <w:ins w:id="18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 clockwise if</w:t>
        </w:r>
      </w:ins>
      <w:ins w:id="19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first coordinate of the point reached is 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cosine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of</w:t>
        </w:r>
      </w:ins>
      <w:ins w:id="200" w:author="PR Preview" w:date="2026-01-01T00:00:00Z">
        <w:r>
          <w:t xml:space="preserve"> </w:t>
        </w:r>
      </w:ins>
      <m:oMath>
        <m:r>
          <m:t>θ</m:t>
        </m:r>
      </m:oMath>
      <w:ins w:id="201" w:author="PR Preview" w:date="2026-01-01T00:00:00Z">
        <w:r>
          <w:t xml:space="preserve">, written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03" w:author="PR Preview" w:date="2026-01-01T00:00:00Z">
        <w:r>
          <w:t xml:space="preserve">.</w:t>
        </w:r>
      </w:ins>
    </w:p>
    <w:bookmarkEnd w:id="285"/>
    <w:bookmarkStart w:id="286" w:name="exm-cosine-sine"/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Example 59 (Cosines of some angles)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stays at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0" w:author="PR Preview" w:date="2026-01-01T00:00:00Z">
        <w:r>
          <w:t xml:space="preserve">, so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goes half way around the circle, to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6" w:author="PR Preview" w:date="2026-01-01T00:00:00Z">
        <w:r>
          <w:t xml:space="preserve">, so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goes a quarter of the way round, to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2" w:author="PR Preview" w:date="2026-01-01T00:00:00Z">
        <w:r>
          <w:t xml:space="preserve">, so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goes an eighth of the way round,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to the point of the circle with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230" w:author="PR Preview" w:date="2026-01-01T00:00:00Z">
        <w:r>
          <w:t xml:space="preserve">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There</w:t>
        </w:r>
      </w:ins>
      <w:ins w:id="23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34" w:author="PR Preview" w:date="2026-01-01T00:00:00Z">
        <w:r>
          <w:t xml:space="preserve">, so</w:t>
        </w:r>
      </w:ins>
      <w:ins w:id="23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239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Definition 82 (Sine)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For a real number</w:t>
        </w:r>
      </w:ins>
      <w:ins w:id="243" w:author="PR Preview" w:date="2026-01-01T00:00:00Z">
        <w:r>
          <w:t xml:space="preserve"> </w:t>
        </w:r>
      </w:ins>
      <m:oMath>
        <m:r>
          <m:t>θ</m:t>
        </m:r>
      </m:oMath>
      <w:ins w:id="244" w:author="PR Preview" w:date="2026-01-01T00:00:00Z">
        <w:r>
          <w:t xml:space="preserve">, the second coordinate of the point reached from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by moving a distance</w:t>
        </w:r>
      </w:ins>
      <w:ins w:id="24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along the unit circle (</w:t>
        </w:r>
      </w:ins>
      <w:hyperlink w:anchor="def-cosine-sine">
        <w:ins w:id="251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252" w:author="PR Preview" w:date="2026-01-01T00:00:00Z">
        <w:r>
          <w:t xml:space="preserve">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the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sine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</w:t>
        </w:r>
      </w:ins>
      <w:ins w:id="259" w:author="PR Preview" w:date="2026-01-01T00:00:00Z">
        <w:r>
          <w:t xml:space="preserve"> </w:t>
        </w:r>
      </w:ins>
      <m:oMath>
        <m:r>
          <m:t>θ</m:t>
        </m:r>
      </m:oMath>
      <w:ins w:id="260" w:author="PR Preview" w:date="2026-01-01T00:00:00Z">
        <w:r>
          <w:t xml:space="preserve">, written</w:t>
        </w:r>
      </w:ins>
      <w:ins w:id="26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62" w:author="PR Preview" w:date="2026-01-01T00:00:00Z">
        <w:r>
          <w:t xml:space="preserve">.</w:t>
        </w:r>
      </w:ins>
    </w:p>
    <w:bookmarkEnd w:id="287"/>
    <w:bookmarkStart w:id="288" w:name="exm-sine"/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60 (Sines of some angles)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stays at</w:t>
        </w:r>
      </w:ins>
      <w:ins w:id="2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, so</w:t>
        </w:r>
      </w:ins>
      <w:ins w:id="27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2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goes half way around the circle, to</w:t>
        </w:r>
      </w:ins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5" w:author="PR Preview" w:date="2026-01-01T00:00:00Z">
        <w:r>
          <w:t xml:space="preserve">, so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2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goes a quarter of the way round, to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, so</w:t>
        </w:r>
      </w:ins>
      <w:ins w:id="282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reaches the point with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w:anchor="exm-cosine-sine">
        <w:ins w:id="289" w:author="PR Preview" w:date="2026-01-01T00:00:00Z">
          <w:r>
            <w:rPr>
              <w:rStyle w:val="Hyperlink"/>
            </w:rPr>
            <w:t xml:space="preserve">Example 59</w:t>
          </w:r>
        </w:ins>
      </w:hyperlink>
      <w:ins w:id="290" w:author="PR Preview" w:date="2026-01-01T00:00:00Z">
        <w:r>
          <w:t xml:space="preserve">),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so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94" w:author="PR Preview" w:date="2026-01-01T00:00:00Z">
        <w:r>
          <w:t xml:space="preserve">.</w:t>
        </w:r>
      </w:ins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del w:id="295" w:author="PR Preview" w:date="2026-01-01T00:00:00Z">
        <w:r>
          <w:rPr>
            <w:b/>
            <w:bCs/>
          </w:rPr>
          <w:delText xml:space="preserve">Example 58 (The unit circle and the angle</w:delText>
        </w:r>
      </w:del>
      <w:del w:id="29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97" w:author="PR Preview" w:date="2026-01-01T00:00:00Z">
        <w:r>
          <w:rPr>
            <w:b/>
            <w:bCs/>
          </w:rPr>
          <w:delText xml:space="preserve">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Take</w:delText>
        </w:r>
      </w:del>
      <w:del w:id="30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301" w:author="PR Preview" w:date="2026-01-01T00:00:00Z">
        <w:r>
          <w:delText xml:space="preserve">, one sixth of the way round the circle.</w:delText>
        </w:r>
      </w:del>
      <w:del w:id="302" w:author="PR Preview" w:date="2026-01-01T00:00:00Z">
        <w:r>
          <w:delText xml:space="preserve"> </w:delText>
        </w:r>
      </w:del>
      <w:hyperlink w:anchor="fig-cosine-sine-unit-circle">
        <w:del w:id="303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shows the point reached,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, and its two coordinates.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The point is a vertex of a regular hexagon inscribed in the unit circle,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whose sides have the same length as its radius,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so the point is at distance</w:delText>
        </w:r>
      </w:del>
      <w:del w:id="314" w:author="PR Preview" w:date="2026-01-01T00:00:00Z">
        <w:r>
          <w:delText xml:space="preserve"> </w:delText>
        </w:r>
      </w:del>
      <m:oMath>
        <m:r>
          <m:t>1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from</w:delText>
        </w:r>
      </w:del>
      <w:del w:id="3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Writing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,</w:delText>
        </w:r>
      </w:del>
    </w:p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Example 61 (The unit circle and the angle</w:t>
        </w:r>
      </w:ins>
      <w:ins w:id="32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325" w:author="PR Preview" w:date="2026-01-01T00:00:00Z">
        <w:r>
          <w:rPr>
            <w:b/>
            <w:bCs/>
          </w:rPr>
          <w:t xml:space="preserve">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Take</w:t>
        </w:r>
      </w:ins>
      <w:ins w:id="32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329" w:author="PR Preview" w:date="2026-01-01T00:00:00Z">
        <w:r>
          <w:t xml:space="preserve">, one sixth of the way round the circle.</w:t>
        </w:r>
      </w:ins>
      <w:ins w:id="330" w:author="PR Preview" w:date="2026-01-01T00:00:00Z">
        <w:r>
          <w:t xml:space="preserve"> </w:t>
        </w:r>
      </w:ins>
      <w:hyperlink w:anchor="fig-cosine-sine-unit-circle">
        <w:ins w:id="331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shows the point reached,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, and its two coordinates.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point is a vertex of a regular hexagon inscribed in the unit circle,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whose sides have the same length as its radius,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 the point is at distance</w:t>
        </w:r>
      </w:ins>
      <w:ins w:id="342" w:author="PR Preview" w:date="2026-01-01T00:00:00Z">
        <w:r>
          <w:t xml:space="preserve"> </w:t>
        </w:r>
      </w:ins>
      <m:oMath>
        <m:r>
          <m:t>1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Writing</w:t>
        </w:r>
      </w:ins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del w:id="351" w:author="PR Preview" w:date="2026-01-01T00:00:00Z">
        <w:r>
          <w:rPr>
            <w:b/>
            <w:bCs/>
          </w:rPr>
          <w:delText xml:space="preserve">Definition 80 (Imaginary unit)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rPr>
            <w:b/>
            <w:bCs/>
          </w:rPr>
          <w:delText xml:space="preserve">imaginary unit</w:delText>
        </w:r>
      </w:del>
      <w:del w:id="356" w:author="PR Preview" w:date="2026-01-01T00:00:00Z">
        <w:r>
          <w:delText xml:space="preserve"> </w:delText>
        </w:r>
      </w:del>
      <m:oMath>
        <m:r>
          <m:t>i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 a number whose square is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60" w:author="PR Preview" w:date="2026-01-01T00:00:00Z">
        <w:r>
          <w:delText xml:space="preserve">:</w:delText>
        </w:r>
      </w:del>
    </w:p>
    <w:p>
      <w:pPr>
        <w:pStyle w:val="FirstParagraph"/>
      </w:pPr>
      <w:ins w:id="361" w:author="PR Preview" w:date="2026-01-01T00:00:00Z">
        <w:r>
          <w:rPr>
            <w:b/>
            <w:bCs/>
          </w:rPr>
          <w:t xml:space="preserve">Definition 83 (Imaginary unit)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The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imaginary unit</w:t>
        </w:r>
      </w:ins>
      <w:ins w:id="366" w:author="PR Preview" w:date="2026-01-01T00:00:00Z">
        <w:r>
          <w:t xml:space="preserve"> </w:t>
        </w:r>
      </w:ins>
      <m:oMath>
        <m:r>
          <m:t>i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is a number whose square is</w:t>
        </w:r>
      </w:ins>
      <w:ins w:id="3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del w:id="371" w:author="PR Preview" w:date="2026-01-01T00:00:00Z">
        <w:r>
          <w:rPr>
            <w:b/>
            <w:bCs/>
          </w:rPr>
          <w:delText xml:space="preserve">Example 59 (Powers of the imaginary unit)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 powers of</w:delText>
        </w:r>
      </w:del>
      <w:del w:id="374" w:author="PR Preview" w:date="2026-01-01T00:00:00Z">
        <w:r>
          <w:delText xml:space="preserve"> </w:delText>
        </w:r>
      </w:del>
      <m:oMath>
        <m:r>
          <m:t>i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377" w:author="PR Preview" w:date="2026-01-01T00:00:00Z">
        <w:r>
          <w:rPr>
            <w:b/>
            <w:bCs/>
          </w:rPr>
          <w:t xml:space="preserve">Example 62 (Powers of the imaginary unit)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powers of</w:t>
        </w:r>
      </w:ins>
      <w:ins w:id="380" w:author="PR Preview" w:date="2026-01-01T00:00:00Z">
        <w:r>
          <w:t xml:space="preserve"> </w:t>
        </w:r>
      </w:ins>
      <m:oMath>
        <m:r>
          <m:t>i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del w:id="383" w:author="PR Preview" w:date="2026-01-01T00:00:00Z">
        <w:r>
          <w:rPr>
            <w:b/>
            <w:bCs/>
          </w:rPr>
          <w:delText xml:space="preserve">Example 60 (No real number squares to</w:delText>
        </w:r>
      </w:del>
      <w:del w:id="38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85" w:author="PR Preview" w:date="2026-01-01T00:00:00Z">
        <w:r>
          <w:rPr>
            <w:b/>
            <w:bCs/>
          </w:rPr>
          <w:delText xml:space="preserve">)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imaginary unit is not a real number,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because the square of every real number</w:delText>
        </w:r>
      </w:del>
      <w:del w:id="390" w:author="PR Preview" w:date="2026-01-01T00:00:00Z">
        <w:r>
          <w:delText xml:space="preserve"> </w:delText>
        </w:r>
      </w:del>
      <m:oMath>
        <m:r>
          <m:t>x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is at least</w:delText>
        </w:r>
      </w:del>
      <w:del w:id="393" w:author="PR Preview" w:date="2026-01-01T00:00:00Z">
        <w:r>
          <w:delText xml:space="preserve"> </w:delText>
        </w:r>
      </w:del>
      <m:oMath>
        <m:r>
          <m:t>0</m:t>
        </m:r>
      </m:oMath>
      <w:del w:id="394" w:author="PR Preview" w:date="2026-01-01T00:00:00Z">
        <w:r>
          <w:delText xml:space="preserve">:</w:delText>
        </w:r>
      </w:del>
    </w:p>
    <w:p>
      <w:pPr>
        <w:pStyle w:val="BodyText"/>
      </w:pPr>
      <w:ins w:id="395" w:author="PR Preview" w:date="2026-01-01T00:00:00Z">
        <w:r>
          <w:rPr>
            <w:b/>
            <w:bCs/>
          </w:rPr>
          <w:t xml:space="preserve">Example 63 (No real number squares to</w:t>
        </w:r>
      </w:ins>
      <w:ins w:id="39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97" w:author="PR Preview" w:date="2026-01-01T00:00:00Z">
        <w:r>
          <w:rPr>
            <w:b/>
            <w:bCs/>
          </w:rPr>
          <w:t xml:space="preserve">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The imaginary unit is not a real number,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because the square of every real number</w:t>
        </w:r>
      </w:ins>
      <w:ins w:id="402" w:author="PR Preview" w:date="2026-01-01T00:00:00Z">
        <w:r>
          <w:t xml:space="preserve"> </w:t>
        </w:r>
      </w:ins>
      <m:oMath>
        <m:r>
          <m:t>x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at least</w:t>
        </w:r>
      </w:ins>
      <w:ins w:id="405" w:author="PR Preview" w:date="2026-01-01T00:00:00Z">
        <w:r>
          <w:t xml:space="preserve"> </w:t>
        </w:r>
      </w:ins>
      <m:oMath>
        <m:r>
          <m:t>0</m:t>
        </m:r>
      </m:oMath>
      <w:ins w:id="40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407" w:author="PR Preview" w:date="2026-01-01T00:00:00Z">
        <w:r>
          <w:delText xml:space="preserve">For instance,</w:delText>
        </w:r>
      </w:del>
      <w:del w:id="40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12" w:author="PR Preview" w:date="2026-01-01T00:00:00Z">
        <w:r>
          <w:delText xml:space="preserve">;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neither is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16" w:author="PR Preview" w:date="2026-01-01T00:00:00Z">
        <w:r>
          <w:delText xml:space="preserve">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So the equation</w:delText>
        </w:r>
      </w:del>
      <w:del w:id="41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has no real solution,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w:hyperlink w:anchor="def-imaginary-unit">
        <w:del w:id="425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428" w:author="PR Preview" w:date="2026-01-01T00:00:00Z">
        <w:r>
          <w:t xml:space="preserve">For instance,</w:t>
        </w:r>
      </w:ins>
      <w:ins w:id="42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</w:t>
        </w:r>
      </w:ins>
      <w:ins w:id="4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33" w:author="PR Preview" w:date="2026-01-01T00:00:00Z">
        <w:r>
          <w:t xml:space="preserve">;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neither is</w:t>
        </w:r>
      </w:ins>
      <w:ins w:id="43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So the equation</w:t>
        </w:r>
      </w:ins>
      <w:ins w:id="44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has no real solution,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w:hyperlink w:anchor="def-imaginary-unit">
        <w:ins w:id="446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introduces a new number to solve it.</w:t>
        </w:r>
      </w:ins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del w:id="449" w:author="PR Preview" w:date="2026-01-01T00:00:00Z">
        <w:r>
          <w:rPr>
            <w:b/>
            <w:bCs/>
          </w:rPr>
          <w:delText xml:space="preserve">Example 61 (Squaring</w:delText>
        </w:r>
      </w:del>
      <w:del w:id="450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51" w:author="PR Preview" w:date="2026-01-01T00:00:00Z">
        <w:r>
          <w:rPr>
            <w:b/>
            <w:bCs/>
          </w:rPr>
          <w:delText xml:space="preserve"> </w:delText>
        </w:r>
      </w:del>
      <w:del w:id="452" w:author="PR Preview" w:date="2026-01-01T00:00:00Z">
        <w:r>
          <w:rPr>
            <w:b/>
            <w:bCs/>
          </w:rPr>
          <w:delText xml:space="preserve">and</w:delText>
        </w:r>
      </w:del>
      <w:del w:id="45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54" w:author="PR Preview" w:date="2026-01-01T00:00:00Z">
        <w:r>
          <w:rPr>
            <w:b/>
            <w:bCs/>
          </w:rP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in R)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R has the imaginary unit as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rPr>
            <w:rStyle w:val="VerbatimChar"/>
          </w:rPr>
          <w:delText xml:space="preserve">1i</w:delText>
        </w:r>
      </w:del>
      <w:del w:id="460" w:author="PR Preview" w:date="2026-01-01T00:00:00Z">
        <w:r>
          <w:delText xml:space="preserve">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63" w:author="PR Preview" w:date="2026-01-01T00:00:00Z">
        <w:r>
          <w:rPr>
            <w:b/>
            <w:bCs/>
          </w:rPr>
          <w:t xml:space="preserve">Example 64 (Squaring</w:t>
        </w:r>
      </w:ins>
      <w:ins w:id="464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65" w:author="PR Preview" w:date="2026-01-01T00:00:00Z">
        <w:r>
          <w:rPr>
            <w:b/>
            <w:bCs/>
          </w:rP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and</w:t>
        </w:r>
      </w:ins>
      <w:ins w:id="46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68" w:author="PR Preview" w:date="2026-01-01T00:00:00Z">
        <w:r>
          <w:rPr>
            <w:b/>
            <w:bCs/>
          </w:rPr>
          <w:t xml:space="preserve"> </w:t>
        </w:r>
      </w:ins>
      <w:ins w:id="469" w:author="PR Preview" w:date="2026-01-01T00:00:00Z">
        <w:r>
          <w:rPr>
            <w:b/>
            <w:bCs/>
          </w:rPr>
          <w:t xml:space="preserve">in R)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R has the imaginary unit as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rStyle w:val="VerbatimChar"/>
          </w:rPr>
          <w:t xml:space="preserve">1i</w:t>
        </w:r>
      </w:ins>
      <w:ins w:id="474" w:author="PR Preview" w:date="2026-01-01T00:00:00Z">
        <w:r>
          <w:t xml:space="preserve">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477" w:author="PR Preview" w:date="2026-01-01T00:00:00Z">
        <w:r>
          <w:delText xml:space="preserve">Both squares have real part -1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imaginary part 0,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as</w:delText>
        </w:r>
      </w:del>
      <w:del w:id="482" w:author="PR Preview" w:date="2026-01-01T00:00:00Z">
        <w:r>
          <w:delText xml:space="preserve"> </w:delText>
        </w:r>
      </w:del>
      <w:hyperlink w:anchor="def-imaginary-unit">
        <w:del w:id="483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</w:delText>
        </w:r>
      </w:del>
      <w:del w:id="486" w:author="PR Preview" w:date="2026-01-01T00:00:00Z">
        <w:r>
          <w:delText xml:space="preserve"> </w:delText>
        </w:r>
      </w:del>
      <w:hyperlink w:anchor="thm-negative-imaginary-unit">
        <w:del w:id="487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say.</w:delText>
        </w:r>
      </w:del>
    </w:p>
    <w:p>
      <w:pPr>
        <w:pStyle w:val="FirstParagraph"/>
      </w:pPr>
      <w:ins w:id="490" w:author="PR Preview" w:date="2026-01-01T00:00:00Z">
        <w:r>
          <w:t xml:space="preserve">Both squares have real part -1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 imaginary part 0,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as</w:t>
        </w:r>
      </w:ins>
      <w:ins w:id="495" w:author="PR Preview" w:date="2026-01-01T00:00:00Z">
        <w:r>
          <w:t xml:space="preserve"> </w:t>
        </w:r>
      </w:ins>
      <w:hyperlink w:anchor="def-imaginary-unit">
        <w:ins w:id="496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and</w:t>
        </w:r>
      </w:ins>
      <w:ins w:id="499" w:author="PR Preview" w:date="2026-01-01T00:00:00Z">
        <w:r>
          <w:t xml:space="preserve"> </w:t>
        </w:r>
      </w:ins>
      <w:hyperlink w:anchor="thm-negative-imaginary-unit">
        <w:ins w:id="50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say.</w:t>
        </w:r>
      </w:ins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Definition 81 (Complex number)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rPr>
            <w:b/>
            <w:bCs/>
          </w:rPr>
          <w:delText xml:space="preserve">complex number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10" w:author="PR Preview" w:date="2026-01-01T00:00:00Z">
        <w:r>
          <w:delText xml:space="preserve">where</w:delText>
        </w:r>
      </w:del>
      <w:del w:id="511" w:author="PR Preview" w:date="2026-01-01T00:00:00Z">
        <w:r>
          <w:delText xml:space="preserve"> </w:delText>
        </w:r>
      </w:del>
      <m:oMath>
        <m:r>
          <m:t>a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r>
          <m:t>b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are real numbers and</w:delText>
        </w:r>
      </w:del>
      <w:del w:id="517" w:author="PR Preview" w:date="2026-01-01T00:00:00Z">
        <w:r>
          <w:delText xml:space="preserve"> </w:delText>
        </w:r>
      </w:del>
      <m:oMath>
        <m:r>
          <m:t>i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the imaginary unit (</w:delText>
        </w:r>
      </w:del>
      <w:hyperlink w:anchor="def-imaginary-unit">
        <w:del w:id="520" w:author="PR Preview" w:date="2026-01-01T00:00:00Z">
          <w:r>
            <w:rPr>
              <w:rStyle w:val="Hyperlink"/>
            </w:rPr>
            <w:delText xml:space="preserve">Definition 80</w:delText>
          </w:r>
        </w:del>
      </w:hyperlink>
      <w:del w:id="521" w:author="PR Preview" w:date="2026-01-01T00:00:00Z">
        <w:r>
          <w:delText xml:space="preserve">).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The set of all complex numbers is</w:delText>
        </w:r>
      </w:del>
      <w:del w:id="52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25" w:author="PR Preview" w:date="2026-01-01T00:00:00Z">
        <w:r>
          <w:delText xml:space="preserve">.</w:delText>
        </w:r>
      </w:del>
    </w:p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Definition 82 (Real part)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The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rPr>
            <w:b/>
            <w:bCs/>
          </w:rPr>
          <w:delText xml:space="preserve">real part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of a complex number</w:delText>
        </w:r>
      </w:del>
      <w:del w:id="53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(</w:delText>
        </w:r>
      </w:del>
      <w:hyperlink w:anchor="def-complex-number">
        <w:del w:id="536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537" w:author="PR Preview" w:date="2026-01-01T00:00:00Z">
        <w:r>
          <w:delText xml:space="preserve">) is</w:delText>
        </w:r>
      </w:del>
      <w:del w:id="538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39" w:author="PR Preview" w:date="2026-01-01T00:00:00Z">
        <w:r>
          <w:delText xml:space="preserve">.</w:delText>
        </w:r>
      </w:del>
    </w:p>
    <w:p>
      <w:pPr>
        <w:pStyle w:val="BodyText"/>
      </w:pPr>
      <w:del w:id="540" w:author="PR Preview" w:date="2026-01-01T00:00:00Z">
        <w:r>
          <w:rPr>
            <w:b/>
            <w:bCs/>
          </w:rPr>
          <w:delText xml:space="preserve">Definition 83 (Imaginary part)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rPr>
            <w:b/>
            <w:bCs/>
          </w:rPr>
          <w:delText xml:space="preserve">imaginary part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of a complex number</w:delText>
        </w:r>
      </w:del>
      <w:del w:id="54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(</w:delText>
        </w:r>
      </w:del>
      <w:hyperlink w:anchor="def-complex-number">
        <w:del w:id="550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551" w:author="PR Preview" w:date="2026-01-01T00:00:00Z">
        <w:r>
          <w:delText xml:space="preserve">) is</w:delText>
        </w:r>
      </w:del>
      <w:del w:id="552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53" w:author="PR Preview" w:date="2026-01-01T00:00:00Z">
        <w:r>
          <w:delText xml:space="preserve">.</w:delText>
        </w:r>
      </w:del>
    </w:p>
    <w:p>
      <w:pPr>
        <w:pStyle w:val="BodyText"/>
      </w:pPr>
      <w:del w:id="554" w:author="PR Preview" w:date="2026-01-01T00:00:00Z">
        <w:r>
          <w:rPr>
            <w:b/>
            <w:bCs/>
          </w:rPr>
          <w:delText xml:space="preserve">Definition 84 (Equal complex numbers)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Two complex numbers (</w:delText>
        </w:r>
      </w:del>
      <w:hyperlink w:anchor="def-complex-number">
        <w:del w:id="557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558" w:author="PR Preview" w:date="2026-01-01T00:00:00Z">
        <w:r>
          <w:delText xml:space="preserve">) are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rPr>
            <w:b/>
            <w:bCs/>
          </w:rPr>
          <w:delText xml:space="preserve">equal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exactly when their real parts (</w:delText>
        </w:r>
      </w:del>
      <w:hyperlink w:anchor="def-real-part">
        <w:del w:id="563" w:author="PR Preview" w:date="2026-01-01T00:00:00Z">
          <w:r>
            <w:rPr>
              <w:rStyle w:val="Hyperlink"/>
            </w:rPr>
            <w:delText xml:space="preserve">Definition 82</w:delText>
          </w:r>
        </w:del>
      </w:hyperlink>
      <w:del w:id="564" w:author="PR Preview" w:date="2026-01-01T00:00:00Z">
        <w:r>
          <w:delText xml:space="preserve">) are equal and their imaginary parts (</w:delText>
        </w:r>
      </w:del>
      <w:hyperlink w:anchor="def-imaginary-part">
        <w:del w:id="565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566" w:author="PR Preview" w:date="2026-01-01T00:00:00Z">
        <w:r>
          <w:delText xml:space="preserve">) are equal.</w:delText>
        </w:r>
      </w:del>
    </w:p>
    <w:p>
      <w:pPr>
        <w:pStyle w:val="BodyText"/>
      </w:pPr>
      <w:ins w:id="567" w:author="PR Preview" w:date="2026-01-01T00:00:00Z">
        <w:r>
          <w:rPr>
            <w:b/>
            <w:bCs/>
          </w:rPr>
          <w:t xml:space="preserve">Definition 84 (Complex number)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rPr>
            <w:b/>
            <w:bCs/>
          </w:rPr>
          <w:t xml:space="preserve">complex number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74" w:author="PR Preview" w:date="2026-01-01T00:00:00Z">
        <w:r>
          <w:t xml:space="preserve">where</w:t>
        </w:r>
      </w:ins>
      <w:ins w:id="575" w:author="PR Preview" w:date="2026-01-01T00:00:00Z">
        <w:r>
          <w:t xml:space="preserve"> </w:t>
        </w:r>
      </w:ins>
      <m:oMath>
        <m:r>
          <m:t>a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</w:t>
        </w:r>
      </w:ins>
      <w:ins w:id="578" w:author="PR Preview" w:date="2026-01-01T00:00:00Z">
        <w:r>
          <w:t xml:space="preserve"> </w:t>
        </w:r>
      </w:ins>
      <m:oMath>
        <m:r>
          <m:t>b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are real numbers and</w:t>
        </w:r>
      </w:ins>
      <w:ins w:id="581" w:author="PR Preview" w:date="2026-01-01T00:00:00Z">
        <w:r>
          <w:t xml:space="preserve"> </w:t>
        </w:r>
      </w:ins>
      <m:oMath>
        <m:r>
          <m:t>i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is the imaginary unit (</w:t>
        </w:r>
      </w:ins>
      <w:hyperlink w:anchor="def-imaginary-unit">
        <w:ins w:id="584" w:author="PR Preview" w:date="2026-01-01T00:00:00Z">
          <w:r>
            <w:rPr>
              <w:rStyle w:val="Hyperlink"/>
            </w:rPr>
            <w:t xml:space="preserve">Definition 83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set of all complex numbers is</w:t>
        </w:r>
      </w:ins>
      <w:ins w:id="58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589" w:author="PR Preview" w:date="2026-01-01T00:00:00Z">
        <w:r>
          <w:t xml:space="preserve">.</w:t>
        </w:r>
      </w:ins>
    </w:p>
    <w:bookmarkEnd w:id="303"/>
    <w:bookmarkStart w:id="304" w:name="def-real-part"/>
    <w:p>
      <w:pPr>
        <w:pStyle w:val="BodyText"/>
      </w:pPr>
      <w:ins w:id="590" w:author="PR Preview" w:date="2026-01-01T00:00:00Z">
        <w:r>
          <w:rPr>
            <w:b/>
            <w:bCs/>
          </w:rPr>
          <w:t xml:space="preserve">Definition 85 (Real part)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rPr>
            <w:b/>
            <w:bCs/>
          </w:rPr>
          <w:t xml:space="preserve">real part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of a complex number</w:t>
        </w:r>
      </w:ins>
      <w:ins w:id="59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(</w:t>
        </w:r>
      </w:ins>
      <w:hyperlink w:anchor="def-complex-number">
        <w:ins w:id="600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601" w:author="PR Preview" w:date="2026-01-01T00:00:00Z">
        <w:r>
          <w:t xml:space="preserve">) is</w:t>
        </w:r>
      </w:ins>
      <w:ins w:id="602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03" w:author="PR Preview" w:date="2026-01-01T00:00:00Z">
        <w:r>
          <w:t xml:space="preserve">.</w:t>
        </w:r>
      </w:ins>
    </w:p>
    <w:bookmarkEnd w:id="304"/>
    <w:bookmarkStart w:id="305" w:name="def-imaginary-part"/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Definition 86 (Imaginary part)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The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b/>
            <w:bCs/>
          </w:rPr>
          <w:t xml:space="preserve">imaginary part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of a complex number</w:t>
        </w:r>
      </w:ins>
      <w:ins w:id="61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(</w:t>
        </w:r>
      </w:ins>
      <w:hyperlink w:anchor="def-complex-number">
        <w:ins w:id="614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615" w:author="PR Preview" w:date="2026-01-01T00:00:00Z">
        <w:r>
          <w:t xml:space="preserve">) is</w:t>
        </w:r>
      </w:ins>
      <w:ins w:id="616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617" w:author="PR Preview" w:date="2026-01-01T00:00:00Z">
        <w:r>
          <w:t xml:space="preserve">.</w:t>
        </w:r>
      </w:ins>
    </w:p>
    <w:bookmarkEnd w:id="305"/>
    <w:bookmarkStart w:id="306" w:name="def-complex-equality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87 (Equal complex numbers)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Two complex numbers (</w:t>
        </w:r>
      </w:ins>
      <w:hyperlink w:anchor="def-complex-number">
        <w:ins w:id="621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622" w:author="PR Preview" w:date="2026-01-01T00:00:00Z">
        <w:r>
          <w:t xml:space="preserve">) are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b/>
            <w:bCs/>
          </w:rPr>
          <w:t xml:space="preserve">equal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exactly when their real parts (</w:t>
        </w:r>
      </w:ins>
      <w:hyperlink w:anchor="def-real-part">
        <w:ins w:id="627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628" w:author="PR Preview" w:date="2026-01-01T00:00:00Z">
        <w:r>
          <w:t xml:space="preserve">) are equal and their imaginary parts (</w:t>
        </w:r>
      </w:ins>
      <w:hyperlink w:anchor="def-imaginary-part">
        <w:ins w:id="629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630" w:author="PR Preview" w:date="2026-01-01T00:00:00Z">
        <w:r>
          <w:t xml:space="preserve">) are equal.</w:t>
        </w:r>
      </w:ins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Example 62 (Real and imaginary parts)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For</w:delText>
        </w:r>
      </w:del>
      <w:del w:id="63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35" w:author="PR Preview" w:date="2026-01-01T00:00:00Z">
        <w:r>
          <w:delText xml:space="preserve">, the real part is</w:delText>
        </w:r>
      </w:del>
      <w:del w:id="636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 the imaginary part is</w:delText>
        </w:r>
      </w:del>
      <w:del w:id="639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640" w:author="PR Preview" w:date="2026-01-01T00:00:00Z">
        <w:r>
          <w:delText xml:space="preserve">: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 imaginary part is the real number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644" w:author="PR Preview" w:date="2026-01-01T00:00:00Z">
        <w:r>
          <w:delText xml:space="preserve">, not</w:delText>
        </w:r>
      </w:del>
      <w:del w:id="64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646" w:author="PR Preview" w:date="2026-01-01T00:00:00Z">
        <w:r>
          <w:delText xml:space="preserve">.</w:delText>
        </w:r>
      </w:del>
    </w:p>
    <w:p>
      <w:pPr>
        <w:pStyle w:val="BodyText"/>
      </w:pPr>
      <w:ins w:id="647" w:author="PR Preview" w:date="2026-01-01T00:00:00Z">
        <w:r>
          <w:rPr>
            <w:b/>
            <w:bCs/>
          </w:rPr>
          <w:t xml:space="preserve">Example 65 (Real and imaginary parts)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For</w:t>
        </w:r>
      </w:ins>
      <w:ins w:id="65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51" w:author="PR Preview" w:date="2026-01-01T00:00:00Z">
        <w:r>
          <w:t xml:space="preserve">, the real part is</w:t>
        </w:r>
      </w:ins>
      <w:ins w:id="652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 the imaginary part is</w:t>
        </w:r>
      </w:ins>
      <w:ins w:id="65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656" w:author="PR Preview" w:date="2026-01-01T00:00:00Z">
        <w:r>
          <w:t xml:space="preserve">: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imaginary part is the real number</w:t>
        </w:r>
      </w:ins>
      <w:ins w:id="6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660" w:author="PR Preview" w:date="2026-01-01T00:00:00Z">
        <w:r>
          <w:t xml:space="preserve">, not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662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3" w:author="PR Preview" w:date="2026-01-01T00:00:00Z">
        <w:r>
          <w:delText xml:space="preserve">so</w:delText>
        </w:r>
      </w:del>
      <w:del w:id="664" w:author="PR Preview" w:date="2026-01-01T00:00:00Z">
        <w:r>
          <w:delText xml:space="preserve"> </w:delText>
        </w:r>
      </w:del>
      <m:oMath>
        <m:r>
          <m:t>a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is the complex number</w:delText>
        </w:r>
      </w:del>
      <w:del w:id="6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68" w:author="PR Preview" w:date="2026-01-01T00:00:00Z">
        <w:r>
          <w:delText xml:space="preserve">, whose imaginary part is</w:delText>
        </w:r>
      </w:del>
      <w:del w:id="669" w:author="PR Preview" w:date="2026-01-01T00:00:00Z">
        <w:r>
          <w:delText xml:space="preserve"> </w:delText>
        </w:r>
      </w:del>
      <m:oMath>
        <m:r>
          <m:t>0</m:t>
        </m:r>
      </m:oMath>
      <w:del w:id="670" w:author="PR Preview" w:date="2026-01-01T00:00:00Z">
        <w:r>
          <w:delText xml:space="preserve">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 real part of</w:delText>
        </w:r>
      </w:del>
      <w:del w:id="6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</w:delText>
        </w:r>
      </w:del>
      <w:del w:id="676" w:author="PR Preview" w:date="2026-01-01T00:00:00Z">
        <w:r>
          <w:delText xml:space="preserve"> </w:delText>
        </w:r>
      </w:del>
      <m:oMath>
        <m:r>
          <m:t>a</m:t>
        </m:r>
      </m:oMath>
      <w:del w:id="677" w:author="PR Preview" w:date="2026-01-01T00:00:00Z">
        <w:r>
          <w:delText xml:space="preserve">, and by the equality rule in</w:delText>
        </w:r>
      </w:del>
      <w:del w:id="678" w:author="PR Preview" w:date="2026-01-01T00:00:00Z">
        <w:r>
          <w:delText xml:space="preserve"> </w:delText>
        </w:r>
      </w:del>
      <w:hyperlink w:anchor="def-complex-equality">
        <w:del w:id="679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682" w:author="PR Preview" w:date="2026-01-01T00:00:00Z">
        <w:r>
          <w:t xml:space="preserve">so</w:t>
        </w:r>
      </w:ins>
      <w:ins w:id="683" w:author="PR Preview" w:date="2026-01-01T00:00:00Z">
        <w:r>
          <w:t xml:space="preserve"> </w:t>
        </w:r>
      </w:ins>
      <m:oMath>
        <m:r>
          <m:t>a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the complex number</w:t>
        </w:r>
      </w:ins>
      <w:ins w:id="6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87" w:author="PR Preview" w:date="2026-01-01T00:00:00Z">
        <w:r>
          <w:t xml:space="preserve">, whose imaginary part is</w:t>
        </w:r>
      </w:ins>
      <w:ins w:id="688" w:author="PR Preview" w:date="2026-01-01T00:00:00Z">
        <w:r>
          <w:t xml:space="preserve"> </w:t>
        </w:r>
      </w:ins>
      <m:oMath>
        <m:r>
          <m:t>0</m:t>
        </m:r>
      </m:oMath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real part of</w:t>
        </w:r>
      </w:ins>
      <w:ins w:id="6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</w:t>
        </w:r>
      </w:ins>
      <w:ins w:id="695" w:author="PR Preview" w:date="2026-01-01T00:00:00Z">
        <w:r>
          <w:t xml:space="preserve"> </w:t>
        </w:r>
      </w:ins>
      <m:oMath>
        <m:r>
          <m:t>a</m:t>
        </m:r>
      </m:oMath>
      <w:ins w:id="696" w:author="PR Preview" w:date="2026-01-01T00:00:00Z">
        <w:r>
          <w:t xml:space="preserve">, and by the equality rule in</w:t>
        </w:r>
      </w:ins>
      <w:ins w:id="697" w:author="PR Preview" w:date="2026-01-01T00:00:00Z">
        <w:r>
          <w:t xml:space="preserve"> </w:t>
        </w:r>
      </w:ins>
      <w:hyperlink w:anchor="def-complex-equality">
        <w:ins w:id="698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Example 63 (Which complex numbers are real)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R stores complex numbers as a real part and an imaginary part.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The code below converts the real number</w:delText>
        </w:r>
      </w:del>
      <w:del w:id="706" w:author="PR Preview" w:date="2026-01-01T00:00:00Z">
        <w:r>
          <w:delText xml:space="preserve"> </w:delText>
        </w:r>
      </w:del>
      <m:oMath>
        <m:r>
          <m:t>7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to a complex number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11" w:author="PR Preview" w:date="2026-01-01T00:00:00Z">
        <w:r>
          <w:rPr>
            <w:b/>
            <w:bCs/>
          </w:rPr>
          <w:t xml:space="preserve">Example 66 (Which complex numbers are real)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R stores complex numbers as a real part and an imaginary part.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code below converts the real number</w:t>
        </w:r>
      </w:ins>
      <w:ins w:id="716" w:author="PR Preview" w:date="2026-01-01T00:00:00Z">
        <w:r>
          <w:t xml:space="preserve"> </w:t>
        </w:r>
      </w:ins>
      <m:oMath>
        <m:r>
          <m:t>7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to a complex number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del w:id="721" w:author="PR Preview" w:date="2026-01-01T00:00:00Z">
        <w:r>
          <w:rPr>
            <w:b/>
            <w:bCs/>
          </w:rPr>
          <w:delText xml:space="preserve">Example 64 (Adding and multiplying two complex numbers)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Let</w:delText>
        </w:r>
      </w:del>
      <w:del w:id="724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</w:delText>
        </w:r>
      </w:del>
      <w:del w:id="72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Their sum is</w:delText>
        </w:r>
      </w:del>
    </w:p>
    <w:p>
      <w:pPr>
        <w:pStyle w:val="BodyText"/>
      </w:pPr>
      <w:ins w:id="731" w:author="PR Preview" w:date="2026-01-01T00:00:00Z">
        <w:r>
          <w:rPr>
            <w:b/>
            <w:bCs/>
          </w:rPr>
          <w:t xml:space="preserve">Example 67 (Adding and multiplying two complex numbers)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Let</w:t>
        </w:r>
      </w:ins>
      <w:ins w:id="734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</w:t>
        </w:r>
      </w:ins>
      <w:ins w:id="7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738" w:author="PR Preview" w:date="2026-01-01T00:00:00Z">
        <w:r>
          <w:t xml:space="preserve">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del w:id="741" w:author="PR Preview" w:date="2026-01-01T00:00:00Z">
        <w:r>
          <w:rPr>
            <w:b/>
            <w:bCs/>
          </w:rPr>
          <w:delText xml:space="preserve">Definition 85 (Complex conjugate)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rPr>
            <w:b/>
            <w:bCs/>
          </w:rPr>
          <w:delText xml:space="preserve">complex conjugate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of a complex number</w:delText>
        </w:r>
      </w:del>
      <w:del w:id="74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(</w:delText>
        </w:r>
      </w:del>
      <w:hyperlink w:anchor="def-complex-number">
        <w:del w:id="751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752" w:author="PR Preview" w:date="2026-01-01T00:00:00Z">
        <w:r>
          <w:delText xml:space="preserve">) is</w:delText>
        </w:r>
      </w:del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Definition 88 (Complex conjugate)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The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complex conjugate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 a complex number</w:t>
        </w:r>
      </w:ins>
      <w:ins w:id="7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(</w:t>
        </w:r>
      </w:ins>
      <w:hyperlink w:anchor="def-complex-number">
        <w:ins w:id="763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764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del w:id="765" w:author="PR Preview" w:date="2026-01-01T00:00:00Z">
        <w:r>
          <w:rPr>
            <w:b/>
            <w:bCs/>
          </w:rPr>
          <w:delText xml:space="preserve">Example 65 (Complex conjugates)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 </w:delText>
        </w:r>
      </w:del>
    </w:p>
    <w:p>
      <w:pPr>
        <w:pStyle w:val="BodyText"/>
      </w:pPr>
      <w:ins w:id="768" w:author="PR Preview" w:date="2026-01-01T00:00:00Z">
        <w:r>
          <w:rPr>
            <w:b/>
            <w:bCs/>
          </w:rPr>
          <w:t xml:space="preserve">Example 68 (Complex conjugates)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 </w:t>
        </w:r>
      </w:ins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del w:id="771" w:author="PR Preview" w:date="2026-01-01T00:00:00Z">
        <w:r>
          <w:rPr>
            <w:b/>
            <w:bCs/>
          </w:rPr>
          <w:delText xml:space="preserve">Definition 86 (Absolute value (modulus) of a complex number)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The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rPr>
            <w:b/>
            <w:bCs/>
          </w:rPr>
          <w:delText xml:space="preserve">absolute value</w:delText>
        </w:r>
      </w:del>
      <w:del w:id="776" w:author="PR Preview" w:date="2026-01-01T00:00:00Z">
        <w:r>
          <w:delText xml:space="preserve">, or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rPr>
            <w:b/>
            <w:bCs/>
          </w:rPr>
          <w:delText xml:space="preserve">modulus</w:delText>
        </w:r>
      </w:del>
      <w:del w:id="779" w:author="PR Preview" w:date="2026-01-01T00:00:00Z">
        <w:r>
          <w:delText xml:space="preserve">, of a complex number</w:delText>
        </w:r>
      </w:del>
      <w:del w:id="78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(</w:delText>
        </w:r>
      </w:del>
      <w:hyperlink w:anchor="def-complex-number">
        <w:del w:id="783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784" w:author="PR Preview" w:date="2026-01-01T00:00:00Z">
        <w:r>
          <w:delText xml:space="preserve">) is</w:delText>
        </w:r>
      </w:del>
    </w:p>
    <w:p>
      <w:pPr>
        <w:pStyle w:val="FirstParagraph"/>
      </w:pPr>
      <w:ins w:id="785" w:author="PR Preview" w:date="2026-01-01T00:00:00Z">
        <w:r>
          <w:rPr>
            <w:b/>
            <w:bCs/>
          </w:rPr>
          <w:t xml:space="preserve">Definition 89 (Absolute value (modulus) of a complex number)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The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rPr>
            <w:b/>
            <w:bCs/>
          </w:rPr>
          <w:t xml:space="preserve">absolute value</w:t>
        </w:r>
      </w:ins>
      <w:ins w:id="790" w:author="PR Preview" w:date="2026-01-01T00:00:00Z">
        <w:r>
          <w:t xml:space="preserve">, or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rPr>
            <w:b/>
            <w:bCs/>
          </w:rPr>
          <w:t xml:space="preserve">modulus</w:t>
        </w:r>
      </w:ins>
      <w:ins w:id="793" w:author="PR Preview" w:date="2026-01-01T00:00:00Z">
        <w:r>
          <w:t xml:space="preserve">, of a complex number</w:t>
        </w:r>
      </w:ins>
      <w:ins w:id="79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(</w:t>
        </w:r>
      </w:ins>
      <w:hyperlink w:anchor="def-complex-number">
        <w:ins w:id="797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79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del w:id="799" w:author="PR Preview" w:date="2026-01-01T00:00:00Z">
        <w:r>
          <w:rPr>
            <w:b/>
            <w:bCs/>
          </w:rPr>
          <w:delText xml:space="preserve">Example 66 (Absolute values of complex numbers)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 </w:delText>
        </w:r>
      </w:del>
    </w:p>
    <w:p>
      <w:pPr>
        <w:pStyle w:val="BodyText"/>
      </w:pPr>
      <w:ins w:id="802" w:author="PR Preview" w:date="2026-01-01T00:00:00Z">
        <w:r>
          <w:rPr>
            <w:b/>
            <w:bCs/>
          </w:rPr>
          <w:t xml:space="preserve">Example 69 (Absolute values of complex numbers)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Example 67 (Multiplying</w:delText>
        </w:r>
      </w:del>
      <w:del w:id="80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807" w:author="PR Preview" w:date="2026-01-01T00:00:00Z">
        <w:r>
          <w:rPr>
            <w:b/>
            <w:bCs/>
          </w:rPr>
          <w:delText xml:space="preserve"> </w:delText>
        </w:r>
      </w:del>
      <w:del w:id="808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809" w:author="PR Preview" w:date="2026-01-01T00:00:00Z">
        <w:r>
          <w:delText xml:space="preserve">which is</w:delText>
        </w:r>
      </w:del>
      <w:del w:id="8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from</w:delText>
        </w:r>
      </w:del>
      <w:del w:id="813" w:author="PR Preview" w:date="2026-01-01T00:00:00Z">
        <w:r>
          <w:delText xml:space="preserve"> </w:delText>
        </w:r>
      </w:del>
      <w:hyperlink w:anchor="exm-complex-modulus">
        <w:del w:id="814" w:author="PR Preview" w:date="2026-01-01T00:00:00Z">
          <w:r>
            <w:rPr>
              <w:rStyle w:val="Hyperlink"/>
            </w:rPr>
            <w:delText xml:space="preserve">Example 66</w:delText>
          </w:r>
        </w:del>
      </w:hyperlink>
      <w:del w:id="815" w:author="PR Preview" w:date="2026-01-01T00:00:00Z">
        <w:r>
          <w:delText xml:space="preserve">, as</w:delText>
        </w:r>
      </w:del>
      <w:del w:id="816" w:author="PR Preview" w:date="2026-01-01T00:00:00Z">
        <w:r>
          <w:delText xml:space="preserve"> </w:delText>
        </w:r>
      </w:del>
      <w:hyperlink w:anchor="thm-conj-product">
        <w:del w:id="817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says.</w:delText>
        </w:r>
      </w:del>
    </w:p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Example 70 (Multiplying</w:t>
        </w:r>
      </w:ins>
      <w:ins w:id="82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822" w:author="PR Preview" w:date="2026-01-01T00:00:00Z">
        <w:r>
          <w:rPr>
            <w:b/>
            <w:bCs/>
          </w:rPr>
          <w:t xml:space="preserve"> </w:t>
        </w:r>
      </w:ins>
      <w:ins w:id="823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24" w:author="PR Preview" w:date="2026-01-01T00:00:00Z">
        <w:r>
          <w:t xml:space="preserve">which is</w:t>
        </w:r>
      </w:ins>
      <w:ins w:id="82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from</w:t>
        </w:r>
      </w:ins>
      <w:ins w:id="828" w:author="PR Preview" w:date="2026-01-01T00:00:00Z">
        <w:r>
          <w:t xml:space="preserve"> </w:t>
        </w:r>
      </w:ins>
      <w:hyperlink w:anchor="exm-complex-modulus">
        <w:ins w:id="829" w:author="PR Preview" w:date="2026-01-01T00:00:00Z">
          <w:r>
            <w:rPr>
              <w:rStyle w:val="Hyperlink"/>
            </w:rPr>
            <w:t xml:space="preserve">Example 69</w:t>
          </w:r>
        </w:ins>
      </w:hyperlink>
      <w:ins w:id="830" w:author="PR Preview" w:date="2026-01-01T00:00:00Z">
        <w:r>
          <w:t xml:space="preserve">, as</w:t>
        </w:r>
      </w:ins>
      <w:ins w:id="831" w:author="PR Preview" w:date="2026-01-01T00:00:00Z">
        <w:r>
          <w:t xml:space="preserve"> </w:t>
        </w:r>
      </w:ins>
      <w:hyperlink w:anchor="thm-conj-product">
        <w:ins w:id="832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says.</w:t>
        </w:r>
      </w:ins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2026-10-16T06:34:54Z</dcterms:created>
  <dcterms:modified xsi:type="dcterms:W3CDTF">2026-10-16T06:34:54Z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