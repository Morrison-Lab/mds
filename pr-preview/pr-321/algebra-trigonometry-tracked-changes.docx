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(Cosine and sine)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i/>
            <w:iCs/>
          </w:rPr>
          <w:delText xml:space="preserve">unit circle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the set of points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in the plane with</w:delText>
        </w:r>
      </w:del>
      <w:del w:id="13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</w:delText>
        </w:r>
      </w:del>
      <w:del w:id="17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≈</m:t>
        </m:r>
        <m:r>
          <m:t>3.14159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half of its circumference.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For a real number</w:delText>
        </w:r>
      </w:del>
      <w:del w:id="22" w:author="PR Preview" w:date="2026-01-01T00:00:00Z">
        <w:r>
          <w:delText xml:space="preserve"> </w:delText>
        </w:r>
      </w:del>
      <m:oMath>
        <m:r>
          <m:t>θ</m:t>
        </m:r>
      </m:oMath>
      <w:del w:id="23" w:author="PR Preview" w:date="2026-01-01T00:00:00Z">
        <w:r>
          <w:delText xml:space="preserve">, start at the point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move a distance</w:delText>
        </w:r>
      </w:del>
      <w:del w:id="2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along the unit circle,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counterclockwise if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r>
          <m:t>0</m:t>
        </m:r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 clockwise if</w:delText>
        </w:r>
      </w:del>
      <w:del w:id="35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&lt;</m:t>
        </m:r>
        <m:r>
          <m:t>0</m:t>
        </m:r>
      </m:oMath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 point reached is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40" w:author="PR Preview" w:date="2026-01-01T00:00:00Z">
        <w:r>
          <w:delText xml:space="preserve">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its first coordinate is the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rPr>
            <w:b/>
            <w:bCs/>
          </w:rPr>
          <w:delText xml:space="preserve">cosine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of</w:delText>
        </w:r>
      </w:del>
      <w:del w:id="47" w:author="PR Preview" w:date="2026-01-01T00:00:00Z">
        <w:r>
          <w:delText xml:space="preserve"> </w:delText>
        </w:r>
      </w:del>
      <m:oMath>
        <m:r>
          <m:t>θ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and its second coordinate is 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sine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</w:delText>
        </w:r>
      </w:del>
      <w:del w:id="55" w:author="PR Preview" w:date="2026-01-01T00:00:00Z">
        <w:r>
          <w:delText xml:space="preserve"> </w:delText>
        </w:r>
      </w:del>
      <m:oMath>
        <m:r>
          <m:t>θ</m:t>
        </m:r>
      </m:oMath>
      <w:del w:id="56" w:author="PR Preview" w:date="2026-01-01T00:00:00Z">
        <w:r>
          <w:delText xml:space="preserve">.</w:delText>
        </w:r>
      </w:del>
    </w:p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Example 1 (Cosines and sines of some angles)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 </w:delText>
        </w:r>
      </w:del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stays at</w:delText>
        </w:r>
      </w:del>
      <w:del w:id="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63" w:author="PR Preview" w:date="2026-01-01T00:00:00Z">
        <w:r>
          <w:delText xml:space="preserve">, so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and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del w:id="68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goes half way around the circle, to</w:delText>
        </w:r>
      </w:del>
      <w:del w:id="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so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and</w:delText>
        </w:r>
      </w:del>
      <w:del w:id="78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del w:id="79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goes a quarter of the way round, to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3" w:author="PR Preview" w:date="2026-01-01T00:00:00Z">
        <w:r>
          <w:delText xml:space="preserve">,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so</w:delText>
        </w:r>
      </w:del>
      <w:del w:id="86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and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90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goes an eighth of the way round,</w:delText>
        </w:r>
      </w:del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to the point of the circle with</w:delText>
        </w:r>
      </w:del>
      <w:del w:id="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del w:id="96" w:author="PR Preview" w:date="2026-01-01T00:00:00Z">
        <w:r>
          <w:delText xml:space="preserve">.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There</w:delText>
        </w:r>
      </w:del>
      <w:del w:id="9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del w:id="100" w:author="PR Preview" w:date="2026-01-01T00:00:00Z">
        <w:r>
          <w:delText xml:space="preserve">, so</w:delText>
        </w:r>
      </w:del>
      <w:del w:id="10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and</w:delText>
        </w:r>
      </w:del>
      <w:del w:id="1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del w:id="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1 (Unit circle)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unit circle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the set of points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in the plane with</w:t>
        </w:r>
      </w:ins>
      <w:ins w:id="11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117" w:author="PR Preview" w:date="2026-01-01T00:00:00Z">
        <w:r>
          <w:t xml:space="preserve">.</w:t>
        </w:r>
      </w:ins>
    </w:p>
    <w:bookmarkEnd w:id="9"/>
    <w:bookmarkStart w:id="10" w:name="exm-unit-circle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1 (Points on the unit circle)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on the unit circle, because</w:t>
        </w:r>
      </w:ins>
      <w:ins w:id="123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on the unit circle, because</w:t>
        </w:r>
      </w:ins>
      <w:ins w:id="127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ins w:id="1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is on the unit circle, because</w:t>
        </w:r>
      </w:ins>
      <w:ins w:id="131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ins w:id="1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not on the unit circle, because</w:t>
        </w:r>
      </w:ins>
      <w:ins w:id="135" w:author="PR Preview" w:date="2026-01-01T00:00:00Z">
        <w:r>
          <w:t xml:space="preserve"> </w:t>
        </w:r>
      </w:ins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ins w:id="136" w:author="PR Preview" w:date="2026-01-01T00:00:00Z">
        <w:r>
          <w:t xml:space="preserve">.</w:t>
        </w:r>
      </w:ins>
    </w:p>
    <w:bookmarkEnd w:id="10"/>
    <w:bookmarkStart w:id="11" w:name="def-pi"/>
    <w:p>
      <w:pPr>
        <w:pStyle w:val="FirstParagraph"/>
      </w:pPr>
      <w:ins w:id="137" w:author="PR Preview" w:date="2026-01-01T00:00:00Z">
        <w:r>
          <w:rPr>
            <w:b/>
            <w:bCs/>
          </w:rPr>
          <w:t xml:space="preserve">Definition 2 (The number</w:t>
        </w:r>
      </w:ins>
      <w:ins w:id="138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</m:oMath>
      <w:ins w:id="139" w:author="PR Preview" w:date="2026-01-01T00:00:00Z">
        <w:r>
          <w:rPr>
            <w:b/>
            <w:bCs/>
          </w:rPr>
          <w:t xml:space="preserve">)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 number</w:t>
        </w:r>
      </w:ins>
      <w:ins w:id="142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≈</m:t>
        </m:r>
        <m:r>
          <m:t>3.14159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is half of the circumference of the unit circle (</w:t>
        </w:r>
      </w:ins>
      <w:hyperlink w:anchor="def-unit-circle">
        <w:ins w:id="14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46" w:author="PR Preview" w:date="2026-01-01T00:00:00Z">
        <w:r>
          <w:t xml:space="preserve">).</w:t>
        </w:r>
      </w:ins>
    </w:p>
    <w:bookmarkEnd w:id="11"/>
    <w:bookmarkStart w:id="12" w:name="exm-pi"/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2 (Distances around the unit circle)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whole unit circle has circumference</w:t>
        </w:r>
      </w:ins>
      <w:ins w:id="150" w:author="PR Preview" w:date="2026-01-01T00:00:00Z">
        <w:r>
          <w:t xml:space="preserve"> </w:t>
        </w:r>
      </w:ins>
      <m:oMath>
        <m:r>
          <m:t>2</m:t>
        </m:r>
        <m:r>
          <m:t>π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Moving from</w:t>
        </w:r>
      </w:ins>
      <w:ins w:id="1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to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along the upper half of the circle covers a distance of</w:t>
        </w:r>
      </w:ins>
      <w:ins w:id="160" w:author="PR Preview" w:date="2026-01-01T00:00:00Z">
        <w:r>
          <w:t xml:space="preserve"> </w:t>
        </w:r>
      </w:ins>
      <m:oMath>
        <m:r>
          <m:t>π</m:t>
        </m:r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moving from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to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covers a quarter of the circle, a distance of</w:t>
        </w:r>
      </w:ins>
      <w:ins w:id="170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171" w:author="PR Preview" w:date="2026-01-01T00:00:00Z">
        <w:r>
          <w:t xml:space="preserve">.</w:t>
        </w:r>
      </w:ins>
    </w:p>
    <w:bookmarkEnd w:id="12"/>
    <w:bookmarkStart w:id="13" w:name="def-cosine-sine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Definition 3 (Cosine)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For a real number</w:t>
        </w:r>
      </w:ins>
      <w:ins w:id="175" w:author="PR Preview" w:date="2026-01-01T00:00:00Z">
        <w:r>
          <w:t xml:space="preserve"> </w:t>
        </w:r>
      </w:ins>
      <m:oMath>
        <m:r>
          <m:t>θ</m:t>
        </m:r>
      </m:oMath>
      <w:ins w:id="176" w:author="PR Preview" w:date="2026-01-01T00:00:00Z">
        <w:r>
          <w:t xml:space="preserve">, start at the point</w:t>
        </w:r>
      </w:ins>
      <w:ins w:id="1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of the unit circle (</w:t>
        </w:r>
      </w:ins>
      <w:hyperlink w:anchor="def-unit-circle">
        <w:ins w:id="1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81" w:author="PR Preview" w:date="2026-01-01T00:00:00Z">
        <w:r>
          <w:t xml:space="preserve">)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 move a distance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along the circle,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counterclockwise if</w:t>
        </w:r>
      </w:ins>
      <w:ins w:id="189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r>
          <m:t>0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and clockwise if</w:t>
        </w:r>
      </w:ins>
      <w:ins w:id="19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&lt;</m:t>
        </m:r>
        <m:r>
          <m:t>0</m:t>
        </m:r>
      </m:oMath>
      <w:ins w:id="193" w:author="PR Preview" w:date="2026-01-01T00:00:00Z">
        <w:r>
          <w:t xml:space="preserve">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first coordinate of the point reached is 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cosine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of</w:t>
        </w:r>
      </w:ins>
      <w:ins w:id="200" w:author="PR Preview" w:date="2026-01-01T00:00:00Z">
        <w:r>
          <w:t xml:space="preserve"> </w:t>
        </w:r>
      </w:ins>
      <m:oMath>
        <m:r>
          <m:t>θ</m:t>
        </m:r>
      </m:oMath>
      <w:ins w:id="201" w:author="PR Preview" w:date="2026-01-01T00:00:00Z">
        <w:r>
          <w:t xml:space="preserve">, written</w:t>
        </w:r>
      </w:ins>
      <w:ins w:id="20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203" w:author="PR Preview" w:date="2026-01-01T00:00:00Z">
        <w:r>
          <w:t xml:space="preserve">.</w:t>
        </w:r>
      </w:ins>
    </w:p>
    <w:bookmarkEnd w:id="13"/>
    <w:bookmarkStart w:id="14" w:name="exm-cosine-sine"/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Example 3 (Cosines of some angles)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stays at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0" w:author="PR Preview" w:date="2026-01-01T00:00:00Z">
        <w:r>
          <w:t xml:space="preserve">, so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ins w:id="2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goes half way around the circle, to</w:t>
        </w:r>
      </w:ins>
      <w:ins w:id="2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6" w:author="PR Preview" w:date="2026-01-01T00:00:00Z">
        <w:r>
          <w:t xml:space="preserve">, so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1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goes a quarter of the way round, to</w:t>
        </w:r>
      </w:ins>
      <w:ins w:id="2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2" w:author="PR Preview" w:date="2026-01-01T00:00:00Z">
        <w:r>
          <w:t xml:space="preserve">, so</w:t>
        </w:r>
      </w:ins>
      <w:ins w:id="223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2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goes an eighth of the way round,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to the point of the circle with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230" w:author="PR Preview" w:date="2026-01-01T00:00:00Z">
        <w:r>
          <w:t xml:space="preserve">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There</w:t>
        </w:r>
      </w:ins>
      <w:ins w:id="233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ins w:id="234" w:author="PR Preview" w:date="2026-01-01T00:00:00Z">
        <w:r>
          <w:t xml:space="preserve">, so</w:t>
        </w:r>
      </w:ins>
      <w:ins w:id="235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and</w:t>
        </w:r>
      </w:ins>
      <w:ins w:id="23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ins w:id="239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ins w:id="240" w:author="PR Preview" w:date="2026-01-01T00:00:00Z">
        <w:r>
          <w:rPr>
            <w:b/>
            <w:bCs/>
          </w:rPr>
          <w:t xml:space="preserve">Definition 4 (Sine)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For a real number</w:t>
        </w:r>
      </w:ins>
      <w:ins w:id="243" w:author="PR Preview" w:date="2026-01-01T00:00:00Z">
        <w:r>
          <w:t xml:space="preserve"> </w:t>
        </w:r>
      </w:ins>
      <m:oMath>
        <m:r>
          <m:t>θ</m:t>
        </m:r>
      </m:oMath>
      <w:ins w:id="244" w:author="PR Preview" w:date="2026-01-01T00:00:00Z">
        <w:r>
          <w:t xml:space="preserve">, the second coordinate of the point reached from</w:t>
        </w:r>
      </w:ins>
      <w:ins w:id="2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by moving a distance</w:t>
        </w:r>
      </w:ins>
      <w:ins w:id="24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along the unit circle (</w:t>
        </w:r>
      </w:ins>
      <w:hyperlink w:anchor="def-cosine-sine">
        <w:ins w:id="25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52" w:author="PR Preview" w:date="2026-01-01T00:00:00Z">
        <w:r>
          <w:t xml:space="preserve">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is the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rPr>
            <w:b/>
            <w:bCs/>
          </w:rPr>
          <w:t xml:space="preserve">sine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of</w:t>
        </w:r>
      </w:ins>
      <w:ins w:id="259" w:author="PR Preview" w:date="2026-01-01T00:00:00Z">
        <w:r>
          <w:t xml:space="preserve"> </w:t>
        </w:r>
      </w:ins>
      <m:oMath>
        <m:r>
          <m:t>θ</m:t>
        </m:r>
      </m:oMath>
      <w:ins w:id="260" w:author="PR Preview" w:date="2026-01-01T00:00:00Z">
        <w:r>
          <w:t xml:space="preserve">, written</w:t>
        </w:r>
      </w:ins>
      <w:ins w:id="261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θ</m:t>
        </m:r>
      </m:oMath>
      <w:ins w:id="262" w:author="PR Preview" w:date="2026-01-01T00:00:00Z">
        <w:r>
          <w:t xml:space="preserve">.</w:t>
        </w:r>
      </w:ins>
    </w:p>
    <w:bookmarkEnd w:id="15"/>
    <w:bookmarkStart w:id="16" w:name="exm-sine"/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4 (Sines of some angles)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stays at</w:t>
        </w:r>
      </w:ins>
      <w:ins w:id="2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69" w:author="PR Preview" w:date="2026-01-01T00:00:00Z">
        <w:r>
          <w:t xml:space="preserve">, so</w:t>
        </w:r>
      </w:ins>
      <w:ins w:id="270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27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goes half way around the circle, to</w:t>
        </w:r>
      </w:ins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5" w:author="PR Preview" w:date="2026-01-01T00:00:00Z">
        <w:r>
          <w:t xml:space="preserve">, so</w:t>
        </w:r>
      </w:ins>
      <w:ins w:id="276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ins w:id="27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goes a quarter of the way round, to</w:t>
        </w:r>
      </w:ins>
      <w:ins w:id="2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1" w:author="PR Preview" w:date="2026-01-01T00:00:00Z">
        <w:r>
          <w:t xml:space="preserve">, so</w:t>
        </w:r>
      </w:ins>
      <w:ins w:id="282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reaches the point with</w:t>
        </w:r>
      </w:ins>
      <w:ins w:id="28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(</w:t>
        </w:r>
      </w:ins>
      <w:hyperlink w:anchor="exm-cosine-sine">
        <w:ins w:id="289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90" w:author="PR Preview" w:date="2026-01-01T00:00:00Z">
        <w:r>
          <w:t xml:space="preserve">),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so</w:t>
        </w:r>
      </w:ins>
      <w:ins w:id="293" w:author="PR Preview" w:date="2026-01-01T00:00:00Z">
        <w:r>
          <w:t xml:space="preserve"> </w:t>
        </w:r>
      </w:ins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94" w:author="PR Preview" w:date="2026-01-01T00:00:00Z">
        <w:r>
          <w:t xml:space="preserve">.</w:t>
        </w:r>
      </w:ins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del w:id="295" w:author="PR Preview" w:date="2026-01-01T00:00:00Z">
        <w:r>
          <w:rPr>
            <w:b/>
            <w:bCs/>
          </w:rPr>
          <w:delText xml:space="preserve">Example 2 (The unit circle and the angle</w:delText>
        </w:r>
      </w:del>
      <w:del w:id="296" w:author="PR Preview" w:date="2026-01-01T00:00:00Z">
        <w:r>
          <w:rPr>
            <w:b/>
            <w:bCs/>
          </w:rP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3</m:t>
        </m:r>
      </m:oMath>
      <w:del w:id="297" w:author="PR Preview" w:date="2026-01-01T00:00:00Z">
        <w:r>
          <w:rPr>
            <w:b/>
            <w:bCs/>
          </w:rPr>
          <w:delText xml:space="preserve">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Take</w:delText>
        </w:r>
      </w:del>
      <w:del w:id="300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del w:id="301" w:author="PR Preview" w:date="2026-01-01T00:00:00Z">
        <w:r>
          <w:delText xml:space="preserve">, one sixth of the way round the circle.</w:delText>
        </w:r>
      </w:del>
      <w:del w:id="302" w:author="PR Preview" w:date="2026-01-01T00:00:00Z">
        <w:r>
          <w:delText xml:space="preserve"> </w:delText>
        </w:r>
      </w:del>
      <w:hyperlink w:anchor="fig-cosine-sine-unit-circle">
        <w:del w:id="303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shows the point reached,</w:delText>
        </w:r>
      </w:del>
      <w:del w:id="3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07" w:author="PR Preview" w:date="2026-01-01T00:00:00Z">
        <w:r>
          <w:delText xml:space="preserve">, and its two coordinates.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The point is a vertex of a regular hexagon inscribed in the unit circle,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whose sides have the same length as its radius,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so the point is at distance</w:delText>
        </w:r>
      </w:del>
      <w:del w:id="314" w:author="PR Preview" w:date="2026-01-01T00:00:00Z">
        <w:r>
          <w:delText xml:space="preserve"> </w:delText>
        </w:r>
      </w:del>
      <m:oMath>
        <m:r>
          <m:t>1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from</w:delText>
        </w:r>
      </w:del>
      <w:del w:id="3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Writing</w:delText>
        </w:r>
      </w:del>
      <w:del w:id="3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del w:id="322" w:author="PR Preview" w:date="2026-01-01T00:00:00Z">
        <w:r>
          <w:delText xml:space="preserve">,</w:delText>
        </w:r>
      </w:del>
    </w:p>
    <w:p>
      <w:pPr>
        <w:pStyle w:val="BodyText"/>
      </w:pPr>
      <w:ins w:id="323" w:author="PR Preview" w:date="2026-01-01T00:00:00Z">
        <w:r>
          <w:rPr>
            <w:b/>
            <w:bCs/>
          </w:rPr>
          <w:t xml:space="preserve">Example 5 (The unit circle and the angle</w:t>
        </w:r>
      </w:ins>
      <w:ins w:id="324" w:author="PR Preview" w:date="2026-01-01T00:00:00Z">
        <w:r>
          <w:rPr>
            <w:b/>
            <w:bCs/>
          </w:rP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3</m:t>
        </m:r>
      </m:oMath>
      <w:ins w:id="325" w:author="PR Preview" w:date="2026-01-01T00:00:00Z">
        <w:r>
          <w:rPr>
            <w:b/>
            <w:bCs/>
          </w:rPr>
          <w:t xml:space="preserve">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Take</w:t>
        </w:r>
      </w:ins>
      <w:ins w:id="32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329" w:author="PR Preview" w:date="2026-01-01T00:00:00Z">
        <w:r>
          <w:t xml:space="preserve">, one sixth of the way round the circle.</w:t>
        </w:r>
      </w:ins>
      <w:ins w:id="330" w:author="PR Preview" w:date="2026-01-01T00:00:00Z">
        <w:r>
          <w:t xml:space="preserve"> </w:t>
        </w:r>
      </w:ins>
      <w:hyperlink w:anchor="fig-cosine-sine-unit-circle">
        <w:ins w:id="331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shows the point reached,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, and its two coordinates.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The point is a vertex of a regular hexagon inscribed in the unit circle,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whose sides have the same length as its radius,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so the point is at distance</w:t>
        </w:r>
      </w:ins>
      <w:ins w:id="342" w:author="PR Preview" w:date="2026-01-01T00:00:00Z">
        <w:r>
          <w:t xml:space="preserve"> </w:t>
        </w:r>
      </w:ins>
      <m:oMath>
        <m:r>
          <m:t>1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from</w:t>
        </w:r>
      </w:ins>
      <w:ins w:id="34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Writing</w:t>
        </w:r>
      </w:ins>
      <w:ins w:id="3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2026-10-16T06:33:34Z</dcterms:created>
  <dcterms:modified xsi:type="dcterms:W3CDTF">2026-10-16T06:33:34Z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