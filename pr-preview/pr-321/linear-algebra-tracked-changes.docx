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21:43:14 (PDT)</w:delText>
        </w:r>
      </w:del>
    </w:p>
    <w:p>
      <w:pPr>
        <w:pStyle w:val="Date"/>
      </w:pPr>
      <w:ins w:id="2" w:author="PR Preview" w:date="2026-01-01T00:00:00Z">
        <w:r>
          <w:t xml:space="preserve">Last modified: 2026-10-15 23:18:13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del w:id="3" w:author="PR Preview" w:date="2026-01-01T00:00:00Z">
        <w:r>
          <w:rPr>
            <w:b/>
            <w:bCs/>
          </w:rPr>
          <w:delText xml:space="preserve">Definition 74 (Angle between two vectors)</w:delText>
        </w:r>
      </w:del>
      <w:del w:id="4" w:author="PR Preview" w:date="2026-01-01T00:00:00Z">
        <w:r>
          <w:delText xml:space="preserve"> </w:delText>
        </w:r>
      </w:del>
      <w:del w:id="5" w:author="PR Preview" w:date="2026-01-01T00:00:00Z">
        <w:r>
          <w:delText xml:space="preserve">The</w:delText>
        </w:r>
      </w:del>
      <w:del w:id="6" w:author="PR Preview" w:date="2026-01-01T00:00:00Z">
        <w:r>
          <w:delText xml:space="preserve"> </w:delText>
        </w:r>
      </w:del>
      <w:del w:id="7" w:author="PR Preview" w:date="2026-01-01T00:00:00Z">
        <w:r>
          <w:rPr>
            <w:b/>
            <w:bCs/>
          </w:rPr>
          <w:delText xml:space="preserve">angle</w:delText>
        </w:r>
      </w:del>
      <w:del w:id="8" w:author="PR Preview" w:date="2026-01-01T00:00:00Z">
        <w:r>
          <w:delText xml:space="preserve"> </w:delText>
        </w:r>
      </w:del>
      <w:del w:id="9" w:author="PR Preview" w:date="2026-01-01T00:00:00Z">
        <w:r>
          <w:delText xml:space="preserve">between two nonzero vectors</w:delText>
        </w:r>
      </w:del>
      <w:del w:id="10"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11" w:author="PR Preview" w:date="2026-01-01T00:00:00Z">
        <w:r>
          <w:delText xml:space="preserve"> </w:delText>
        </w:r>
      </w:del>
      <w:del w:id="12" w:author="PR Preview" w:date="2026-01-01T00:00:00Z">
        <w:r>
          <w:delText xml:space="preserve">is the unique number</w:delText>
        </w:r>
      </w:del>
      <w:del w:id="13" w:author="PR Preview" w:date="2026-01-01T00:00:00Z">
        <w:r>
          <w:delText xml:space="preserve"> </w:delText>
        </w:r>
      </w:del>
      <m:oMath>
        <m:r>
          <m:t>θ</m:t>
        </m:r>
        <m:r>
          <m:rPr>
            <m:sty m:val="p"/>
          </m:rPr>
          <m:t>∈</m:t>
        </m:r>
        <m:r>
          <m:rPr>
            <m:sty m:val="p"/>
          </m:rPr>
          <m:t>[</m:t>
        </m:r>
        <m:r>
          <m:t>0</m:t>
        </m:r>
        <m:r>
          <m:rPr>
            <m:sty m:val="p"/>
          </m:rPr>
          <m:t>,</m:t>
        </m:r>
        <m:r>
          <m:t>π</m:t>
        </m:r>
        <m:r>
          <m:rPr>
            <m:sty m:val="p"/>
          </m:rPr>
          <m:t>]</m:t>
        </m:r>
      </m:oMath>
      <w:del w:id="14" w:author="PR Preview" w:date="2026-01-01T00:00:00Z">
        <w:r>
          <w:delText xml:space="preserve"> </w:delText>
        </w:r>
      </w:del>
      <w:del w:id="15" w:author="PR Preview" w:date="2026-01-01T00:00:00Z">
        <w:r>
          <w:delText xml:space="preserve">whose cosine (</w:delText>
        </w:r>
      </w:del>
      <w:hyperlink r:id="rId372">
        <w:del w:id="16" w:author="PR Preview" w:date="2026-01-01T00:00:00Z">
          <w:r>
            <w:rPr>
              <w:rStyle w:val="Hyperlink"/>
            </w:rPr>
            <w:delText xml:space="preserve">Definition 1 in Trigonometry</w:delText>
          </w:r>
        </w:del>
      </w:hyperlink>
      <w:del w:id="17" w:author="PR Preview" w:date="2026-01-01T00:00:00Z">
        <w:r>
          <w:delText xml:space="preserve">) satisfies</w:delText>
        </w:r>
      </w:del>
    </w:p>
    <w:p>
      <w:pPr>
        <w:pStyle w:val="BodyText"/>
      </w:pPr>
      <w:ins w:id="18" w:author="PR Preview" w:date="2026-01-01T00:00:00Z">
        <w:r>
          <w:rPr>
            <w:b/>
            <w:bCs/>
          </w:rPr>
          <w:t xml:space="preserve">Definition 74 (Angle between two vectors)</w:t>
        </w:r>
      </w:ins>
      <w:ins w:id="19" w:author="PR Preview" w:date="2026-01-01T00:00:00Z">
        <w:r>
          <w:t xml:space="preserve"> </w:t>
        </w:r>
      </w:ins>
      <w:ins w:id="20" w:author="PR Preview" w:date="2026-01-01T00:00:00Z">
        <w:r>
          <w:t xml:space="preserve">The</w:t>
        </w:r>
      </w:ins>
      <w:ins w:id="21" w:author="PR Preview" w:date="2026-01-01T00:00:00Z">
        <w:r>
          <w:t xml:space="preserve"> </w:t>
        </w:r>
      </w:ins>
      <w:ins w:id="22" w:author="PR Preview" w:date="2026-01-01T00:00:00Z">
        <w:r>
          <w:rPr>
            <w:b/>
            <w:bCs/>
          </w:rPr>
          <w:t xml:space="preserve">angle</w:t>
        </w:r>
      </w:ins>
      <w:ins w:id="23" w:author="PR Preview" w:date="2026-01-01T00:00:00Z">
        <w:r>
          <w:t xml:space="preserve"> </w:t>
        </w:r>
      </w:ins>
      <w:ins w:id="24" w:author="PR Preview" w:date="2026-01-01T00:00:00Z">
        <w:r>
          <w:t xml:space="preserve">between two nonzero vectors</w:t>
        </w:r>
      </w:ins>
      <w:ins w:id="25"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26" w:author="PR Preview" w:date="2026-01-01T00:00:00Z">
        <w:r>
          <w:t xml:space="preserve"> </w:t>
        </w:r>
      </w:ins>
      <w:ins w:id="27" w:author="PR Preview" w:date="2026-01-01T00:00:00Z">
        <w:r>
          <w:t xml:space="preserve">is the unique number</w:t>
        </w:r>
      </w:ins>
      <w:ins w:id="28" w:author="PR Preview" w:date="2026-01-01T00:00:00Z">
        <w:r>
          <w:t xml:space="preserve"> </w:t>
        </w:r>
      </w:ins>
      <m:oMath>
        <m:r>
          <m:t>θ</m:t>
        </m:r>
        <m:r>
          <m:rPr>
            <m:sty m:val="p"/>
          </m:rPr>
          <m:t>∈</m:t>
        </m:r>
        <m:r>
          <m:rPr>
            <m:sty m:val="p"/>
          </m:rPr>
          <m:t>[</m:t>
        </m:r>
        <m:r>
          <m:t>0</m:t>
        </m:r>
        <m:r>
          <m:rPr>
            <m:sty m:val="p"/>
          </m:rPr>
          <m:t>,</m:t>
        </m:r>
        <m:r>
          <m:t>π</m:t>
        </m:r>
        <m:r>
          <m:rPr>
            <m:sty m:val="p"/>
          </m:rPr>
          <m:t>]</m:t>
        </m:r>
      </m:oMath>
      <w:ins w:id="29" w:author="PR Preview" w:date="2026-01-01T00:00:00Z">
        <w:r>
          <w:t xml:space="preserve"> </w:t>
        </w:r>
      </w:ins>
      <w:ins w:id="30" w:author="PR Preview" w:date="2026-01-01T00:00:00Z">
        <w:r>
          <w:t xml:space="preserve">whose cosine (</w:t>
        </w:r>
      </w:ins>
      <w:hyperlink r:id="rId372">
        <w:ins w:id="31" w:author="PR Preview" w:date="2026-01-01T00:00:00Z">
          <w:r>
            <w:rPr>
              <w:rStyle w:val="Hyperlink"/>
            </w:rPr>
            <w:t xml:space="preserve">Definition 3 in Trigonometry</w:t>
          </w:r>
        </w:ins>
      </w:hyperlink>
      <w:ins w:id="32" w:author="PR Preview" w:date="2026-01-01T00:00:00Z">
        <w:r>
          <w:t xml:space="preserve">) satisfies</w:t>
        </w:r>
      </w:ins>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2026-10-16T07:02:29Z</dcterms:created>
  <dcterms:modified xsi:type="dcterms:W3CDTF">2026-10-16T07:02:29Z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23:18:13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