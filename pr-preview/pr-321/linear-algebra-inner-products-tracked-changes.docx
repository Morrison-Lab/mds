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(Angle between two vectors)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angle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between two nonzero vectors</w:delText>
        </w:r>
      </w:del>
      <w:del w:id="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the unique number</w:delText>
        </w:r>
      </w:del>
      <w:del w:id="1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whose cosine (</w:delText>
        </w:r>
      </w:del>
      <w:hyperlink r:id="rId50">
        <w:del w:id="16" w:author="PR Preview" w:date="2026-01-01T00:00:00Z">
          <w:r>
            <w:rPr>
              <w:rStyle w:val="Hyperlink"/>
            </w:rPr>
            <w:delText xml:space="preserve">Definition 1 in Trigonometry</w:delText>
          </w:r>
        </w:del>
      </w:hyperlink>
      <w:del w:id="17" w:author="PR Preview" w:date="2026-01-01T00:00:00Z">
        <w:r>
          <w:delText xml:space="preserve">) satisfies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7 (Angle between two vectors)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angle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between two nonzero vectors</w:t>
        </w:r>
      </w:ins>
      <w:ins w:id="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the unique number</w:t>
        </w:r>
      </w:ins>
      <w:ins w:id="2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whose cosine (</w:t>
        </w:r>
      </w:ins>
      <w:hyperlink r:id="rId50">
        <w:ins w:id="31" w:author="PR Preview" w:date="2026-01-01T00:00:00Z">
          <w:r>
            <w:rPr>
              <w:rStyle w:val="Hyperlink"/>
            </w:rPr>
            <w:t xml:space="preserve">Definition 3 in Trigonometry</w:t>
          </w:r>
        </w:ins>
      </w:hyperlink>
      <w:ins w:id="32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2026-10-16T06:50:53Z</dcterms:created>
  <dcterms:modified xsi:type="dcterms:W3CDTF">2026-10-16T06:50:53Z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