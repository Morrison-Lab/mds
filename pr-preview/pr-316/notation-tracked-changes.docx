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del w:id="3" w:author="PR Preview" w:date="2026-01-01T00:00:00Z">
        <w:r>
          <w:delText xml:space="preserve">2 Indicator functions</w:delText>
        </w:r>
      </w:del>
    </w:p>
    <w:p>
      <w:pPr>
        <w:pStyle w:val="FirstParagraph"/>
      </w:pPr>
      <w:del w:id="4" w:author="PR Preview" w:date="2026-01-01T00:00:00Z">
        <w:r>
          <w:delText xml:space="preserve">An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indicator function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a mathematical function that signals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whether an element belongs to a specified set,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or whether a given logical condition is satisfied.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In statistics and epidemiology,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indicator functions are ubiquitous.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They represent:</w:delText>
        </w:r>
      </w:del>
    </w:p>
    <w:p>
      <w:pPr>
        <w:pStyle w:val="Compact"/>
        <w:numPr>
          <w:ilvl w:val="0"/>
          <w:numId w:val="1001"/>
        </w:numPr>
      </w:pPr>
      <w:del w:id="19" w:author="PR Preview" w:date="2026-01-01T00:00:00Z">
        <w:r>
          <w:delText xml:space="preserve">binary variables, which take only the values</w:delText>
        </w:r>
      </w:del>
      <w:del w:id="20" w:author="PR Preview" w:date="2026-01-01T00:00:00Z">
        <w:r>
          <w:delText xml:space="preserve"> </w:delText>
        </w:r>
      </w:del>
      <m:oMath>
        <m:r>
          <m:t>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m:oMath>
        <m:r>
          <m:t>1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w:anchor="def-binary-variable">
        <w:del w:id="2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7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1"/>
        </w:numPr>
      </w:pPr>
      <w:del w:id="28" w:author="PR Preview" w:date="2026-01-01T00:00:00Z">
        <w:r>
          <w:delText xml:space="preserve">event and censoring indicators in survival analysis,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 study of the time until an event such as death,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where an observation is censored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when follow-up ends before its event is seen;</w:delText>
        </w:r>
      </w:del>
    </w:p>
    <w:p>
      <w:pPr>
        <w:pStyle w:val="Compact"/>
        <w:numPr>
          <w:ilvl w:val="0"/>
          <w:numId w:val="1001"/>
        </w:numPr>
      </w:pPr>
      <w:del w:id="35" w:author="PR Preview" w:date="2026-01-01T00:00:00Z">
        <w:r>
          <w:delText xml:space="preserve">membership in subpopulations;</w:delText>
        </w:r>
      </w:del>
    </w:p>
    <w:p>
      <w:pPr>
        <w:pStyle w:val="Compact"/>
        <w:numPr>
          <w:ilvl w:val="0"/>
          <w:numId w:val="1001"/>
        </w:numPr>
      </w:pPr>
      <w:del w:id="36" w:author="PR Preview" w:date="2026-01-01T00:00:00Z">
        <w:r>
          <w:delText xml:space="preserve">domain restrictions in integrals and sums.</w:delText>
        </w:r>
      </w:del>
    </w:p>
    <w:p>
      <w:pPr>
        <w:pStyle w:val="FirstParagraph"/>
      </w:pPr>
      <w:del w:id="37" w:author="PR Preview" w:date="2026-01-01T00:00:00Z">
        <w:r>
          <w:delText xml:space="preserve">Despite their conceptual simplicity,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notation for indicator functions varies substantially across textbooks,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research papers,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 subfields.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This section summarizes the principal notational conventions.</w:delText>
        </w:r>
      </w:del>
    </w:p>
    <w:p>
      <w:pPr>
        <w:pStyle w:val="BodyText"/>
      </w:pPr>
      <w:del w:id="46" w:author="PR Preview" w:date="2026-01-01T00:00:00Z">
        <w:r>
          <w:rPr>
            <w:b/>
            <w:bCs/>
          </w:rPr>
          <w:delText xml:space="preserve">Definition 1 (Indicator function (set indicator))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For any subset</w:delText>
        </w:r>
      </w:del>
      <w:del w:id="4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of a universal set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53" w:author="PR Preview" w:date="2026-01-01T00:00:00Z">
        <w:r>
          <w:delText xml:space="preserve">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the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rPr>
            <w:b/>
            <w:bCs/>
          </w:rPr>
          <w:delText xml:space="preserve">indicator function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of</w:delText>
        </w:r>
      </w:del>
      <w:del w:id="60" w:author="PR Preview" w:date="2026-01-01T00:00:00Z">
        <w:r>
          <w:delText xml:space="preserve"> </w:delText>
        </w:r>
      </w:del>
      <m:oMath>
        <m:r>
          <m:t>A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or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set indicator</w:delText>
        </w:r>
      </w:del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is the function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defined by: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72" w:author="PR Preview" w:date="2026-01-01T00:00:00Z">
        <w:r>
          <w:rPr>
            <w:b/>
            <w:bCs/>
          </w:rPr>
          <w:delText xml:space="preserve">Definition 2 (Predicate indicator)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For any logical proposition or predicate</w:delText>
        </w:r>
      </w:del>
      <w:del w:id="75" w:author="PR Preview" w:date="2026-01-01T00:00:00Z">
        <w:r>
          <w:delText xml:space="preserve"> </w:delText>
        </w:r>
      </w:del>
      <m:oMath>
        <m:r>
          <m:t>P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indicator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</w:delText>
        </w:r>
      </w:del>
      <w:del w:id="83" w:author="PR Preview" w:date="2026-01-01T00:00:00Z">
        <w:r>
          <w:delText xml:space="preserve"> </w:delText>
        </w:r>
      </w:del>
      <m:oMath>
        <m:r>
          <m:t>P</m:t>
        </m:r>
      </m:oMath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or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rPr>
            <w:b/>
            <w:bCs/>
          </w:rPr>
          <w:delText xml:space="preserve">predicate indicator</w:delText>
        </w:r>
      </w:del>
      <w:del w:id="89" w:author="PR Preview" w:date="2026-01-01T00:00:00Z">
        <w:r>
          <w:delText xml:space="preserve">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takes the value</w:delText>
        </w:r>
      </w:del>
      <w:del w:id="92" w:author="PR Preview" w:date="2026-01-01T00:00:00Z">
        <w:r>
          <w:delText xml:space="preserve"> </w:delText>
        </w:r>
      </w:del>
      <m:oMath>
        <m:r>
          <m:t>1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when</w:delText>
        </w:r>
      </w:del>
      <w:del w:id="95" w:author="PR Preview" w:date="2026-01-01T00:00:00Z">
        <w:r>
          <w:delText xml:space="preserve"> </w:delText>
        </w:r>
      </w:del>
      <m:oMath>
        <m:r>
          <m:t>P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is true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</w:delText>
        </w:r>
      </w:del>
      <w:del w:id="100" w:author="PR Preview" w:date="2026-01-01T00:00:00Z">
        <w:r>
          <w:delText xml:space="preserve"> </w:delText>
        </w:r>
      </w:del>
      <m:oMath>
        <m:r>
          <m:t>0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when</w:delText>
        </w:r>
      </w:del>
      <w:del w:id="103" w:author="PR Preview" w:date="2026-01-01T00:00:00Z">
        <w:r>
          <w:delText xml:space="preserve"> </w:delText>
        </w:r>
      </w:del>
      <m:oMath>
        <m:r>
          <m:t>P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is false: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06" w:author="PR Preview" w:date="2026-01-01T00:00:00Z">
        <w:r>
          <w:rPr>
            <w:b/>
            <w:bCs/>
          </w:rPr>
          <w:delText xml:space="preserve">Example 1 (Evaluating set and predicate indicators)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Consider the real line</w:delText>
        </w:r>
      </w:del>
      <w:del w:id="10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110" w:author="PR Preview" w:date="2026-01-01T00:00:00Z">
        <w:r>
          <w:delText xml:space="preserve">,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 set of nonnegative numbers</w:delText>
        </w:r>
      </w:del>
      <w:del w:id="11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and a continuous</w:delText>
        </w:r>
      </w:del>
      <w:del w:id="117" w:author="PR Preview" w:date="2026-01-01T00:00:00Z">
        <w:r>
          <w:delText xml:space="preserve"> </w:delText>
        </w:r>
      </w:del>
      <w:hyperlink r:id="rId14">
        <w:del w:id="118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19" w:author="PR Preview" w:date="2026-01-01T00:00:00Z">
        <w:r>
          <w:delText xml:space="preserve"> </w:delText>
        </w:r>
      </w:del>
      <m:oMath>
        <m:r>
          <m:t>Y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(defined in the Morrison Lab’s probability notes).</w:delText>
        </w:r>
      </w:del>
    </w:p>
    <w:p>
      <w:pPr>
        <w:pStyle w:val="Compact"/>
        <w:numPr>
          <w:ilvl w:val="0"/>
          <w:numId w:val="1002"/>
        </w:numPr>
      </w:pPr>
      <w:del w:id="122" w:author="PR Preview" w:date="2026-01-01T00:00:00Z">
        <w:r>
          <w:delText xml:space="preserve">Set indicator</w:delText>
        </w:r>
      </w:del>
      <w:del w:id="123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4" w:author="PR Preview" w:date="2026-01-01T00:00:00Z">
        <w:r>
          <w:delText xml:space="preserve">:</w:delText>
        </w:r>
      </w:del>
    </w:p>
    <w:p>
      <w:pPr>
        <w:pStyle w:val="Compact"/>
        <w:numPr>
          <w:ilvl w:val="1"/>
          <w:numId w:val="1003"/>
        </w:numPr>
      </w:pPr>
      <w:del w:id="125" w:author="PR Preview" w:date="2026-01-01T00:00:00Z">
        <w:r>
          <w:delText xml:space="preserve">For</w:delText>
        </w:r>
      </w:del>
      <w:del w:id="12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3.5</m:t>
        </m:r>
      </m:oMath>
      <w:del w:id="127" w:author="PR Preview" w:date="2026-01-01T00:00:00Z">
        <w:r>
          <w:delText xml:space="preserve">: since</w:delText>
        </w:r>
      </w:del>
      <w:del w:id="128" w:author="PR Preview" w:date="2026-01-01T00:00:00Z">
        <w:r>
          <w:delText xml:space="preserve"> </w:delText>
        </w:r>
      </w:del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29" w:author="PR Preview" w:date="2026-01-01T00:00:00Z">
        <w:r>
          <w:delText xml:space="preserve">,</w:delText>
        </w:r>
      </w:del>
      <w:del w:id="130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31" w:author="PR Preview" w:date="2026-01-01T00:00:00Z">
        <w:r>
          <w:delText xml:space="preserve">.</w:delText>
        </w:r>
      </w:del>
    </w:p>
    <w:p>
      <w:pPr>
        <w:pStyle w:val="Compact"/>
        <w:numPr>
          <w:ilvl w:val="1"/>
          <w:numId w:val="1003"/>
        </w:numPr>
      </w:pPr>
      <w:del w:id="132" w:author="PR Preview" w:date="2026-01-01T00:00:00Z">
        <w:r>
          <w:delText xml:space="preserve">For</w:delText>
        </w:r>
      </w:del>
      <w:del w:id="13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del w:id="134" w:author="PR Preview" w:date="2026-01-01T00:00:00Z">
        <w:r>
          <w:delText xml:space="preserve">: since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36" w:author="PR Preview" w:date="2026-01-01T00:00:00Z">
        <w:r>
          <w:delText xml:space="preserve">,</w:delText>
        </w:r>
      </w:del>
      <w:del w:id="137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del w:id="139" w:author="PR Preview" w:date="2026-01-01T00:00:00Z">
        <w:r>
          <w:delText xml:space="preserve">Predicate indicator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del w:id="141" w:author="PR Preview" w:date="2026-01-01T00:00:00Z">
        <w:r>
          <w:delText xml:space="preserve">:</w:delText>
        </w:r>
      </w:del>
    </w:p>
    <w:p>
      <w:pPr>
        <w:pStyle w:val="Compact"/>
        <w:numPr>
          <w:ilvl w:val="1"/>
          <w:numId w:val="1004"/>
        </w:numPr>
      </w:pPr>
      <w:del w:id="142" w:author="PR Preview" w:date="2026-01-01T00:00:00Z">
        <w:r>
          <w:delText xml:space="preserve">If an observation yields</w:delText>
        </w:r>
      </w:del>
      <w:del w:id="14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7.2</m:t>
        </m:r>
      </m:oMath>
      <w:del w:id="144" w:author="PR Preview" w:date="2026-01-01T00:00:00Z">
        <w:r>
          <w:delText xml:space="preserve">,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the predicate</w:delText>
        </w:r>
      </w:del>
      <w:del w:id="147" w:author="PR Preview" w:date="2026-01-01T00:00:00Z">
        <w:r>
          <w:delText xml:space="preserve"> </w:delText>
        </w:r>
      </w:del>
      <m:oMath>
        <m:r>
          <m:t>7.2</m:t>
        </m:r>
        <m:r>
          <m:rPr>
            <m:sty m:val="p"/>
          </m:rPr>
          <m:t>&gt;</m:t>
        </m:r>
        <m:r>
          <m:t>5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true,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so</w:delText>
        </w:r>
      </w:del>
      <w:del w:id="15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53" w:author="PR Preview" w:date="2026-01-01T00:00:00Z">
        <w:r>
          <w:delText xml:space="preserve">.</w:delText>
        </w:r>
      </w:del>
    </w:p>
    <w:p>
      <w:pPr>
        <w:pStyle w:val="Compact"/>
        <w:numPr>
          <w:ilvl w:val="1"/>
          <w:numId w:val="1004"/>
        </w:numPr>
      </w:pPr>
      <w:del w:id="154" w:author="PR Preview" w:date="2026-01-01T00:00:00Z">
        <w:r>
          <w:delText xml:space="preserve">If an observation yields</w:delText>
        </w:r>
      </w:del>
      <w:del w:id="15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4.1</m:t>
        </m:r>
      </m:oMath>
      <w:del w:id="156" w:author="PR Preview" w:date="2026-01-01T00:00:00Z">
        <w:r>
          <w:delText xml:space="preserve">,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the predicate</w:delText>
        </w:r>
      </w:del>
      <w:del w:id="159" w:author="PR Preview" w:date="2026-01-01T00:00:00Z">
        <w:r>
          <w:delText xml:space="preserve"> </w:delText>
        </w:r>
      </w:del>
      <m:oMath>
        <m:r>
          <m:t>4.1</m:t>
        </m:r>
        <m:r>
          <m:rPr>
            <m:sty m:val="p"/>
          </m:rPr>
          <m:t>&gt;</m:t>
        </m:r>
        <m:r>
          <m:t>5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is false,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so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65" w:author="PR Preview" w:date="2026-01-01T00:00:00Z">
        <w:r>
          <w:delText xml:space="preserve">.</w:delText>
        </w:r>
      </w:del>
    </w:p>
    <w:p>
      <w:pPr>
        <w:pStyle w:val="FirstParagraph"/>
      </w:pPr>
      <w:del w:id="166" w:author="PR Preview" w:date="2026-01-01T00:00:00Z">
        <w:r>
          <w:rPr>
            <w:b/>
            <w:bCs/>
          </w:rPr>
          <w:delText xml:space="preserve">Definition 3 (Binary variable)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A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rPr>
            <w:b/>
            <w:bCs/>
          </w:rPr>
          <w:delText xml:space="preserve">binary variable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 a variable that takes only the values</w:delText>
        </w:r>
      </w:del>
      <w:del w:id="173" w:author="PR Preview" w:date="2026-01-01T00:00:00Z">
        <w:r>
          <w:delText xml:space="preserve"> </w:delText>
        </w:r>
      </w:del>
      <m:oMath>
        <m:r>
          <m:t>0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and</w:delText>
        </w:r>
      </w:del>
      <w:del w:id="176" w:author="PR Preview" w:date="2026-01-01T00:00:00Z">
        <w:r>
          <w:delText xml:space="preserve"> </w:delText>
        </w:r>
      </w:del>
      <m:oMath>
        <m:r>
          <m:t>1</m:t>
        </m:r>
      </m:oMath>
      <w:del w:id="177" w:author="PR Preview" w:date="2026-01-01T00:00:00Z">
        <w:r>
          <w:delText xml:space="preserve">.</w:delText>
        </w:r>
      </w:del>
    </w:p>
    <w:p>
      <w:pPr>
        <w:pStyle w:val="BodyText"/>
      </w:pPr>
      <w:del w:id="178" w:author="PR Preview" w:date="2026-01-01T00:00:00Z">
        <w:r>
          <w:rPr>
            <w:b/>
            <w:bCs/>
          </w:rPr>
          <w:delText xml:space="preserve">Example 2 (A binary variable is an indicator)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In a study of</w:delText>
        </w:r>
      </w:del>
      <w:del w:id="181" w:author="PR Preview" w:date="2026-01-01T00:00:00Z">
        <w:r>
          <w:delText xml:space="preserve"> </w:delText>
        </w:r>
      </w:del>
      <m:oMath>
        <m:r>
          <m:t>n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people,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let</w:delText>
        </w:r>
      </w:del>
      <w:del w:id="18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if person</w:delText>
        </w:r>
      </w:del>
      <w:del w:id="189" w:author="PR Preview" w:date="2026-01-01T00:00:00Z">
        <w:r>
          <w:delText xml:space="preserve"> </w:delText>
        </w:r>
      </w:del>
      <m:oMath>
        <m:r>
          <m:t>i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smokes and</w:delText>
        </w:r>
      </w:del>
      <w:del w:id="19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otherwise,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for</w:delText>
        </w:r>
      </w:del>
      <w:del w:id="19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98" w:author="PR Preview" w:date="2026-01-01T00:00:00Z">
        <w:r>
          <w:delText xml:space="preserve">.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Then</w:delText>
        </w:r>
      </w:del>
      <w:del w:id="20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is a binary variable (</w:delText>
        </w:r>
      </w:del>
      <w:hyperlink w:anchor="def-binary-variable">
        <w:del w:id="20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05" w:author="PR Preview" w:date="2026-01-01T00:00:00Z">
        <w:r>
          <w:delText xml:space="preserve">).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It is also the predicate indicator (</w:delText>
        </w:r>
      </w:del>
      <w:hyperlink w:anchor="def-indicator-function">
        <w:del w:id="20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09" w:author="PR Preview" w:date="2026-01-01T00:00:00Z">
        <w:r>
          <w:delText xml:space="preserve">)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of the proposition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“person</w:delText>
        </w:r>
      </w:del>
      <w:del w:id="214" w:author="PR Preview" w:date="2026-01-01T00:00:00Z">
        <w:r>
          <w:delText xml:space="preserve"> </w:delText>
        </w:r>
      </w:del>
      <m:oMath>
        <m:r>
          <m:t>i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smokes”</w:delText>
        </w:r>
      </w:del>
      <w:del w:id="217" w:author="PR Preview" w:date="2026-01-01T00:00:00Z">
        <w:r>
          <w:delText xml:space="preserve">:</w:delText>
        </w:r>
      </w:del>
      <w:del w:id="21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del w:id="219" w:author="PR Preview" w:date="2026-01-01T00:00:00Z">
        <w:r>
          <w:delText xml:space="preserve">.</w:delText>
        </w:r>
      </w:del>
    </w:p>
    <w:p>
      <w:pPr>
        <w:pStyle w:val="BodyText"/>
      </w:pPr>
      <w:del w:id="220" w:author="PR Preview" w:date="2026-01-01T00:00:00Z">
        <w:r>
          <w:delText xml:space="preserve">In the same way,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every indicator is a binary variable,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and every binary variable</w:delText>
        </w:r>
      </w:del>
      <w:del w:id="225" w:author="PR Preview" w:date="2026-01-01T00:00:00Z">
        <w:r>
          <w:delText xml:space="preserve"> </w:delText>
        </w:r>
      </w:del>
      <m:oMath>
        <m:r>
          <m:t>X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the indicator of its own value being</w:delText>
        </w:r>
      </w:del>
      <w:del w:id="228" w:author="PR Preview" w:date="2026-01-01T00:00:00Z">
        <w:r>
          <w:delText xml:space="preserve"> </w:delText>
        </w:r>
      </w:del>
      <m:oMath>
        <m:r>
          <m:t>1</m:t>
        </m:r>
      </m:oMath>
      <w:del w:id="229" w:author="PR Preview" w:date="2026-01-01T00:00:00Z">
        <w:r>
          <w:delText xml:space="preserve">:</w:delText>
        </w:r>
      </w:del>
      <w:del w:id="23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del w:id="231" w:author="PR Preview" w:date="2026-01-01T00:00:00Z">
        <w:r>
          <w:delText xml:space="preserve">,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since both sides are</w:delText>
        </w:r>
      </w:del>
      <w:del w:id="234" w:author="PR Preview" w:date="2026-01-01T00:00:00Z">
        <w:r>
          <w:delText xml:space="preserve"> </w:delText>
        </w:r>
      </w:del>
      <m:oMath>
        <m:r>
          <m:t>1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when</w:delText>
        </w:r>
      </w:del>
      <w:del w:id="23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and</w:delText>
        </w:r>
      </w:del>
      <w:del w:id="240" w:author="PR Preview" w:date="2026-01-01T00:00:00Z">
        <w:r>
          <w:delText xml:space="preserve"> </w:delText>
        </w:r>
      </w:del>
      <m:oMath>
        <m:r>
          <m:t>0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when</w:delText>
        </w:r>
      </w:del>
      <w:del w:id="2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244" w:author="PR Preview" w:date="2026-01-01T00:00:00Z">
        <w:r>
          <w:delText xml:space="preserve">.</w:delText>
        </w:r>
      </w:del>
    </w:p>
    <w:p>
      <w:pPr>
        <w:pStyle w:val="Heading3"/>
      </w:pPr>
      <w:del w:id="245" w:author="PR Preview" w:date="2026-01-01T00:00:00Z">
        <w:r>
          <w:delText xml:space="preserve">2.1 Two primary notational paradigms: set vs. predicate notation</w:delText>
        </w:r>
      </w:del>
    </w:p>
    <w:p>
      <w:pPr>
        <w:pStyle w:val="FirstParagraph"/>
      </w:pPr>
      <w:del w:id="246" w:author="PR Preview" w:date="2026-01-01T00:00:00Z">
        <w:r>
          <w:delText xml:space="preserve">The vast majority of indicator notations belong to one of two families: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set notation or predicate notation.</w:delText>
        </w:r>
      </w:del>
    </w:p>
    <w:p>
      <w:pPr>
        <w:pStyle w:val="BodyText"/>
      </w:pPr>
      <w:del w:id="249" w:author="PR Preview" w:date="2026-01-01T00:00:00Z">
        <w:r>
          <w:rPr>
            <w:b/>
            <w:bCs/>
          </w:rPr>
          <w:delText xml:space="preserve">Definition 4 (Set notation for indicators)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 indicator (</w:delText>
        </w:r>
      </w:del>
      <w:hyperlink w:anchor="def-indicator-function">
        <w:del w:id="25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53" w:author="PR Preview" w:date="2026-01-01T00:00:00Z">
        <w:r>
          <w:delText xml:space="preserve">) is written in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rPr>
            <w:b/>
            <w:bCs/>
          </w:rPr>
          <w:delText xml:space="preserve">set notation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when the set</w:delText>
        </w:r>
      </w:del>
      <w:del w:id="258" w:author="PR Preview" w:date="2026-01-01T00:00:00Z">
        <w:r>
          <w:delText xml:space="preserve"> </w:delText>
        </w:r>
      </w:del>
      <m:oMath>
        <m:r>
          <m:t>A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appears as a subscript,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as in</w:delText>
        </w:r>
      </w:del>
      <w:del w:id="263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64" w:author="PR Preview" w:date="2026-01-01T00:00:00Z">
        <w:r>
          <w:delText xml:space="preserve">.</w:delText>
        </w:r>
      </w:del>
    </w:p>
    <w:p>
      <w:pPr>
        <w:pStyle w:val="BodyText"/>
      </w:pPr>
      <w:del w:id="265" w:author="PR Preview" w:date="2026-01-01T00:00:00Z">
        <w:r>
          <w:rPr>
            <w:b/>
            <w:bCs/>
          </w:rPr>
          <w:delText xml:space="preserve">Definition 5 (Predicate notation for indicators)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An indicator (</w:delText>
        </w:r>
      </w:del>
      <w:hyperlink w:anchor="def-indicator-function">
        <w:del w:id="26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69" w:author="PR Preview" w:date="2026-01-01T00:00:00Z">
        <w:r>
          <w:delText xml:space="preserve">) is written in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rPr>
            <w:b/>
            <w:bCs/>
          </w:rPr>
          <w:delText xml:space="preserve">predicate notation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when a proposition or predicate</w:delText>
        </w:r>
      </w:del>
      <w:del w:id="274" w:author="PR Preview" w:date="2026-01-01T00:00:00Z">
        <w:r>
          <w:delText xml:space="preserve"> </w:delText>
        </w:r>
      </w:del>
      <m:oMath>
        <m:r>
          <m:t>P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(</w:delText>
        </w:r>
      </w:del>
      <w:hyperlink r:id="rId17">
        <w:del w:id="277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278" w:author="PR Preview" w:date="2026-01-01T00:00:00Z">
        <w:r>
          <w:delText xml:space="preserve">) appears as its argument,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as in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or</w:delText>
        </w:r>
      </w:del>
      <w:del w:id="28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285" w:author="PR Preview" w:date="2026-01-01T00:00:00Z">
        <w:r>
          <w:delText xml:space="preserve">.</w:delText>
        </w:r>
      </w:del>
    </w:p>
    <w:p>
      <w:pPr>
        <w:pStyle w:val="BodyText"/>
      </w:pPr>
      <w:del w:id="286" w:author="PR Preview" w:date="2026-01-01T00:00:00Z">
        <w:r>
          <w:rPr>
            <w:b/>
            <w:bCs/>
          </w:rPr>
          <w:delText xml:space="preserve">Example 3 (One indicator in both notations)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Let</w:delText>
        </w:r>
      </w:del>
      <w:del w:id="28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90" w:author="PR Preview" w:date="2026-01-01T00:00:00Z">
        <w:r>
          <w:delText xml:space="preserve">, the nonnegative real numbers.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The indicator of</w:delText>
        </w:r>
      </w:del>
      <w:del w:id="293" w:author="PR Preview" w:date="2026-01-01T00:00:00Z">
        <w:r>
          <w:delText xml:space="preserve"> </w:delText>
        </w:r>
      </w:del>
      <m:oMath>
        <m:r>
          <m:t>A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is</w:delText>
        </w:r>
      </w:del>
      <w:del w:id="296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in set notation,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and</w:delText>
        </w:r>
      </w:del>
      <w:del w:id="30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or</w:delText>
        </w:r>
      </w:del>
      <w:del w:id="30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in predicate notation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(</w:delText>
        </w:r>
      </w:del>
      <w:hyperlink w:anchor="def-set-predicate-notation">
        <w:del w:id="30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hyperlink w:anchor="def-predicate-notation">
        <w:del w:id="31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3" w:author="PR Preview" w:date="2026-01-01T00:00:00Z">
        <w:r>
          <w:delText xml:space="preserve">).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At</w:delText>
        </w:r>
      </w:del>
      <w:del w:id="31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3.5</m:t>
        </m:r>
      </m:oMath>
      <w:del w:id="317" w:author="PR Preview" w:date="2026-01-01T00:00:00Z">
        <w:r>
          <w:delText xml:space="preserve">, all three equal</w:delText>
        </w:r>
      </w:del>
      <w:del w:id="318" w:author="PR Preview" w:date="2026-01-01T00:00:00Z">
        <w:r>
          <w:delText xml:space="preserve"> </w:delText>
        </w:r>
      </w:del>
      <m:oMath>
        <m:r>
          <m:t>1</m:t>
        </m:r>
      </m:oMath>
      <w:del w:id="319" w:author="PR Preview" w:date="2026-01-01T00:00:00Z">
        <w:r>
          <w:delText xml:space="preserve">;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at</w:delText>
        </w:r>
      </w:del>
      <w:del w:id="32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del w:id="323" w:author="PR Preview" w:date="2026-01-01T00:00:00Z">
        <w:r>
          <w:delText xml:space="preserve">, all three equal</w:delText>
        </w:r>
      </w:del>
      <w:del w:id="324" w:author="PR Preview" w:date="2026-01-01T00:00:00Z">
        <w:r>
          <w:delText xml:space="preserve"> </w:delText>
        </w:r>
      </w:del>
      <m:oMath>
        <m:r>
          <m:t>0</m:t>
        </m:r>
      </m:oMath>
      <w:del w:id="325" w:author="PR Preview" w:date="2026-01-01T00:00:00Z">
        <w:r>
          <w:delText xml:space="preserve">.</w:delText>
        </w:r>
      </w:del>
    </w:p>
    <w:p>
      <w:pPr>
        <w:pStyle w:val="Heading4"/>
      </w:pPr>
      <w:del w:id="326" w:author="PR Preview" w:date="2026-01-01T00:00:00Z">
        <w:r>
          <w:delText xml:space="preserve">Set notation</w:delText>
        </w:r>
      </w:del>
    </w:p>
    <w:p>
      <w:pPr>
        <w:pStyle w:val="FirstParagraph"/>
      </w:pPr>
      <w:del w:id="327" w:author="PR Preview" w:date="2026-01-01T00:00:00Z">
        <w:r>
          <w:delText xml:space="preserve">In set notation,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the indicator is tied to a set</w:delText>
        </w:r>
      </w:del>
      <w:del w:id="330" w:author="PR Preview" w:date="2026-01-01T00:00:00Z">
        <w:r>
          <w:delText xml:space="preserve"> </w:delText>
        </w:r>
      </w:del>
      <m:oMath>
        <m:r>
          <m:t>A</m:t>
        </m:r>
      </m:oMath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which appears as a subscript:</w:delText>
        </w:r>
      </w:del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(bold numeral one)</w:delText>
        </w:r>
      </w:del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(blackboard bold numeral one)</w:delText>
        </w:r>
      </w:del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(capital letter</w:delText>
        </w:r>
      </w:del>
      <w:del w:id="340" w:author="PR Preview" w:date="2026-01-01T00:00:00Z">
        <w:r>
          <w:delText xml:space="preserve"> </w:delText>
        </w:r>
      </w:del>
      <m:oMath>
        <m:r>
          <m:t>I</m:t>
        </m:r>
      </m:oMath>
      <w:del w:id="341" w:author="PR Preview" w:date="2026-01-01T00:00:00Z">
        <w:r>
          <w:delText xml:space="preserve">)</w:delText>
        </w:r>
      </w:del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(blackboard bold letter</w:delText>
        </w:r>
      </w:del>
      <w:del w:id="344" w:author="PR Preview" w:date="2026-01-01T00:00:00Z">
        <w:r>
          <w:delText xml:space="preserve"> </w:delText>
        </w:r>
      </w:del>
      <m:oMath>
        <m:r>
          <m:t>I</m:t>
        </m:r>
      </m:oMath>
      <w:del w:id="345" w:author="PR Preview" w:date="2026-01-01T00:00:00Z">
        <w:r>
          <w:delText xml:space="preserve">)</w:delText>
        </w:r>
      </w:del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(Greek letter chi, historically termed the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rPr>
            <w:i/>
            <w:iCs/>
          </w:rPr>
          <w:delText xml:space="preserve">characteristic function</w:delText>
        </w:r>
      </w:del>
      <w:del w:id="350" w:author="PR Preview" w:date="2026-01-01T00:00:00Z">
        <w:r>
          <w:delText xml:space="preserve">)</w:delText>
        </w:r>
      </w:del>
    </w:p>
    <w:p>
      <w:pPr>
        <w:pStyle w:val="FirstParagraph"/>
      </w:pPr>
      <w:del w:id="351" w:author="PR Preview" w:date="2026-01-01T00:00:00Z">
        <w:r>
          <w:delText xml:space="preserve">When the function is viewed as a mathematical object in its own right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(for instance, as an element of an</w:delText>
        </w:r>
      </w:del>
      <w:del w:id="354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function space,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 set of functions</w:delText>
        </w:r>
      </w:del>
      <w:del w:id="359" w:author="PR Preview" w:date="2026-01-01T00:00:00Z">
        <w:r>
          <w:delText xml:space="preserve"> </w:delText>
        </w:r>
      </w:del>
      <m:oMath>
        <m:r>
          <m:t>f</m:t>
        </m:r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for which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is finite),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authors often omit the argument</w:delText>
        </w:r>
      </w:del>
      <w:del w:id="367" w:author="PR Preview" w:date="2026-01-01T00:00:00Z">
        <w:r>
          <w:delText xml:space="preserve"> </w:delText>
        </w:r>
      </w:del>
      <m:oMath>
        <m:r>
          <m:t>x</m:t>
        </m:r>
      </m:oMath>
      <w:del w:id="368" w:author="PR Preview" w:date="2026-01-01T00:00:00Z">
        <w:r>
          <w:delText xml:space="preserve">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writing simply</w:delText>
        </w:r>
      </w:del>
      <w:del w:id="371" w:author="PR Preview" w:date="2026-01-01T00:00:00Z">
        <w:r>
          <w:delText xml:space="preserve"> </w:delText>
        </w:r>
      </w:del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del w:id="374" w:author="PR Preview" w:date="2026-01-01T00:00:00Z">
        <w:r>
          <w:delText xml:space="preserve">, or</w:delText>
        </w:r>
      </w:del>
      <w:del w:id="37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t>A</m:t>
            </m:r>
          </m:sub>
        </m:sSub>
      </m:oMath>
      <w:del w:id="376" w:author="PR Preview" w:date="2026-01-01T00:00:00Z">
        <w:r>
          <w:delText xml:space="preserve">.</w:delText>
        </w:r>
      </w:del>
    </w:p>
    <w:p>
      <w:pPr>
        <w:pStyle w:val="Heading4"/>
      </w:pPr>
      <w:del w:id="377" w:author="PR Preview" w:date="2026-01-01T00:00:00Z">
        <w:r>
          <w:delText xml:space="preserve">Predicate notation</w:delText>
        </w:r>
      </w:del>
    </w:p>
    <w:p>
      <w:pPr>
        <w:pStyle w:val="FirstParagraph"/>
      </w:pPr>
      <w:del w:id="378" w:author="PR Preview" w:date="2026-01-01T00:00:00Z">
        <w:r>
          <w:delText xml:space="preserve">In predicate notation,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the indicator takes a logical condition,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relation,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or proposition</w:delText>
        </w:r>
      </w:del>
      <w:del w:id="385" w:author="PR Preview" w:date="2026-01-01T00:00:00Z">
        <w:r>
          <w:delText xml:space="preserve"> </w:delText>
        </w:r>
      </w:del>
      <m:oMath>
        <m:r>
          <m:t>P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directly as its argument or subscript:</w:delText>
        </w:r>
      </w:del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or</w:delText>
        </w:r>
      </w:del>
      <w:del w:id="39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or</w:delText>
        </w:r>
      </w:del>
      <w:del w:id="393" w:author="PR Preview" w:date="2026-01-01T00:00:00Z">
        <w:r>
          <w:delText xml:space="preserve"> </w:delText>
        </w:r>
      </w:del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or</w:delText>
        </w:r>
      </w:del>
      <w:del w:id="39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or</w:delText>
        </w:r>
      </w:del>
      <w:del w:id="39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or</w:delText>
        </w:r>
      </w:del>
      <w:del w:id="40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del w:id="403" w:author="PR Preview" w:date="2026-01-01T00:00:00Z">
        <w:r>
          <w:delText xml:space="preserve">Predicate notation is especially common in applied statistics and survival analysis,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where indicators frequently depend on inequalities (</w:delText>
        </w:r>
      </w:del>
      <w:hyperlink r:id="rId21">
        <w:del w:id="406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407" w:author="PR Preview" w:date="2026-01-01T00:00:00Z">
        <w:r>
          <w:delText xml:space="preserve">) involving random variables,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such as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(an event occurring before time</w:delText>
        </w:r>
      </w:del>
      <w:del w:id="413" w:author="PR Preview" w:date="2026-01-01T00:00:00Z">
        <w:r>
          <w:delText xml:space="preserve"> </w:delText>
        </w:r>
      </w:del>
      <m:oMath>
        <m:r>
          <m:t>t</m:t>
        </m:r>
      </m:oMath>
      <w:del w:id="414" w:author="PR Preview" w:date="2026-01-01T00:00:00Z">
        <w:r>
          <w:delText xml:space="preserve">)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or</w:delText>
        </w:r>
      </w:del>
      <w:del w:id="41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(a binary outcome).</w:delText>
        </w:r>
      </w:del>
    </w:p>
    <w:p>
      <w:pPr>
        <w:pStyle w:val="Heading4"/>
      </w:pPr>
      <w:del w:id="420" w:author="PR Preview" w:date="2026-01-01T00:00:00Z">
        <w:r>
          <w:delText xml:space="preserve">Equivalence between paradigms</w:delText>
        </w:r>
      </w:del>
    </w:p>
    <w:p>
      <w:pPr>
        <w:pStyle w:val="FirstParagraph"/>
      </w:pPr>
      <w:del w:id="421" w:author="PR Preview" w:date="2026-01-01T00:00:00Z">
        <w:r>
          <w:delText xml:space="preserve">The two paradigms are connected by evaluating the predicate indicator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at the membership statement</w:delText>
        </w:r>
      </w:del>
      <w:del w:id="42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42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426" w:author="PR Preview" w:date="2026-01-01T00:00:00Z">
        <w:r>
          <w:rPr>
            <w:b/>
            <w:bCs/>
          </w:rPr>
          <w:delText xml:space="preserve">Definition 6 (Support of a distribution)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The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rPr>
            <w:b/>
            <w:bCs/>
          </w:rPr>
          <w:delText xml:space="preserve">support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of a discrete distribution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is the set of values it gives positive probability.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The support of a continuous distribution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is the set of values where its density is positive.</w:delText>
        </w:r>
      </w:del>
    </w:p>
    <w:p>
      <w:pPr>
        <w:pStyle w:val="BodyText"/>
      </w:pPr>
      <w:del w:id="439" w:author="PR Preview" w:date="2026-01-01T00:00:00Z">
        <w:r>
          <w:rPr>
            <w:b/>
            <w:bCs/>
          </w:rPr>
          <w:delText xml:space="preserve">Example 4 (Supports of two count distributions)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7"/>
        </w:numPr>
      </w:pPr>
      <w:del w:id="442" w:author="PR Preview" w:date="2026-01-01T00:00:00Z">
        <w:r>
          <w:delText xml:space="preserve">A fair six-sided die gives each of</w:delText>
        </w:r>
      </w:del>
      <w:del w:id="4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probability</w:delText>
        </w:r>
      </w:del>
      <w:del w:id="446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and every other value probability</w:delText>
        </w:r>
      </w:del>
      <w:del w:id="449" w:author="PR Preview" w:date="2026-01-01T00:00:00Z">
        <w:r>
          <w:delText xml:space="preserve"> </w:delText>
        </w:r>
      </w:del>
      <m:oMath>
        <m:r>
          <m:t>0</m:t>
        </m:r>
      </m:oMath>
      <w:del w:id="450" w:author="PR Preview" w:date="2026-01-01T00:00:00Z">
        <w:r>
          <w:delText xml:space="preserve">,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so its support is</w:delText>
        </w:r>
      </w:del>
      <w:del w:id="4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45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w:del w:id="455" w:author="PR Preview" w:date="2026-01-01T00:00:00Z">
        <w:r>
          <w:delText xml:space="preserve">A count that can be</w:delText>
        </w:r>
      </w:del>
      <w:del w:id="456" w:author="PR Preview" w:date="2026-01-01T00:00:00Z">
        <w:r>
          <w:delText xml:space="preserve"> </w:delText>
        </w:r>
      </w:del>
      <m:oMath>
        <m:r>
          <m:t>0</m:t>
        </m:r>
      </m:oMath>
      <w:del w:id="457" w:author="PR Preview" w:date="2026-01-01T00:00:00Z">
        <w:r>
          <w:delText xml:space="preserve">,</w:delText>
        </w:r>
      </w:del>
      <w:del w:id="458" w:author="PR Preview" w:date="2026-01-01T00:00:00Z">
        <w:r>
          <w:delText xml:space="preserve"> </w:delText>
        </w:r>
      </w:del>
      <m:oMath>
        <m:r>
          <m:t>1</m:t>
        </m:r>
      </m:oMath>
      <w:del w:id="459" w:author="PR Preview" w:date="2026-01-01T00:00:00Z">
        <w:r>
          <w:delText xml:space="preserve">,</w:delText>
        </w:r>
      </w:del>
      <w:del w:id="460" w:author="PR Preview" w:date="2026-01-01T00:00:00Z">
        <w:r>
          <w:delText xml:space="preserve"> </w:delText>
        </w:r>
      </w:del>
      <m:oMath>
        <m:r>
          <m:t>2</m:t>
        </m:r>
      </m:oMath>
      <w:del w:id="461" w:author="PR Preview" w:date="2026-01-01T00:00:00Z">
        <w:r>
          <w:delText xml:space="preserve">, and so on,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each with positive probability,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such as the number of hospital visits in a year,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has support</w:delText>
        </w:r>
      </w:del>
      <w:del w:id="468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469" w:author="PR Preview" w:date="2026-01-01T00:00:00Z">
        <w:r>
          <w:delText xml:space="preserve">.</w:delText>
        </w:r>
      </w:del>
    </w:p>
    <w:p>
      <w:pPr>
        <w:pStyle w:val="FirstParagraph"/>
      </w:pPr>
      <w:del w:id="470" w:author="PR Preview" w:date="2026-01-01T00:00:00Z">
        <w:r>
          <w:delText xml:space="preserve">Set notation is more natural when the underlying set</w:delText>
        </w:r>
      </w:del>
      <w:del w:id="471" w:author="PR Preview" w:date="2026-01-01T00:00:00Z">
        <w:r>
          <w:delText xml:space="preserve"> </w:delText>
        </w:r>
      </w:del>
      <m:oMath>
        <m:r>
          <m:t>A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has a standard name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(such as the support of a distribution (</w:delText>
        </w:r>
      </w:del>
      <w:hyperlink w:anchor="def-support">
        <w:del w:id="47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77" w:author="PR Preview" w:date="2026-01-01T00:00:00Z">
        <w:r>
          <w:delText xml:space="preserve">),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or a geometric region).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Predicate notation is more natural when the condition involves compound inequalities,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such as</w:delText>
        </w:r>
      </w:del>
      <w:del w:id="48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del w:id="485" w:author="PR Preview" w:date="2026-01-01T00:00:00Z">
        <w:r>
          <w:delText xml:space="preserve">.</w:delText>
        </w:r>
      </w:del>
    </w:p>
    <w:p>
      <w:pPr>
        <w:pStyle w:val="Heading3"/>
      </w:pPr>
      <w:del w:id="486" w:author="PR Preview" w:date="2026-01-01T00:00:00Z">
        <w:r>
          <w:delText xml:space="preserve">2.2 Iverson bracket notation</w:delText>
        </w:r>
      </w:del>
    </w:p>
    <w:p>
      <w:pPr>
        <w:pStyle w:val="FirstParagraph"/>
      </w:pPr>
      <w:del w:id="487" w:author="PR Preview" w:date="2026-01-01T00:00:00Z">
        <w:r>
          <w:delText xml:space="preserve">In 1962,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Kenneth Iverson introduced a compact notation in the programming language APL,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later popularized in mathematics and computer science by Donald Knuth: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the</w:delText>
        </w:r>
      </w:del>
      <w:del w:id="494" w:author="PR Preview" w:date="2026-01-01T00:00:00Z">
        <w:r>
          <w:delText xml:space="preserve"> </w:delText>
        </w:r>
      </w:del>
      <w:hyperlink r:id="rId25">
        <w:del w:id="495" w:author="PR Preview" w:date="2026-01-01T00:00:00Z">
          <w:r>
            <w:rPr>
              <w:rStyle w:val="Hyperlink"/>
            </w:rPr>
            <w:delText xml:space="preserve">Iverson bracket</w:delText>
          </w:r>
        </w:del>
      </w:hyperlink>
      <w:del w:id="496" w:author="PR Preview" w:date="2026-01-01T00:00:00Z">
        <w:r>
          <w:delText xml:space="preserve">.</w:delText>
        </w:r>
      </w:del>
    </w:p>
    <w:p>
      <w:pPr>
        <w:pStyle w:val="BodyText"/>
      </w:pPr>
      <w:del w:id="497" w:author="PR Preview" w:date="2026-01-01T00:00:00Z">
        <w:r>
          <w:rPr>
            <w:b/>
            <w:bCs/>
          </w:rPr>
          <w:delText xml:space="preserve">Definition 7 (Iverson bracket)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For any logical proposition</w:delText>
        </w:r>
      </w:del>
      <w:del w:id="500" w:author="PR Preview" w:date="2026-01-01T00:00:00Z">
        <w:r>
          <w:delText xml:space="preserve"> </w:delText>
        </w:r>
      </w:del>
      <m:oMath>
        <m:r>
          <m:t>P</m:t>
        </m:r>
      </m:oMath>
      <w:del w:id="501" w:author="PR Preview" w:date="2026-01-01T00:00:00Z">
        <w:r>
          <w:delText xml:space="preserve">,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the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rPr>
            <w:b/>
            <w:bCs/>
          </w:rPr>
          <w:delText xml:space="preserve">Iverson bracket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of</w:delText>
        </w:r>
      </w:del>
      <w:del w:id="508" w:author="PR Preview" w:date="2026-01-01T00:00:00Z">
        <w:r>
          <w:delText xml:space="preserve"> </w:delText>
        </w:r>
      </w:del>
      <m:oMath>
        <m:r>
          <m:t>P</m:t>
        </m:r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511" w:author="PR Preview" w:date="2026-01-01T00:00:00Z">
        <w:r>
          <w:rPr>
            <w:b/>
            <w:bCs/>
          </w:rPr>
          <w:delText xml:space="preserve">Example 5 (Evaluating Iverson brackets)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del w:id="514" w:author="PR Preview" w:date="2026-01-01T00:00:00Z">
        <w:r>
          <w:delText xml:space="preserve">, because</w:delText>
        </w:r>
      </w:del>
      <w:del w:id="515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&gt;</m:t>
        </m:r>
        <m:r>
          <m:t>2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is true.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del w:id="518" w:author="PR Preview" w:date="2026-01-01T00:00:00Z">
        <w:r>
          <w:delText xml:space="preserve">, because</w:delText>
        </w:r>
      </w:del>
      <w:del w:id="51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&gt;</m:t>
        </m:r>
        <m:r>
          <m:t>3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is false.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del w:id="522" w:author="PR Preview" w:date="2026-01-01T00:00:00Z">
        <w:r>
          <w:delText xml:space="preserve">, because</w:delText>
        </w:r>
      </w:del>
      <w:del w:id="523" w:author="PR Preview" w:date="2026-01-01T00:00:00Z">
        <w:r>
          <w:delText xml:space="preserve"> </w:delText>
        </w:r>
      </w:del>
      <m:oMath>
        <m:r>
          <m:t>4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is not an element of</w:delText>
        </w:r>
      </w:del>
      <w:del w:id="5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527" w:author="PR Preview" w:date="2026-01-01T00:00:00Z">
        <w:r>
          <w:delText xml:space="preserve">.</w:delText>
        </w:r>
      </w:del>
    </w:p>
    <w:p>
      <w:pPr>
        <w:pStyle w:val="FirstParagraph"/>
      </w:pPr>
      <w:del w:id="528" w:author="PR Preview" w:date="2026-01-01T00:00:00Z">
        <w:r>
          <w:rPr>
            <w:i/>
            <w:iCs/>
          </w:rPr>
          <w:delText xml:space="preserve">Remark 1</w:delText>
        </w:r>
      </w:del>
      <w:del w:id="529" w:author="PR Preview" w:date="2026-01-01T00:00:00Z">
        <w:r>
          <w:delText xml:space="preserve"> (The Iverson bracket is the predicate indicator). </w:delText>
        </w:r>
      </w:del>
      <w:del w:id="530" w:author="PR Preview" w:date="2026-01-01T00:00:00Z">
        <w:r>
          <w:delText xml:space="preserve">The Iverson bracket</w:delText>
        </w:r>
      </w:del>
      <w:del w:id="53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is the predicate indicator</w:delText>
        </w:r>
      </w:del>
      <w:del w:id="53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(</w:delText>
        </w:r>
      </w:del>
      <w:hyperlink w:anchor="def-indicator-function">
        <w:del w:id="53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38" w:author="PR Preview" w:date="2026-01-01T00:00:00Z">
        <w:r>
          <w:delText xml:space="preserve">) in different notation.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Under this notation,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set membership is written</w:delText>
        </w:r>
      </w:del>
      <w:del w:id="54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so</w:delText>
        </w:r>
      </w:del>
      <w:del w:id="54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48" w:author="PR Preview" w:date="2026-01-01T00:00:00Z">
        <w:r>
          <w:delText xml:space="preserve">.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For example, the values in</w:delText>
        </w:r>
      </w:del>
      <w:del w:id="551" w:author="PR Preview" w:date="2026-01-01T00:00:00Z">
        <w:r>
          <w:delText xml:space="preserve"> </w:delText>
        </w:r>
      </w:del>
      <w:hyperlink w:anchor="exm-indicator-numerical">
        <w:del w:id="55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become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555" w:author="PR Preview" w:date="2026-01-01T00:00:00Z">
        <w:r>
          <w:delText xml:space="preserve">and, with</w:delText>
        </w:r>
      </w:del>
      <w:del w:id="55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55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58" w:author="PR Preview" w:date="2026-01-01T00:00:00Z">
        <w:r>
          <w:rPr>
            <w:b/>
            <w:bCs/>
          </w:rPr>
          <w:delText xml:space="preserve">Definition 8 (Kronecker delta)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For integers</w:delText>
        </w:r>
      </w:del>
      <w:del w:id="561" w:author="PR Preview" w:date="2026-01-01T00:00:00Z">
        <w:r>
          <w:delText xml:space="preserve"> </w:delText>
        </w:r>
      </w:del>
      <m:oMath>
        <m:r>
          <m:t>i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and</w:delText>
        </w:r>
      </w:del>
      <w:del w:id="564" w:author="PR Preview" w:date="2026-01-01T00:00:00Z">
        <w:r>
          <w:delText xml:space="preserve"> </w:delText>
        </w:r>
      </w:del>
      <m:oMath>
        <m:r>
          <m:t>j</m:t>
        </m:r>
      </m:oMath>
      <w:del w:id="565" w:author="PR Preview" w:date="2026-01-01T00:00:00Z">
        <w:r>
          <w:delText xml:space="preserve">,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the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rPr>
            <w:b/>
            <w:bCs/>
          </w:rPr>
          <w:delText xml:space="preserve">Kronecker delta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del w:id="572" w:author="PR Preview" w:date="2026-01-01T00:00:00Z">
        <w:r>
          <w:delText xml:space="preserve">that is,</w:delText>
        </w:r>
      </w:del>
      <w:del w:id="573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when</w:delText>
        </w:r>
      </w:del>
      <w:del w:id="5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and</w:delText>
        </w:r>
      </w:del>
      <w:del w:id="579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when</w:delText>
        </w:r>
      </w:del>
      <w:del w:id="58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(</w:delText>
        </w:r>
      </w:del>
      <w:hyperlink w:anchor="def-iverson-bracket">
        <w:del w:id="58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86" w:author="PR Preview" w:date="2026-01-01T00:00:00Z">
        <w:r>
          <w:delText xml:space="preserve">).</w:delText>
        </w:r>
      </w:del>
    </w:p>
    <w:p>
      <w:pPr>
        <w:pStyle w:val="BodyText"/>
      </w:pPr>
      <w:del w:id="587" w:author="PR Preview" w:date="2026-01-01T00:00:00Z">
        <w:r>
          <w:rPr>
            <w:b/>
            <w:bCs/>
          </w:rPr>
          <w:delText xml:space="preserve">Example 6 (Evaluating the Kronecker delta)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 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Heading3"/>
      </w:pPr>
      <w:del w:id="590" w:author="PR Preview" w:date="2026-01-01T00:00:00Z">
        <w:r>
          <w:delText xml:space="preserve">2.3 Strengths and limitations of the Iverson bracket</w:delText>
        </w:r>
      </w:del>
    </w:p>
    <w:p>
      <w:pPr>
        <w:pStyle w:val="FirstParagraph"/>
      </w:pPr>
      <w:del w:id="591" w:author="PR Preview" w:date="2026-01-01T00:00:00Z">
        <w:r>
          <w:delText xml:space="preserve">The primary advantage of the Iverson bracket is algebraic conciseness: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it turns a sum or integral over a subset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into a sum or integral over a larger, fixed set.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For example,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if</w:delText>
        </w:r>
      </w:del>
      <w:del w:id="600" w:author="PR Preview" w:date="2026-01-01T00:00:00Z">
        <w:r>
          <w:delText xml:space="preserve"> </w:delText>
        </w:r>
      </w:del>
      <m:oMath>
        <m:r>
          <m:t>U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is a</w:delText>
        </w:r>
      </w:del>
      <w:del w:id="603" w:author="PR Preview" w:date="2026-01-01T00:00:00Z">
        <w:r>
          <w:delText xml:space="preserve"> </w:delText>
        </w:r>
      </w:del>
      <w:hyperlink r:id="rId27">
        <w:del w:id="604" w:author="PR Preview" w:date="2026-01-01T00:00:00Z">
          <w:r>
            <w:rPr>
              <w:rStyle w:val="Hyperlink"/>
            </w:rPr>
            <w:delText xml:space="preserve">finite set</w:delText>
          </w:r>
        </w:del>
      </w:hyperlink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that contains</w:delText>
        </w:r>
      </w:del>
      <w:del w:id="607" w:author="PR Preview" w:date="2026-01-01T00:00:00Z">
        <w:r>
          <w:delText xml:space="preserve"> </w:delText>
        </w:r>
      </w:del>
      <m:oMath>
        <m:r>
          <m:t>A</m:t>
        </m:r>
      </m:oMath>
      <w:del w:id="608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del w:id="609" w:author="PR Preview" w:date="2026-01-01T00:00:00Z">
        <w:r>
          <w:delText xml:space="preserve">With</w:delText>
        </w:r>
      </w:del>
      <w:del w:id="6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611" w:author="PR Preview" w:date="2026-01-01T00:00:00Z">
        <w:r>
          <w:delText xml:space="preserve">,</w:delText>
        </w:r>
      </w:del>
      <w:del w:id="6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613" w:author="PR Preview" w:date="2026-01-01T00:00:00Z">
        <w:r>
          <w:delText xml:space="preserve">, and</w:delText>
        </w:r>
      </w:del>
      <w:del w:id="614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615" w:author="PR Preview" w:date="2026-01-01T00:00:00Z">
        <w:r>
          <w:delText xml:space="preserve">,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both sides equal</w:delText>
        </w:r>
      </w:del>
      <w:del w:id="61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del w:id="619" w:author="PR Preview" w:date="2026-01-01T00:00:00Z">
        <w:r>
          <w:delText xml:space="preserve">.</w:delText>
        </w:r>
      </w:del>
    </w:p>
    <w:p>
      <w:pPr>
        <w:pStyle w:val="BodyText"/>
      </w:pPr>
      <w:del w:id="620" w:author="PR Preview" w:date="2026-01-01T00:00:00Z">
        <w:r>
          <w:delText xml:space="preserve">However,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in statistics and epidemiology,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square brackets are already heavily overloaded: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they denote</w:delText>
        </w:r>
      </w:del>
      <w:del w:id="627" w:author="PR Preview" w:date="2026-01-01T00:00:00Z">
        <w:r>
          <w:delText xml:space="preserve"> </w:delText>
        </w:r>
      </w:del>
      <w:hyperlink r:id="rId34">
        <w:del w:id="628" w:author="PR Preview" w:date="2026-01-01T00:00:00Z">
          <w:r>
            <w:rPr>
              <w:rStyle w:val="Hyperlink"/>
            </w:rPr>
            <w:delText xml:space="preserve">closed intervals</w:delText>
          </w:r>
        </w:del>
      </w:hyperlink>
      <w:del w:id="62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630" w:author="PR Preview" w:date="2026-01-01T00:00:00Z">
        <w:r>
          <w:delText xml:space="preserve">,</w:delText>
        </w:r>
      </w:del>
      <w:del w:id="631" w:author="PR Preview" w:date="2026-01-01T00:00:00Z">
        <w:r>
          <w:delText xml:space="preserve"> </w:delText>
        </w:r>
      </w:del>
      <w:hyperlink r:id="rId41">
        <w:del w:id="632" w:author="PR Preview" w:date="2026-01-01T00:00:00Z">
          <w:r>
            <w:rPr>
              <w:rStyle w:val="Hyperlink"/>
            </w:rPr>
            <w:delText xml:space="preserve">conditional expectations</w:delText>
          </w:r>
        </w:del>
      </w:hyperlink>
      <w:del w:id="63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(defined in the probability notes),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and matrix delimiters.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To prevent visual confusion with expectation brackets or intervals,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statistical literature predominantly uses</w:delText>
        </w:r>
      </w:del>
      <w:del w:id="64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or</w:delText>
        </w:r>
      </w:del>
      <w:del w:id="645" w:author="PR Preview" w:date="2026-01-01T00:00:00Z">
        <w:r>
          <w:delText xml:space="preserve"> </w:delText>
        </w:r>
      </w:del>
      <m:oMath>
        <m:r>
          <m:t>I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rather than the bare Iverson bracket.</w:delText>
        </w:r>
      </w:del>
    </w:p>
    <w:p>
      <w:pPr>
        <w:pStyle w:val="Heading3"/>
      </w:pPr>
      <w:del w:id="648" w:author="PR Preview" w:date="2026-01-01T00:00:00Z">
        <w:r>
          <w:delText xml:space="preserve">2.4 Summary of indicator notations</w:delText>
        </w:r>
      </w:del>
    </w:p>
    <w:p>
      <w:pPr>
        <w:pStyle w:val="FirstParagraph"/>
      </w:pPr>
      <w:hyperlink w:anchor="tbl-indicator-notations">
        <w:del w:id="649" w:author="PR Preview" w:date="2026-01-01T00:00:00Z">
          <w:r>
            <w:rPr>
              <w:rStyle w:val="Hyperlink"/>
            </w:rPr>
            <w:delText xml:space="preserve">Table 2</w:delText>
          </w:r>
        </w:del>
      </w:hyperlink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compares the major notations encountered across the literature.</w:delText>
        </w:r>
      </w:del>
    </w:p>
    <w:p>
      <w:pPr>
        <w:pStyle w:val="Heading3"/>
      </w:pPr>
      <w:del w:id="652" w:author="PR Preview" w:date="2026-01-01T00:00:00Z">
        <w:r>
          <w:delText xml:space="preserve">2.5 Conventions in this book</w:delText>
        </w:r>
      </w:del>
    </w:p>
    <w:p>
      <w:pPr>
        <w:pStyle w:val="FirstParagraph"/>
      </w:pPr>
      <w:del w:id="653" w:author="PR Preview" w:date="2026-01-01T00:00:00Z">
        <w:r>
          <w:delText xml:space="preserve">In these notes,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we standardize on blackboard bold</w:delText>
        </w:r>
      </w:del>
      <w:del w:id="65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via the macros defined in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rPr>
            <w:rStyle w:val="VerbatimChar"/>
          </w:rPr>
          <w:delText xml:space="preserve">latex-macros/macros.qmd</w:delText>
        </w:r>
      </w:del>
      <w:del w:id="661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0"/>
        </w:numPr>
      </w:pPr>
      <w:del w:id="662" w:author="PR Preview" w:date="2026-01-01T00:00:00Z">
        <w:r>
          <w:rPr>
            <w:rStyle w:val="VerbatimChar"/>
          </w:rPr>
          <w:delText xml:space="preserve">\indic{A}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produces</w:delText>
        </w:r>
      </w:del>
      <w:del w:id="665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(set subscript)</w:delText>
        </w:r>
      </w:del>
    </w:p>
    <w:p>
      <w:pPr>
        <w:pStyle w:val="Compact"/>
        <w:numPr>
          <w:ilvl w:val="0"/>
          <w:numId w:val="1010"/>
        </w:numPr>
      </w:pPr>
      <w:del w:id="668" w:author="PR Preview" w:date="2026-01-01T00:00:00Z">
        <w:r>
          <w:rPr>
            <w:rStyle w:val="VerbatimChar"/>
          </w:rPr>
          <w:delText xml:space="preserve">\indicp{P}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produces</w:delText>
        </w:r>
      </w:del>
      <w:del w:id="67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(predicate in parentheses)</w:delText>
        </w:r>
      </w:del>
    </w:p>
    <w:p>
      <w:pPr>
        <w:pStyle w:val="Compact"/>
        <w:numPr>
          <w:ilvl w:val="0"/>
          <w:numId w:val="1010"/>
        </w:numPr>
      </w:pPr>
      <w:del w:id="674" w:author="PR Preview" w:date="2026-01-01T00:00:00Z">
        <w:r>
          <w:rPr>
            <w:rStyle w:val="VerbatimChar"/>
          </w:rPr>
          <w:delText xml:space="preserve">\indiccb{P}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produces</w:delText>
        </w:r>
      </w:del>
      <w:del w:id="67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(predicate in curly braces)</w:delText>
        </w:r>
      </w:del>
    </w:p>
    <w:p>
      <w:pPr>
        <w:pStyle w:val="Compact"/>
        <w:numPr>
          <w:ilvl w:val="0"/>
          <w:numId w:val="1010"/>
        </w:numPr>
      </w:pPr>
      <w:del w:id="680" w:author="PR Preview" w:date="2026-01-01T00:00:00Z">
        <w:r>
          <w:rPr>
            <w:rStyle w:val="VerbatimChar"/>
          </w:rPr>
          <w:delText xml:space="preserve">\1{P}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produces</w:delText>
        </w:r>
      </w:del>
      <w:del w:id="683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(text numeral with subscript, used in legacy formulas)</w:delText>
        </w:r>
      </w:del>
    </w:p>
    <w:p>
      <w:pPr>
        <w:pStyle w:val="FirstParagraph"/>
      </w:pPr>
      <w:del w:id="686" w:author="PR Preview" w:date="2026-01-01T00:00:00Z">
        <w:r>
          <w:delText xml:space="preserve">Blackboard bold</w:delText>
        </w:r>
      </w:del>
      <w:del w:id="68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is preferred because it avoids all common collisions: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it is visually distinct from the scalar</w:delText>
        </w:r>
      </w:del>
      <w:del w:id="692" w:author="PR Preview" w:date="2026-01-01T00:00:00Z">
        <w:r>
          <w:delText xml:space="preserve"> </w:delText>
        </w:r>
      </w:del>
      <m:oMath>
        <m:r>
          <m:t>1</m:t>
        </m:r>
      </m:oMath>
      <w:del w:id="693" w:author="PR Preview" w:date="2026-01-01T00:00:00Z">
        <w:r>
          <w:delText xml:space="preserve">,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the identity matrix</w:delText>
        </w:r>
      </w:del>
      <w:del w:id="696" w:author="PR Preview" w:date="2026-01-01T00:00:00Z">
        <w:r>
          <w:delText xml:space="preserve"> </w:delText>
        </w:r>
      </w:del>
      <m:oMath>
        <m:r>
          <m:t>I</m:t>
        </m:r>
      </m:oMath>
      <w:del w:id="697" w:author="PR Preview" w:date="2026-01-01T00:00:00Z">
        <w:r>
          <w:delText xml:space="preserve">,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and the observed and expected Fisher information matrices (</w:delText>
        </w:r>
      </w:del>
      <m:oMath>
        <m:r>
          <m:t>I</m:t>
        </m:r>
      </m:oMath>
      <w:del w:id="700" w:author="PR Preview" w:date="2026-01-01T00:00:00Z">
        <w:r>
          <w:delText xml:space="preserve">,</w:delText>
        </w:r>
      </w:del>
      <w:del w:id="7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702" w:author="PR Preview" w:date="2026-01-01T00:00:00Z">
        <w:r>
          <w:delText xml:space="preserve">).</w:delText>
        </w:r>
      </w:del>
    </w:p>
    <w:p>
      <w:pPr>
        <w:pStyle w:val="Heading3"/>
      </w:pPr>
      <w:del w:id="703" w:author="PR Preview" w:date="2026-01-01T00:00:00Z">
        <w:r>
          <w:delText xml:space="preserve">2.6 Key algebraic properties</w:delText>
        </w:r>
      </w:del>
    </w:p>
    <w:p>
      <w:pPr>
        <w:pStyle w:val="FirstParagraph"/>
      </w:pPr>
      <w:del w:id="704" w:author="PR Preview" w:date="2026-01-01T00:00:00Z">
        <w:r>
          <w:delText xml:space="preserve">Indicator functions translate the logical connectives (</w:delText>
        </w:r>
      </w:del>
      <w:hyperlink r:id="rId36">
        <w:del w:id="705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706" w:author="PR Preview" w:date="2026-01-01T00:00:00Z">
        <w:r>
          <w:delText xml:space="preserve">)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“and”</w:delText>
        </w:r>
      </w:del>
      <w:del w:id="709" w:author="PR Preview" w:date="2026-01-01T00:00:00Z">
        <w:r>
          <w:delText xml:space="preserve">,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“or”</w:delText>
        </w:r>
      </w:del>
      <w:del w:id="712" w:author="PR Preview" w:date="2026-01-01T00:00:00Z">
        <w:r>
          <w:delText xml:space="preserve">, and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“not”</w:delText>
        </w:r>
      </w:del>
      <w:del w:id="715" w:author="PR Preview" w:date="2026-01-01T00:00:00Z">
        <w:r>
          <w:delText xml:space="preserve">, applied to set membership,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into ordinary arithmetic on real numbers.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One of the identities below uses idempotence:</w:delText>
        </w:r>
      </w:del>
    </w:p>
    <w:p>
      <w:pPr>
        <w:pStyle w:val="BodyText"/>
      </w:pPr>
      <w:del w:id="720" w:author="PR Preview" w:date="2026-01-01T00:00:00Z">
        <w:r>
          <w:rPr>
            <w:b/>
            <w:bCs/>
          </w:rPr>
          <w:delText xml:space="preserve">Definition 9 (Idempotent)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 number</w:delText>
        </w:r>
      </w:del>
      <w:del w:id="723" w:author="PR Preview" w:date="2026-01-01T00:00:00Z">
        <w:r>
          <w:delText xml:space="preserve"> </w:delText>
        </w:r>
      </w:del>
      <m:oMath>
        <m:r>
          <m:t>a</m:t>
        </m:r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is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rPr>
            <w:b/>
            <w:bCs/>
          </w:rPr>
          <w:delText xml:space="preserve">idempotent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if</w:delText>
        </w:r>
      </w:del>
      <w:del w:id="7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731" w:author="PR Preview" w:date="2026-01-01T00:00:00Z">
        <w:r>
          <w:delText xml:space="preserve">.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A function</w:delText>
        </w:r>
      </w:del>
      <w:del w:id="734" w:author="PR Preview" w:date="2026-01-01T00:00:00Z">
        <w:r>
          <w:delText xml:space="preserve"> </w:delText>
        </w:r>
      </w:del>
      <m:oMath>
        <m:r>
          <m:t>f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with real values is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rPr>
            <w:b/>
            <w:bCs/>
          </w:rPr>
          <w:delText xml:space="preserve">idempotent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if</w:delText>
        </w:r>
      </w:del>
      <w:del w:id="7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for every</w:delText>
        </w:r>
      </w:del>
      <w:del w:id="744" w:author="PR Preview" w:date="2026-01-01T00:00:00Z">
        <w:r>
          <w:delText xml:space="preserve"> </w:delText>
        </w:r>
      </w:del>
      <m:oMath>
        <m:r>
          <m:t>x</m:t>
        </m:r>
      </m:oMath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in its</w:delText>
        </w:r>
      </w:del>
      <w:del w:id="747" w:author="PR Preview" w:date="2026-01-01T00:00:00Z">
        <w:r>
          <w:delText xml:space="preserve"> </w:delText>
        </w:r>
      </w:del>
      <w:hyperlink r:id="rId43">
        <w:del w:id="748" w:author="PR Preview" w:date="2026-01-01T00:00:00Z">
          <w:r>
            <w:rPr>
              <w:rStyle w:val="Hyperlink"/>
            </w:rPr>
            <w:delText xml:space="preserve">domain</w:delText>
          </w:r>
        </w:del>
      </w:hyperlink>
      <w:del w:id="749" w:author="PR Preview" w:date="2026-01-01T00:00:00Z">
        <w:r>
          <w:delText xml:space="preserve">.</w:delText>
        </w:r>
      </w:del>
    </w:p>
    <w:p>
      <w:pPr>
        <w:pStyle w:val="BodyText"/>
      </w:pPr>
      <w:del w:id="750" w:author="PR Preview" w:date="2026-01-01T00:00:00Z">
        <w:r>
          <w:rPr>
            <w:b/>
            <w:bCs/>
          </w:rPr>
          <w:delText xml:space="preserve">Example 7 (Idempotent numbers and indicators)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 </w:delText>
        </w:r>
      </w:del>
    </w:p>
    <w:p>
      <w:pPr>
        <w:numPr>
          <w:ilvl w:val="0"/>
          <w:numId w:val="1011"/>
        </w:numPr>
      </w:pPr>
      <m:oMath>
        <m:r>
          <m:t>0</m:t>
        </m:r>
      </m:oMath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and</w:delText>
        </w:r>
      </w:del>
      <w:del w:id="755" w:author="PR Preview" w:date="2026-01-01T00:00:00Z">
        <w:r>
          <w:delText xml:space="preserve"> </w:delText>
        </w:r>
      </w:del>
      <m:oMath>
        <m:r>
          <m:t>1</m:t>
        </m:r>
      </m:oMath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are idempotent:</w:delText>
        </w:r>
      </w:del>
      <w:del w:id="75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and</w:delText>
        </w:r>
      </w:del>
      <w:del w:id="76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762" w:author="PR Preview" w:date="2026-01-01T00:00:00Z">
        <w:r>
          <w:delText xml:space="preserve">.</w:delText>
        </w:r>
      </w:del>
    </w:p>
    <w:p>
      <w:pPr>
        <w:numPr>
          <w:ilvl w:val="0"/>
          <w:numId w:val="1011"/>
        </w:numPr>
      </w:pPr>
      <m:oMath>
        <m:r>
          <m:t>2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is not idempotent:</w:delText>
        </w:r>
      </w:del>
      <w:del w:id="76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del w:id="766" w:author="PR Preview" w:date="2026-01-01T00:00:00Z">
        <w:r>
          <w:delText xml:space="preserve">.</w:delText>
        </w:r>
      </w:del>
    </w:p>
    <w:p>
      <w:pPr>
        <w:numPr>
          <w:ilvl w:val="0"/>
          <w:numId w:val="1011"/>
        </w:numPr>
      </w:pPr>
      <w:del w:id="767" w:author="PR Preview" w:date="2026-01-01T00:00:00Z">
        <w:r>
          <w:delText xml:space="preserve">Every indicator function</w:delText>
        </w:r>
      </w:del>
      <w:del w:id="768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is idempotent,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because each of its values is</w:delText>
        </w:r>
      </w:del>
      <w:del w:id="773" w:author="PR Preview" w:date="2026-01-01T00:00:00Z">
        <w:r>
          <w:delText xml:space="preserve"> </w:delText>
        </w:r>
      </w:del>
      <m:oMath>
        <m:r>
          <m:t>0</m:t>
        </m:r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or</w:delText>
        </w:r>
      </w:del>
      <w:del w:id="776" w:author="PR Preview" w:date="2026-01-01T00:00:00Z">
        <w:r>
          <w:delText xml:space="preserve"> </w:delText>
        </w:r>
      </w:del>
      <m:oMath>
        <m:r>
          <m:t>1</m:t>
        </m:r>
      </m:oMath>
      <w:del w:id="777" w:author="PR Preview" w:date="2026-01-01T00:00:00Z">
        <w:r>
          <w:delText xml:space="preserve">.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For example, with</w:delText>
        </w:r>
      </w:del>
      <w:del w:id="78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78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782" w:author="PR Preview" w:date="2026-01-01T00:00:00Z">
        <w:r>
          <w:delText xml:space="preserve">The</w:delText>
        </w:r>
      </w:del>
      <w:del w:id="783" w:author="PR Preview" w:date="2026-01-01T00:00:00Z">
        <w:r>
          <w:delText xml:space="preserve"> </w:delText>
        </w:r>
      </w:del>
      <w:hyperlink r:id="rId45">
        <w:del w:id="784" w:author="PR Preview" w:date="2026-01-01T00:00:00Z">
          <w:r>
            <w:rPr>
              <w:rStyle w:val="Hyperlink"/>
            </w:rPr>
            <w:delText xml:space="preserve">idempotent matrices</w:delText>
          </w:r>
        </w:del>
      </w:hyperlink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of linear algebra satisfy the same equation with matrix multiplication:</w:delText>
        </w:r>
      </w:del>
      <w:del w:id="78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for a square matrix</w:delText>
        </w:r>
      </w:del>
      <w:del w:id="790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791" w:author="PR Preview" w:date="2026-01-01T00:00:00Z">
        <w:r>
          <w:delText xml:space="preserve">.</w:delText>
        </w:r>
      </w:del>
    </w:p>
    <w:p>
      <w:pPr>
        <w:pStyle w:val="BodyText"/>
      </w:pPr>
      <w:del w:id="792" w:author="PR Preview" w:date="2026-01-01T00:00:00Z">
        <w:r>
          <w:delText xml:space="preserve">For subsets</w:delText>
        </w:r>
      </w:del>
      <w:del w:id="793" w:author="PR Preview" w:date="2026-01-01T00:00:00Z">
        <w:r>
          <w:delText xml:space="preserve"> </w:delText>
        </w:r>
      </w:del>
      <m:oMath>
        <m:r>
          <m:t>A</m:t>
        </m:r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and</w:delText>
        </w:r>
      </w:del>
      <w:del w:id="796" w:author="PR Preview" w:date="2026-01-01T00:00:00Z">
        <w:r>
          <w:delText xml:space="preserve"> </w:delText>
        </w:r>
      </w:del>
      <m:oMath>
        <m:r>
          <m:t>B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of</w:delText>
        </w:r>
      </w:del>
      <w:del w:id="79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800" w:author="PR Preview" w:date="2026-01-01T00:00:00Z">
        <w:r>
          <w:delText xml:space="preserve">,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with</w:delText>
        </w:r>
      </w:del>
      <w:del w:id="803" w:author="PR Preview" w:date="2026-01-01T00:00:00Z">
        <w:r>
          <w:delText xml:space="preserve"> </w:delText>
        </w:r>
      </w:del>
      <w:hyperlink r:id="rId47">
        <w:del w:id="804" w:author="PR Preview" w:date="2026-01-01T00:00:00Z">
          <w:r>
            <w:rPr>
              <w:rStyle w:val="Hyperlink"/>
            </w:rPr>
            <w:delText xml:space="preserve">complement</w:delText>
          </w:r>
        </w:del>
      </w:hyperlink>
      <w:del w:id="805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del w:id="806" w:author="PR Preview" w:date="2026-01-01T00:00:00Z">
        <w:r>
          <w:delText xml:space="preserve">,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and for every</w:delText>
        </w:r>
      </w:del>
      <w:del w:id="80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del w:id="810" w:author="PR Preview" w:date="2026-01-01T00:00:00Z">
        <w:r>
          <w:delText xml:space="preserve">:</w:delText>
        </w:r>
      </w:del>
    </w:p>
    <w:p>
      <w:pPr>
        <w:numPr>
          <w:ilvl w:val="0"/>
          <w:numId w:val="1012"/>
        </w:numPr>
      </w:pPr>
      <w:del w:id="811" w:author="PR Preview" w:date="2026-01-01T00:00:00Z">
        <w:r>
          <w:rPr>
            <w:b/>
            <w:bCs/>
          </w:rPr>
          <w:delText xml:space="preserve">Intersection (</w:delText>
        </w:r>
      </w:del>
      <w:del w:id="812" w:author="PR Preview" w:date="2026-01-01T00:00:00Z">
        <w:r>
          <w:rPr>
            <w:b/>
            <w:bCs/>
          </w:rPr>
          <w:delText xml:space="preserve">“and”</w:delText>
        </w:r>
      </w:del>
      <w:del w:id="813" w:author="PR Preview" w:date="2026-01-01T00:00:00Z">
        <w:r>
          <w:rPr>
            <w:b/>
            <w:bCs/>
          </w:rPr>
          <w:delText xml:space="preserve">):</w:delText>
        </w:r>
      </w:del>
      <w:del w:id="814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del w:id="815" w:author="PR Preview" w:date="2026-01-01T00:00:00Z">
        <w:r>
          <w:rPr>
            <w:b/>
            <w:bCs/>
          </w:rPr>
          <w:delText xml:space="preserve">Union (</w:delText>
        </w:r>
      </w:del>
      <w:del w:id="816" w:author="PR Preview" w:date="2026-01-01T00:00:00Z">
        <w:r>
          <w:rPr>
            <w:b/>
            <w:bCs/>
          </w:rPr>
          <w:delText xml:space="preserve">“or”</w:delText>
        </w:r>
      </w:del>
      <w:del w:id="817" w:author="PR Preview" w:date="2026-01-01T00:00:00Z">
        <w:r>
          <w:rPr>
            <w:b/>
            <w:bCs/>
          </w:rPr>
          <w:delText xml:space="preserve">):</w:delText>
        </w:r>
      </w:del>
      <w:del w:id="818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del w:id="819" w:author="PR Preview" w:date="2026-01-01T00:00:00Z">
        <w:r>
          <w:rPr>
            <w:b/>
            <w:bCs/>
          </w:rPr>
          <w:delText xml:space="preserve">Complement (</w:delText>
        </w:r>
      </w:del>
      <w:del w:id="820" w:author="PR Preview" w:date="2026-01-01T00:00:00Z">
        <w:r>
          <w:rPr>
            <w:b/>
            <w:bCs/>
          </w:rPr>
          <w:delText xml:space="preserve">“not”</w:delText>
        </w:r>
      </w:del>
      <w:del w:id="821" w:author="PR Preview" w:date="2026-01-01T00:00:00Z">
        <w:r>
          <w:rPr>
            <w:b/>
            <w:bCs/>
          </w:rPr>
          <w:delText xml:space="preserve">):</w:delText>
        </w:r>
      </w:del>
      <w:del w:id="822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del w:id="823" w:author="PR Preview" w:date="2026-01-01T00:00:00Z">
        <w:r>
          <w:rPr>
            <w:b/>
            <w:bCs/>
          </w:rPr>
          <w:delText xml:space="preserve">Idempotence (</w:delText>
        </w:r>
      </w:del>
      <w:hyperlink w:anchor="def-idempotent">
        <w:del w:id="824" w:author="PR Preview" w:date="2026-01-01T00:00:00Z">
          <w:r>
            <w:rPr>
              <w:rStyle w:val="Hyperlink"/>
              <w:b/>
              <w:bCs/>
            </w:rPr>
            <w:delText xml:space="preserve">Definition 9</w:delText>
          </w:r>
        </w:del>
      </w:hyperlink>
      <w:del w:id="825" w:author="PR Preview" w:date="2026-01-01T00:00:00Z">
        <w:r>
          <w:rPr>
            <w:b/>
            <w:bCs/>
          </w:rPr>
          <w:delText xml:space="preserve">):</w:delText>
        </w:r>
      </w:del>
      <w:del w:id="8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del w:id="827" w:author="PR Preview" w:date="2026-01-01T00:00:00Z">
        <w:r>
          <w:rPr>
            <w:b/>
            <w:bCs/>
          </w:rPr>
          <w:delText xml:space="preserve">Expectation gives probability: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When</w:delText>
        </w:r>
      </w:del>
      <w:del w:id="83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is a</w:delText>
        </w:r>
      </w:del>
      <w:del w:id="833" w:author="PR Preview" w:date="2026-01-01T00:00:00Z">
        <w:r>
          <w:delText xml:space="preserve"> </w:delText>
        </w:r>
      </w:del>
      <w:hyperlink r:id="rId48">
        <w:del w:id="834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and</w:delText>
        </w:r>
      </w:del>
      <w:del w:id="837" w:author="PR Preview" w:date="2026-01-01T00:00:00Z">
        <w:r>
          <w:delText xml:space="preserve"> </w:delText>
        </w:r>
      </w:del>
      <m:oMath>
        <m:r>
          <m:t>A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is an</w:delText>
        </w:r>
      </w:del>
      <w:del w:id="840" w:author="PR Preview" w:date="2026-01-01T00:00:00Z">
        <w:r>
          <w:delText xml:space="preserve"> </w:delText>
        </w:r>
      </w:del>
      <w:hyperlink r:id="rId49">
        <w:del w:id="841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842" w:author="PR Preview" w:date="2026-01-01T00:00:00Z">
        <w:r>
          <w:delText xml:space="preserve">,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the</w:delText>
        </w:r>
      </w:del>
      <w:del w:id="845" w:author="PR Preview" w:date="2026-01-01T00:00:00Z">
        <w:r>
          <w:delText xml:space="preserve"> </w:delText>
        </w:r>
      </w:del>
      <w:hyperlink r:id="rId15">
        <w:del w:id="846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of its indicator is the</w:delText>
        </w:r>
      </w:del>
      <w:del w:id="849" w:author="PR Preview" w:date="2026-01-01T00:00:00Z">
        <w:r>
          <w:delText xml:space="preserve"> </w:delText>
        </w:r>
      </w:del>
      <w:hyperlink r:id="rId50">
        <w:del w:id="850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of the event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(all four terms are defined in the Morrison Lab’s probability notes):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55" w:author="PR Preview" w:date="2026-01-01T00:00:00Z">
        <w:r>
          <w:delText xml:space="preserve">This</w:delText>
        </w:r>
      </w:del>
      <w:del w:id="856" w:author="PR Preview" w:date="2026-01-01T00:00:00Z">
        <w:r>
          <w:delText xml:space="preserve"> </w:delText>
        </w:r>
      </w:del>
      <w:hyperlink r:id="rId51">
        <w:del w:id="857" w:author="PR Preview" w:date="2026-01-01T00:00:00Z">
          <w:r>
            <w:rPr>
              <w:rStyle w:val="Hyperlink"/>
            </w:rPr>
            <w:delText xml:space="preserve">identity</w:delText>
          </w:r>
        </w:del>
      </w:hyperlink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turns probabilities into expectations.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It is the mathematical foundation for:</w:delText>
        </w:r>
      </w:del>
    </w:p>
    <w:p>
      <w:pPr>
        <w:pStyle w:val="Compact"/>
        <w:numPr>
          <w:ilvl w:val="0"/>
          <w:numId w:val="1013"/>
        </w:numPr>
      </w:pPr>
      <w:del w:id="862" w:author="PR Preview" w:date="2026-01-01T00:00:00Z">
        <w:r>
          <w:delText xml:space="preserve">empirical proportions;</w:delText>
        </w:r>
      </w:del>
    </w:p>
    <w:p>
      <w:pPr>
        <w:pStyle w:val="Compact"/>
        <w:numPr>
          <w:ilvl w:val="0"/>
          <w:numId w:val="1013"/>
        </w:numPr>
      </w:pPr>
      <w:del w:id="863" w:author="PR Preview" w:date="2026-01-01T00:00:00Z">
        <w:r>
          <w:delText xml:space="preserve">estimators of survival curves,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the probability of no event by each time;</w:delText>
        </w:r>
      </w:del>
    </w:p>
    <w:p>
      <w:pPr>
        <w:pStyle w:val="Compact"/>
        <w:numPr>
          <w:ilvl w:val="0"/>
          <w:numId w:val="1013"/>
        </w:numPr>
      </w:pPr>
      <w:del w:id="866" w:author="PR Preview" w:date="2026-01-01T00:00:00Z">
        <w:r>
          <w:delText xml:space="preserve">regression models for binary outcomes.</w:delText>
        </w:r>
      </w:del>
    </w:p>
    <w:p>
      <w:pPr>
        <w:pStyle w:val="Heading2"/>
      </w:pPr>
      <w:del w:id="867" w:author="PR Preview" w:date="2026-01-01T00:00:00Z">
        <w:r>
          <w:delText xml:space="preserve">3 Why is notation in probability and statistics so inconsistent and disorganized?</w:delText>
        </w:r>
      </w:del>
    </w:p>
    <w:p>
      <w:pPr>
        <w:pStyle w:val="Heading2"/>
      </w:pPr>
      <w:ins w:id="868" w:author="PR Preview" w:date="2026-01-01T00:00:00Z">
        <w:r>
          <w:t xml:space="preserve">2 Why is notation in probability and statistics so inconsistent and disorganized?</w:t>
        </w:r>
      </w:ins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del w:id="869" w:author="PR Preview" w:date="2026-01-01T00:00:00Z">
        <w:r>
          <w:delText xml:space="preserve">4 Further reading</w:delText>
        </w:r>
      </w:del>
    </w:p>
    <w:p>
      <w:pPr>
        <w:pStyle w:val="Heading2"/>
      </w:pPr>
      <w:ins w:id="870" w:author="PR Preview" w:date="2026-01-01T00:00:00Z">
        <w:r>
          <w:t xml:space="preserve">3 Further reading</w:t>
        </w:r>
      </w:ins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Relationship Id="rId17" Type="http://schemas.openxmlformats.org/officeDocument/2006/relationships/hyperlink" Target="proof-writing.qmd#def-predicate" TargetMode="External"/><Relationship Id="rId21" Type="http://schemas.openxmlformats.org/officeDocument/2006/relationships/hyperlink" Target="proof-writing.qmd#def-inequality" TargetMode="External"/><Relationship Id="rId25" Type="http://schemas.openxmlformats.org/officeDocument/2006/relationships/hyperlink" Target="https://en.wikipedia.org/wiki/Iverson_bracket" TargetMode="External"/><Relationship Id="rId27" Type="http://schemas.openxmlformats.org/officeDocument/2006/relationships/hyperlink" Target="functions.qmd#def-finite-set" TargetMode="External"/><Relationship Id="rId34" Type="http://schemas.openxmlformats.org/officeDocument/2006/relationships/hyperlink" Target="sets.qmd#def-closed-interval" TargetMode="External"/><Relationship Id="rId41" Type="http://schemas.openxmlformats.org/officeDocument/2006/relationships/hyperlink" Target="https://morrison-lab.github.io/pds/expectation.html#def-cond-expectation" TargetMode="External"/><Relationship Id="rId43" Type="http://schemas.openxmlformats.org/officeDocument/2006/relationships/hyperlink" Target="functions.qmd#def-domain" TargetMode="External"/><Relationship Id="rId45" Type="http://schemas.openxmlformats.org/officeDocument/2006/relationships/hyperlink" Target="linear-algebra-special-matrices.html#def-idempotent-matrix" TargetMode="External"/><Relationship Id="rId47" Type="http://schemas.openxmlformats.org/officeDocument/2006/relationships/hyperlink" Target="sets.qmd#def-complement" TargetMode="External"/><Relationship Id="rId48" Type="http://schemas.openxmlformats.org/officeDocument/2006/relationships/hyperlink" Target="https://morrison-lab.github.io/pds/probability-basics.html#def-sample-space" TargetMode="External"/><Relationship Id="rId49" Type="http://schemas.openxmlformats.org/officeDocument/2006/relationships/hyperlink" Target="https://morrison-lab.github.io/pds/probability-basics.html#def-event" TargetMode="External"/><Relationship Id="rId50" Type="http://schemas.openxmlformats.org/officeDocument/2006/relationships/hyperlink" Target="https://morrison-lab.github.io/pds/probability-basics.html#def-probability" TargetMode="External"/><Relationship Id="rId51" Type="http://schemas.openxmlformats.org/officeDocument/2006/relationships/hyperlink" Target="algebra-basics.html#def-identit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2026-10-16T04:31:19Z</dcterms:created>
  <dcterms:modified xsi:type="dcterms:W3CDTF">2026-10-16T04:31:19Z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