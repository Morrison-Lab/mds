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13:56:10 (PDT)</w:t>
        </w:r>
      </w:ins>
    </w:p>
    <w:bookmarkStart w:id="24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del w:id="3" w:author="PR Preview" w:date="2026-01-01T00:00:00Z">
          <w:r>
            <w:rPr>
              <w:rStyle w:val="Hyperlink"/>
            </w:rPr>
            <w:delText xml:space="preserve">Notation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common symbols, natural numbers, the percent sign,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 indicator functions</w:delText>
        </w:r>
      </w:del>
    </w:p>
    <w:p>
      <w:pPr>
        <w:pStyle w:val="Compact"/>
        <w:numPr>
          <w:ilvl w:val="0"/>
          <w:numId w:val="1001"/>
        </w:numPr>
      </w:pPr>
      <w:hyperlink r:id="rId9">
        <w:ins w:id="9" w:author="PR Preview" w:date="2026-01-01T00:00:00Z">
          <w:r>
            <w:rPr>
              <w:rStyle w:val="Hyperlink"/>
            </w:rPr>
            <w:t xml:space="preserve">Notation</w:t>
          </w:r>
        </w:ins>
      </w:hyperlink>
      <w:ins w:id="10" w:author="PR Preview" w:date="2026-01-01T00:00:00Z">
        <w:r>
          <w:t xml:space="preserve">: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common symbols, natural numbers, and the percent sign</w:t>
        </w:r>
      </w:ins>
    </w:p>
    <w:p>
      <w:pPr>
        <w:pStyle w:val="Compact"/>
        <w:numPr>
          <w:ilvl w:val="0"/>
          <w:numId w:val="1001"/>
        </w:numPr>
      </w:pPr>
      <w:hyperlink r:id="rId10">
        <w:ins w:id="13" w:author="PR Preview" w:date="2026-01-01T00:00:00Z">
          <w:r>
            <w:rPr>
              <w:rStyle w:val="Hyperlink"/>
            </w:rPr>
            <w:t xml:space="preserve">Indicator Functions</w:t>
          </w:r>
        </w:ins>
      </w:hyperlink>
      <w:ins w:id="14" w:author="PR Preview" w:date="2026-01-01T00:00:00Z">
        <w:r>
          <w:t xml:space="preserve">: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set and predicate indicators, the Iverson bracket, the Kronecker delta,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 their algebraic properties</w:t>
        </w:r>
      </w:ins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3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6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3">
        <w:r>
          <w:rPr>
            <w:rStyle w:val="Hyperlink"/>
          </w:rPr>
          <w:t xml:space="preserve">derivation</w:t>
        </w:r>
      </w:hyperlink>
    </w:p>
    <w:bookmarkEnd w:id="24"/>
    <w:bookmarkStart w:id="34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8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9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5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9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5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4"/>
    <w:bookmarkStart w:id="35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del w:id="19" w:author="PR Preview" w:date="2026-01-01T00:00:00Z">
        <w:r>
          <w:rPr>
            <w:rStyle w:val="VerbatimChar"/>
          </w:rPr>
          <w:delText xml:space="preserve">_notation.qmd</w:delText>
        </w:r>
      </w:del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rPr>
            <w:rStyle w:val="VerbatimChar"/>
          </w:rPr>
          <w:delText xml:space="preserve">_sets-functions.qmd</w:delText>
        </w:r>
      </w:del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rStyle w:val="VerbatimChar"/>
          </w:rPr>
          <w:delText xml:space="preserve">_algebra.qmd</w:delText>
        </w:r>
      </w:del>
      <w:del w:id="26" w:author="PR Preview" w:date="2026-01-01T00:00:00Z">
        <w:r>
          <w:delText xml:space="preserve">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rStyle w:val="VerbatimChar"/>
          </w:rPr>
          <w:delText xml:space="preserve">_measures.qmd</w:delText>
        </w:r>
      </w:del>
      <w:del w:id="29" w:author="PR Preview" w:date="2026-01-01T00:00:00Z">
        <w:r>
          <w:delText xml:space="preserve">, and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rPr>
            <w:rStyle w:val="VerbatimChar"/>
          </w:rPr>
          <w:delText xml:space="preserve">_subfiles/_sec_linear_algebra.qmd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include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rStyle w:val="VerbatimChar"/>
          </w:rPr>
          <w:delText xml:space="preserve">latex-macros/macros.qmd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themselves;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 host page that includes any of the other fragments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must include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rStyle w:val="VerbatimChar"/>
          </w:rPr>
          <w:delText xml:space="preserve">latex-macros/macros.qmd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first,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as the pages of this site do.</w:delText>
        </w:r>
      </w:del>
    </w:p>
    <w:p>
      <w:pPr>
        <w:pStyle w:val="BodyText"/>
      </w:pPr>
      <w:ins w:id="48" w:author="PR Preview" w:date="2026-01-01T00:00:00Z">
        <w:r>
          <w:rPr>
            <w:rStyle w:val="VerbatimChar"/>
          </w:rPr>
          <w:t xml:space="preserve">_notation.qmd</w:t>
        </w:r>
      </w:ins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rStyle w:val="VerbatimChar"/>
          </w:rPr>
          <w:t xml:space="preserve">_indicator-functions.qmd</w:t>
        </w:r>
      </w:ins>
      <w:ins w:id="52" w:author="PR Preview" w:date="2026-01-01T00:00:00Z">
        <w:r>
          <w:t xml:space="preserve">,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rStyle w:val="VerbatimChar"/>
          </w:rPr>
          <w:t xml:space="preserve">_sets-functions.qmd</w:t>
        </w:r>
      </w:ins>
      <w:ins w:id="55" w:author="PR Preview" w:date="2026-01-01T00:00:00Z">
        <w:r>
          <w:t xml:space="preserve">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rPr>
            <w:rStyle w:val="VerbatimChar"/>
          </w:rPr>
          <w:t xml:space="preserve">_algebra.qmd</w:t>
        </w:r>
      </w:ins>
      <w:ins w:id="58" w:author="PR Preview" w:date="2026-01-01T00:00:00Z">
        <w:r>
          <w:t xml:space="preserve">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rStyle w:val="VerbatimChar"/>
          </w:rPr>
          <w:t xml:space="preserve">_measures.qmd</w:t>
        </w:r>
      </w:ins>
      <w:ins w:id="61" w:author="PR Preview" w:date="2026-01-01T00:00:00Z">
        <w:r>
          <w:t xml:space="preserve">, and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rStyle w:val="VerbatimChar"/>
          </w:rPr>
          <w:t xml:space="preserve">_subfiles/_sec_linear_algebra.qmd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include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rStyle w:val="VerbatimChar"/>
          </w:rPr>
          <w:t xml:space="preserve">latex-macros/macros.qmd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themselves;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 host page that includes any of the other fragments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must include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rStyle w:val="VerbatimChar"/>
          </w:rPr>
          <w:t xml:space="preserve">latex-macros/macros.qmd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first,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as the pages of this site do.</w:t>
        </w:r>
      </w:ins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5"/>
    <w:bookmarkStart w:id="39" w:name="references"/>
    <w:p>
      <w:pPr>
        <w:pStyle w:val="Heading2"/>
      </w:pPr>
      <w:r>
        <w:t xml:space="preserve">References</w:t>
      </w:r>
    </w:p>
    <w:bookmarkStart w:id="38" w:name="refs"/>
    <w:bookmarkStart w:id="37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.qmd" TargetMode="External"/><Relationship Id="rId17" Type="http://schemas.openxmlformats.org/officeDocument/2006/relationships/hyperlink" Target="calculus-derivatives.html#def-differentiable" TargetMode="External"/><Relationship Id="rId16" Type="http://schemas.openxmlformats.org/officeDocument/2006/relationships/hyperlink" Target="calculus-integration.html#def-continuous" TargetMode="External"/><Relationship Id="rId18" Type="http://schemas.openxmlformats.org/officeDocument/2006/relationships/hyperlink" Target="calculus-integration.html#def-integrable" TargetMode="External"/><Relationship Id="rId15" Type="http://schemas.openxmlformats.org/officeDocument/2006/relationships/hyperlink" Target="calculus.qmd" TargetMode="External"/><Relationship Id="rId26" Type="http://schemas.openxmlformats.org/officeDocument/2006/relationships/hyperlink" Target="https://github.com/ucla-biostat-216" TargetMode="External"/><Relationship Id="rId25" Type="http://schemas.openxmlformats.org/officeDocument/2006/relationships/hyperlink" Target="https://mmids-textbook.github.io/index.html" TargetMode="External"/><Relationship Id="rId27" Type="http://schemas.openxmlformats.org/officeDocument/2006/relationships/hyperlink" Target="https://ucla-biostat-216.github.io/2024fall/" TargetMode="External"/><Relationship Id="rId28" Type="http://schemas.openxmlformats.org/officeDocument/2006/relationships/hyperlink" Target="https://ucla-biostat-216.github.io/2024fall/schedule/schedule.html" TargetMode="External"/><Relationship Id="rId36" Type="http://schemas.openxmlformats.org/officeDocument/2006/relationships/hyperlink" Target="https://www.nytimes.com/2025/09/05/opinion/math-dei.html" TargetMode="External"/><Relationship Id="rId30" Type="http://schemas.openxmlformats.org/officeDocument/2006/relationships/hyperlink" Target="https://www.youtube.com/@3blue1brown/playlists" TargetMode="External"/><Relationship Id="rId29" Type="http://schemas.openxmlformats.org/officeDocument/2006/relationships/hyperlink" Target="https://www.youtube.com/playlist?list=PLRDl2inPrWQVu2OvnTvtkRpJ-wz-URMJx" TargetMode="External"/><Relationship Id="rId32" Type="http://schemas.openxmlformats.org/officeDocument/2006/relationships/hyperlink" Target="https://www.youtube.com/playlist?list=PLZHQObOWTQDMsr9K-rj53DwVRMYO3t5Yr" TargetMode="External"/><Relationship Id="rId33" Type="http://schemas.openxmlformats.org/officeDocument/2006/relationships/hyperlink" Target="https://www.youtube.com/playlist?list=PLZHQObOWTQDNU6R1_67000Dx_ZCJB-3pi" TargetMode="External"/><Relationship Id="rId31" Type="http://schemas.openxmlformats.org/officeDocument/2006/relationships/hyperlink" Target="https://www.youtube.com/playlist?list=PLZHQObOWTQDPD3MizzM2xVFitgF8hE_ab" TargetMode="External"/><Relationship Id="rId10" Type="http://schemas.openxmlformats.org/officeDocument/2006/relationships/hyperlink" Target="indicator-functions.qmd" TargetMode="External"/><Relationship Id="rId19" Type="http://schemas.openxmlformats.org/officeDocument/2006/relationships/hyperlink" Target="linear-algebra.qmd" TargetMode="External"/><Relationship Id="rId14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1" Type="http://schemas.openxmlformats.org/officeDocument/2006/relationships/hyperlink" Target="optimization.qmd" TargetMode="External"/><Relationship Id="rId22" Type="http://schemas.openxmlformats.org/officeDocument/2006/relationships/hyperlink" Target="proof-writing.qmd" TargetMode="External"/><Relationship Id="rId23" Type="http://schemas.openxmlformats.org/officeDocument/2006/relationships/hyperlink" Target="proof-writing.qmd#def-derivation" TargetMode="External"/><Relationship Id="rId13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2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" TargetMode="External"/><Relationship Id="rId17" Type="http://schemas.openxmlformats.org/officeDocument/2006/relationships/hyperlink" Target="calculus-derivatives.html#def-differentiable" TargetMode="External"/><Relationship Id="rId16" Type="http://schemas.openxmlformats.org/officeDocument/2006/relationships/hyperlink" Target="calculus-integration.html#def-continuous" TargetMode="External"/><Relationship Id="rId18" Type="http://schemas.openxmlformats.org/officeDocument/2006/relationships/hyperlink" Target="calculus-integration.html#def-integrable" TargetMode="External"/><Relationship Id="rId15" Type="http://schemas.openxmlformats.org/officeDocument/2006/relationships/hyperlink" Target="calculus.qmd" TargetMode="External"/><Relationship Id="rId26" Type="http://schemas.openxmlformats.org/officeDocument/2006/relationships/hyperlink" Target="https://github.com/ucla-biostat-216" TargetMode="External"/><Relationship Id="rId25" Type="http://schemas.openxmlformats.org/officeDocument/2006/relationships/hyperlink" Target="https://mmids-textbook.github.io/index.html" TargetMode="External"/><Relationship Id="rId27" Type="http://schemas.openxmlformats.org/officeDocument/2006/relationships/hyperlink" Target="https://ucla-biostat-216.github.io/2024fall/" TargetMode="External"/><Relationship Id="rId28" Type="http://schemas.openxmlformats.org/officeDocument/2006/relationships/hyperlink" Target="https://ucla-biostat-216.github.io/2024fall/schedule/schedule.html" TargetMode="External"/><Relationship Id="rId36" Type="http://schemas.openxmlformats.org/officeDocument/2006/relationships/hyperlink" Target="https://www.nytimes.com/2025/09/05/opinion/math-dei.html" TargetMode="External"/><Relationship Id="rId30" Type="http://schemas.openxmlformats.org/officeDocument/2006/relationships/hyperlink" Target="https://www.youtube.com/@3blue1brown/playlists" TargetMode="External"/><Relationship Id="rId29" Type="http://schemas.openxmlformats.org/officeDocument/2006/relationships/hyperlink" Target="https://www.youtube.com/playlist?list=PLRDl2inPrWQVu2OvnTvtkRpJ-wz-URMJx" TargetMode="External"/><Relationship Id="rId32" Type="http://schemas.openxmlformats.org/officeDocument/2006/relationships/hyperlink" Target="https://www.youtube.com/playlist?list=PLZHQObOWTQDMsr9K-rj53DwVRMYO3t5Yr" TargetMode="External"/><Relationship Id="rId33" Type="http://schemas.openxmlformats.org/officeDocument/2006/relationships/hyperlink" Target="https://www.youtube.com/playlist?list=PLZHQObOWTQDNU6R1_67000Dx_ZCJB-3pi" TargetMode="External"/><Relationship Id="rId31" Type="http://schemas.openxmlformats.org/officeDocument/2006/relationships/hyperlink" Target="https://www.youtube.com/playlist?list=PLZHQObOWTQDPD3MizzM2xVFitgF8hE_ab" TargetMode="External"/><Relationship Id="rId10" Type="http://schemas.openxmlformats.org/officeDocument/2006/relationships/hyperlink" Target="indicator-functions.qmd" TargetMode="External"/><Relationship Id="rId19" Type="http://schemas.openxmlformats.org/officeDocument/2006/relationships/hyperlink" Target="linear-algebra.qmd" TargetMode="External"/><Relationship Id="rId14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1" Type="http://schemas.openxmlformats.org/officeDocument/2006/relationships/hyperlink" Target="optimization.qmd" TargetMode="External"/><Relationship Id="rId22" Type="http://schemas.openxmlformats.org/officeDocument/2006/relationships/hyperlink" Target="proof-writing.qmd" TargetMode="External"/><Relationship Id="rId23" Type="http://schemas.openxmlformats.org/officeDocument/2006/relationships/hyperlink" Target="proof-writing.qmd#def-derivation" TargetMode="External"/><Relationship Id="rId13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2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2026-10-15T21:24:44Z</dcterms:created>
  <dcterms:modified xsi:type="dcterms:W3CDTF">2026-10-15T21:24:44Z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