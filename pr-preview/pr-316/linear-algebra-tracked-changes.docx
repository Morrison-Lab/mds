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13:39:21 (PDT)</w:delText>
        </w:r>
      </w:del>
    </w:p>
    <w:p>
      <w:pPr>
        <w:pStyle w:val="Date"/>
      </w:pPr>
      <w:ins w:id="2" w:author="PR Preview" w:date="2026-01-01T00:00:00Z">
        <w:r>
          <w:t xml:space="preserve">Last modified: 2026-10-15 13:56:10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2026-10-15T21:46:18Z</dcterms:created>
  <dcterms:modified xsi:type="dcterms:W3CDTF">2026-10-15T21:46:18Z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13:56:10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