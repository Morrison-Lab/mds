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6 (A quadratic form is additive in its matrix)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If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</w:t>
        </w:r>
      </w:ins>
      <w:ins w:id="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are</w:t>
        </w:r>
      </w:ins>
      <w:ins w:id="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matrices,</w:t>
        </w:r>
      </w:ins>
      <w:ins w:id="15" w:author="PR Preview" w:date="2026-01-01T00:00:00Z">
        <w:r>
          <w:t xml:space="preserve"> </w:t>
        </w:r>
      </w:ins>
      <m:oMath>
        <m:r>
          <m:t>c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is a number and</w:t>
        </w:r>
      </w:ins>
      <w:ins w:id="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is a vector of length</w:t>
        </w:r>
      </w:ins>
      <w:ins w:id="21" w:author="PR Preview" w:date="2026-01-01T00:00:00Z">
        <w:r>
          <w:t xml:space="preserve"> </w:t>
        </w:r>
      </w:ins>
      <m:oMath>
        <m:r>
          <m:t>p</m:t>
        </m:r>
      </m:oMath>
      <w:ins w:id="2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3" w:author="PR Preview" w:date="2026-01-01T00:00:00Z">
        <w:r>
          <w:t xml:space="preserve">So for a fixed</w:t>
        </w:r>
      </w:ins>
      <w:ins w:id="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5" w:author="PR Preview" w:date="2026-01-01T00:00:00Z">
        <w:r>
          <w:t xml:space="preserve">, the map</w:t>
        </w:r>
      </w:ins>
      <w:ins w:id="2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linear in</w:t>
        </w:r>
      </w:ins>
      <w:ins w:id="2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0" w:author="PR Preview" w:date="2026-01-01T00:00:00Z">
        <w:r>
          <w:t xml:space="preserve">.</w:t>
        </w:r>
      </w:ins>
    </w:p>
    <w:bookmarkEnd w:id="59"/>
    <w:p>
      <w:pPr>
        <w:pStyle w:val="BodyText"/>
      </w:pPr>
      <w:ins w:id="31" w:author="PR Preview" w:date="2026-01-01T00:00:00Z">
        <w:r>
          <w:rPr>
            <w:i/>
            <w:iCs/>
          </w:rPr>
          <w:t xml:space="preserve">Proof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By the distributive law (</w:t>
        </w:r>
      </w:ins>
      <w:hyperlink r:id="rId60">
        <w:ins w:id="34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35" w:author="PR Preview" w:date="2026-01-01T00:00:00Z">
        <w:r>
          <w:t xml:space="preserve">), applied on the left and then on the right,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ins w:id="36" w:author="PR Preview" w:date="2026-01-01T00:00:00Z">
        <w:r>
          <w:t xml:space="preserve">For the scalar, a number can be moved out of any product, so</w:t>
        </w:r>
      </w:ins>
      <w:ins w:id="3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38" w:author="PR Preview" w:date="2026-01-01T00:00:00Z">
        <w:r>
          <w:t xml:space="preserve">.</w:t>
        </w:r>
      </w:ins>
    </w:p>
    <w:bookmarkStart w:id="61" w:name="exm-quadratic-form-additive"/>
    <w:p>
      <w:pPr>
        <w:pStyle w:val="BodyText"/>
      </w:pPr>
      <w:ins w:id="39" w:author="PR Preview" w:date="2026-01-01T00:00:00Z">
        <w:r>
          <w:rPr>
            <w:b/>
            <w:bCs/>
          </w:rPr>
          <w:t xml:space="preserve">Example 14 (Combining two quadratic forms into one)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Take</w:t>
        </w:r>
      </w:ins>
      <w:ins w:id="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</w:t>
        </w:r>
      </w:ins>
      <w:ins w:id="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1" w:author="PR Preview" w:date="2026-01-01T00:00:00Z">
        <w:r>
          <w:t xml:space="preserve">which equals</w:t>
        </w:r>
      </w:ins>
      <w:ins w:id="52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+</m:t>
        </m:r>
        <m:r>
          <m:t>5</m:t>
        </m:r>
      </m:oMath>
      <w:ins w:id="53" w:author="PR Preview" w:date="2026-01-01T00:00:00Z">
        <w:r>
          <w:t xml:space="preserve">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In particular,</w:t>
        </w:r>
      </w:ins>
      <w:ins w:id="5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for every number</w:t>
        </w:r>
      </w:ins>
      <w:ins w:id="59" w:author="PR Preview" w:date="2026-01-01T00:00:00Z">
        <w:r>
          <w:t xml:space="preserve"> </w:t>
        </w:r>
      </w:ins>
      <m:oMath>
        <m:r>
          <m:t>c</m:t>
        </m:r>
      </m:oMath>
      <w:ins w:id="60" w:author="PR Preview" w:date="2026-01-01T00:00:00Z">
        <w:r>
          <w:t xml:space="preserve">, because</w:t>
        </w:r>
      </w:ins>
      <w:ins w:id="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This is how two quadratic terms in the same vector combine into a single quadratic form.</w:t>
        </w:r>
      </w:ins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del w:id="65" w:author="PR Preview" w:date="2026-01-01T00:00:00Z">
        <w:r>
          <w:rPr>
            <w:b/>
            <w:bCs/>
          </w:rPr>
          <w:delText xml:space="preserve">Example 14 (The symmetric part of a</w:delText>
        </w:r>
      </w:del>
      <w:del w:id="6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7" w:author="PR Preview" w:date="2026-01-01T00:00:00Z">
        <w:r>
          <w:rPr>
            <w:b/>
            <w:bCs/>
          </w:rPr>
          <w:delText xml:space="preserve"> </w:delText>
        </w:r>
      </w:del>
      <w:del w:id="68" w:author="PR Preview" w:date="2026-01-01T00:00:00Z">
        <w:r>
          <w:rPr>
            <w:b/>
            <w:bCs/>
          </w:rPr>
          <w:delText xml:space="preserve">matrix)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symmetric part is</w:delText>
        </w:r>
      </w:del>
    </w:p>
    <w:p>
      <w:pPr>
        <w:pStyle w:val="FirstParagraph"/>
      </w:pPr>
      <w:ins w:id="75" w:author="PR Preview" w:date="2026-01-01T00:00:00Z">
        <w:r>
          <w:rPr>
            <w:b/>
            <w:bCs/>
          </w:rPr>
          <w:t xml:space="preserve">Example 15 (The symmetric part of a</w:t>
        </w:r>
      </w:ins>
      <w:ins w:id="7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7" w:author="PR Preview" w:date="2026-01-01T00:00:00Z">
        <w:r>
          <w:rPr>
            <w:b/>
            <w:bCs/>
          </w:rP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matrix)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For</w:t>
        </w:r>
      </w:ins>
      <w:ins w:id="8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 symmetric part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del w:id="85" w:author="PR Preview" w:date="2026-01-01T00:00:00Z">
        <w:r>
          <w:rPr>
            <w:b/>
            <w:bCs/>
          </w:rPr>
          <w:delText xml:space="preserve">Theorem 6 (A quadratic form depends only on the symmetric part)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If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is a</w:delText>
        </w:r>
      </w:del>
      <w:del w:id="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matrix and</w:delText>
        </w:r>
      </w:del>
      <w:del w:id="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is a vector of length</w:delText>
        </w:r>
      </w:del>
      <w:del w:id="97" w:author="PR Preview" w:date="2026-01-01T00:00:00Z">
        <w:r>
          <w:delText xml:space="preserve"> </w:delText>
        </w:r>
      </w:del>
      <m:oMath>
        <m:r>
          <m:t>p</m:t>
        </m:r>
      </m:oMath>
      <w:del w:id="98" w:author="PR Preview" w:date="2026-01-01T00:00:00Z">
        <w:r>
          <w:delText xml:space="preserve">, then</w:delText>
        </w:r>
      </w:del>
    </w:p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Theorem 7 (A quadratic form depends only on the symmetric part)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If</w:t>
        </w:r>
      </w:ins>
      <w:ins w:id="10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a</w:t>
        </w:r>
      </w:ins>
      <w:ins w:id="1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matrix and</w:t>
        </w:r>
      </w:ins>
      <w:ins w:id="1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a vector of length</w:t>
        </w:r>
      </w:ins>
      <w:ins w:id="111" w:author="PR Preview" w:date="2026-01-01T00:00:00Z">
        <w:r>
          <w:t xml:space="preserve"> </w:t>
        </w:r>
      </w:ins>
      <m:oMath>
        <m:r>
          <m:t>p</m:t>
        </m:r>
      </m:oMath>
      <w:ins w:id="11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del w:id="113" w:author="PR Preview" w:date="2026-01-01T00:00:00Z">
        <w:r>
          <w:rPr>
            <w:b/>
            <w:bCs/>
          </w:rPr>
          <w:delText xml:space="preserve">Example 15 (Replacing a matrix by its symmetric part)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With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from</w:delText>
        </w:r>
      </w:del>
      <w:del w:id="119" w:author="PR Preview" w:date="2026-01-01T00:00:00Z">
        <w:r>
          <w:delText xml:space="preserve"> </w:delText>
        </w:r>
      </w:del>
      <w:hyperlink w:anchor="exm-symmetric-part">
        <w:del w:id="120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and</w:delText>
        </w:r>
      </w:del>
      <w:del w:id="1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4" w:author="PR Preview" w:date="2026-01-01T00:00:00Z">
        <w:r>
          <w:delText xml:space="preserve">:</w:delText>
        </w:r>
      </w:del>
    </w:p>
    <w:p>
      <w:pPr>
        <w:pStyle w:val="BodyText"/>
      </w:pPr>
      <w:ins w:id="125" w:author="PR Preview" w:date="2026-01-01T00:00:00Z">
        <w:r>
          <w:rPr>
            <w:b/>
            <w:bCs/>
          </w:rPr>
          <w:t xml:space="preserve">Example 16 (Replacing a matrix by its symmetric part)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With</w:t>
        </w:r>
      </w:ins>
      <w:ins w:id="12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from</w:t>
        </w:r>
      </w:ins>
      <w:ins w:id="131" w:author="PR Preview" w:date="2026-01-01T00:00:00Z">
        <w:r>
          <w:t xml:space="preserve"> </w:t>
        </w:r>
      </w:ins>
      <w:hyperlink w:anchor="exm-symmetric-part">
        <w:ins w:id="13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and</w:t>
        </w:r>
      </w:ins>
      <w:ins w:id="1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del w:id="137" w:author="PR Preview" w:date="2026-01-01T00:00:00Z">
        <w:r>
          <w:rPr>
            <w:b/>
            <w:bCs/>
          </w:rPr>
          <w:delText xml:space="preserve">Example 16 (The trace of a</w:delText>
        </w:r>
      </w:del>
      <w:del w:id="13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9" w:author="PR Preview" w:date="2026-01-01T00:00:00Z">
        <w:r>
          <w:rPr>
            <w:b/>
            <w:bCs/>
          </w:rPr>
          <w:delText xml:space="preserve"> </w:delText>
        </w:r>
      </w:del>
      <w:del w:id="140" w:author="PR Preview" w:date="2026-01-01T00:00:00Z">
        <w:r>
          <w:rPr>
            <w:b/>
            <w:bCs/>
          </w:rPr>
          <w:delText xml:space="preserve">matrix)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141" w:author="PR Preview" w:date="2026-01-01T00:00:00Z">
        <w:r>
          <w:rPr>
            <w:b/>
            <w:bCs/>
          </w:rPr>
          <w:delText xml:space="preserve">Theorem 7 (The trace of a product does not depend on the order)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 an</w:delText>
        </w:r>
      </w:del>
      <w:del w:id="14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matrix</w:delText>
        </w:r>
      </w:del>
      <w:del w:id="1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and an</w:delText>
        </w:r>
      </w:del>
      <w:del w:id="1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matrix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del w:id="155" w:author="PR Preview" w:date="2026-01-01T00:00:00Z">
        <w:r>
          <w:rPr>
            <w:i/>
            <w:iCs/>
          </w:rPr>
          <w:delText xml:space="preserve">Proof</w:delText>
        </w:r>
      </w:del>
      <w:del w:id="156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p>
      <w:pPr>
        <w:pStyle w:val="FirstParagraph"/>
      </w:pPr>
      <w:del w:id="157" w:author="PR Preview" w:date="2026-01-01T00:00:00Z">
        <w:r>
          <w:rPr>
            <w:b/>
            <w:bCs/>
          </w:rPr>
          <w:delText xml:space="preserve">Example 17 (Traces of the two products of a</w:delText>
        </w:r>
      </w:del>
      <w:del w:id="15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59" w:author="PR Preview" w:date="2026-01-01T00:00:00Z">
        <w:r>
          <w:rPr>
            <w:b/>
            <w:bCs/>
          </w:rPr>
          <w:delText xml:space="preserve"> </w:delText>
        </w:r>
      </w:del>
      <w:del w:id="160" w:author="PR Preview" w:date="2026-01-01T00:00:00Z">
        <w:r>
          <w:rPr>
            <w:b/>
            <w:bCs/>
          </w:rPr>
          <w:delText xml:space="preserve">and a</w:delText>
        </w:r>
      </w:del>
      <w:del w:id="161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62" w:author="PR Preview" w:date="2026-01-01T00:00:00Z">
        <w:r>
          <w:rPr>
            <w:b/>
            <w:bCs/>
          </w:rPr>
          <w:delText xml:space="preserve"> </w:delText>
        </w:r>
      </w:del>
      <w:del w:id="163" w:author="PR Preview" w:date="2026-01-01T00:00:00Z">
        <w:r>
          <w:rPr>
            <w:b/>
            <w:bCs/>
          </w:rPr>
          <w:delText xml:space="preserve">matrix)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Let</w:delText>
        </w:r>
      </w:del>
    </w:p>
    <w:p>
      <w:pPr>
        <w:pStyle w:val="FirstParagraph"/>
      </w:pPr>
      <w:ins w:id="166" w:author="PR Preview" w:date="2026-01-01T00:00:00Z">
        <w:r>
          <w:rPr>
            <w:b/>
            <w:bCs/>
          </w:rPr>
          <w:t xml:space="preserve">Example 17 (The trace of a</w:t>
        </w:r>
      </w:ins>
      <w:ins w:id="16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8" w:author="PR Preview" w:date="2026-01-01T00:00:00Z">
        <w:r>
          <w:rPr>
            <w:b/>
            <w:bCs/>
          </w:rPr>
          <w:t xml:space="preserve"> </w:t>
        </w:r>
      </w:ins>
      <w:ins w:id="169" w:author="PR Preview" w:date="2026-01-01T00:00:00Z">
        <w:r>
          <w:rPr>
            <w:b/>
            <w:bCs/>
          </w:rPr>
          <w:t xml:space="preserve">matrix)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ins w:id="170" w:author="PR Preview" w:date="2026-01-01T00:00:00Z">
        <w:r>
          <w:rPr>
            <w:b/>
            <w:bCs/>
          </w:rPr>
          <w:t xml:space="preserve">Theorem 8 (The trace of a product does not depend on the order)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 an</w:t>
        </w:r>
      </w:ins>
      <w:ins w:id="17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matrix</w:t>
        </w:r>
      </w:ins>
      <w:ins w:id="1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an</w:t>
        </w:r>
      </w:ins>
      <w:ins w:id="1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matrix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ins w:id="184" w:author="PR Preview" w:date="2026-01-01T00:00:00Z">
        <w:r>
          <w:rPr>
            <w:i/>
            <w:iCs/>
          </w:rPr>
          <w:t xml:space="preserve">Proof</w:t>
        </w:r>
      </w:ins>
      <w:ins w:id="18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Example 18 (Traces of the two products of a</w:t>
        </w:r>
      </w:ins>
      <w:ins w:id="18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88" w:author="PR Preview" w:date="2026-01-01T00:00:00Z">
        <w:r>
          <w:rPr>
            <w:b/>
            <w:bCs/>
          </w:rP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and a</w:t>
        </w:r>
      </w:ins>
      <w:ins w:id="190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91" w:author="PR Preview" w:date="2026-01-01T00:00:00Z">
        <w:r>
          <w:rPr>
            <w:b/>
            <w:bCs/>
          </w:rPr>
          <w:t xml:space="preserve"> </w:t>
        </w:r>
      </w:ins>
      <w:ins w:id="192" w:author="PR Preview" w:date="2026-01-01T00:00:00Z">
        <w:r>
          <w:rPr>
            <w:b/>
            <w:bCs/>
          </w:rPr>
          <w:t xml:space="preserve">matrix)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del w:id="195" w:author="PR Preview" w:date="2026-01-01T00:00:00Z">
        <w:r>
          <w:rPr>
            <w:i/>
            <w:iCs/>
          </w:rPr>
          <w:delText xml:space="preserve">Remark 7</w:delText>
        </w:r>
      </w:del>
      <w:del w:id="196" w:author="PR Preview" w:date="2026-01-01T00:00:00Z">
        <w:r>
          <w:delText xml:space="preserve"> (Moving a factor of a triple product). </w:delText>
        </w:r>
      </w:del>
      <w:del w:id="197" w:author="PR Preview" w:date="2026-01-01T00:00:00Z">
        <w:r>
          <w:delText xml:space="preserve">Let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be</w:delText>
        </w:r>
      </w:del>
      <w:del w:id="20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be</w:delText>
        </w:r>
      </w:del>
      <w:del w:id="2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207" w:author="PR Preview" w:date="2026-01-01T00:00:00Z">
        <w:r>
          <w:delText xml:space="preserve">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and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be</w:delText>
        </w:r>
      </w:del>
      <w:del w:id="2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214" w:author="PR Preview" w:date="2026-01-01T00:00:00Z">
        <w:r>
          <w:delText xml:space="preserve">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so that</w:delText>
        </w:r>
      </w:del>
      <w:del w:id="2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is</w:delText>
        </w:r>
      </w:del>
      <w:del w:id="22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and</w:delText>
        </w:r>
      </w:del>
      <w:del w:id="2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is square.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Applying</w:delText>
        </w:r>
      </w:del>
      <w:del w:id="228" w:author="PR Preview" w:date="2026-01-01T00:00:00Z">
        <w:r>
          <w:delText xml:space="preserve"> </w:delText>
        </w:r>
      </w:del>
      <w:hyperlink w:anchor="thm-trace-cyclic">
        <w:del w:id="229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to the</w:delText>
        </w:r>
      </w:del>
      <w:del w:id="23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matrix</w:delText>
        </w:r>
      </w:del>
      <w:del w:id="2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 the</w:delText>
        </w:r>
      </w:del>
      <w:del w:id="23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matrix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moves the last factor of the triple product to the front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(Banerjee and Roy 2014, chap. 1, Theorem 1.5 and eq. 1.17, p. 19)</w:delText>
        </w:r>
      </w:del>
      <w:del w:id="246" w:author="PR Preview" w:date="2026-01-01T00:00:00Z">
        <w:r>
          <w:delText xml:space="preserve">:</w:delText>
        </w:r>
      </w:del>
    </w:p>
    <w:p>
      <w:pPr>
        <w:pStyle w:val="BodyText"/>
      </w:pPr>
      <w:ins w:id="247" w:author="PR Preview" w:date="2026-01-01T00:00:00Z">
        <w:r>
          <w:rPr>
            <w:i/>
            <w:iCs/>
          </w:rPr>
          <w:t xml:space="preserve">Remark 7</w:t>
        </w:r>
      </w:ins>
      <w:ins w:id="248" w:author="PR Preview" w:date="2026-01-01T00:00:00Z">
        <w:r>
          <w:t xml:space="preserve"> (Moving a factor of a triple product). </w:t>
        </w:r>
      </w:ins>
      <w:ins w:id="249" w:author="PR Preview" w:date="2026-01-01T00:00:00Z">
        <w:r>
          <w:t xml:space="preserve">Let</w:t>
        </w:r>
      </w:ins>
      <w:ins w:id="2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be</w:t>
        </w:r>
      </w:ins>
      <w:ins w:id="25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be</w:t>
        </w:r>
      </w:ins>
      <w:ins w:id="2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be</w:t>
        </w:r>
      </w:ins>
      <w:ins w:id="2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so that</w:t>
        </w:r>
      </w:ins>
      <w:ins w:id="2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</w:t>
        </w:r>
      </w:ins>
      <w:ins w:id="27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</w:t>
        </w:r>
      </w:ins>
      <w:ins w:id="2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square.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Applying</w:t>
        </w:r>
      </w:ins>
      <w:ins w:id="280" w:author="PR Preview" w:date="2026-01-01T00:00:00Z">
        <w:r>
          <w:t xml:space="preserve"> </w:t>
        </w:r>
      </w:ins>
      <w:hyperlink w:anchor="thm-trace-cyclic">
        <w:ins w:id="28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to the</w:t>
        </w:r>
      </w:ins>
      <w:ins w:id="2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matrix</w:t>
        </w:r>
      </w:ins>
      <w:ins w:id="2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and the</w:t>
        </w:r>
      </w:ins>
      <w:ins w:id="2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matrix</w:t>
        </w:r>
      </w:ins>
      <w:ins w:id="29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moves the last factor of the triple product to the front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(Banerjee and Roy 2014, chap. 1, Theorem 1.5 and eq. 1.17, p. 19)</w:t>
        </w:r>
      </w:ins>
      <w:ins w:id="2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Theorem 8 (The matrix inner product multiplies matching entries)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For two</w:delText>
        </w:r>
      </w:del>
      <w:del w:id="3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matrices</w:delText>
        </w:r>
      </w:del>
      <w:del w:id="3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and</w:delText>
        </w:r>
      </w:del>
      <w:del w:id="30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0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del w:id="310" w:author="PR Preview" w:date="2026-01-01T00:00:00Z">
        <w:r>
          <w:rPr>
            <w:i/>
            <w:iCs/>
          </w:rPr>
          <w:delText xml:space="preserve">Proof</w:delText>
        </w:r>
      </w:del>
      <w:del w:id="31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p>
      <w:pPr>
        <w:pStyle w:val="FirstParagraph"/>
      </w:pPr>
      <w:del w:id="312" w:author="PR Preview" w:date="2026-01-01T00:00:00Z">
        <w:r>
          <w:rPr>
            <w:b/>
            <w:bCs/>
          </w:rPr>
          <w:delText xml:space="preserve">Example 18 (The inner product of two</w:delText>
        </w:r>
      </w:del>
      <w:del w:id="31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14" w:author="PR Preview" w:date="2026-01-01T00:00:00Z">
        <w:r>
          <w:rPr>
            <w:b/>
            <w:bCs/>
          </w:rPr>
          <w:delText xml:space="preserve"> </w:delText>
        </w:r>
      </w:del>
      <w:del w:id="315" w:author="PR Preview" w:date="2026-01-01T00:00:00Z">
        <w:r>
          <w:rPr>
            <w:b/>
            <w:bCs/>
          </w:rPr>
          <w:delText xml:space="preserve">matrices)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Let</w:delText>
        </w:r>
      </w:del>
    </w:p>
    <w:p>
      <w:pPr>
        <w:pStyle w:val="BodyText"/>
      </w:pPr>
      <w:ins w:id="318" w:author="PR Preview" w:date="2026-01-01T00:00:00Z">
        <w:r>
          <w:rPr>
            <w:b/>
            <w:bCs/>
          </w:rPr>
          <w:t xml:space="preserve">Theorem 9 (The matrix inner product multiplies matching entries)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 two</w:t>
        </w:r>
      </w:ins>
      <w:ins w:id="3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matrices</w:t>
        </w:r>
      </w:ins>
      <w:ins w:id="3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</w:t>
        </w:r>
      </w:ins>
      <w:ins w:id="32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ins w:id="329" w:author="PR Preview" w:date="2026-01-01T00:00:00Z">
        <w:r>
          <w:rPr>
            <w:i/>
            <w:iCs/>
          </w:rPr>
          <w:t xml:space="preserve">Proof</w:t>
        </w:r>
      </w:ins>
      <w:ins w:id="33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ins w:id="331" w:author="PR Preview" w:date="2026-01-01T00:00:00Z">
        <w:r>
          <w:rPr>
            <w:b/>
            <w:bCs/>
          </w:rPr>
          <w:t xml:space="preserve">Example 19 (The inner product of two</w:t>
        </w:r>
      </w:ins>
      <w:ins w:id="33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33" w:author="PR Preview" w:date="2026-01-01T00:00:00Z">
        <w:r>
          <w:rPr>
            <w:b/>
            <w:bCs/>
          </w:rPr>
          <w:t xml:space="preserve"> </w:t>
        </w:r>
      </w:ins>
      <w:ins w:id="334" w:author="PR Preview" w:date="2026-01-01T00:00:00Z">
        <w:r>
          <w:rPr>
            <w:b/>
            <w:bCs/>
          </w:rPr>
          <w:t xml:space="preserve">matrices)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From</w:delText>
        </w:r>
      </w:del>
      <w:del w:id="338" w:author="PR Preview" w:date="2026-01-01T00:00:00Z">
        <w:r>
          <w:delText xml:space="preserve"> </w:delText>
        </w:r>
      </w:del>
      <w:hyperlink w:anchor="thm-matrix-inner-product-entries">
        <w:del w:id="33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4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41" w:author="PR Preview" w:date="2026-01-01T00:00:00Z">
        <w:r>
          <w:rPr>
            <w:i/>
            <w:iCs/>
          </w:rPr>
          <w:delText xml:space="preserve">Remark 8</w:delText>
        </w:r>
      </w:del>
      <w:del w:id="342" w:author="PR Preview" w:date="2026-01-01T00:00:00Z">
        <w:r>
          <w:delText xml:space="preserve"> (The matrix inner product as a dot product). </w:delText>
        </w:r>
      </w:del>
      <w:hyperlink w:anchor="thm-matrix-inner-product-entries">
        <w:del w:id="34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says that the matrix inner product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is the dot product (</w:delText>
        </w:r>
      </w:del>
      <w:hyperlink r:id="rId75">
        <w:del w:id="348" w:author="PR Preview" w:date="2026-01-01T00:00:00Z">
          <w:r>
            <w:rPr>
              <w:rStyle w:val="Hyperlink"/>
            </w:rPr>
            <w:delText xml:space="preserve">Definition 7 in Vectors</w:delText>
          </w:r>
        </w:del>
      </w:hyperlink>
      <w:del w:id="349" w:author="PR Preview" w:date="2026-01-01T00:00:00Z">
        <w:r>
          <w:delText xml:space="preserve">) of the two matrices’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entries, each listed as one vector of length</w:delText>
        </w:r>
      </w:del>
      <w:del w:id="352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with both matrices’ entries listed in the same order.</w:delText>
        </w:r>
      </w:del>
    </w:p>
    <w:p>
      <w:pPr>
        <w:pStyle w:val="BodyText"/>
      </w:pPr>
      <w:del w:id="356" w:author="PR Preview" w:date="2026-01-01T00:00:00Z">
        <w:r>
          <w:delText xml:space="preserve">For example, listing the entries of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and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in</w:delText>
        </w:r>
      </w:del>
      <w:del w:id="363" w:author="PR Preview" w:date="2026-01-01T00:00:00Z">
        <w:r>
          <w:delText xml:space="preserve"> </w:delText>
        </w:r>
      </w:del>
      <w:hyperlink w:anchor="exm-matrix-inner-product">
        <w:del w:id="36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row by row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gives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and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</w:delText>
        </w:r>
      </w:del>
    </w:p>
    <w:p>
      <w:pPr>
        <w:pStyle w:val="FirstParagraph"/>
      </w:pPr>
      <w:ins w:id="376" w:author="PR Preview" w:date="2026-01-01T00:00:00Z">
        <w:r>
          <w:t xml:space="preserve">From</w:t>
        </w:r>
      </w:ins>
      <w:ins w:id="377" w:author="PR Preview" w:date="2026-01-01T00:00:00Z">
        <w:r>
          <w:t xml:space="preserve"> </w:t>
        </w:r>
      </w:ins>
      <w:hyperlink w:anchor="thm-matrix-inner-product-entries">
        <w:ins w:id="37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ins w:id="380" w:author="PR Preview" w:date="2026-01-01T00:00:00Z">
        <w:r>
          <w:rPr>
            <w:i/>
            <w:iCs/>
          </w:rPr>
          <w:t xml:space="preserve">Remark 8</w:t>
        </w:r>
      </w:ins>
      <w:ins w:id="381" w:author="PR Preview" w:date="2026-01-01T00:00:00Z">
        <w:r>
          <w:t xml:space="preserve"> (The matrix inner product as a dot product). </w:t>
        </w:r>
      </w:ins>
      <w:hyperlink w:anchor="thm-matrix-inner-product-entries">
        <w:ins w:id="38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says that the matrix inner product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the dot product (</w:t>
        </w:r>
      </w:ins>
      <w:hyperlink r:id="rId75">
        <w:ins w:id="387" w:author="PR Preview" w:date="2026-01-01T00:00:00Z">
          <w:r>
            <w:rPr>
              <w:rStyle w:val="Hyperlink"/>
            </w:rPr>
            <w:t xml:space="preserve">Definition 7 in Vectors</w:t>
          </w:r>
        </w:ins>
      </w:hyperlink>
      <w:ins w:id="388" w:author="PR Preview" w:date="2026-01-01T00:00:00Z">
        <w:r>
          <w:t xml:space="preserve">) of the two matrices’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entries, each listed as one vector of length</w:t>
        </w:r>
      </w:ins>
      <w:ins w:id="391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with both matrices’ entries listed in the same order.</w:t>
        </w:r>
      </w:ins>
    </w:p>
    <w:p>
      <w:pPr>
        <w:pStyle w:val="BodyText"/>
      </w:pPr>
      <w:ins w:id="395" w:author="PR Preview" w:date="2026-01-01T00:00:00Z">
        <w:r>
          <w:t xml:space="preserve">For example, listing the entries of</w:t>
        </w:r>
      </w:ins>
      <w:ins w:id="3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in</w:t>
        </w:r>
      </w:ins>
      <w:ins w:id="402" w:author="PR Preview" w:date="2026-01-01T00:00:00Z">
        <w:r>
          <w:t xml:space="preserve"> </w:t>
        </w:r>
      </w:ins>
      <w:hyperlink w:anchor="exm-matrix-inner-product">
        <w:ins w:id="403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row by row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gives</w:t>
        </w:r>
      </w:ins>
      <w:ins w:id="4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and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del w:id="415" w:author="PR Preview" w:date="2026-01-01T00:00:00Z">
        <w:r>
          <w:rPr>
            <w:b/>
            <w:bCs/>
          </w:rPr>
          <w:delText xml:space="preserve">Example 19 (The Frobenius norm of a</w:delText>
        </w:r>
      </w:del>
      <w:del w:id="41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17" w:author="PR Preview" w:date="2026-01-01T00:00:00Z">
        <w:r>
          <w:rPr>
            <w:b/>
            <w:bCs/>
          </w:rPr>
          <w:delText xml:space="preserve"> </w:delText>
        </w:r>
      </w:del>
      <w:del w:id="418" w:author="PR Preview" w:date="2026-01-01T00:00:00Z">
        <w:r>
          <w:rPr>
            <w:b/>
            <w:bCs/>
          </w:rPr>
          <w:delText xml:space="preserve">matrix)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42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423" w:author="PR Preview" w:date="2026-01-01T00:00:00Z">
        <w:r>
          <w:delText xml:space="preserve">The second step is</w:delText>
        </w:r>
      </w:del>
      <w:del w:id="424" w:author="PR Preview" w:date="2026-01-01T00:00:00Z">
        <w:r>
          <w:delText xml:space="preserve"> </w:delText>
        </w:r>
      </w:del>
      <w:hyperlink w:anchor="thm-matrix-inner-product-entries">
        <w:del w:id="425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26" w:author="PR Preview" w:date="2026-01-01T00:00:00Z">
        <w:r>
          <w:delText xml:space="preserve">.</w:delText>
        </w:r>
      </w:del>
    </w:p>
    <w:p>
      <w:pPr>
        <w:pStyle w:val="BodyText"/>
      </w:pPr>
      <w:del w:id="427" w:author="PR Preview" w:date="2026-01-01T00:00:00Z">
        <w:r>
          <w:rPr>
            <w:i/>
            <w:iCs/>
          </w:rPr>
          <w:delText xml:space="preserve">Remark 9</w:delText>
        </w:r>
      </w:del>
      <w:del w:id="428" w:author="PR Preview" w:date="2026-01-01T00:00:00Z">
        <w:r>
          <w:delText xml:space="preserve"> (The Frobenius norm is the Euclidean norm of the entries). </w:delText>
        </w:r>
      </w:del>
      <w:del w:id="429" w:author="PR Preview" w:date="2026-01-01T00:00:00Z">
        <w:r>
          <w:delText xml:space="preserve">By</w:delText>
        </w:r>
      </w:del>
      <w:del w:id="430" w:author="PR Preview" w:date="2026-01-01T00:00:00Z">
        <w:r>
          <w:delText xml:space="preserve"> </w:delText>
        </w:r>
      </w:del>
      <w:hyperlink w:anchor="thm-matrix-inner-product-entries">
        <w:del w:id="43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a sum of squares, so the square root is always defined.</w:delText>
        </w:r>
      </w:del>
      <w:del w:id="4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is the Euclidean norm (</w:delText>
        </w:r>
      </w:del>
      <w:hyperlink r:id="rId79">
        <w:del w:id="44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441" w:author="PR Preview" w:date="2026-01-01T00:00:00Z">
        <w:r>
          <w:delText xml:space="preserve">)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of the entries of</w:delText>
        </w:r>
      </w:del>
      <w:del w:id="4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5" w:author="PR Preview" w:date="2026-01-01T00:00:00Z">
        <w:r>
          <w:delText xml:space="preserve">, listed as one vector of length</w:delText>
        </w:r>
      </w:del>
      <w:del w:id="446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(Banerjee and Roy 2014, chap. 15, Definition 15.4, p. 492)</w:delText>
        </w:r>
      </w:del>
      <w:del w:id="449" w:author="PR Preview" w:date="2026-01-01T00:00:00Z">
        <w:r>
          <w:delText xml:space="preserve">.</w:delText>
        </w:r>
      </w:del>
    </w:p>
    <w:p>
      <w:pPr>
        <w:pStyle w:val="BodyText"/>
      </w:pPr>
      <w:del w:id="450" w:author="PR Preview" w:date="2026-01-01T00:00:00Z">
        <w:r>
          <w:delText xml:space="preserve">For example, listing the entries of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in</w:delText>
        </w:r>
      </w:del>
      <w:del w:id="454" w:author="PR Preview" w:date="2026-01-01T00:00:00Z">
        <w:r>
          <w:delText xml:space="preserve"> </w:delText>
        </w:r>
      </w:del>
      <w:hyperlink w:anchor="exm-frobenius-norm">
        <w:del w:id="455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row by row gives the vector</w:delText>
        </w:r>
      </w:del>
      <w:del w:id="4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of length</w:delText>
        </w:r>
      </w:del>
      <w:del w:id="46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65" w:author="PR Preview" w:date="2026-01-01T00:00:00Z">
        <w:r>
          <w:rPr>
            <w:b/>
            <w:bCs/>
          </w:rPr>
          <w:delText xml:space="preserve">Theorem 9 (The squared Frobenius norm adds up the squared column norms)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If</w:delText>
        </w:r>
      </w:del>
      <w:del w:id="4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 an</w:delText>
        </w:r>
      </w:del>
      <w:del w:id="4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matrix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with columns</w:delText>
        </w:r>
      </w:del>
      <w:del w:id="4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del w:id="477" w:author="PR Preview" w:date="2026-01-01T00:00:00Z">
        <w:r>
          <w:delText xml:space="preserve">, then</w:delText>
        </w:r>
      </w:del>
    </w:p>
    <w:p>
      <w:pPr>
        <w:pStyle w:val="BodyText"/>
      </w:pPr>
      <w:ins w:id="478" w:author="PR Preview" w:date="2026-01-01T00:00:00Z">
        <w:r>
          <w:rPr>
            <w:b/>
            <w:bCs/>
          </w:rPr>
          <w:t xml:space="preserve">Example 20 (The Frobenius norm of a</w:t>
        </w:r>
      </w:ins>
      <w:ins w:id="47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80" w:author="PR Preview" w:date="2026-01-01T00:00:00Z">
        <w:r>
          <w:rPr>
            <w:b/>
            <w:bCs/>
          </w:rPr>
          <w:t xml:space="preserve"> </w:t>
        </w:r>
      </w:ins>
      <w:ins w:id="481" w:author="PR Preview" w:date="2026-01-01T00:00:00Z">
        <w:r>
          <w:rPr>
            <w:b/>
            <w:bCs/>
          </w:rPr>
          <w:t xml:space="preserve">matrix)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For</w:t>
        </w:r>
      </w:ins>
      <w:ins w:id="4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4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486" w:author="PR Preview" w:date="2026-01-01T00:00:00Z">
        <w:r>
          <w:t xml:space="preserve">The second step is</w:t>
        </w:r>
      </w:ins>
      <w:ins w:id="487" w:author="PR Preview" w:date="2026-01-01T00:00:00Z">
        <w:r>
          <w:t xml:space="preserve"> </w:t>
        </w:r>
      </w:ins>
      <w:hyperlink w:anchor="thm-matrix-inner-product-entries">
        <w:ins w:id="48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89" w:author="PR Preview" w:date="2026-01-01T00:00:00Z">
        <w:r>
          <w:t xml:space="preserve">.</w:t>
        </w:r>
      </w:ins>
    </w:p>
    <w:bookmarkEnd w:id="78"/>
    <w:bookmarkStart w:id="80" w:name="rem-frobenius-norm-entries"/>
    <w:p>
      <w:pPr>
        <w:pStyle w:val="BodyText"/>
      </w:pPr>
      <w:ins w:id="490" w:author="PR Preview" w:date="2026-01-01T00:00:00Z">
        <w:r>
          <w:rPr>
            <w:i/>
            <w:iCs/>
          </w:rPr>
          <w:t xml:space="preserve">Remark 9</w:t>
        </w:r>
      </w:ins>
      <w:ins w:id="491" w:author="PR Preview" w:date="2026-01-01T00:00:00Z">
        <w:r>
          <w:t xml:space="preserve"> (The Frobenius norm is the Euclidean norm of the entries). </w:t>
        </w:r>
      </w:ins>
      <w:ins w:id="492" w:author="PR Preview" w:date="2026-01-01T00:00:00Z">
        <w:r>
          <w:t xml:space="preserve">By</w:t>
        </w:r>
      </w:ins>
      <w:ins w:id="493" w:author="PR Preview" w:date="2026-01-01T00:00:00Z">
        <w:r>
          <w:t xml:space="preserve"> </w:t>
        </w:r>
      </w:ins>
      <w:hyperlink w:anchor="thm-matrix-inner-product-entries">
        <w:ins w:id="49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 sum of squares, so the square root is always defined.</w:t>
        </w:r>
      </w:ins>
      <w:ins w:id="50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the Euclidean norm (</w:t>
        </w:r>
      </w:ins>
      <w:hyperlink r:id="rId79">
        <w:ins w:id="503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504" w:author="PR Preview" w:date="2026-01-01T00:00:00Z">
        <w:r>
          <w:t xml:space="preserve">)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of the entries of</w:t>
        </w:r>
      </w:ins>
      <w:ins w:id="5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8" w:author="PR Preview" w:date="2026-01-01T00:00:00Z">
        <w:r>
          <w:t xml:space="preserve">, listed as one vector of length</w:t>
        </w:r>
      </w:ins>
      <w:ins w:id="509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(Banerjee and Roy 2014, chap. 15, Definition 15.4, p. 492)</w:t>
        </w:r>
      </w:ins>
      <w:ins w:id="512" w:author="PR Preview" w:date="2026-01-01T00:00:00Z">
        <w:r>
          <w:t xml:space="preserve">.</w:t>
        </w:r>
      </w:ins>
    </w:p>
    <w:p>
      <w:pPr>
        <w:pStyle w:val="BodyText"/>
      </w:pPr>
      <w:ins w:id="513" w:author="PR Preview" w:date="2026-01-01T00:00:00Z">
        <w:r>
          <w:t xml:space="preserve">For example, listing the entries of</w:t>
        </w:r>
      </w:ins>
      <w:ins w:id="5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in</w:t>
        </w:r>
      </w:ins>
      <w:ins w:id="517" w:author="PR Preview" w:date="2026-01-01T00:00:00Z">
        <w:r>
          <w:t xml:space="preserve"> </w:t>
        </w:r>
      </w:ins>
      <w:hyperlink w:anchor="exm-frobenius-norm">
        <w:ins w:id="518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row by row gives the vector</w:t>
        </w:r>
      </w:ins>
      <w:ins w:id="5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of length</w:t>
        </w:r>
      </w:ins>
      <w:ins w:id="52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Theorem 10 (The squared Frobenius norm adds up the squared column norms)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If</w:t>
        </w:r>
      </w:ins>
      <w:ins w:id="5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an</w:t>
        </w:r>
      </w:ins>
      <w:ins w:id="5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matrix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 columns</w:t>
        </w:r>
      </w:ins>
      <w:ins w:id="53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ins w:id="54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del w:id="541" w:author="PR Preview" w:date="2026-01-01T00:00:00Z">
        <w:r>
          <w:rPr>
            <w:b/>
            <w:bCs/>
          </w:rPr>
          <w:delText xml:space="preserve">Example 20 (The Frobenius norm of a</w:delText>
        </w:r>
      </w:del>
      <w:del w:id="54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43" w:author="PR Preview" w:date="2026-01-01T00:00:00Z">
        <w:r>
          <w:rPr>
            <w:b/>
            <w:bCs/>
          </w:rPr>
          <w:delText xml:space="preserve"> </w:delText>
        </w:r>
      </w:del>
      <w:del w:id="544" w:author="PR Preview" w:date="2026-01-01T00:00:00Z">
        <w:r>
          <w:rPr>
            <w:b/>
            <w:bCs/>
          </w:rPr>
          <w:delText xml:space="preserve">matrix, column by column)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The matrix</w:delText>
        </w:r>
      </w:del>
      <w:del w:id="5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in</w:delText>
        </w:r>
      </w:del>
      <w:del w:id="550" w:author="PR Preview" w:date="2026-01-01T00:00:00Z">
        <w:r>
          <w:delText xml:space="preserve"> </w:delText>
        </w:r>
      </w:del>
      <w:hyperlink w:anchor="exm-frobenius-norm">
        <w:del w:id="551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has columns</w:delText>
        </w:r>
      </w:del>
      <w:del w:id="5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and</w:delText>
        </w:r>
      </w:del>
      <w:del w:id="5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558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59" w:author="PR Preview" w:date="2026-01-01T00:00:00Z">
        <w:r>
          <w:delText xml:space="preserve">which matches</w:delText>
        </w:r>
      </w:del>
      <w:del w:id="5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from</w:delText>
        </w:r>
      </w:del>
      <w:del w:id="563" w:author="PR Preview" w:date="2026-01-01T00:00:00Z">
        <w:r>
          <w:delText xml:space="preserve"> </w:delText>
        </w:r>
      </w:del>
      <w:hyperlink w:anchor="exm-frobenius-norm">
        <w:del w:id="564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565" w:author="PR Preview" w:date="2026-01-01T00:00:00Z">
        <w:r>
          <w:delText xml:space="preserve">.</w:delText>
        </w:r>
      </w:del>
    </w:p>
    <w:p>
      <w:pPr>
        <w:pStyle w:val="FirstParagraph"/>
      </w:pPr>
      <w:ins w:id="566" w:author="PR Preview" w:date="2026-01-01T00:00:00Z">
        <w:r>
          <w:rPr>
            <w:b/>
            <w:bCs/>
          </w:rPr>
          <w:t xml:space="preserve">Example 21 (The Frobenius norm of a</w:t>
        </w:r>
      </w:ins>
      <w:ins w:id="56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68" w:author="PR Preview" w:date="2026-01-01T00:00:00Z">
        <w:r>
          <w:rPr>
            <w:b/>
            <w:bCs/>
          </w:rPr>
          <w:t xml:space="preserve"> </w:t>
        </w:r>
      </w:ins>
      <w:ins w:id="569" w:author="PR Preview" w:date="2026-01-01T00:00:00Z">
        <w:r>
          <w:rPr>
            <w:b/>
            <w:bCs/>
          </w:rPr>
          <w:t xml:space="preserve">matrix, column by column)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matrix</w:t>
        </w:r>
      </w:ins>
      <w:ins w:id="5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in</w:t>
        </w:r>
      </w:ins>
      <w:ins w:id="575" w:author="PR Preview" w:date="2026-01-01T00:00:00Z">
        <w:r>
          <w:t xml:space="preserve"> </w:t>
        </w:r>
      </w:ins>
      <w:hyperlink w:anchor="exm-frobenius-norm">
        <w:ins w:id="576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has columns</w:t>
        </w:r>
      </w:ins>
      <w:ins w:id="57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</w:t>
        </w:r>
      </w:ins>
      <w:ins w:id="58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8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584" w:author="PR Preview" w:date="2026-01-01T00:00:00Z">
        <w:r>
          <w:t xml:space="preserve">which matches</w:t>
        </w:r>
      </w:ins>
      <w:ins w:id="58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from</w:t>
        </w:r>
      </w:ins>
      <w:ins w:id="588" w:author="PR Preview" w:date="2026-01-01T00:00:00Z">
        <w:r>
          <w:t xml:space="preserve"> </w:t>
        </w:r>
      </w:ins>
      <w:hyperlink w:anchor="exm-frobenius-norm">
        <w:ins w:id="589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590" w:author="PR Preview" w:date="2026-01-01T00:00:00Z">
        <w:r>
          <w:t xml:space="preserve">.</w:t>
        </w:r>
      </w:ins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Example 21 (Eigenvectors of a</w:delText>
        </w:r>
      </w:del>
      <w:del w:id="59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93" w:author="PR Preview" w:date="2026-01-01T00:00:00Z">
        <w:r>
          <w:rPr>
            <w:b/>
            <w:bCs/>
          </w:rPr>
          <w:delText xml:space="preserve"> </w:delText>
        </w:r>
      </w:del>
      <w:del w:id="594" w:author="PR Preview" w:date="2026-01-01T00:00:00Z">
        <w:r>
          <w:rPr>
            <w:b/>
            <w:bCs/>
          </w:rPr>
          <w:delText xml:space="preserve">matrix)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Let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98" w:author="PR Preview" w:date="2026-01-01T00:00:00Z">
        <w:r>
          <w:delText xml:space="preserve">.</w:delText>
        </w:r>
      </w:del>
    </w:p>
    <w:p>
      <w:pPr>
        <w:pStyle w:val="BodyText"/>
      </w:pPr>
      <w:ins w:id="599" w:author="PR Preview" w:date="2026-01-01T00:00:00Z">
        <w:r>
          <w:rPr>
            <w:b/>
            <w:bCs/>
          </w:rPr>
          <w:t xml:space="preserve">Example 22 (Eigenvectors of a</w:t>
        </w:r>
      </w:ins>
      <w:ins w:id="600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01" w:author="PR Preview" w:date="2026-01-01T00:00:00Z">
        <w:r>
          <w:rPr>
            <w:b/>
            <w:bCs/>
          </w:rPr>
          <w:t xml:space="preserve"> </w:t>
        </w:r>
      </w:ins>
      <w:ins w:id="602" w:author="PR Preview" w:date="2026-01-01T00:00:00Z">
        <w:r>
          <w:rPr>
            <w:b/>
            <w:bCs/>
          </w:rPr>
          <w:t xml:space="preserve">matrix)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Let</w:t>
        </w:r>
      </w:ins>
      <w:ins w:id="6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06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del w:id="607" w:author="PR Preview" w:date="2026-01-01T00:00:00Z">
        <w:r>
          <w:delText xml:space="preserve">For example, in</w:delText>
        </w:r>
      </w:del>
      <w:del w:id="608" w:author="PR Preview" w:date="2026-01-01T00:00:00Z">
        <w:r>
          <w:delText xml:space="preserve"> </w:delText>
        </w:r>
      </w:del>
      <w:hyperlink w:anchor="exm-eigenvalue">
        <w:del w:id="609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610" w:author="PR Preview" w:date="2026-01-01T00:00:00Z">
        <w:r>
          <w:delText xml:space="preserve">,</w:delText>
        </w:r>
      </w:del>
      <w:del w:id="611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is also an eigenvector for the eigenvalue</w:delText>
        </w:r>
      </w:del>
      <w:del w:id="614" w:author="PR Preview" w:date="2026-01-01T00:00:00Z">
        <w:r>
          <w:delText xml:space="preserve"> </w:delText>
        </w:r>
      </w:del>
      <m:oMath>
        <m:r>
          <m:t>3</m:t>
        </m:r>
      </m:oMath>
      <w:del w:id="61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16" w:author="PR Preview" w:date="2026-01-01T00:00:00Z">
        <w:r>
          <w:rPr>
            <w:b/>
            <w:bCs/>
          </w:rPr>
          <w:delText xml:space="preserve">Example 22 (A vector that is not an eigenvector)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For the same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20" w:author="PR Preview" w:date="2026-01-01T00:00:00Z">
        <w:r>
          <w:delText xml:space="preserve">,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is not an eigenvector:</w:delText>
        </w:r>
      </w:del>
    </w:p>
    <w:p>
      <w:pPr>
        <w:pStyle w:val="FirstParagraph"/>
      </w:pPr>
      <w:ins w:id="624" w:author="PR Preview" w:date="2026-01-01T00:00:00Z">
        <w:r>
          <w:t xml:space="preserve">For example, in</w:t>
        </w:r>
      </w:ins>
      <w:ins w:id="625" w:author="PR Preview" w:date="2026-01-01T00:00:00Z">
        <w:r>
          <w:t xml:space="preserve"> </w:t>
        </w:r>
      </w:ins>
      <w:hyperlink w:anchor="exm-eigenvalue">
        <w:ins w:id="62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627" w:author="PR Preview" w:date="2026-01-01T00:00:00Z">
        <w:r>
          <w:t xml:space="preserve">,</w:t>
        </w:r>
      </w:ins>
      <w:ins w:id="628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is also an eigenvector for the eigenvalue</w:t>
        </w:r>
      </w:ins>
      <w:ins w:id="631" w:author="PR Preview" w:date="2026-01-01T00:00:00Z">
        <w:r>
          <w:t xml:space="preserve"> </w:t>
        </w:r>
      </w:ins>
      <m:oMath>
        <m:r>
          <m:t>3</m:t>
        </m:r>
      </m:oMath>
      <w:ins w:id="6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ins w:id="633" w:author="PR Preview" w:date="2026-01-01T00:00:00Z">
        <w:r>
          <w:rPr>
            <w:b/>
            <w:bCs/>
          </w:rPr>
          <w:t xml:space="preserve">Example 23 (A vector that is not an eigenvector)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For the same</w:t>
        </w:r>
      </w:ins>
      <w:ins w:id="6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37" w:author="PR Preview" w:date="2026-01-01T00:00:00Z">
        <w:r>
          <w:t xml:space="preserve">,</w:t>
        </w:r>
      </w:ins>
      <w:ins w:id="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is not an eigenvector: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del w:id="641" w:author="PR Preview" w:date="2026-01-01T00:00:00Z">
        <w:r>
          <w:rPr>
            <w:b/>
            <w:bCs/>
          </w:rPr>
          <w:delText xml:space="preserve">Theorem 10 (Spectral theorem for symmetric matrices)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If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is a</w:delText>
        </w:r>
      </w:del>
      <w:del w:id="6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symmetric matrix (</w:delText>
        </w:r>
      </w:del>
      <w:hyperlink w:anchor="def-symmetric-matrix">
        <w:del w:id="65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51" w:author="PR Preview" w:date="2026-01-01T00:00:00Z">
        <w:r>
          <w:delText xml:space="preserve">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with real entries,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then there are a</w:delText>
        </w:r>
      </w:del>
      <w:del w:id="6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orthogonal matrix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(</w:delText>
        </w:r>
      </w:del>
      <w:hyperlink w:anchor="def-orthogonal-matrix">
        <w:del w:id="662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63" w:author="PR Preview" w:date="2026-01-01T00:00:00Z">
        <w:r>
          <w:delText xml:space="preserve">)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 a</w:delText>
        </w:r>
      </w:del>
      <w:del w:id="6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diagonal matrix</w:delText>
        </w:r>
      </w:del>
      <w:del w:id="669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(</w:delText>
        </w:r>
      </w:del>
      <w:hyperlink w:anchor="def-diagonal-matrix">
        <w:del w:id="67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73" w:author="PR Preview" w:date="2026-01-01T00:00:00Z">
        <w:r>
          <w:delText xml:space="preserve">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with real diagonal entries</w:delText>
        </w:r>
      </w:del>
      <w:del w:id="67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such that</w:delText>
        </w:r>
      </w:del>
    </w:p>
    <w:p>
      <w:pPr>
        <w:pStyle w:val="FirstParagraph"/>
      </w:pPr>
      <w:ins w:id="679" w:author="PR Preview" w:date="2026-01-01T00:00:00Z">
        <w:r>
          <w:rPr>
            <w:b/>
            <w:bCs/>
          </w:rPr>
          <w:t xml:space="preserve">Theorem 11 (Spectral theorem for symmetric matrices)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If</w:t>
        </w:r>
      </w:ins>
      <w:ins w:id="6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a</w:t>
        </w:r>
      </w:ins>
      <w:ins w:id="6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symmetric matrix (</w:t>
        </w:r>
      </w:ins>
      <w:hyperlink w:anchor="def-symmetric-matrix">
        <w:ins w:id="68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89" w:author="PR Preview" w:date="2026-01-01T00:00:00Z">
        <w:r>
          <w:t xml:space="preserve">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with real entries,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then there are a</w:t>
        </w:r>
      </w:ins>
      <w:ins w:id="6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orthogonal matrix</w:t>
        </w:r>
      </w:ins>
      <w:ins w:id="69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(</w:t>
        </w:r>
      </w:ins>
      <w:hyperlink w:anchor="def-orthogonal-matrix">
        <w:ins w:id="70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01" w:author="PR Preview" w:date="2026-01-01T00:00:00Z">
        <w:r>
          <w:t xml:space="preserve">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and a</w:t>
        </w:r>
      </w:ins>
      <w:ins w:id="7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diagonal matrix</w:t>
        </w:r>
      </w:ins>
      <w:ins w:id="707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(</w:t>
        </w:r>
      </w:ins>
      <w:hyperlink w:anchor="def-diagonal-matrix">
        <w:ins w:id="71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11" w:author="PR Preview" w:date="2026-01-01T00:00:00Z">
        <w:r>
          <w:t xml:space="preserve">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with real diagonal entries</w:t>
        </w:r>
      </w:ins>
      <w:ins w:id="71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17" w:author="PR Preview" w:date="2026-01-01T00:00:00Z">
        <w:r>
          <w:delText xml:space="preserve">a diagonal matrix with the eigenvalues</w:delText>
        </w:r>
      </w:del>
      <w:del w:id="718" w:author="PR Preview" w:date="2026-01-01T00:00:00Z">
        <w:r>
          <w:delText xml:space="preserve"> </w:delText>
        </w:r>
      </w:del>
      <m:oMath>
        <m:r>
          <m:t>3</m:t>
        </m:r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and</w:delText>
        </w:r>
      </w:del>
      <w:del w:id="721" w:author="PR Preview" w:date="2026-01-01T00:00:00Z">
        <w:r>
          <w:delText xml:space="preserve"> </w:delText>
        </w:r>
      </w:del>
      <m:oMath>
        <m:r>
          <m:t>1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</w:delText>
        </w:r>
      </w:del>
      <w:del w:id="7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from</w:delText>
        </w:r>
      </w:del>
      <w:del w:id="727" w:author="PR Preview" w:date="2026-01-01T00:00:00Z">
        <w:r>
          <w:delText xml:space="preserve"> </w:delText>
        </w:r>
      </w:del>
      <w:hyperlink w:anchor="exm-eigenvalue">
        <w:del w:id="72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on its diagonal.</w:delText>
        </w:r>
      </w:del>
    </w:p>
    <w:p>
      <w:pPr>
        <w:pStyle w:val="FirstParagraph"/>
      </w:pPr>
      <w:ins w:id="731" w:author="PR Preview" w:date="2026-01-01T00:00:00Z">
        <w:r>
          <w:t xml:space="preserve">a diagonal matrix with the eigenvalues</w:t>
        </w:r>
      </w:ins>
      <w:ins w:id="732" w:author="PR Preview" w:date="2026-01-01T00:00:00Z">
        <w:r>
          <w:t xml:space="preserve"> </w:t>
        </w:r>
      </w:ins>
      <m:oMath>
        <m:r>
          <m:t>3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and</w:t>
        </w:r>
      </w:ins>
      <w:ins w:id="735" w:author="PR Preview" w:date="2026-01-01T00:00:00Z">
        <w:r>
          <w:t xml:space="preserve"> </w:t>
        </w:r>
      </w:ins>
      <m:oMath>
        <m:r>
          <m:t>1</m:t>
        </m:r>
      </m:oMath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of</w:t>
        </w:r>
      </w:ins>
      <w:ins w:id="7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from</w:t>
        </w:r>
      </w:ins>
      <w:ins w:id="741" w:author="PR Preview" w:date="2026-01-01T00:00:00Z">
        <w:r>
          <w:t xml:space="preserve"> </w:t>
        </w:r>
      </w:ins>
      <w:hyperlink w:anchor="exm-eigenvalue">
        <w:ins w:id="742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on its diagonal.</w:t>
        </w:r>
      </w:ins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del w:id="745" w:author="PR Preview" w:date="2026-01-01T00:00:00Z">
        <w:r>
          <w:rPr>
            <w:b/>
            <w:bCs/>
          </w:rPr>
          <w:delText xml:space="preserve">Example 23 (An eigendecomposition of a</w:delText>
        </w:r>
      </w:del>
      <w:del w:id="74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747" w:author="PR Preview" w:date="2026-01-01T00:00:00Z">
        <w:r>
          <w:rPr>
            <w:b/>
            <w:bCs/>
          </w:rPr>
          <w:delText xml:space="preserve"> </w:delText>
        </w:r>
      </w:del>
      <w:del w:id="748" w:author="PR Preview" w:date="2026-01-01T00:00:00Z">
        <w:r>
          <w:rPr>
            <w:b/>
            <w:bCs/>
          </w:rPr>
          <w:delText xml:space="preserve">symmetric matrix)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For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752" w:author="PR Preview" w:date="2026-01-01T00:00:00Z">
        <w:r>
          <w:delText xml:space="preserve">,</w:delText>
        </w:r>
      </w:del>
      <w:del w:id="753" w:author="PR Preview" w:date="2026-01-01T00:00:00Z">
        <w:r>
          <w:delText xml:space="preserve"> </w:delText>
        </w:r>
      </w:del>
      <w:hyperlink w:anchor="exm-eigenvalue">
        <w:del w:id="75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found the eigenvectors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for</w:delText>
        </w:r>
      </w:del>
      <w:del w:id="760" w:author="PR Preview" w:date="2026-01-01T00:00:00Z">
        <w:r>
          <w:delText xml:space="preserve"> </w:delText>
        </w:r>
      </w:del>
      <m:oMath>
        <m:r>
          <m:t>3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and</w:delText>
        </w:r>
      </w:del>
      <w:del w:id="7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for</w:delText>
        </w:r>
      </w:del>
      <w:del w:id="766" w:author="PR Preview" w:date="2026-01-01T00:00:00Z">
        <w:r>
          <w:delText xml:space="preserve"> </w:delText>
        </w:r>
      </w:del>
      <m:oMath>
        <m:r>
          <m:t>1</m:t>
        </m:r>
      </m:oMath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They are orthogonal (</w:delText>
        </w:r>
      </w:del>
      <w:hyperlink r:id="rId99">
        <w:del w:id="770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771" w:author="PR Preview" w:date="2026-01-01T00:00:00Z">
        <w:r>
          <w:delText xml:space="preserve">):</w:delText>
        </w:r>
      </w:del>
    </w:p>
    <w:p>
      <w:pPr>
        <w:pStyle w:val="BodyText"/>
      </w:pPr>
      <w:ins w:id="772" w:author="PR Preview" w:date="2026-01-01T00:00:00Z">
        <w:r>
          <w:rPr>
            <w:b/>
            <w:bCs/>
          </w:rPr>
          <w:t xml:space="preserve">Example 24 (An eigendecomposition of a</w:t>
        </w:r>
      </w:ins>
      <w:ins w:id="77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74" w:author="PR Preview" w:date="2026-01-01T00:00:00Z">
        <w:r>
          <w:rPr>
            <w:b/>
            <w:bCs/>
          </w:rPr>
          <w:t xml:space="preserve"> </w:t>
        </w:r>
      </w:ins>
      <w:ins w:id="775" w:author="PR Preview" w:date="2026-01-01T00:00:00Z">
        <w:r>
          <w:rPr>
            <w:b/>
            <w:bCs/>
          </w:rPr>
          <w:t xml:space="preserve">symmetric matrix)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For</w:t>
        </w:r>
      </w:ins>
      <w:ins w:id="7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779" w:author="PR Preview" w:date="2026-01-01T00:00:00Z">
        <w:r>
          <w:t xml:space="preserve">,</w:t>
        </w:r>
      </w:ins>
      <w:ins w:id="780" w:author="PR Preview" w:date="2026-01-01T00:00:00Z">
        <w:r>
          <w:t xml:space="preserve"> </w:t>
        </w:r>
      </w:ins>
      <w:hyperlink w:anchor="exm-eigenvalue">
        <w:ins w:id="78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found the eigenvectors</w:t>
        </w:r>
      </w:ins>
      <w:ins w:id="7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for</w:t>
        </w:r>
      </w:ins>
      <w:ins w:id="787" w:author="PR Preview" w:date="2026-01-01T00:00:00Z">
        <w:r>
          <w:t xml:space="preserve"> </w:t>
        </w:r>
      </w:ins>
      <m:oMath>
        <m:r>
          <m:t>3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</w:t>
        </w:r>
      </w:ins>
      <w:ins w:id="7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for</w:t>
        </w:r>
      </w:ins>
      <w:ins w:id="793" w:author="PR Preview" w:date="2026-01-01T00:00:00Z">
        <w:r>
          <w:t xml:space="preserve"> </w:t>
        </w:r>
      </w:ins>
      <m:oMath>
        <m:r>
          <m:t>1</m:t>
        </m:r>
      </m:oMath>
      <w:ins w:id="794" w:author="PR Preview" w:date="2026-01-01T00:00:00Z">
        <w:r>
          <w:t xml:space="preserve">.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They are orthogonal (</w:t>
        </w:r>
      </w:ins>
      <w:hyperlink r:id="rId99">
        <w:ins w:id="797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79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del w:id="799" w:author="PR Preview" w:date="2026-01-01T00:00:00Z">
        <w:r>
          <w:delText xml:space="preserve">For example, take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from</w:delText>
        </w:r>
      </w:del>
      <w:del w:id="803" w:author="PR Preview" w:date="2026-01-01T00:00:00Z">
        <w:r>
          <w:delText xml:space="preserve"> </w:delText>
        </w:r>
      </w:del>
      <w:hyperlink w:anchor="exm-spectral">
        <w:del w:id="804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805" w:author="PR Preview" w:date="2026-01-01T00:00:00Z">
        <w:r>
          <w:delText xml:space="preserve">.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Swapping the two eigenvalues and the two columns gives</w:delText>
        </w:r>
      </w:del>
    </w:p>
    <w:p>
      <w:pPr>
        <w:pStyle w:val="BodyText"/>
      </w:pPr>
      <w:ins w:id="808" w:author="PR Preview" w:date="2026-01-01T00:00:00Z">
        <w:r>
          <w:t xml:space="preserve">For example, take</w:t>
        </w:r>
      </w:ins>
      <w:ins w:id="8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from</w:t>
        </w:r>
      </w:ins>
      <w:ins w:id="812" w:author="PR Preview" w:date="2026-01-01T00:00:00Z">
        <w:r>
          <w:t xml:space="preserve"> </w:t>
        </w:r>
      </w:ins>
      <w:hyperlink w:anchor="exm-spectral">
        <w:ins w:id="81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814" w:author="PR Preview" w:date="2026-01-01T00:00:00Z">
        <w:r>
          <w:t xml:space="preserve">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del w:id="817" w:author="PR Preview" w:date="2026-01-01T00:00:00Z">
        <w:r>
          <w:rPr>
            <w:b/>
            <w:bCs/>
          </w:rPr>
          <w:delText xml:space="preserve">Theorem 11 (Singular value decomposition)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Let</w:delText>
        </w:r>
      </w:del>
      <w:del w:id="8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be an</w:delText>
        </w:r>
      </w:del>
      <w:del w:id="8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matrix with real entries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and</w:delText>
        </w:r>
      </w:del>
      <w:del w:id="82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(</w:delText>
        </w:r>
      </w:del>
      <w:hyperlink r:id="rId102">
        <w:del w:id="831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832" w:author="PR Preview" w:date="2026-01-01T00:00:00Z">
        <w:r>
          <w:delText xml:space="preserve">).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Then there are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an</w:delText>
        </w:r>
      </w:del>
      <w:del w:id="83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orthogonal matrix</w:delText>
        </w:r>
      </w:del>
      <w:del w:id="84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a</w:delText>
        </w:r>
      </w:del>
      <w:del w:id="8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orthogonal matrix</w:delText>
        </w:r>
      </w:del>
      <w:del w:id="84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(</w:delText>
        </w:r>
      </w:del>
      <w:hyperlink w:anchor="def-orthogonal-matrix">
        <w:del w:id="85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851" w:author="PR Preview" w:date="2026-01-01T00:00:00Z">
        <w:r>
          <w:delText xml:space="preserve">),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and numbers</w:delText>
        </w:r>
      </w:del>
      <w:del w:id="854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such that</w:delText>
        </w:r>
      </w:del>
    </w:p>
    <w:p>
      <w:pPr>
        <w:pStyle w:val="FirstParagraph"/>
      </w:pPr>
      <w:ins w:id="857" w:author="PR Preview" w:date="2026-01-01T00:00:00Z">
        <w:r>
          <w:rPr>
            <w:b/>
            <w:bCs/>
          </w:rPr>
          <w:t xml:space="preserve">Theorem 12 (Singular value decomposition)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Let</w:t>
        </w:r>
      </w:ins>
      <w:ins w:id="8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be an</w:t>
        </w:r>
      </w:ins>
      <w:ins w:id="8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matrix with real entries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and</w:t>
        </w:r>
      </w:ins>
      <w:ins w:id="86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(</w:t>
        </w:r>
      </w:ins>
      <w:hyperlink r:id="rId102">
        <w:ins w:id="871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872" w:author="PR Preview" w:date="2026-01-01T00:00:00Z">
        <w:r>
          <w:t xml:space="preserve">).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Then there are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an</w:t>
        </w:r>
      </w:ins>
      <w:ins w:id="8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orthogonal matrix</w:t>
        </w:r>
      </w:ins>
      <w:ins w:id="88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881" w:author="PR Preview" w:date="2026-01-01T00:00:00Z">
        <w:r>
          <w:t xml:space="preserve">,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</w:t>
        </w:r>
      </w:ins>
      <w:ins w:id="8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orthogonal matrix</w:t>
        </w:r>
      </w:ins>
      <w:ins w:id="887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(</w:t>
        </w:r>
      </w:ins>
      <w:hyperlink w:anchor="def-orthogonal-matrix">
        <w:ins w:id="89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91" w:author="PR Preview" w:date="2026-01-01T00:00:00Z">
        <w:r>
          <w:t xml:space="preserve">),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 numbers</w:t>
        </w:r>
      </w:ins>
      <w:ins w:id="894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del w:id="897" w:author="PR Preview" w:date="2026-01-01T00:00:00Z">
        <w:r>
          <w:rPr>
            <w:i/>
            <w:iCs/>
          </w:rPr>
          <w:delText xml:space="preserve">Remark 14</w:delText>
        </w:r>
      </w:del>
      <w:del w:id="898" w:author="PR Preview" w:date="2026-01-01T00:00:00Z">
        <w:r>
          <w:delText xml:space="preserve"> (The SVD applies to every real matrix). </w:delText>
        </w:r>
      </w:del>
      <w:del w:id="899" w:author="PR Preview" w:date="2026-01-01T00:00:00Z">
        <w:r>
          <w:delText xml:space="preserve">The proof is outside the scope of these notes;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see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Banerjee and Roy (2014, chap. 12, Theorem 12.1, p. 373)</w:delText>
        </w:r>
      </w:del>
      <w:del w:id="904" w:author="PR Preview" w:date="2026-01-01T00:00:00Z">
        <w:r>
          <w:delText xml:space="preserve">.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Unlike the spectral theorem (</w:delText>
        </w:r>
      </w:del>
      <w:hyperlink w:anchor="thm-spectral">
        <w:del w:id="90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908" w:author="PR Preview" w:date="2026-01-01T00:00:00Z">
        <w:r>
          <w:delText xml:space="preserve">),</w:delText>
        </w:r>
      </w:del>
      <w:del w:id="909" w:author="PR Preview" w:date="2026-01-01T00:00:00Z">
        <w:r>
          <w:delText xml:space="preserve"> </w:delText>
        </w:r>
      </w:del>
      <w:hyperlink w:anchor="thm-svd">
        <w:del w:id="91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applies to every real matrix,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del w:id="915" w:author="PR Preview" w:date="2026-01-01T00:00:00Z">
        <w:r>
          <w:delText xml:space="preserve">For example, the</w:delText>
        </w:r>
      </w:del>
      <w:del w:id="91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matrix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is not square, so</w:delText>
        </w:r>
      </w:del>
      <w:del w:id="922" w:author="PR Preview" w:date="2026-01-01T00:00:00Z">
        <w:r>
          <w:delText xml:space="preserve"> </w:delText>
        </w:r>
      </w:del>
      <w:hyperlink w:anchor="thm-spectral">
        <w:del w:id="92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does not apply to it.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It has rank</w:delText>
        </w:r>
      </w:del>
      <w:del w:id="928" w:author="PR Preview" w:date="2026-01-01T00:00:00Z">
        <w:r>
          <w:delText xml:space="preserve"> </w:delText>
        </w:r>
      </w:del>
      <m:oMath>
        <m:r>
          <m:t>1</m:t>
        </m:r>
      </m:oMath>
      <w:del w:id="929" w:author="PR Preview" w:date="2026-01-01T00:00:00Z">
        <w:r>
          <w:delText xml:space="preserve">, and</w:delText>
        </w:r>
      </w:del>
      <w:del w:id="930" w:author="PR Preview" w:date="2026-01-01T00:00:00Z">
        <w:r>
          <w:delText xml:space="preserve"> </w:delText>
        </w:r>
      </w:del>
      <w:hyperlink w:anchor="thm-svd">
        <w:del w:id="93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holds with</w:delText>
        </w:r>
      </w:del>
      <w:del w:id="93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del w:id="935" w:author="PR Preview" w:date="2026-01-01T00:00:00Z">
        <w:r>
          <w:delText xml:space="preserve">,</w:delText>
        </w:r>
      </w:del>
      <w:del w:id="936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del w:id="937" w:author="PR Preview" w:date="2026-01-01T00:00:00Z">
        <w:r>
          <w:delText xml:space="preserve">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the orthogonal matrix</w:delText>
        </w:r>
      </w:del>
      <w:del w:id="94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from</w:delText>
        </w:r>
      </w:del>
      <w:del w:id="946" w:author="PR Preview" w:date="2026-01-01T00:00:00Z">
        <w:r>
          <w:delText xml:space="preserve"> </w:delText>
        </w:r>
      </w:del>
      <w:hyperlink w:anchor="exm-spectral">
        <w:del w:id="947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948" w:author="PR Preview" w:date="2026-01-01T00:00:00Z">
        <w:r>
          <w:delText xml:space="preserve">,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which is symmetric, so</w:delText>
        </w:r>
      </w:del>
      <w:del w:id="95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del w:id="952" w:author="PR Preview" w:date="2026-01-01T00:00:00Z">
        <w:r>
          <w:delText xml:space="preserve">:</w:delText>
        </w:r>
      </w:del>
    </w:p>
    <w:p>
      <w:pPr>
        <w:pStyle w:val="BodyText"/>
      </w:pPr>
      <w:ins w:id="953" w:author="PR Preview" w:date="2026-01-01T00:00:00Z">
        <w:r>
          <w:rPr>
            <w:i/>
            <w:iCs/>
          </w:rPr>
          <w:t xml:space="preserve">Remark 14</w:t>
        </w:r>
      </w:ins>
      <w:ins w:id="954" w:author="PR Preview" w:date="2026-01-01T00:00:00Z">
        <w:r>
          <w:t xml:space="preserve"> (The SVD applies to every real matrix). </w:t>
        </w:r>
      </w:ins>
      <w:ins w:id="955" w:author="PR Preview" w:date="2026-01-01T00:00:00Z">
        <w:r>
          <w:t xml:space="preserve">The proof is outside the scope of these notes;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see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Banerjee and Roy (2014, chap. 12, Theorem 12.1, p. 373)</w:t>
        </w:r>
      </w:ins>
      <w:ins w:id="960" w:author="PR Preview" w:date="2026-01-01T00:00:00Z">
        <w:r>
          <w:t xml:space="preserve">.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Unlike the spectral theorem (</w:t>
        </w:r>
      </w:ins>
      <w:hyperlink w:anchor="thm-spectral">
        <w:ins w:id="96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64" w:author="PR Preview" w:date="2026-01-01T00:00:00Z">
        <w:r>
          <w:t xml:space="preserve">),</w:t>
        </w:r>
      </w:ins>
      <w:ins w:id="965" w:author="PR Preview" w:date="2026-01-01T00:00:00Z">
        <w:r>
          <w:t xml:space="preserve"> </w:t>
        </w:r>
      </w:ins>
      <w:hyperlink w:anchor="thm-svd">
        <w:ins w:id="96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applies to every real matrix,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971" w:author="PR Preview" w:date="2026-01-01T00:00:00Z">
        <w:r>
          <w:t xml:space="preserve">For example, the</w:t>
        </w:r>
      </w:ins>
      <w:ins w:id="9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matrix</w:t>
        </w:r>
      </w:ins>
      <w:ins w:id="9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not square, so</w:t>
        </w:r>
      </w:ins>
      <w:ins w:id="978" w:author="PR Preview" w:date="2026-01-01T00:00:00Z">
        <w:r>
          <w:t xml:space="preserve"> </w:t>
        </w:r>
      </w:ins>
      <w:hyperlink w:anchor="thm-spectral">
        <w:ins w:id="97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does not apply to it.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It has rank</w:t>
        </w:r>
      </w:ins>
      <w:ins w:id="984" w:author="PR Preview" w:date="2026-01-01T00:00:00Z">
        <w:r>
          <w:t xml:space="preserve"> </w:t>
        </w:r>
      </w:ins>
      <m:oMath>
        <m:r>
          <m:t>1</m:t>
        </m:r>
      </m:oMath>
      <w:ins w:id="985" w:author="PR Preview" w:date="2026-01-01T00:00:00Z">
        <w:r>
          <w:t xml:space="preserve">, and</w:t>
        </w:r>
      </w:ins>
      <w:ins w:id="986" w:author="PR Preview" w:date="2026-01-01T00:00:00Z">
        <w:r>
          <w:t xml:space="preserve"> </w:t>
        </w:r>
      </w:ins>
      <w:hyperlink w:anchor="thm-svd">
        <w:ins w:id="98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holds with</w:t>
        </w:r>
      </w:ins>
      <w:ins w:id="99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991" w:author="PR Preview" w:date="2026-01-01T00:00:00Z">
        <w:r>
          <w:t xml:space="preserve">,</w:t>
        </w:r>
      </w:ins>
      <w:ins w:id="99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and</w:t>
        </w:r>
      </w:ins>
      <w:ins w:id="99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the orthogonal matrix</w:t>
        </w:r>
      </w:ins>
      <w:ins w:id="99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from</w:t>
        </w:r>
      </w:ins>
      <w:ins w:id="1002" w:author="PR Preview" w:date="2026-01-01T00:00:00Z">
        <w:r>
          <w:t xml:space="preserve"> </w:t>
        </w:r>
      </w:ins>
      <w:hyperlink w:anchor="exm-spectral">
        <w:ins w:id="100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which is symmetric, so</w:t>
        </w:r>
      </w:ins>
      <w:ins w:id="100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10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del w:id="1009" w:author="PR Preview" w:date="2026-01-01T00:00:00Z">
        <w:r>
          <w:rPr>
            <w:b/>
            <w:bCs/>
          </w:rPr>
          <w:delText xml:space="preserve">Definition 18 (Singular value decomposition and singular values)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Let</w:delText>
        </w:r>
      </w:del>
      <w:del w:id="10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be an</w:delText>
        </w:r>
      </w:del>
      <w:del w:id="10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matrix with real entries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and</w:delText>
        </w:r>
      </w:del>
      <w:del w:id="102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021" w:author="PR Preview" w:date="2026-01-01T00:00:00Z">
        <w:r>
          <w:delText xml:space="preserve">.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rPr>
            <w:b/>
            <w:bCs/>
          </w:rPr>
          <w:delText xml:space="preserve">singular value decomposition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(SVD) of</w:delText>
        </w:r>
      </w:del>
      <w:del w:id="10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is a factorization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with</w:delText>
        </w:r>
      </w:del>
      <w:del w:id="103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035" w:author="PR Preview" w:date="2026-01-01T00:00:00Z">
        <w:r>
          <w:delText xml:space="preserve">,</w:delText>
        </w:r>
      </w:del>
      <w:del w:id="1036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</w:delText>
        </w:r>
      </w:del>
      <w:del w:id="1039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as in</w:delText>
        </w:r>
      </w:del>
      <w:del w:id="1042" w:author="PR Preview" w:date="2026-01-01T00:00:00Z">
        <w:r>
          <w:delText xml:space="preserve"> </w:delText>
        </w:r>
      </w:del>
      <w:hyperlink w:anchor="thm-svd">
        <w:del w:id="104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44" w:author="PR Preview" w:date="2026-01-01T00:00:00Z">
        <w:r>
          <w:delText xml:space="preserve">.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The numbers</w:delText>
        </w:r>
      </w:del>
      <w:del w:id="1047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on the diagonal of</w:delText>
        </w:r>
      </w:del>
      <w:del w:id="1050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are the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rPr>
            <w:b/>
            <w:bCs/>
          </w:rPr>
          <w:delText xml:space="preserve">singular values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of</w:delText>
        </w:r>
      </w:del>
      <w:del w:id="10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8" w:author="PR Preview" w:date="2026-01-01T00:00:00Z">
        <w:r>
          <w:delText xml:space="preserve">.</w:delText>
        </w:r>
      </w:del>
    </w:p>
    <w:p>
      <w:pPr>
        <w:pStyle w:val="BodyText"/>
      </w:pPr>
      <w:del w:id="1059" w:author="PR Preview" w:date="2026-01-01T00:00:00Z">
        <w:r>
          <w:rPr>
            <w:b/>
            <w:bCs/>
          </w:rPr>
          <w:delText xml:space="preserve">Example 24 (An SVD of a</w:delText>
        </w:r>
      </w:del>
      <w:del w:id="1060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061" w:author="PR Preview" w:date="2026-01-01T00:00:00Z">
        <w:r>
          <w:rPr>
            <w:b/>
            <w:bCs/>
          </w:rP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matrix)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the orthogonal matrix</w:delText>
        </w:r>
      </w:del>
      <w:del w:id="106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from</w:delText>
        </w:r>
      </w:del>
      <w:del w:id="1070" w:author="PR Preview" w:date="2026-01-01T00:00:00Z">
        <w:r>
          <w:delText xml:space="preserve"> </w:delText>
        </w:r>
      </w:del>
      <w:hyperlink w:anchor="exm-spectral">
        <w:del w:id="1071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1072" w:author="PR Preview" w:date="2026-01-01T00:00:00Z">
        <w:r>
          <w:delText xml:space="preserve">.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 orthogonal too.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Entry</w:delText>
        </w:r>
      </w:del>
      <w:del w:id="10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of</w:delText>
        </w:r>
      </w:del>
      <w:del w:id="108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is the dot product of columns</w:delText>
        </w:r>
      </w:del>
      <w:del w:id="1084" w:author="PR Preview" w:date="2026-01-01T00:00:00Z">
        <w:r>
          <w:delText xml:space="preserve"> </w:delText>
        </w:r>
      </w:del>
      <m:oMath>
        <m:r>
          <m:t>i</m:t>
        </m:r>
      </m:oMath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and</w:delText>
        </w:r>
      </w:del>
      <w:del w:id="1087" w:author="PR Preview" w:date="2026-01-01T00:00:00Z">
        <w:r>
          <w:delText xml:space="preserve"> </w:delText>
        </w:r>
      </w:del>
      <m:oMath>
        <m:r>
          <m:t>j</m:t>
        </m:r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of</w:delText>
        </w:r>
      </w:del>
      <w:del w:id="109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and those columns are</w:delText>
        </w:r>
      </w:del>
      <w:del w:id="10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1095" w:author="PR Preview" w:date="2026-01-01T00:00:00Z">
        <w:r>
          <w:delText xml:space="preserve">,</w:delText>
        </w:r>
      </w:del>
      <w:del w:id="10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and</w:delText>
        </w:r>
      </w:del>
      <w:del w:id="10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1100" w:author="PR Preview" w:date="2026-01-01T00:00:00Z">
        <w:r>
          <w:delText xml:space="preserve">:</w:delText>
        </w:r>
      </w:del>
    </w:p>
    <w:p>
      <w:pPr>
        <w:pStyle w:val="BodyText"/>
      </w:pPr>
      <w:ins w:id="1101" w:author="PR Preview" w:date="2026-01-01T00:00:00Z">
        <w:r>
          <w:rPr>
            <w:b/>
            <w:bCs/>
          </w:rPr>
          <w:t xml:space="preserve">Definition 18 (Singular value decomposition and singular values)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Let</w:t>
        </w:r>
      </w:ins>
      <w:ins w:id="11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be an</w:t>
        </w:r>
      </w:ins>
      <w:ins w:id="11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matrix with real entries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</w:t>
        </w:r>
      </w:ins>
      <w:ins w:id="111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113" w:author="PR Preview" w:date="2026-01-01T00:00:00Z">
        <w:r>
          <w:t xml:space="preserve">.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A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rPr>
            <w:b/>
            <w:bCs/>
          </w:rPr>
          <w:t xml:space="preserve">singular value decomposition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(SVD) of</w:t>
        </w:r>
      </w:ins>
      <w:ins w:id="11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a factorization</w:t>
        </w:r>
      </w:ins>
      <w:ins w:id="11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with</w:t>
        </w:r>
      </w:ins>
      <w:ins w:id="112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as in</w:t>
        </w:r>
      </w:ins>
      <w:ins w:id="1134" w:author="PR Preview" w:date="2026-01-01T00:00:00Z">
        <w:r>
          <w:t xml:space="preserve"> </w:t>
        </w:r>
      </w:ins>
      <w:hyperlink w:anchor="thm-svd">
        <w:ins w:id="113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36" w:author="PR Preview" w:date="2026-01-01T00:00:00Z">
        <w:r>
          <w:t xml:space="preserve">.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The numbers</w:t>
        </w:r>
      </w:ins>
      <w:ins w:id="1139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on the diagonal of</w:t>
        </w:r>
      </w:ins>
      <w:ins w:id="114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are the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rPr>
            <w:b/>
            <w:bCs/>
          </w:rPr>
          <w:t xml:space="preserve">singular values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of</w:t>
        </w:r>
      </w:ins>
      <w:ins w:id="11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50" w:author="PR Preview" w:date="2026-01-01T00:00:00Z">
        <w:r>
          <w:t xml:space="preserve">.</w:t>
        </w:r>
      </w:ins>
    </w:p>
    <w:bookmarkEnd w:id="105"/>
    <w:bookmarkStart w:id="106" w:name="exm-svd"/>
    <w:p>
      <w:pPr>
        <w:pStyle w:val="BodyText"/>
      </w:pPr>
      <w:ins w:id="1151" w:author="PR Preview" w:date="2026-01-01T00:00:00Z">
        <w:r>
          <w:rPr>
            <w:b/>
            <w:bCs/>
          </w:rPr>
          <w:t xml:space="preserve">Example 25 (An SVD of a</w:t>
        </w:r>
      </w:ins>
      <w:ins w:id="115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53" w:author="PR Preview" w:date="2026-01-01T00:00:00Z">
        <w:r>
          <w:rPr>
            <w:b/>
            <w:bCs/>
          </w:rPr>
          <w:t xml:space="preserve"> </w:t>
        </w:r>
      </w:ins>
      <w:ins w:id="1154" w:author="PR Preview" w:date="2026-01-01T00:00:00Z">
        <w:r>
          <w:rPr>
            <w:b/>
            <w:bCs/>
          </w:rPr>
          <w:t xml:space="preserve">matrix)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is the orthogonal matrix</w:t>
        </w:r>
      </w:ins>
      <w:ins w:id="115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from</w:t>
        </w:r>
      </w:ins>
      <w:ins w:id="1162" w:author="PR Preview" w:date="2026-01-01T00:00:00Z">
        <w:r>
          <w:t xml:space="preserve"> </w:t>
        </w:r>
      </w:ins>
      <w:hyperlink w:anchor="exm-spectral">
        <w:ins w:id="116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164" w:author="PR Preview" w:date="2026-01-01T00:00:00Z">
        <w:r>
          <w:t xml:space="preserve">.</w:t>
        </w:r>
      </w:ins>
      <w:ins w:id="116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is orthogonal too.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Entry</w:t>
        </w:r>
      </w:ins>
      <w:ins w:id="1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of</w:t>
        </w:r>
      </w:ins>
      <w:ins w:id="117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is the dot product of columns</w:t>
        </w:r>
      </w:ins>
      <w:ins w:id="1176" w:author="PR Preview" w:date="2026-01-01T00:00:00Z">
        <w:r>
          <w:t xml:space="preserve"> </w:t>
        </w:r>
      </w:ins>
      <m:oMath>
        <m:r>
          <m:t>i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</w:t>
        </w:r>
      </w:ins>
      <w:ins w:id="1179" w:author="PR Preview" w:date="2026-01-01T00:00:00Z">
        <w:r>
          <w:t xml:space="preserve"> </w:t>
        </w:r>
      </w:ins>
      <m:oMath>
        <m:r>
          <m:t>j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of</w:t>
        </w:r>
      </w:ins>
      <w:ins w:id="118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183" w:author="PR Preview" w:date="2026-01-01T00:00:00Z">
        <w:r>
          <w:t xml:space="preserve">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and those columns are</w:t>
        </w:r>
      </w:ins>
      <w:ins w:id="11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and</w:t>
        </w:r>
      </w:ins>
      <w:ins w:id="119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11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del w:id="1193" w:author="PR Preview" w:date="2026-01-01T00:00:00Z">
        <w:r>
          <w:delText xml:space="preserve">For example, in</w:delText>
        </w:r>
      </w:del>
      <w:del w:id="1194" w:author="PR Preview" w:date="2026-01-01T00:00:00Z">
        <w:r>
          <w:delText xml:space="preserve"> </w:delText>
        </w:r>
      </w:del>
      <w:hyperlink w:anchor="exm-svd">
        <w:del w:id="1195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196" w:author="PR Preview" w:date="2026-01-01T00:00:00Z">
        <w:r>
          <w:delText xml:space="preserve">,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multiplying the first columns of</w:delText>
        </w:r>
      </w:del>
      <w:del w:id="119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and</w:delText>
        </w:r>
      </w:del>
      <w:del w:id="1202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by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gives</w:delText>
        </w:r>
      </w:del>
    </w:p>
    <w:p>
      <w:pPr>
        <w:pStyle w:val="BodyText"/>
      </w:pPr>
      <w:ins w:id="1208" w:author="PR Preview" w:date="2026-01-01T00:00:00Z">
        <w:r>
          <w:t xml:space="preserve">For example, in</w:t>
        </w:r>
      </w:ins>
      <w:ins w:id="1209" w:author="PR Preview" w:date="2026-01-01T00:00:00Z">
        <w:r>
          <w:t xml:space="preserve"> </w:t>
        </w:r>
      </w:ins>
      <w:hyperlink w:anchor="exm-svd">
        <w:ins w:id="1210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multiplying the first columns of</w:t>
        </w:r>
      </w:ins>
      <w:ins w:id="121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and</w:t>
        </w:r>
      </w:ins>
      <w:ins w:id="1217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by</w:t>
        </w:r>
      </w:ins>
      <w:ins w:id="122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del w:id="1223" w:author="PR Preview" w:date="2026-01-01T00:00:00Z">
        <w:r>
          <w:rPr>
            <w:b/>
            <w:bCs/>
          </w:rPr>
          <w:delText xml:space="preserve">Theorem 12 (An SVD gives an eigendecomposition of</w:delText>
        </w:r>
      </w:del>
      <w:del w:id="122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225" w:author="PR Preview" w:date="2026-01-01T00:00:00Z">
        <w:r>
          <w:rPr>
            <w:b/>
            <w:bCs/>
          </w:rPr>
          <w:delText xml:space="preserve">)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Let</w:delText>
        </w:r>
      </w:del>
      <w:del w:id="12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be a singular value decomposition (</w:delText>
        </w:r>
      </w:del>
      <w:hyperlink w:anchor="def-svd">
        <w:del w:id="123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232" w:author="PR Preview" w:date="2026-01-01T00:00:00Z">
        <w:r>
          <w:delText xml:space="preserve">) of an</w:delText>
        </w:r>
      </w:del>
      <w:del w:id="12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matrix</w:delText>
        </w:r>
      </w:del>
      <w:del w:id="12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with singular values</w:delText>
        </w:r>
      </w:del>
      <w:del w:id="1239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1240" w:author="PR Preview" w:date="2026-01-01T00:00:00Z">
        <w:r>
          <w:delText xml:space="preserve">.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Then</w:delText>
        </w:r>
      </w:del>
      <w:del w:id="12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 symmetric (</w:delText>
        </w:r>
      </w:del>
      <w:hyperlink w:anchor="def-symmetric-matrix">
        <w:del w:id="124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47" w:author="PR Preview" w:date="2026-01-01T00:00:00Z">
        <w:r>
          <w:delText xml:space="preserve">), and</w:delText>
        </w:r>
      </w:del>
    </w:p>
    <w:p>
      <w:pPr>
        <w:pStyle w:val="BodyText"/>
      </w:pPr>
      <w:ins w:id="1248" w:author="PR Preview" w:date="2026-01-01T00:00:00Z">
        <w:r>
          <w:rPr>
            <w:b/>
            <w:bCs/>
          </w:rPr>
          <w:t xml:space="preserve">Theorem 13 (An SVD gives an eigendecomposition of</w:t>
        </w:r>
      </w:ins>
      <w:ins w:id="124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250" w:author="PR Preview" w:date="2026-01-01T00:00:00Z">
        <w:r>
          <w:rPr>
            <w:b/>
            <w:bCs/>
          </w:rPr>
          <w:t xml:space="preserve">)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Let</w:t>
        </w:r>
      </w:ins>
      <w:ins w:id="12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be a singular value decomposition (</w:t>
        </w:r>
      </w:ins>
      <w:hyperlink w:anchor="def-svd">
        <w:ins w:id="1256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257" w:author="PR Preview" w:date="2026-01-01T00:00:00Z">
        <w:r>
          <w:t xml:space="preserve">) of an</w:t>
        </w:r>
      </w:ins>
      <w:ins w:id="12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matrix</w:t>
        </w:r>
      </w:ins>
      <w:ins w:id="12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with singular values</w:t>
        </w:r>
      </w:ins>
      <w:ins w:id="1264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1265" w:author="PR Preview" w:date="2026-01-01T00:00:00Z">
        <w:r>
          <w:t xml:space="preserve">.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Then</w:t>
        </w:r>
      </w:ins>
      <w:ins w:id="12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is symmetric (</w:t>
        </w:r>
      </w:ins>
      <w:hyperlink w:anchor="def-symmetric-matrix">
        <w:ins w:id="127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272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del w:id="1273" w:author="PR Preview" w:date="2026-01-01T00:00:00Z">
        <w:r>
          <w:rPr>
            <w:b/>
            <w:bCs/>
          </w:rPr>
          <w:delText xml:space="preserve">Example 25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274" w:author="PR Preview" w:date="2026-01-01T00:00:00Z">
        <w:r>
          <w:rPr>
            <w:b/>
            <w:bCs/>
          </w:rPr>
          <w:delText xml:space="preserve"> </w:delText>
        </w:r>
      </w:del>
      <w:del w:id="1275" w:author="PR Preview" w:date="2026-01-01T00:00:00Z">
        <w:r>
          <w:rPr>
            <w:b/>
            <w:bCs/>
          </w:rPr>
          <w:delText xml:space="preserve">for the matrix of the SVD example)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For</w:delText>
        </w:r>
      </w:del>
      <w:del w:id="12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in</w:delText>
        </w:r>
      </w:del>
      <w:del w:id="1281" w:author="PR Preview" w:date="2026-01-01T00:00:00Z">
        <w:r>
          <w:delText xml:space="preserve"> </w:delText>
        </w:r>
      </w:del>
      <w:hyperlink w:anchor="exm-svd">
        <w:del w:id="128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28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del w:id="128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says its eigenvalues are</w:delText>
        </w:r>
      </w:del>
      <w:del w:id="1287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and</w:delText>
        </w:r>
      </w:del>
      <w:del w:id="1290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del w:id="1291" w:author="PR Preview" w:date="2026-01-01T00:00:00Z">
        <w:r>
          <w:delText xml:space="preserve">,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with the columns of</w:delText>
        </w:r>
      </w:del>
      <w:del w:id="129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as eigenvectors.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Checking the first column, up to its factor</w:delText>
        </w:r>
      </w:del>
      <w:del w:id="129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300" w:author="PR Preview" w:date="2026-01-01T00:00:00Z">
        <w:r>
          <w:delText xml:space="preserve">:</w:delText>
        </w:r>
      </w:del>
    </w:p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Example 26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302" w:author="PR Preview" w:date="2026-01-01T00:00:00Z">
        <w:r>
          <w:rPr>
            <w:b/>
            <w:bCs/>
          </w:rPr>
          <w:t xml:space="preserve"> </w:t>
        </w:r>
      </w:ins>
      <w:ins w:id="1303" w:author="PR Preview" w:date="2026-01-01T00:00:00Z">
        <w:r>
          <w:rPr>
            <w:b/>
            <w:bCs/>
          </w:rPr>
          <w:t xml:space="preserve">for the matrix of the SVD example)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For</w:t>
        </w:r>
      </w:ins>
      <w:ins w:id="13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in</w:t>
        </w:r>
      </w:ins>
      <w:ins w:id="1309" w:author="PR Preview" w:date="2026-01-01T00:00:00Z">
        <w:r>
          <w:t xml:space="preserve"> </w:t>
        </w:r>
      </w:ins>
      <w:hyperlink w:anchor="exm-svd">
        <w:ins w:id="1310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3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1312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says its eigenvalues are</w:t>
        </w:r>
      </w:ins>
      <w:ins w:id="1315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and</w:t>
        </w:r>
      </w:ins>
      <w:ins w:id="1318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1319" w:author="PR Preview" w:date="2026-01-01T00:00:00Z">
        <w:r>
          <w:t xml:space="preserve">,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with the columns of</w:t>
        </w:r>
      </w:ins>
      <w:ins w:id="1322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as eigenvectors.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Checking the first column, up to its factor</w:t>
        </w:r>
      </w:ins>
      <w:ins w:id="132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3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del w:id="1329" w:author="PR Preview" w:date="2026-01-01T00:00:00Z">
        <w:r>
          <w:rPr>
            <w:i/>
            <w:iCs/>
          </w:rPr>
          <w:delText xml:space="preserve">Remark 17</w:delText>
        </w:r>
      </w:del>
      <w:del w:id="1330" w:author="PR Preview" w:date="2026-01-01T00:00:00Z">
        <w:r>
          <w:delText xml:space="preserve"> (Building an SVD from an eigendecomposition). </w:delText>
        </w:r>
      </w:del>
      <w:hyperlink w:anchor="thm-svd-evd">
        <w:del w:id="133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matches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Banerjee and Roy (2014, chap. 12, pp. 372-373)</w:delText>
        </w:r>
      </w:del>
      <w:del w:id="1336" w:author="PR Preview" w:date="2026-01-01T00:00:00Z">
        <w:r>
          <w:delText xml:space="preserve">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which works in the other direction: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it constructs an SVD from a spectral decomposition of</w:delText>
        </w:r>
      </w:del>
      <w:del w:id="13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and sets</w:delText>
        </w:r>
      </w:del>
      <w:del w:id="1344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1345" w:author="PR Preview" w:date="2026-01-01T00:00:00Z">
        <w:r>
          <w:delText xml:space="preserve">.</w:delText>
        </w:r>
      </w:del>
    </w:p>
    <w:p>
      <w:pPr>
        <w:pStyle w:val="BodyText"/>
      </w:pPr>
      <w:del w:id="1346" w:author="PR Preview" w:date="2026-01-01T00:00:00Z">
        <w:r>
          <w:delText xml:space="preserve">For example, in</w:delText>
        </w:r>
      </w:del>
      <w:del w:id="1347" w:author="PR Preview" w:date="2026-01-01T00:00:00Z">
        <w:r>
          <w:delText xml:space="preserve"> </w:delText>
        </w:r>
      </w:del>
      <w:hyperlink w:anchor="exm-svd-evd">
        <w:del w:id="1348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the eigenvalues of</w:delText>
        </w:r>
      </w:del>
      <w:del w:id="135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are</w:delText>
        </w:r>
      </w:del>
      <w:del w:id="1354" w:author="PR Preview" w:date="2026-01-01T00:00:00Z">
        <w:r>
          <w:delText xml:space="preserve"> </w:delText>
        </w:r>
      </w:del>
      <m:oMath>
        <m:r>
          <m:t>4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and</w:delText>
        </w:r>
      </w:del>
      <w:del w:id="1357" w:author="PR Preview" w:date="2026-01-01T00:00:00Z">
        <w:r>
          <w:delText xml:space="preserve"> </w:delText>
        </w:r>
      </w:del>
      <m:oMath>
        <m:r>
          <m:t>2</m:t>
        </m:r>
      </m:oMath>
      <w:del w:id="1358" w:author="PR Preview" w:date="2026-01-01T00:00:00Z">
        <w:r>
          <w:delText xml:space="preserve">,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and</w:delText>
        </w:r>
      </w:del>
      <w:del w:id="1361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and</w:delText>
        </w:r>
      </w:del>
      <w:del w:id="136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are the singular values</w:delText>
        </w:r>
      </w:del>
      <w:del w:id="1367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and</w:delText>
        </w:r>
      </w:del>
      <w:del w:id="137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2</m:t>
            </m:r>
          </m:sub>
        </m:sSub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of</w:delText>
        </w:r>
      </w:del>
      <w:del w:id="13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from</w:delText>
        </w:r>
      </w:del>
      <w:del w:id="1376" w:author="PR Preview" w:date="2026-01-01T00:00:00Z">
        <w:r>
          <w:delText xml:space="preserve"> </w:delText>
        </w:r>
      </w:del>
      <w:hyperlink w:anchor="exm-svd">
        <w:del w:id="137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378" w:author="PR Preview" w:date="2026-01-01T00:00:00Z">
        <w:r>
          <w:delText xml:space="preserve">.</w:delText>
        </w:r>
      </w:del>
    </w:p>
    <w:p>
      <w:pPr>
        <w:pStyle w:val="FirstParagraph"/>
      </w:pPr>
      <w:ins w:id="1379" w:author="PR Preview" w:date="2026-01-01T00:00:00Z">
        <w:r>
          <w:rPr>
            <w:i/>
            <w:iCs/>
          </w:rPr>
          <w:t xml:space="preserve">Remark 17</w:t>
        </w:r>
      </w:ins>
      <w:ins w:id="1380" w:author="PR Preview" w:date="2026-01-01T00:00:00Z">
        <w:r>
          <w:t xml:space="preserve"> (Building an SVD from an eigendecomposition). </w:t>
        </w:r>
      </w:ins>
      <w:hyperlink w:anchor="thm-svd-evd">
        <w:ins w:id="138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matches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Banerjee and Roy (2014, chap. 12, pp. 372-373)</w:t>
        </w:r>
      </w:ins>
      <w:ins w:id="1386" w:author="PR Preview" w:date="2026-01-01T00:00:00Z">
        <w:r>
          <w:t xml:space="preserve">,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which works in the other direction: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it constructs an SVD from a spectral decomposition of</w:t>
        </w:r>
      </w:ins>
      <w:ins w:id="13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and sets</w:t>
        </w:r>
      </w:ins>
      <w:ins w:id="1394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1395" w:author="PR Preview" w:date="2026-01-01T00:00:00Z">
        <w:r>
          <w:t xml:space="preserve">.</w:t>
        </w:r>
      </w:ins>
    </w:p>
    <w:p>
      <w:pPr>
        <w:pStyle w:val="BodyText"/>
      </w:pPr>
      <w:ins w:id="1396" w:author="PR Preview" w:date="2026-01-01T00:00:00Z">
        <w:r>
          <w:t xml:space="preserve">For example, in</w:t>
        </w:r>
      </w:ins>
      <w:ins w:id="1397" w:author="PR Preview" w:date="2026-01-01T00:00:00Z">
        <w:r>
          <w:t xml:space="preserve"> </w:t>
        </w:r>
      </w:ins>
      <w:hyperlink w:anchor="exm-svd-evd">
        <w:ins w:id="1398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the eigenvalues of</w:t>
        </w:r>
      </w:ins>
      <w:ins w:id="14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are</w:t>
        </w:r>
      </w:ins>
      <w:ins w:id="1404" w:author="PR Preview" w:date="2026-01-01T00:00:00Z">
        <w:r>
          <w:t xml:space="preserve"> </w:t>
        </w:r>
      </w:ins>
      <m:oMath>
        <m:r>
          <m:t>4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and</w:t>
        </w:r>
      </w:ins>
      <w:ins w:id="1407" w:author="PR Preview" w:date="2026-01-01T00:00:00Z">
        <w:r>
          <w:t xml:space="preserve"> </w:t>
        </w:r>
      </w:ins>
      <m:oMath>
        <m:r>
          <m:t>2</m:t>
        </m:r>
      </m:oMath>
      <w:ins w:id="1408" w:author="PR Preview" w:date="2026-01-01T00:00:00Z">
        <w:r>
          <w:t xml:space="preserve">,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and</w:t>
        </w:r>
      </w:ins>
      <w:ins w:id="141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and</w:t>
        </w:r>
      </w:ins>
      <w:ins w:id="141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are the singular values</w:t>
        </w:r>
      </w:ins>
      <w:ins w:id="141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and</w:t>
        </w:r>
      </w:ins>
      <w:ins w:id="142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of</w:t>
        </w:r>
      </w:ins>
      <w:ins w:id="14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from</w:t>
        </w:r>
      </w:ins>
      <w:ins w:id="1426" w:author="PR Preview" w:date="2026-01-01T00:00:00Z">
        <w:r>
          <w:t xml:space="preserve"> </w:t>
        </w:r>
      </w:ins>
      <w:hyperlink w:anchor="exm-svd">
        <w:ins w:id="1427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428" w:author="PR Preview" w:date="2026-01-01T00:00:00Z">
        <w:r>
          <w:t xml:space="preserve">.</w:t>
        </w:r>
      </w:ins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del w:id="1429" w:author="PR Preview" w:date="2026-01-01T00:00:00Z">
        <w:r>
          <w:rPr>
            <w:b/>
            <w:bCs/>
          </w:rPr>
          <w:delText xml:space="preserve">Example 26 (A positive semidefinite matrix)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Let</w:delText>
        </w:r>
      </w:del>
      <w:del w:id="143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433" w:author="PR Preview" w:date="2026-01-01T00:00:00Z">
        <w:r>
          <w:delText xml:space="preserve">,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which is symmetric.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For any</w:delText>
        </w:r>
      </w:del>
      <w:del w:id="14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439" w:author="PR Preview" w:date="2026-01-01T00:00:00Z">
        <w:r>
          <w:delText xml:space="preserve">:</w:delText>
        </w:r>
      </w:del>
    </w:p>
    <w:p>
      <w:pPr>
        <w:pStyle w:val="FirstParagraph"/>
      </w:pPr>
      <w:ins w:id="1440" w:author="PR Preview" w:date="2026-01-01T00:00:00Z">
        <w:r>
          <w:rPr>
            <w:b/>
            <w:bCs/>
          </w:rPr>
          <w:t xml:space="preserve">Example 27 (A positive semidefinite matrix)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Let</w:t>
        </w:r>
      </w:ins>
      <w:ins w:id="144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444" w:author="PR Preview" w:date="2026-01-01T00:00:00Z">
        <w:r>
          <w:t xml:space="preserve">,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which is symmetric.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For any</w:t>
        </w:r>
      </w:ins>
      <w:ins w:id="14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4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del w:id="1451" w:author="PR Preview" w:date="2026-01-01T00:00:00Z">
        <w:r>
          <w:rPr>
            <w:b/>
            <w:bCs/>
          </w:rPr>
          <w:delText xml:space="preserve">Example 27 (Positive definite, semidefinite, and neither)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 </w:delText>
        </w:r>
      </w:del>
    </w:p>
    <w:p>
      <w:pPr>
        <w:pStyle w:val="FirstParagraph"/>
      </w:pPr>
      <w:ins w:id="1454" w:author="PR Preview" w:date="2026-01-01T00:00:00Z">
        <w:r>
          <w:rPr>
            <w:b/>
            <w:bCs/>
          </w:rPr>
          <w:t xml:space="preserve">Example 28 (Positive definite, semidefinite, and neither)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from</w:delText>
        </w:r>
      </w:del>
      <w:del w:id="1459" w:author="PR Preview" w:date="2026-01-01T00:00:00Z">
        <w:r>
          <w:delText xml:space="preserve"> </w:delText>
        </w:r>
      </w:del>
      <w:hyperlink w:anchor="exm-positive-semidefinite">
        <w:del w:id="146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is positive semidefinite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but not positive definite: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at</w:delText>
        </w:r>
      </w:del>
      <w:del w:id="14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468" w:author="PR Preview" w:date="2026-01-01T00:00:00Z">
        <w:r>
          <w:delText xml:space="preserve">,</w:delText>
        </w:r>
      </w:del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from</w:t>
        </w:r>
      </w:ins>
      <w:ins w:id="1471" w:author="PR Preview" w:date="2026-01-01T00:00:00Z">
        <w:r>
          <w:t xml:space="preserve"> </w:t>
        </w:r>
      </w:ins>
      <w:hyperlink w:anchor="exm-positive-semidefinite">
        <w:ins w:id="1472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is positive semidefinite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but not positive definite: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at</w:t>
        </w:r>
      </w:ins>
      <w:ins w:id="14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48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del w:id="1481" w:author="PR Preview" w:date="2026-01-01T00:00:00Z">
        <w:r>
          <w:rPr>
            <w:i/>
            <w:iCs/>
          </w:rPr>
          <w:delText xml:space="preserve">Remark 18</w:delText>
        </w:r>
      </w:del>
      <w:del w:id="1482" w:author="PR Preview" w:date="2026-01-01T00:00:00Z">
        <w:r>
          <w:delText xml:space="preserve"> (Why the definition requires symmetry). </w:delText>
        </w:r>
      </w:del>
      <w:del w:id="1483" w:author="PR Preview" w:date="2026-01-01T00:00:00Z">
        <w:r>
          <w:delText xml:space="preserve">A positive definite matrix is positive semidefinite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(</w:delText>
        </w:r>
      </w:del>
      <w:hyperlink w:anchor="def-positive-semidefinite">
        <w:del w:id="1486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487" w:author="PR Preview" w:date="2026-01-01T00:00:00Z">
        <w:r>
          <w:delText xml:space="preserve">):</w:delText>
        </w:r>
      </w:del>
      <w:del w:id="148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for every</w:delText>
        </w:r>
      </w:del>
      <w:del w:id="14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492" w:author="PR Preview" w:date="2026-01-01T00:00:00Z">
        <w:r>
          <w:delText xml:space="preserve">,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and</w:delText>
        </w:r>
      </w:del>
      <w:del w:id="149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del w:id="1496" w:author="PR Preview" w:date="2026-01-01T00:00:00Z">
        <w:r>
          <w:delText xml:space="preserve">.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For example,</w:delText>
        </w:r>
      </w:del>
      <w:del w:id="149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in</w:delText>
        </w:r>
      </w:del>
      <w:del w:id="1502" w:author="PR Preview" w:date="2026-01-01T00:00:00Z">
        <w:r>
          <w:delText xml:space="preserve"> </w:delText>
        </w:r>
      </w:del>
      <w:hyperlink w:anchor="exm-positive-definite">
        <w:del w:id="1503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is both.</w:delText>
        </w:r>
      </w:del>
    </w:p>
    <w:p>
      <w:pPr>
        <w:pStyle w:val="FirstParagraph"/>
      </w:pPr>
      <w:ins w:id="1506" w:author="PR Preview" w:date="2026-01-01T00:00:00Z">
        <w:r>
          <w:rPr>
            <w:i/>
            <w:iCs/>
          </w:rPr>
          <w:t xml:space="preserve">Remark 18</w:t>
        </w:r>
      </w:ins>
      <w:ins w:id="1507" w:author="PR Preview" w:date="2026-01-01T00:00:00Z">
        <w:r>
          <w:t xml:space="preserve"> (Why the definition requires symmetry). </w:t>
        </w:r>
      </w:ins>
      <w:ins w:id="1508" w:author="PR Preview" w:date="2026-01-01T00:00:00Z">
        <w:r>
          <w:t xml:space="preserve">A positive definite matrix is positive semidefinite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(</w:t>
        </w:r>
      </w:ins>
      <w:hyperlink w:anchor="def-positive-semidefinite">
        <w:ins w:id="151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12" w:author="PR Preview" w:date="2026-01-01T00:00:00Z">
        <w:r>
          <w:t xml:space="preserve">):</w:t>
        </w:r>
      </w:ins>
      <w:ins w:id="151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for every</w:t>
        </w:r>
      </w:ins>
      <w:ins w:id="15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517" w:author="PR Preview" w:date="2026-01-01T00:00:00Z">
        <w:r>
          <w:t xml:space="preserve">,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and</w:t>
        </w:r>
      </w:ins>
      <w:ins w:id="152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1521" w:author="PR Preview" w:date="2026-01-01T00:00:00Z">
        <w:r>
          <w:t xml:space="preserve">.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For example,</w:t>
        </w:r>
      </w:ins>
      <w:ins w:id="152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in</w:t>
        </w:r>
      </w:ins>
      <w:ins w:id="1527" w:author="PR Preview" w:date="2026-01-01T00:00:00Z">
        <w:r>
          <w:t xml:space="preserve"> </w:t>
        </w:r>
      </w:ins>
      <w:hyperlink w:anchor="exm-positive-definite">
        <w:ins w:id="1528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del w:id="1531" w:author="PR Preview" w:date="2026-01-01T00:00:00Z">
        <w:r>
          <w:rPr>
            <w:b/>
            <w:bCs/>
          </w:rPr>
          <w:delText xml:space="preserve">Theorem 13 (Definiteness and eigenvalues)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Let</w:delText>
        </w:r>
      </w:del>
      <w:del w:id="15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be a</w:delText>
        </w:r>
      </w:del>
      <w:del w:id="15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symmetric matrix with real entries,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with eigendecomposition</w:delText>
        </w:r>
      </w:del>
      <w:del w:id="15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(</w:delText>
        </w:r>
      </w:del>
      <w:hyperlink w:anchor="def-eigendecomposition">
        <w:del w:id="154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546" w:author="PR Preview" w:date="2026-01-01T00:00:00Z">
        <w:r>
          <w:delText xml:space="preserve">)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and eigenvalues</w:delText>
        </w:r>
      </w:del>
      <w:del w:id="154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on the diagonal of</w:delText>
        </w:r>
      </w:del>
      <w:del w:id="1552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553" w:author="PR Preview" w:date="2026-01-01T00:00:00Z">
        <w:r>
          <w:delText xml:space="preserve">.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Then:</w:delText>
        </w:r>
      </w:del>
    </w:p>
    <w:p>
      <w:pPr>
        <w:pStyle w:val="BodyText"/>
      </w:pPr>
      <w:ins w:id="1556" w:author="PR Preview" w:date="2026-01-01T00:00:00Z">
        <w:r>
          <w:rPr>
            <w:b/>
            <w:bCs/>
          </w:rPr>
          <w:t xml:space="preserve">Theorem 14 (Definiteness and eigenvalues)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Let</w:t>
        </w:r>
      </w:ins>
      <w:ins w:id="15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be a</w:t>
        </w:r>
      </w:ins>
      <w:ins w:id="15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symmetric matrix with real entries,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with eigendecomposition</w:t>
        </w:r>
      </w:ins>
      <w:ins w:id="15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(</w:t>
        </w:r>
      </w:ins>
      <w:hyperlink w:anchor="def-eigendecomposition">
        <w:ins w:id="157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71" w:author="PR Preview" w:date="2026-01-01T00:00:00Z">
        <w:r>
          <w:t xml:space="preserve">)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and eigenvalues</w:t>
        </w:r>
      </w:ins>
      <w:ins w:id="157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on the diagonal of</w:t>
        </w:r>
      </w:ins>
      <w:ins w:id="1577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578" w:author="PR Preview" w:date="2026-01-01T00:00:00Z">
        <w:r>
          <w:t xml:space="preserve">.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del w:id="1581" w:author="PR Preview" w:date="2026-01-01T00:00:00Z">
        <w:r>
          <w:rPr>
            <w:b/>
            <w:bCs/>
          </w:rPr>
          <w:delText xml:space="preserve">Example 28 (Reading definiteness off the eigenvalues)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has eigenvalues</w:delText>
        </w:r>
      </w:del>
      <w:del w:id="1586" w:author="PR Preview" w:date="2026-01-01T00:00:00Z">
        <w:r>
          <w:delText xml:space="preserve"> </w:delText>
        </w:r>
      </w:del>
      <m:oMath>
        <m:r>
          <m:t>3</m:t>
        </m:r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and</w:delText>
        </w:r>
      </w:del>
      <w:del w:id="1589" w:author="PR Preview" w:date="2026-01-01T00:00:00Z">
        <w:r>
          <w:delText xml:space="preserve"> </w:delText>
        </w:r>
      </w:del>
      <m:oMath>
        <m:r>
          <m:t>1</m:t>
        </m:r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(</w:delText>
        </w:r>
      </w:del>
      <w:hyperlink w:anchor="exm-eigenvalue">
        <w:del w:id="159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593" w:author="PR Preview" w:date="2026-01-01T00:00:00Z">
        <w:r>
          <w:delText xml:space="preserve">),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both positive, so it is positive definite.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has eigenvalues</w:delText>
        </w:r>
      </w:del>
      <w:del w:id="1598" w:author="PR Preview" w:date="2026-01-01T00:00:00Z">
        <w:r>
          <w:delText xml:space="preserve"> </w:delText>
        </w:r>
      </w:del>
      <m:oMath>
        <m:r>
          <m:t>2</m:t>
        </m:r>
      </m:oMath>
      <w:del w:id="1599" w:author="PR Preview" w:date="2026-01-01T00:00:00Z">
        <w:r>
          <w:delText xml:space="preserve">, for the eigenvector</w:delText>
        </w:r>
      </w:del>
      <w:del w:id="16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01" w:author="PR Preview" w:date="2026-01-01T00:00:00Z">
        <w:r>
          <w:delText xml:space="preserve">,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and</w:delText>
        </w:r>
      </w:del>
      <w:del w:id="1604" w:author="PR Preview" w:date="2026-01-01T00:00:00Z">
        <w:r>
          <w:delText xml:space="preserve"> </w:delText>
        </w:r>
      </w:del>
      <m:oMath>
        <m:r>
          <m:t>0</m:t>
        </m:r>
      </m:oMath>
      <w:del w:id="1605" w:author="PR Preview" w:date="2026-01-01T00:00:00Z">
        <w:r>
          <w:delText xml:space="preserve">, for the eigenvector</w:delText>
        </w:r>
      </w:del>
      <w:del w:id="16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07" w:author="PR Preview" w:date="2026-01-01T00:00:00Z">
        <w:r>
          <w:delText xml:space="preserve">,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so it is positive semidefinite but not positive definite,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as</w:delText>
        </w:r>
      </w:del>
      <w:del w:id="1612" w:author="PR Preview" w:date="2026-01-01T00:00:00Z">
        <w:r>
          <w:delText xml:space="preserve"> </w:delText>
        </w:r>
      </w:del>
      <w:hyperlink w:anchor="exm-positive-definite">
        <w:del w:id="1613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found directly.</w:delText>
        </w:r>
      </w:del>
    </w:p>
    <w:p>
      <w:pPr>
        <w:pStyle w:val="FirstParagraph"/>
      </w:pPr>
      <w:del w:id="1616" w:author="PR Preview" w:date="2026-01-01T00:00:00Z">
        <w:r>
          <w:rPr>
            <w:b/>
            <w:bCs/>
          </w:rPr>
          <w:delText xml:space="preserve">Theorem 14 (A positive definite matrix has a positive definite inverse)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Let</w:delText>
        </w:r>
      </w:del>
      <w:del w:id="16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be a</w:delText>
        </w:r>
      </w:del>
      <w:del w:id="16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positive definite matrix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(</w:delText>
        </w:r>
      </w:del>
      <w:hyperlink w:anchor="def-positive-definite">
        <w:del w:id="162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628" w:author="PR Preview" w:date="2026-01-01T00:00:00Z">
        <w:r>
          <w:delText xml:space="preserve">) with real entries,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with eigendecomposition</w:delText>
        </w:r>
      </w:del>
      <w:del w:id="16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(</w:delText>
        </w:r>
      </w:del>
      <w:hyperlink w:anchor="def-eigendecomposition">
        <w:del w:id="163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635" w:author="PR Preview" w:date="2026-01-01T00:00:00Z">
        <w:r>
          <w:delText xml:space="preserve">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and eigenvalues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639" w:author="PR Preview" w:date="2026-01-01T00:00:00Z">
        <w:r>
          <w:delText xml:space="preserve">.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Then</w:delText>
        </w:r>
      </w:del>
      <w:del w:id="16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is invertible (</w:delText>
        </w:r>
      </w:del>
      <w:hyperlink w:anchor="def-invertible-matrix">
        <w:del w:id="164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646" w:author="PR Preview" w:date="2026-01-01T00:00:00Z">
        <w:r>
          <w:delText xml:space="preserve">),</w:delText>
        </w:r>
      </w:del>
    </w:p>
    <w:p>
      <w:pPr>
        <w:pStyle w:val="BodyText"/>
      </w:pPr>
      <w:ins w:id="1647" w:author="PR Preview" w:date="2026-01-01T00:00:00Z">
        <w:r>
          <w:rPr>
            <w:b/>
            <w:bCs/>
          </w:rPr>
          <w:t xml:space="preserve">Example 29 (Reading definiteness off the eigenvalues)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has eigenvalues</w:t>
        </w:r>
      </w:ins>
      <w:ins w:id="1652" w:author="PR Preview" w:date="2026-01-01T00:00:00Z">
        <w:r>
          <w:t xml:space="preserve"> </w:t>
        </w:r>
      </w:ins>
      <m:oMath>
        <m:r>
          <m:t>3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and</w:t>
        </w:r>
      </w:ins>
      <w:ins w:id="1655" w:author="PR Preview" w:date="2026-01-01T00:00:00Z">
        <w:r>
          <w:t xml:space="preserve"> </w:t>
        </w:r>
      </w:ins>
      <m:oMath>
        <m:r>
          <m:t>1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(</w:t>
        </w:r>
      </w:ins>
      <w:hyperlink w:anchor="exm-eigenvalue">
        <w:ins w:id="165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659" w:author="PR Preview" w:date="2026-01-01T00:00:00Z">
        <w:r>
          <w:t xml:space="preserve">),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both positive, so it is positive definite.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has eigenvalues</w:t>
        </w:r>
      </w:ins>
      <w:ins w:id="1664" w:author="PR Preview" w:date="2026-01-01T00:00:00Z">
        <w:r>
          <w:t xml:space="preserve"> </w:t>
        </w:r>
      </w:ins>
      <m:oMath>
        <m:r>
          <m:t>2</m:t>
        </m:r>
      </m:oMath>
      <w:ins w:id="1665" w:author="PR Preview" w:date="2026-01-01T00:00:00Z">
        <w:r>
          <w:t xml:space="preserve">, for the eigenvector</w:t>
        </w:r>
      </w:ins>
      <w:ins w:id="16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67" w:author="PR Preview" w:date="2026-01-01T00:00:00Z">
        <w:r>
          <w:t xml:space="preserve">,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and</w:t>
        </w:r>
      </w:ins>
      <w:ins w:id="1670" w:author="PR Preview" w:date="2026-01-01T00:00:00Z">
        <w:r>
          <w:t xml:space="preserve"> </w:t>
        </w:r>
      </w:ins>
      <m:oMath>
        <m:r>
          <m:t>0</m:t>
        </m:r>
      </m:oMath>
      <w:ins w:id="1671" w:author="PR Preview" w:date="2026-01-01T00:00:00Z">
        <w:r>
          <w:t xml:space="preserve">, for the eigenvector</w:t>
        </w:r>
      </w:ins>
      <w:ins w:id="16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673" w:author="PR Preview" w:date="2026-01-01T00:00:00Z">
        <w:r>
          <w:t xml:space="preserve">,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so it is positive semidefinite but not positive definite,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as</w:t>
        </w:r>
      </w:ins>
      <w:ins w:id="1678" w:author="PR Preview" w:date="2026-01-01T00:00:00Z">
        <w:r>
          <w:t xml:space="preserve"> </w:t>
        </w:r>
      </w:ins>
      <w:hyperlink w:anchor="exm-positive-definite">
        <w:ins w:id="1679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found directly.</w:t>
        </w:r>
      </w:ins>
    </w:p>
    <w:bookmarkEnd w:id="122"/>
    <w:bookmarkStart w:id="123" w:name="thm-pd-inverse"/>
    <w:p>
      <w:pPr>
        <w:pStyle w:val="FirstParagraph"/>
      </w:pPr>
      <w:ins w:id="1682" w:author="PR Preview" w:date="2026-01-01T00:00:00Z">
        <w:r>
          <w:rPr>
            <w:b/>
            <w:bCs/>
          </w:rPr>
          <w:t xml:space="preserve">Theorem 15 (A positive definite matrix has a positive definite inverse)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Let</w:t>
        </w:r>
      </w:ins>
      <w:ins w:id="16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be a</w:t>
        </w:r>
      </w:ins>
      <w:ins w:id="16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positive definite matrix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(</w:t>
        </w:r>
      </w:ins>
      <w:hyperlink w:anchor="def-positive-definite">
        <w:ins w:id="169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94" w:author="PR Preview" w:date="2026-01-01T00:00:00Z">
        <w:r>
          <w:t xml:space="preserve">) with real entries,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with eigendecomposition</w:t>
        </w:r>
      </w:ins>
      <w:ins w:id="16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(</w:t>
        </w:r>
      </w:ins>
      <w:hyperlink w:anchor="def-eigendecomposition">
        <w:ins w:id="170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701" w:author="PR Preview" w:date="2026-01-01T00:00:00Z">
        <w:r>
          <w:t xml:space="preserve">)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and eigenvalues</w:t>
        </w:r>
      </w:ins>
      <w:ins w:id="170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705" w:author="PR Preview" w:date="2026-01-01T00:00:00Z">
        <w:r>
          <w:t xml:space="preserve">.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Then</w:t>
        </w:r>
      </w:ins>
      <w:ins w:id="17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is invertible (</w:t>
        </w:r>
      </w:ins>
      <w:hyperlink w:anchor="def-invertible-matrix">
        <w:ins w:id="171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12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del w:id="1713" w:author="PR Preview" w:date="2026-01-01T00:00:00Z">
        <w:r>
          <w:rPr>
            <w:i/>
            <w:iCs/>
          </w:rPr>
          <w:delText xml:space="preserve">Proof</w:delText>
        </w:r>
      </w:del>
      <w:del w:id="1714" w:author="PR Preview" w:date="2026-01-01T00:00:00Z">
        <w:r>
          <w:delText xml:space="preserve">. </w:delText>
        </w:r>
      </w:del>
      <w:del w:id="1715" w:author="PR Preview" w:date="2026-01-01T00:00:00Z">
        <w:r>
          <w:delText xml:space="preserve">By</w:delText>
        </w:r>
      </w:del>
      <w:del w:id="1716" w:author="PR Preview" w:date="2026-01-01T00:00:00Z">
        <w:r>
          <w:delText xml:space="preserve"> </w:delText>
        </w:r>
      </w:del>
      <w:hyperlink w:anchor="thm-definite-eigenvalues">
        <w:del w:id="171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718" w:author="PR Preview" w:date="2026-01-01T00:00:00Z">
        <w:r>
          <w:delText xml:space="preserve">, every</w:delText>
        </w:r>
      </w:del>
      <w:del w:id="171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1720" w:author="PR Preview" w:date="2026-01-01T00:00:00Z">
        <w:r>
          <w:delText xml:space="preserve">,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so</w:delText>
        </w:r>
      </w:del>
      <w:del w:id="1723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is well defined,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and multiplying the two diagonal matrices entry by entry</w:delText>
        </w:r>
      </w:del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gives</w:delText>
        </w:r>
      </w:del>
    </w:p>
    <w:p>
      <w:pPr>
        <w:pStyle w:val="BodyText"/>
      </w:pPr>
      <w:ins w:id="1730" w:author="PR Preview" w:date="2026-01-01T00:00:00Z">
        <w:r>
          <w:rPr>
            <w:i/>
            <w:iCs/>
          </w:rPr>
          <w:t xml:space="preserve">Proof</w:t>
        </w:r>
      </w:ins>
      <w:ins w:id="1731" w:author="PR Preview" w:date="2026-01-01T00:00:00Z">
        <w:r>
          <w:t xml:space="preserve">. </w:t>
        </w:r>
      </w:ins>
      <w:ins w:id="1732" w:author="PR Preview" w:date="2026-01-01T00:00:00Z">
        <w:r>
          <w:t xml:space="preserve">By</w:t>
        </w:r>
      </w:ins>
      <w:ins w:id="1733" w:author="PR Preview" w:date="2026-01-01T00:00:00Z">
        <w:r>
          <w:t xml:space="preserve"> </w:t>
        </w:r>
      </w:ins>
      <w:hyperlink w:anchor="thm-definite-eigenvalues">
        <w:ins w:id="173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735" w:author="PR Preview" w:date="2026-01-01T00:00:00Z">
        <w:r>
          <w:t xml:space="preserve">, every</w:t>
        </w:r>
      </w:ins>
      <w:ins w:id="173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737" w:author="PR Preview" w:date="2026-01-01T00:00:00Z">
        <w:r>
          <w:t xml:space="preserve">,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so</w:t>
        </w:r>
      </w:ins>
      <w:ins w:id="174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is well defined,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and multiplying the two diagonal matrices entry by entry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is symmetric by</w:delText>
        </w:r>
      </w:del>
      <w:del w:id="1749" w:author="PR Preview" w:date="2026-01-01T00:00:00Z">
        <w:r>
          <w:delText xml:space="preserve"> </w:delText>
        </w:r>
      </w:del>
      <w:hyperlink w:anchor="cor-inverse-symmetric">
        <w:del w:id="175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751" w:author="PR Preview" w:date="2026-01-01T00:00:00Z">
        <w:r>
          <w:delText xml:space="preserve">.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For</w:delText>
        </w:r>
      </w:del>
      <w:del w:id="17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755" w:author="PR Preview" w:date="2026-01-01T00:00:00Z">
        <w:r>
          <w:delText xml:space="preserve">, let</w:delText>
        </w:r>
      </w:del>
      <w:del w:id="17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del w:id="1757" w:author="PR Preview" w:date="2026-01-01T00:00:00Z">
        <w:r>
          <w:delText xml:space="preserve">,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which is not</w:delText>
        </w:r>
      </w:del>
      <w:del w:id="17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because</w:delText>
        </w:r>
      </w:del>
      <w:del w:id="17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del w:id="1764" w:author="PR Preview" w:date="2026-01-01T00:00:00Z">
        <w:r>
          <w:delText xml:space="preserve">.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As in the proof of</w:delText>
        </w:r>
      </w:del>
      <w:del w:id="1767" w:author="PR Preview" w:date="2026-01-01T00:00:00Z">
        <w:r>
          <w:delText xml:space="preserve"> </w:delText>
        </w:r>
      </w:del>
      <w:hyperlink w:anchor="thm-definite-eigenvalues">
        <w:del w:id="176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769" w:author="PR Preview" w:date="2026-01-01T00:00:00Z">
        <w:r>
          <w:delText xml:space="preserve">:</w:delText>
        </w:r>
      </w:del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is symmetric by</w:t>
        </w:r>
      </w:ins>
      <w:ins w:id="1772" w:author="PR Preview" w:date="2026-01-01T00:00:00Z">
        <w:r>
          <w:t xml:space="preserve"> </w:t>
        </w:r>
      </w:ins>
      <w:hyperlink w:anchor="cor-inverse-symmetric">
        <w:ins w:id="177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774" w:author="PR Preview" w:date="2026-01-01T00:00:00Z">
        <w:r>
          <w:t xml:space="preserve">.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For</w:t>
        </w:r>
      </w:ins>
      <w:ins w:id="17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778" w:author="PR Preview" w:date="2026-01-01T00:00:00Z">
        <w:r>
          <w:t xml:space="preserve">, let</w:t>
        </w:r>
      </w:ins>
      <w:ins w:id="17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which is not</w:t>
        </w:r>
      </w:ins>
      <w:ins w:id="17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because</w:t>
        </w:r>
      </w:ins>
      <w:ins w:id="17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ins w:id="1787" w:author="PR Preview" w:date="2026-01-01T00:00:00Z">
        <w:r>
          <w:t xml:space="preserve">.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As in the proof of</w:t>
        </w:r>
      </w:ins>
      <w:ins w:id="1790" w:author="PR Preview" w:date="2026-01-01T00:00:00Z">
        <w:r>
          <w:t xml:space="preserve"> </w:t>
        </w:r>
      </w:ins>
      <w:hyperlink w:anchor="thm-definite-eigenvalues">
        <w:ins w:id="179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7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del w:id="1793" w:author="PR Preview" w:date="2026-01-01T00:00:00Z">
        <w:r>
          <w:rPr>
            <w:b/>
            <w:bCs/>
          </w:rPr>
          <w:delText xml:space="preserve">Example 29 (Inverting a positive definite matrix)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For</w:delText>
        </w:r>
      </w:del>
      <w:del w:id="17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797" w:author="PR Preview" w:date="2026-01-01T00:00:00Z">
        <w:r>
          <w:delText xml:space="preserve">,</w:delText>
        </w:r>
      </w:del>
      <w:del w:id="1798" w:author="PR Preview" w:date="2026-01-01T00:00:00Z">
        <w:r>
          <w:delText xml:space="preserve"> </w:delText>
        </w:r>
      </w:del>
      <w:hyperlink w:anchor="exm-spectral">
        <w:del w:id="1799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gives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and eigenvalues</w:delText>
        </w:r>
      </w:del>
      <w:del w:id="1805" w:author="PR Preview" w:date="2026-01-01T00:00:00Z">
        <w:r>
          <w:delText xml:space="preserve"> </w:delText>
        </w:r>
      </w:del>
      <m:oMath>
        <m:r>
          <m:t>3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and</w:delText>
        </w:r>
      </w:del>
      <w:del w:id="1808" w:author="PR Preview" w:date="2026-01-01T00:00:00Z">
        <w:r>
          <w:delText xml:space="preserve"> </w:delText>
        </w:r>
      </w:del>
      <m:oMath>
        <m:r>
          <m:t>1</m:t>
        </m:r>
      </m:oMath>
      <w:del w:id="1809" w:author="PR Preview" w:date="2026-01-01T00:00:00Z">
        <w:r>
          <w:delText xml:space="preserve">, so:</w:delText>
        </w:r>
      </w:del>
    </w:p>
    <w:p>
      <w:pPr>
        <w:pStyle w:val="BodyText"/>
      </w:pPr>
      <w:ins w:id="1810" w:author="PR Preview" w:date="2026-01-01T00:00:00Z">
        <w:r>
          <w:rPr>
            <w:b/>
            <w:bCs/>
          </w:rPr>
          <w:t xml:space="preserve">Example 30 (Inverting a positive definite matrix)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For</w:t>
        </w:r>
      </w:ins>
      <w:ins w:id="18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814" w:author="PR Preview" w:date="2026-01-01T00:00:00Z">
        <w:r>
          <w:t xml:space="preserve">,</w:t>
        </w:r>
      </w:ins>
      <w:ins w:id="1815" w:author="PR Preview" w:date="2026-01-01T00:00:00Z">
        <w:r>
          <w:t xml:space="preserve"> </w:t>
        </w:r>
      </w:ins>
      <w:hyperlink w:anchor="exm-spectral">
        <w:ins w:id="1816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gives</w:t>
        </w:r>
      </w:ins>
      <w:ins w:id="181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and eigenvalues</w:t>
        </w:r>
      </w:ins>
      <w:ins w:id="1822" w:author="PR Preview" w:date="2026-01-01T00:00:00Z">
        <w:r>
          <w:t xml:space="preserve"> </w:t>
        </w:r>
      </w:ins>
      <m:oMath>
        <m:r>
          <m:t>3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and</w:t>
        </w:r>
      </w:ins>
      <w:ins w:id="1825" w:author="PR Preview" w:date="2026-01-01T00:00:00Z">
        <w:r>
          <w:t xml:space="preserve"> </w:t>
        </w:r>
      </w:ins>
      <m:oMath>
        <m:r>
          <m:t>1</m:t>
        </m:r>
      </m:oMath>
      <w:ins w:id="182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del w:id="1827" w:author="PR Preview" w:date="2026-01-01T00:00:00Z">
        <w:r>
          <w:rPr>
            <w:b/>
            <w:bCs/>
          </w:rPr>
          <w:delText xml:space="preserve">Example 30 (A bowl with its lowest point at the origin)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Take</w:delText>
        </w:r>
      </w:del>
      <w:del w:id="18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831" w:author="PR Preview" w:date="2026-01-01T00:00:00Z">
        <w:r>
          <w:delText xml:space="preserve">,</w:delText>
        </w:r>
      </w:del>
      <w:del w:id="183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1833" w:author="PR Preview" w:date="2026-01-01T00:00:00Z">
        <w:r>
          <w:delText xml:space="preserve">,</w:delText>
        </w:r>
      </w:del>
      <w:del w:id="18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and</w:delText>
        </w:r>
      </w:del>
      <w:del w:id="183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838" w:author="PR Preview" w:date="2026-01-01T00:00:00Z">
        <w:r>
          <w:delText xml:space="preserve">.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Then</w:delText>
        </w:r>
      </w:del>
      <w:del w:id="184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is positive definite (</w:delText>
        </w:r>
      </w:del>
      <w:hyperlink w:anchor="exm-positive-definite">
        <w:del w:id="1844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845" w:author="PR Preview" w:date="2026-01-01T00:00:00Z">
        <w:r>
          <w:delText xml:space="preserve">),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so the graph of</w:delText>
        </w:r>
      </w:del>
    </w:p>
    <w:p>
      <w:pPr>
        <w:pStyle w:val="BodyText"/>
      </w:pPr>
      <w:ins w:id="1848" w:author="PR Preview" w:date="2026-01-01T00:00:00Z">
        <w:r>
          <w:rPr>
            <w:b/>
            <w:bCs/>
          </w:rPr>
          <w:t xml:space="preserve">Example 31 (A bowl with its lowest point at the origin)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Take</w:t>
        </w:r>
      </w:ins>
      <w:ins w:id="18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852" w:author="PR Preview" w:date="2026-01-01T00:00:00Z">
        <w:r>
          <w:t xml:space="preserve">,</w:t>
        </w:r>
      </w:ins>
      <w:ins w:id="185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854" w:author="PR Preview" w:date="2026-01-01T00:00:00Z">
        <w:r>
          <w:t xml:space="preserve">,</w:t>
        </w:r>
      </w:ins>
      <w:ins w:id="18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and</w:t>
        </w:r>
      </w:ins>
      <w:ins w:id="18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859" w:author="PR Preview" w:date="2026-01-01T00:00:00Z">
        <w:r>
          <w:t xml:space="preserve">.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Then</w:t>
        </w:r>
      </w:ins>
      <w:ins w:id="186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is positive definite (</w:t>
        </w:r>
      </w:ins>
      <w:hyperlink w:anchor="exm-positive-definite">
        <w:ins w:id="1865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866" w:author="PR Preview" w:date="2026-01-01T00:00:00Z">
        <w:r>
          <w:t xml:space="preserve">),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so the graph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del w:id="1869" w:author="PR Preview" w:date="2026-01-01T00:00:00Z">
        <w:r>
          <w:rPr>
            <w:b/>
            <w:bCs/>
          </w:rPr>
          <w:delText xml:space="preserve">Example 31 (A matrix-induced inner product calculation)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Consider the symmetric matrix</w:delText>
        </w:r>
      </w:del>
    </w:p>
    <w:p>
      <w:pPr>
        <w:pStyle w:val="FirstParagraph"/>
      </w:pPr>
      <w:ins w:id="1872" w:author="PR Preview" w:date="2026-01-01T00:00:00Z">
        <w:r>
          <w:rPr>
            <w:b/>
            <w:bCs/>
          </w:rPr>
          <w:t xml:space="preserve">Example 32 (A matrix-induced inner product calculation)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del w:id="1875" w:author="PR Preview" w:date="2026-01-01T00:00:00Z">
        <w:r>
          <w:rPr>
            <w:b/>
            <w:bCs/>
          </w:rPr>
          <w:delText xml:space="preserve">Theorem 15 (Properties of the matrix-induced inner product)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For every</w:delText>
        </w:r>
      </w:del>
      <w:del w:id="18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symmetric positive definite matrix</w:delText>
        </w:r>
      </w:del>
      <w:del w:id="18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82" w:author="PR Preview" w:date="2026-01-01T00:00:00Z">
        <w:r>
          <w:delText xml:space="preserve">,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the function</w:delText>
        </w:r>
      </w:del>
      <w:del w:id="1885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satisfies the four inner product axioms (</w:delText>
        </w:r>
      </w:del>
      <w:hyperlink r:id="rId130">
        <w:del w:id="1888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1889" w:author="PR Preview" w:date="2026-01-01T00:00:00Z">
        <w:r>
          <w:delText xml:space="preserve">):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positivity, definiteness, linearity in the first slot, and symmetry.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Thus</w:delText>
        </w:r>
      </w:del>
      <w:del w:id="18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is an inner product space (</w:delText>
        </w:r>
      </w:del>
      <w:hyperlink r:id="rId131">
        <w:del w:id="1897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1898" w:author="PR Preview" w:date="2026-01-01T00:00:00Z">
        <w:r>
          <w:delText xml:space="preserve">).</w:delText>
        </w:r>
      </w:del>
    </w:p>
    <w:p>
      <w:pPr>
        <w:pStyle w:val="BodyText"/>
      </w:pPr>
      <w:ins w:id="1899" w:author="PR Preview" w:date="2026-01-01T00:00:00Z">
        <w:r>
          <w:rPr>
            <w:b/>
            <w:bCs/>
          </w:rPr>
          <w:t xml:space="preserve">Theorem 16 (Properties of the matrix-induced inner product)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For every</w:t>
        </w:r>
      </w:ins>
      <w:ins w:id="19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symmetric positive definite matrix</w:t>
        </w:r>
      </w:ins>
      <w:ins w:id="19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6" w:author="PR Preview" w:date="2026-01-01T00:00:00Z">
        <w:r>
          <w:t xml:space="preserve">,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 function</w:t>
        </w:r>
      </w:ins>
      <w:ins w:id="1909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satisfies the four inner product axioms (</w:t>
        </w:r>
      </w:ins>
      <w:hyperlink r:id="rId130">
        <w:ins w:id="1912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1913" w:author="PR Preview" w:date="2026-01-01T00:00:00Z">
        <w:r>
          <w:t xml:space="preserve">):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positivity, definiteness, linearity in the first slot, and symmetry.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Thus</w:t>
        </w:r>
      </w:ins>
      <w:ins w:id="1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is an inner product space (</w:t>
        </w:r>
      </w:ins>
      <w:hyperlink r:id="rId131">
        <w:ins w:id="1921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1922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del w:id="1923" w:author="PR Preview" w:date="2026-01-01T00:00:00Z">
        <w:r>
          <w:rPr>
            <w:b/>
            <w:bCs/>
          </w:rPr>
          <w:delText xml:space="preserve">Example 32 (Checking the inner product axioms, and recovering the matrix from the inner product)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Take</w:delText>
        </w:r>
      </w:del>
      <w:del w:id="19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from</w:delText>
        </w:r>
      </w:del>
      <w:del w:id="1929" w:author="PR Preview" w:date="2026-01-01T00:00:00Z">
        <w:r>
          <w:delText xml:space="preserve"> </w:delText>
        </w:r>
      </w:del>
      <w:hyperlink w:anchor="exm-matrix-induced-inner-product">
        <w:del w:id="1930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1931" w:author="PR Preview" w:date="2026-01-01T00:00:00Z">
        <w:r>
          <w:delText xml:space="preserve">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the vectors</w:delText>
        </w:r>
      </w:del>
      <w:del w:id="19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935" w:author="PR Preview" w:date="2026-01-01T00:00:00Z">
        <w:r>
          <w:delText xml:space="preserve">,</w:delText>
        </w:r>
      </w:del>
      <w:del w:id="19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and</w:delText>
        </w:r>
      </w:del>
      <w:del w:id="19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940" w:author="PR Preview" w:date="2026-01-01T00:00:00Z">
        <w:r>
          <w:delText xml:space="preserve">,</w:delText>
        </w:r>
      </w:del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and the numbers</w:delText>
        </w:r>
      </w:del>
      <w:del w:id="19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and</w:delText>
        </w:r>
      </w:del>
      <w:del w:id="194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1947" w:author="PR Preview" w:date="2026-01-01T00:00:00Z">
        <w:r>
          <w:delText xml:space="preserve">.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The code computes both sides of each axiom in</w:delText>
        </w:r>
      </w:del>
      <w:del w:id="1950" w:author="PR Preview" w:date="2026-01-01T00:00:00Z">
        <w:r>
          <w:delText xml:space="preserve"> </w:delText>
        </w:r>
      </w:del>
      <w:hyperlink w:anchor="thm-matrix-induced-inner-product">
        <w:del w:id="195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952" w:author="PR Preview" w:date="2026-01-01T00:00:00Z">
        <w:r>
          <w:delText xml:space="preserve">,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and then the numbers</w:delText>
        </w:r>
      </w:del>
      <w:del w:id="1955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1958" w:author="PR Preview" w:date="2026-01-01T00:00:00Z">
        <w:r>
          <w:rPr>
            <w:b/>
            <w:bCs/>
          </w:rPr>
          <w:t xml:space="preserve">Example 33 (Checking the inner product axioms, and recovering the matrix from the inner product)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Take</w:t>
        </w:r>
      </w:ins>
      <w:ins w:id="19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from</w:t>
        </w:r>
      </w:ins>
      <w:ins w:id="1964" w:author="PR Preview" w:date="2026-01-01T00:00:00Z">
        <w:r>
          <w:t xml:space="preserve"> </w:t>
        </w:r>
      </w:ins>
      <w:hyperlink w:anchor="exm-matrix-induced-inner-product">
        <w:ins w:id="1965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1966" w:author="PR Preview" w:date="2026-01-01T00:00:00Z">
        <w:r>
          <w:t xml:space="preserve">,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the vectors</w:t>
        </w:r>
      </w:ins>
      <w:ins w:id="19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970" w:author="PR Preview" w:date="2026-01-01T00:00:00Z">
        <w:r>
          <w:t xml:space="preserve">,</w:t>
        </w:r>
      </w:ins>
      <w:ins w:id="19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and</w:t>
        </w:r>
      </w:ins>
      <w:ins w:id="19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975" w:author="PR Preview" w:date="2026-01-01T00:00:00Z">
        <w:r>
          <w:t xml:space="preserve">,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and the numbers</w:t>
        </w:r>
      </w:ins>
      <w:ins w:id="19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and</w:t>
        </w:r>
      </w:ins>
      <w:ins w:id="19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1982" w:author="PR Preview" w:date="2026-01-01T00:00:00Z">
        <w:r>
          <w:t xml:space="preserve">.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The code computes both sides of each axiom in</w:t>
        </w:r>
      </w:ins>
      <w:ins w:id="1985" w:author="PR Preview" w:date="2026-01-01T00:00:00Z">
        <w:r>
          <w:t xml:space="preserve"> </w:t>
        </w:r>
      </w:ins>
      <w:hyperlink w:anchor="thm-matrix-induced-inner-product">
        <w:ins w:id="198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987" w:author="PR Preview" w:date="2026-01-01T00:00:00Z">
        <w:r>
          <w:t xml:space="preserve">,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and then the numbers</w:t>
        </w:r>
      </w:ins>
      <w:ins w:id="1990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1993" w:author="PR Preview" w:date="2026-01-01T00:00:00Z">
        <w:r>
          <w:delText xml:space="preserve">The inner product of</w:delText>
        </w:r>
      </w:del>
      <w:del w:id="19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with itself is 14, which is positive.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The two orders give the same number, 7 and 7.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Both sides of the linearity axiom equal 28.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The matrix of numbers</w:delText>
        </w:r>
      </w:del>
      <w:del w:id="200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is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equal to</w:delText>
        </w:r>
      </w:del>
      <w:del w:id="20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09" w:author="PR Preview" w:date="2026-01-01T00:00:00Z">
        <w:r>
          <w:delText xml:space="preserve">,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as the converse in</w:delText>
        </w:r>
      </w:del>
      <w:del w:id="2012" w:author="PR Preview" w:date="2026-01-01T00:00:00Z">
        <w:r>
          <w:delText xml:space="preserve"> </w:delText>
        </w:r>
      </w:del>
      <w:hyperlink w:anchor="thm-matrix-induced-inner-product">
        <w:del w:id="2013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says.</w:delText>
        </w:r>
      </w:del>
    </w:p>
    <w:p>
      <w:pPr>
        <w:pStyle w:val="FirstParagraph"/>
      </w:pPr>
      <w:ins w:id="2016" w:author="PR Preview" w:date="2026-01-01T00:00:00Z">
        <w:r>
          <w:t xml:space="preserve">The inner product of</w:t>
        </w:r>
      </w:ins>
      <w:ins w:id="20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with itself is 14, which is positive.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The two orders give the same number, 7 and 7.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Both sides of the linearity axiom equal 28.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The matrix of numbers</w:t>
        </w:r>
      </w:ins>
      <w:ins w:id="2026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is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equal to</w:t>
        </w:r>
      </w:ins>
      <w:ins w:id="20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32" w:author="PR Preview" w:date="2026-01-01T00:00:00Z">
        <w:r>
          <w:t xml:space="preserve">,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as the converse in</w:t>
        </w:r>
      </w:ins>
      <w:ins w:id="2035" w:author="PR Preview" w:date="2026-01-01T00:00:00Z">
        <w:r>
          <w:t xml:space="preserve"> </w:t>
        </w:r>
      </w:ins>
      <w:hyperlink w:anchor="thm-matrix-induced-inner-product">
        <w:ins w:id="203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says.</w:t>
        </w:r>
      </w:ins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2039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2040" w:author="PR Preview" w:date="2026-01-01T00:00:00Z">
        <w:r>
          <w:delText xml:space="preserve">: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If data features have a symmetric positive definite covariance matrix</w:delText>
        </w:r>
      </w:del>
      <w:del w:id="2045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(</w:delText>
        </w:r>
      </w:del>
      <w:hyperlink w:anchor="def-positive-definite">
        <w:del w:id="204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049" w:author="PR Preview" w:date="2026-01-01T00:00:00Z">
        <w:r>
          <w:delText xml:space="preserve">),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the precision matrix</w:delText>
        </w:r>
      </w:del>
      <w:del w:id="20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(</w:delText>
        </w:r>
      </w:del>
      <w:hyperlink w:anchor="thm-pd-inverse">
        <w:del w:id="2055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056" w:author="PR Preview" w:date="2026-01-01T00:00:00Z">
        <w:r>
          <w:delText xml:space="preserve">) defines the Mahalanobis inner product</w:delText>
        </w:r>
      </w:del>
      <w:del w:id="2057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2058" w:author="PR Preview" w:date="2026-01-01T00:00:00Z">
        <w:r>
          <w:delText xml:space="preserve">.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The induced distance</w:delText>
        </w:r>
      </w:del>
      <w:del w:id="2061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measures statistical distance normalized by variance along each principal direction.</w:delText>
        </w:r>
      </w:del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Factoring</w:delText>
        </w:r>
      </w:del>
      <w:del w:id="206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(via Cholesky or spectral decomposition),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this inner product corresponds to the Euclidean dot product of whitened coordinates</w:delText>
        </w:r>
      </w:del>
      <w:del w:id="20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2072" w:author="PR Preview" w:date="2026-01-01T00:00:00Z">
        <w:r>
          <w:delText xml:space="preserve">:</w:delText>
        </w:r>
      </w:del>
      <w:del w:id="207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2074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2075" w:author="PR Preview" w:date="2026-01-01T00:00:00Z">
        <w:r>
          <w:rPr>
            <w:b/>
            <w:bCs/>
          </w:rPr>
          <w:t xml:space="preserve">Mahalanobis metric and whitening</w:t>
        </w:r>
      </w:ins>
      <w:ins w:id="2076" w:author="PR Preview" w:date="2026-01-01T00:00:00Z">
        <w:r>
          <w:t xml:space="preserve">:</w:t>
        </w:r>
      </w:ins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If data features have a symmetric positive definite covariance matrix</w:t>
        </w:r>
      </w:ins>
      <w:ins w:id="208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(</w:t>
        </w:r>
      </w:ins>
      <w:hyperlink w:anchor="def-positive-definite">
        <w:ins w:id="208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085" w:author="PR Preview" w:date="2026-01-01T00:00:00Z">
        <w:r>
          <w:t xml:space="preserve">),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the precision matrix</w:t>
        </w:r>
      </w:ins>
      <w:ins w:id="20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(</w:t>
        </w:r>
      </w:ins>
      <w:hyperlink w:anchor="thm-pd-inverse">
        <w:ins w:id="2091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092" w:author="PR Preview" w:date="2026-01-01T00:00:00Z">
        <w:r>
          <w:t xml:space="preserve">) defines the Mahalanobis inner product</w:t>
        </w:r>
      </w:ins>
      <w:ins w:id="2093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2094" w:author="PR Preview" w:date="2026-01-01T00:00:00Z">
        <w:r>
          <w:t xml:space="preserve">.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The induced distance</w:t>
        </w:r>
      </w:ins>
      <w:ins w:id="209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measures statistical distance normalized by variance along each principal direction.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Factoring</w:t>
        </w:r>
      </w:ins>
      <w:ins w:id="210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(via Cholesky or spectral decomposition),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this inner product corresponds to the Euclidean dot product of whitened coordinates</w:t>
        </w:r>
      </w:ins>
      <w:ins w:id="21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2108" w:author="PR Preview" w:date="2026-01-01T00:00:00Z">
        <w:r>
          <w:t xml:space="preserve">:</w:t>
        </w:r>
      </w:ins>
      <w:ins w:id="2109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110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del w:id="2111" w:author="PR Preview" w:date="2026-01-01T00:00:00Z">
        <w:r>
          <w:rPr>
            <w:b/>
            <w:bCs/>
          </w:rPr>
          <w:delText xml:space="preserve">Example 33 (Determinant of a</w:delText>
        </w:r>
      </w:del>
      <w:del w:id="211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113" w:author="PR Preview" w:date="2026-01-01T00:00:00Z">
        <w:r>
          <w:rPr>
            <w:b/>
            <w:bCs/>
          </w:rPr>
          <w:delText xml:space="preserve"> </w:delText>
        </w:r>
      </w:del>
      <w:del w:id="2114" w:author="PR Preview" w:date="2026-01-01T00:00:00Z">
        <w:r>
          <w:rPr>
            <w:b/>
            <w:bCs/>
          </w:rPr>
          <w:delText xml:space="preserve">matrix)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For</w:delText>
        </w:r>
      </w:del>
      <w:del w:id="21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2118" w:author="PR Preview" w:date="2026-01-01T00:00:00Z">
        <w:r>
          <w:delText xml:space="preserve">,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deleting row 1 and column 1 leaves</w:delText>
        </w:r>
      </w:del>
      <w:del w:id="2121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2122" w:author="PR Preview" w:date="2026-01-01T00:00:00Z">
        <w:r>
          <w:delText xml:space="preserve">,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and deleting row 1 and column 2 leaves</w:delText>
        </w:r>
      </w:del>
      <w:del w:id="2125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2126" w:author="PR Preview" w:date="2026-01-01T00:00:00Z">
        <w:r>
          <w:delText xml:space="preserve">.</w:delText>
        </w:r>
      </w:del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So:</w:delText>
        </w:r>
      </w:del>
    </w:p>
    <w:p>
      <w:pPr>
        <w:pStyle w:val="FirstParagraph"/>
      </w:pPr>
      <w:ins w:id="2129" w:author="PR Preview" w:date="2026-01-01T00:00:00Z">
        <w:r>
          <w:rPr>
            <w:b/>
            <w:bCs/>
          </w:rPr>
          <w:t xml:space="preserve">Example 34 (Determinant of a</w:t>
        </w:r>
      </w:ins>
      <w:ins w:id="2130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131" w:author="PR Preview" w:date="2026-01-01T00:00:00Z">
        <w:r>
          <w:rPr>
            <w:b/>
            <w:bCs/>
          </w:rPr>
          <w:t xml:space="preserve"> </w:t>
        </w:r>
      </w:ins>
      <w:ins w:id="2132" w:author="PR Preview" w:date="2026-01-01T00:00:00Z">
        <w:r>
          <w:rPr>
            <w:b/>
            <w:bCs/>
          </w:rPr>
          <w:t xml:space="preserve">matrix)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For</w:t>
        </w:r>
      </w:ins>
      <w:ins w:id="21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2136" w:author="PR Preview" w:date="2026-01-01T00:00:00Z">
        <w:r>
          <w:t xml:space="preserve">,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deleting row 1 and column 1 leaves</w:t>
        </w:r>
      </w:ins>
      <w:ins w:id="213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2140" w:author="PR Preview" w:date="2026-01-01T00:00:00Z">
        <w:r>
          <w:t xml:space="preserve">,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and deleting row 1 and column 2 leaves</w:t>
        </w:r>
      </w:ins>
      <w:ins w:id="2143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2144" w:author="PR Preview" w:date="2026-01-01T00:00:00Z">
        <w:r>
          <w:t xml:space="preserve">.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2147" w:author="PR Preview" w:date="2026-01-01T00:00:00Z">
        <w:r>
          <w:delText xml:space="preserve">For</w:delText>
        </w:r>
      </w:del>
      <w:del w:id="214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149" w:author="PR Preview" w:date="2026-01-01T00:00:00Z">
        <w:r>
          <w:delText xml:space="preserve">, the columns have two orderings.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The ordering</w:delText>
        </w:r>
      </w:del>
      <w:del w:id="21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keeps each column in place,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picks the entries</w:delText>
        </w:r>
      </w:del>
      <w:del w:id="215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and</w:delText>
        </w:r>
      </w:del>
      <w:del w:id="216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2161" w:author="PR Preview" w:date="2026-01-01T00:00:00Z">
        <w:r>
          <w:delText xml:space="preserve">,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and has sign</w:delText>
        </w:r>
      </w:del>
      <w:del w:id="2164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2165" w:author="PR Preview" w:date="2026-01-01T00:00:00Z">
        <w:r>
          <w:delText xml:space="preserve">.</w:delText>
        </w:r>
      </w:del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The ordering</w:delText>
        </w:r>
      </w:del>
      <w:del w:id="21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swaps the two columns,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picks the entries</w:delText>
        </w:r>
      </w:del>
      <w:del w:id="217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and</w:delText>
        </w:r>
      </w:del>
      <w:del w:id="217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2177" w:author="PR Preview" w:date="2026-01-01T00:00:00Z">
        <w:r>
          <w:delText xml:space="preserve">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 has sign</w:delText>
        </w:r>
      </w:del>
      <w:del w:id="21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81" w:author="PR Preview" w:date="2026-01-01T00:00:00Z">
        <w:r>
          <w:delText xml:space="preserve">.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The sum</w:delText>
        </w:r>
      </w:del>
      <w:del w:id="21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is the value</w:delText>
        </w:r>
      </w:del>
      <w:del w:id="2187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from</w:delText>
        </w:r>
      </w:del>
      <w:del w:id="2190" w:author="PR Preview" w:date="2026-01-01T00:00:00Z">
        <w:r>
          <w:delText xml:space="preserve"> </w:delText>
        </w:r>
      </w:del>
      <w:hyperlink w:anchor="exm-determinant">
        <w:del w:id="2191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2192" w:author="PR Preview" w:date="2026-01-01T00:00:00Z">
        <w:r>
          <w:delText xml:space="preserve">.</w:delText>
        </w:r>
      </w:del>
    </w:p>
    <w:p>
      <w:pPr>
        <w:pStyle w:val="BodyText"/>
      </w:pPr>
      <w:ins w:id="2193" w:author="PR Preview" w:date="2026-01-01T00:00:00Z">
        <w:r>
          <w:t xml:space="preserve">For</w:t>
        </w:r>
      </w:ins>
      <w:ins w:id="21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195" w:author="PR Preview" w:date="2026-01-01T00:00:00Z">
        <w:r>
          <w:t xml:space="preserve">, the columns have two orderings.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The ordering</w:t>
        </w:r>
      </w:ins>
      <w:ins w:id="21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keeps each column in place,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picks the entries</w:t>
        </w:r>
      </w:ins>
      <w:ins w:id="22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and</w:t>
        </w:r>
      </w:ins>
      <w:ins w:id="22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2207" w:author="PR Preview" w:date="2026-01-01T00:00:00Z">
        <w:r>
          <w:t xml:space="preserve">,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and has sign</w:t>
        </w:r>
      </w:ins>
      <w:ins w:id="221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2211" w:author="PR Preview" w:date="2026-01-01T00:00:00Z">
        <w:r>
          <w:t xml:space="preserve">.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The ordering</w:t>
        </w:r>
      </w:ins>
      <w:ins w:id="22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swaps the two columns,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picks the entries</w:t>
        </w:r>
      </w:ins>
      <w:ins w:id="22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and</w:t>
        </w:r>
      </w:ins>
      <w:ins w:id="22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2223" w:author="PR Preview" w:date="2026-01-01T00:00:00Z">
        <w:r>
          <w:t xml:space="preserve">,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and has sign</w:t>
        </w:r>
      </w:ins>
      <w:ins w:id="222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27" w:author="PR Preview" w:date="2026-01-01T00:00:00Z">
        <w:r>
          <w:t xml:space="preserve">.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The sum</w:t>
        </w:r>
      </w:ins>
      <w:ins w:id="223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is the value</w:t>
        </w:r>
      </w:ins>
      <w:ins w:id="2233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from</w:t>
        </w:r>
      </w:ins>
      <w:ins w:id="2236" w:author="PR Preview" w:date="2026-01-01T00:00:00Z">
        <w:r>
          <w:t xml:space="preserve"> </w:t>
        </w:r>
      </w:ins>
      <w:hyperlink w:anchor="exm-determinant">
        <w:ins w:id="2237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2238" w:author="PR Preview" w:date="2026-01-01T00:00:00Z">
        <w:r>
          <w:t xml:space="preserve">.</w:t>
        </w:r>
      </w:ins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del w:id="2239" w:author="PR Preview" w:date="2026-01-01T00:00:00Z">
        <w:r>
          <w:rPr>
            <w:b/>
            <w:bCs/>
          </w:rPr>
          <w:delText xml:space="preserve">Theorem 16 (Determinant of a diagonal matrix)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The determinant (</w:delText>
        </w:r>
      </w:del>
      <w:hyperlink w:anchor="def-determinant">
        <w:del w:id="224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243" w:author="PR Preview" w:date="2026-01-01T00:00:00Z">
        <w:r>
          <w:delText xml:space="preserve">) of a</w:delText>
        </w:r>
      </w:del>
      <w:del w:id="22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diagonal matrix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(</w:delText>
        </w:r>
      </w:del>
      <w:hyperlink w:anchor="def-diagonal-matrix">
        <w:del w:id="224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250" w:author="PR Preview" w:date="2026-01-01T00:00:00Z">
        <w:r>
          <w:delText xml:space="preserve">)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2253" w:author="PR Preview" w:date="2026-01-01T00:00:00Z">
        <w:r>
          <w:rPr>
            <w:b/>
            <w:bCs/>
          </w:rPr>
          <w:t xml:space="preserve">Theorem 17 (Determinant of a diagonal matrix)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The determinant (</w:t>
        </w:r>
      </w:ins>
      <w:hyperlink w:anchor="def-determinant">
        <w:ins w:id="2256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257" w:author="PR Preview" w:date="2026-01-01T00:00:00Z">
        <w:r>
          <w:t xml:space="preserve">) of a</w:t>
        </w:r>
      </w:ins>
      <w:ins w:id="22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diagonal matrix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(</w:t>
        </w:r>
      </w:ins>
      <w:hyperlink w:anchor="def-diagonal-matrix">
        <w:ins w:id="226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264" w:author="PR Preview" w:date="2026-01-01T00:00:00Z">
        <w:r>
          <w:t xml:space="preserve">)</w:t>
        </w:r>
      </w:ins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del w:id="2267" w:author="PR Preview" w:date="2026-01-01T00:00:00Z">
        <w:r>
          <w:rPr>
            <w:b/>
            <w:bCs/>
          </w:rPr>
          <w:delText xml:space="preserve">Example 34 (Determinant of a scaled identity matrix)</w:delText>
        </w:r>
      </w:del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For a number</w:delText>
        </w:r>
      </w:del>
      <w:del w:id="2270" w:author="PR Preview" w:date="2026-01-01T00:00:00Z">
        <w:r>
          <w:delText xml:space="preserve"> </w:delText>
        </w:r>
      </w:del>
      <m:oMath>
        <m:r>
          <m:t>c</m:t>
        </m:r>
      </m:oMath>
      <w:del w:id="2271" w:author="PR Preview" w:date="2026-01-01T00:00:00Z">
        <w:r>
          <w:delText xml:space="preserve">,</w:delText>
        </w:r>
      </w:del>
      <w:del w:id="2272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is diagonal with every diagonal entry equal to</w:delText>
        </w:r>
      </w:del>
      <w:del w:id="2275" w:author="PR Preview" w:date="2026-01-01T00:00:00Z">
        <w:r>
          <w:delText xml:space="preserve"> </w:delText>
        </w:r>
      </w:del>
      <m:oMath>
        <m:r>
          <m:t>c</m:t>
        </m:r>
      </m:oMath>
      <w:del w:id="2276" w:author="PR Preview" w:date="2026-01-01T00:00:00Z">
        <w:r>
          <w:delText xml:space="preserve">,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so</w:delText>
        </w:r>
      </w:del>
      <w:del w:id="2279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2280" w:author="PR Preview" w:date="2026-01-01T00:00:00Z">
        <w:r>
          <w:delText xml:space="preserve">.</w:delText>
        </w:r>
      </w:del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In particular,</w:delText>
        </w:r>
      </w:del>
      <w:del w:id="2283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284" w:author="PR Preview" w:date="2026-01-01T00:00:00Z">
        <w:r>
          <w:delText xml:space="preserve">.</w:delText>
        </w:r>
      </w:del>
    </w:p>
    <w:p>
      <w:pPr>
        <w:pStyle w:val="BodyText"/>
      </w:pPr>
      <w:del w:id="2285" w:author="PR Preview" w:date="2026-01-01T00:00:00Z">
        <w:r>
          <w:rPr>
            <w:b/>
            <w:bCs/>
          </w:rPr>
          <w:delText xml:space="preserve">Theorem 17 (Determinant of a product)</w:delText>
        </w:r>
      </w:del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For</w:delText>
        </w:r>
      </w:del>
      <w:del w:id="22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matrices</w:delText>
        </w:r>
      </w:del>
      <w:del w:id="22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and</w:delText>
        </w:r>
      </w:del>
      <w:del w:id="229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29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296" w:author="PR Preview" w:date="2026-01-01T00:00:00Z">
        <w:r>
          <w:rPr>
            <w:b/>
            <w:bCs/>
          </w:rPr>
          <w:delText xml:space="preserve">Example 35 (Checking the product rule)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For</w:delText>
        </w:r>
      </w:del>
      <w:del w:id="22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and</w:delText>
        </w:r>
      </w:del>
      <w:del w:id="230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303" w:author="PR Preview" w:date="2026-01-01T00:00:00Z">
        <w:r>
          <w:delText xml:space="preserve">,</w:delText>
        </w:r>
      </w:del>
      <w:del w:id="2304" w:author="PR Preview" w:date="2026-01-01T00:00:00Z">
        <w:r>
          <w:delText xml:space="preserve"> </w:delText>
        </w:r>
      </w:del>
      <w:hyperlink w:anchor="exm-determinant">
        <w:del w:id="2305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gives</w:delText>
        </w:r>
      </w:del>
    </w:p>
    <w:p>
      <w:pPr>
        <w:pStyle w:val="FirstParagraph"/>
      </w:pPr>
      <w:ins w:id="2308" w:author="PR Preview" w:date="2026-01-01T00:00:00Z">
        <w:r>
          <w:rPr>
            <w:b/>
            <w:bCs/>
          </w:rPr>
          <w:t xml:space="preserve">Example 35 (Determinant of a scaled identity matrix)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For a number</w:t>
        </w:r>
      </w:ins>
      <w:ins w:id="2311" w:author="PR Preview" w:date="2026-01-01T00:00:00Z">
        <w:r>
          <w:t xml:space="preserve"> </w:t>
        </w:r>
      </w:ins>
      <m:oMath>
        <m:r>
          <m:t>c</m:t>
        </m:r>
      </m:oMath>
      <w:ins w:id="2312" w:author="PR Preview" w:date="2026-01-01T00:00:00Z">
        <w:r>
          <w:t xml:space="preserve">,</w:t>
        </w:r>
      </w:ins>
      <w:ins w:id="2313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is diagonal with every diagonal entry equal to</w:t>
        </w:r>
      </w:ins>
      <w:ins w:id="2316" w:author="PR Preview" w:date="2026-01-01T00:00:00Z">
        <w:r>
          <w:t xml:space="preserve"> </w:t>
        </w:r>
      </w:ins>
      <m:oMath>
        <m:r>
          <m:t>c</m:t>
        </m:r>
      </m:oMath>
      <w:ins w:id="2317" w:author="PR Preview" w:date="2026-01-01T00:00:00Z">
        <w:r>
          <w:t xml:space="preserve">,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so</w:t>
        </w:r>
      </w:ins>
      <w:ins w:id="2320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2321" w:author="PR Preview" w:date="2026-01-01T00:00:00Z">
        <w:r>
          <w:t xml:space="preserve">.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In particular,</w:t>
        </w:r>
      </w:ins>
      <w:ins w:id="232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25" w:author="PR Preview" w:date="2026-01-01T00:00:00Z">
        <w:r>
          <w:t xml:space="preserve">.</w:t>
        </w:r>
      </w:ins>
    </w:p>
    <w:bookmarkEnd w:id="149"/>
    <w:bookmarkStart w:id="150" w:name="thm-det-product"/>
    <w:p>
      <w:pPr>
        <w:pStyle w:val="BodyText"/>
      </w:pPr>
      <w:ins w:id="2326" w:author="PR Preview" w:date="2026-01-01T00:00:00Z">
        <w:r>
          <w:rPr>
            <w:b/>
            <w:bCs/>
          </w:rPr>
          <w:t xml:space="preserve">Theorem 18 (Determinant of a product)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For</w:t>
        </w:r>
      </w:ins>
      <w:ins w:id="23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matrices</w:t>
        </w:r>
      </w:ins>
      <w:ins w:id="23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and</w:t>
        </w:r>
      </w:ins>
      <w:ins w:id="233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3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ins w:id="2337" w:author="PR Preview" w:date="2026-01-01T00:00:00Z">
        <w:r>
          <w:rPr>
            <w:b/>
            <w:bCs/>
          </w:rPr>
          <w:t xml:space="preserve">Example 36 (Checking the product rule)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For</w:t>
        </w:r>
      </w:ins>
      <w:ins w:id="23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and</w:t>
        </w:r>
      </w:ins>
      <w:ins w:id="234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344" w:author="PR Preview" w:date="2026-01-01T00:00:00Z">
        <w:r>
          <w:t xml:space="preserve">,</w:t>
        </w:r>
      </w:ins>
      <w:ins w:id="2345" w:author="PR Preview" w:date="2026-01-01T00:00:00Z">
        <w:r>
          <w:t xml:space="preserve"> </w:t>
        </w:r>
      </w:ins>
      <w:hyperlink w:anchor="exm-determinant">
        <w:ins w:id="2346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del w:id="2349" w:author="PR Preview" w:date="2026-01-01T00:00:00Z">
        <w:r>
          <w:rPr>
            <w:i/>
            <w:iCs/>
          </w:rPr>
          <w:delText xml:space="preserve">Remark 21</w:delText>
        </w:r>
      </w:del>
      <w:del w:id="2350" w:author="PR Preview" w:date="2026-01-01T00:00:00Z">
        <w:r>
          <w:delText xml:space="preserve"> (An example is not a proof). </w:delText>
        </w:r>
      </w:del>
      <w:hyperlink w:anchor="exm-det-product">
        <w:del w:id="2351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checks</w:delText>
        </w:r>
      </w:del>
      <w:del w:id="2354" w:author="PR Preview" w:date="2026-01-01T00:00:00Z">
        <w:r>
          <w:delText xml:space="preserve"> </w:delText>
        </w:r>
      </w:del>
      <w:hyperlink w:anchor="thm-det-product">
        <w:del w:id="235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for one pair of</w:delText>
        </w:r>
      </w:del>
      <w:del w:id="235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matrices,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which shows the theorem holds there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but does not prove it for every pair.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The proof needs properties of the determinant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that these notes don’t develop;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see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Banerjee and Roy (2014)</w:delText>
        </w:r>
      </w:del>
      <w:del w:id="2373" w:author="PR Preview" w:date="2026-01-01T00:00:00Z">
        <w:r>
          <w:delText xml:space="preserve">.</w:delText>
        </w:r>
      </w:del>
    </w:p>
    <w:p>
      <w:pPr>
        <w:pStyle w:val="FirstParagraph"/>
      </w:pPr>
      <w:ins w:id="2374" w:author="PR Preview" w:date="2026-01-01T00:00:00Z">
        <w:r>
          <w:rPr>
            <w:i/>
            <w:iCs/>
          </w:rPr>
          <w:t xml:space="preserve">Remark 21</w:t>
        </w:r>
      </w:ins>
      <w:ins w:id="2375" w:author="PR Preview" w:date="2026-01-01T00:00:00Z">
        <w:r>
          <w:t xml:space="preserve"> (An example is not a proof). </w:t>
        </w:r>
      </w:ins>
      <w:hyperlink w:anchor="exm-det-product">
        <w:ins w:id="2376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checks</w:t>
        </w:r>
      </w:ins>
      <w:ins w:id="2379" w:author="PR Preview" w:date="2026-01-01T00:00:00Z">
        <w:r>
          <w:t xml:space="preserve"> </w:t>
        </w:r>
      </w:ins>
      <w:hyperlink w:anchor="thm-det-product">
        <w:ins w:id="2380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for one pair of</w:t>
        </w:r>
      </w:ins>
      <w:ins w:id="238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matrices,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which shows the theorem holds there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but does not prove it for every pair.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The proof needs properties of the determinant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that these notes don’t develop;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see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Banerjee and Roy (2014)</w:t>
        </w:r>
      </w:ins>
      <w:ins w:id="2398" w:author="PR Preview" w:date="2026-01-01T00:00:00Z">
        <w:r>
          <w:t xml:space="preserve">.</w:t>
        </w:r>
      </w:ins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del w:id="2399" w:author="PR Preview" w:date="2026-01-01T00:00:00Z">
        <w:r>
          <w:rPr>
            <w:b/>
            <w:bCs/>
          </w:rPr>
          <w:delText xml:space="preserve">Theorem 18 (The determinant of a symmetric matrix is the product of its eigenvalues)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Let</w:delText>
        </w:r>
      </w:del>
      <w:del w:id="24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be a</w:delText>
        </w:r>
      </w:del>
      <w:del w:id="24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symmetric matrix with real entries,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with eigendecomposition</w:delText>
        </w:r>
      </w:del>
      <w:del w:id="24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(</w:delText>
        </w:r>
      </w:del>
      <w:hyperlink w:anchor="def-eigendecomposition">
        <w:del w:id="2413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414" w:author="PR Preview" w:date="2026-01-01T00:00:00Z">
        <w:r>
          <w:delText xml:space="preserve">)</w:delText>
        </w:r>
      </w:del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delText xml:space="preserve">and eigenvalues</w:delText>
        </w:r>
      </w:del>
      <w:del w:id="241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on the diagonal of</w:delText>
        </w:r>
      </w:del>
      <w:del w:id="2420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421" w:author="PR Preview" w:date="2026-01-01T00:00:00Z">
        <w:r>
          <w:delText xml:space="preserve">.</w:delText>
        </w:r>
      </w:del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Then</w:delText>
        </w:r>
      </w:del>
    </w:p>
    <w:p>
      <w:pPr>
        <w:pStyle w:val="BodyText"/>
      </w:pPr>
      <w:ins w:id="2424" w:author="PR Preview" w:date="2026-01-01T00:00:00Z">
        <w:r>
          <w:rPr>
            <w:b/>
            <w:bCs/>
          </w:rPr>
          <w:t xml:space="preserve">Theorem 19 (The determinant of a symmetric matrix is the product of its eigenvalues)</w:t>
        </w:r>
      </w:ins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Let</w:t>
        </w:r>
      </w:ins>
      <w:ins w:id="24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be a</w:t>
        </w:r>
      </w:ins>
      <w:ins w:id="24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symmetric matrix with real entries,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with eigendecomposition</w:t>
        </w:r>
      </w:ins>
      <w:ins w:id="24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(</w:t>
        </w:r>
      </w:ins>
      <w:hyperlink w:anchor="def-eigendecomposition">
        <w:ins w:id="243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439" w:author="PR Preview" w:date="2026-01-01T00:00:00Z">
        <w:r>
          <w:t xml:space="preserve">)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and eigenvalues</w:t>
        </w:r>
      </w:ins>
      <w:ins w:id="244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on the diagonal of</w:t>
        </w:r>
      </w:ins>
      <w:ins w:id="244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446" w:author="PR Preview" w:date="2026-01-01T00:00:00Z">
        <w:r>
          <w:t xml:space="preserve">.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2449" w:author="PR Preview" w:date="2026-01-01T00:00:00Z">
        <w:r>
          <w:delText xml:space="preserve">The product steps are</w:delText>
        </w:r>
      </w:del>
      <w:del w:id="2450" w:author="PR Preview" w:date="2026-01-01T00:00:00Z">
        <w:r>
          <w:delText xml:space="preserve"> </w:delText>
        </w:r>
      </w:del>
      <w:hyperlink w:anchor="thm-det-product">
        <w:del w:id="245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452" w:author="PR Preview" w:date="2026-01-01T00:00:00Z">
        <w:r>
          <w:delText xml:space="preserve">,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the orthogonality step is</w:delText>
        </w:r>
      </w:del>
      <w:del w:id="2455" w:author="PR Preview" w:date="2026-01-01T00:00:00Z">
        <w:r>
          <w:delText xml:space="preserve"> </w:delText>
        </w:r>
      </w:del>
      <w:hyperlink w:anchor="def-orthogonal-matrix">
        <w:del w:id="245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457" w:author="PR Preview" w:date="2026-01-01T00:00:00Z">
        <w:r>
          <w:delText xml:space="preserve">,</w:delText>
        </w:r>
      </w:del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and the identity and diagonal steps are</w:delText>
        </w:r>
      </w:del>
      <w:del w:id="2460" w:author="PR Preview" w:date="2026-01-01T00:00:00Z">
        <w:r>
          <w:delText xml:space="preserve"> </w:delText>
        </w:r>
      </w:del>
      <w:hyperlink w:anchor="thm-det-diagonal">
        <w:del w:id="246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and</w:delText>
        </w:r>
      </w:del>
      <w:del w:id="2464" w:author="PR Preview" w:date="2026-01-01T00:00:00Z">
        <w:r>
          <w:delText xml:space="preserve"> </w:delText>
        </w:r>
      </w:del>
      <w:hyperlink w:anchor="exm-det-diagonal">
        <w:del w:id="2465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2466" w:author="PR Preview" w:date="2026-01-01T00:00:00Z">
        <w:r>
          <w:delText xml:space="preserve">.</w:delText>
        </w:r>
      </w:del>
    </w:p>
    <w:p>
      <w:pPr>
        <w:pStyle w:val="FirstParagraph"/>
      </w:pPr>
      <w:ins w:id="2467" w:author="PR Preview" w:date="2026-01-01T00:00:00Z">
        <w:r>
          <w:t xml:space="preserve">The product steps are</w:t>
        </w:r>
      </w:ins>
      <w:ins w:id="2468" w:author="PR Preview" w:date="2026-01-01T00:00:00Z">
        <w:r>
          <w:t xml:space="preserve"> </w:t>
        </w:r>
      </w:ins>
      <w:hyperlink w:anchor="thm-det-product">
        <w:ins w:id="246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470" w:author="PR Preview" w:date="2026-01-01T00:00:00Z">
        <w:r>
          <w:t xml:space="preserve">,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the orthogonality step is</w:t>
        </w:r>
      </w:ins>
      <w:ins w:id="2473" w:author="PR Preview" w:date="2026-01-01T00:00:00Z">
        <w:r>
          <w:t xml:space="preserve"> </w:t>
        </w:r>
      </w:ins>
      <w:hyperlink w:anchor="def-orthogonal-matrix">
        <w:ins w:id="247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475" w:author="PR Preview" w:date="2026-01-01T00:00:00Z">
        <w:r>
          <w:t xml:space="preserve">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and the identity and diagonal steps are</w:t>
        </w:r>
      </w:ins>
      <w:ins w:id="2478" w:author="PR Preview" w:date="2026-01-01T00:00:00Z">
        <w:r>
          <w:t xml:space="preserve"> </w:t>
        </w:r>
      </w:ins>
      <w:hyperlink w:anchor="thm-det-diagonal">
        <w:ins w:id="247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and</w:t>
        </w:r>
      </w:ins>
      <w:ins w:id="2482" w:author="PR Preview" w:date="2026-01-01T00:00:00Z">
        <w:r>
          <w:t xml:space="preserve"> </w:t>
        </w:r>
      </w:ins>
      <w:hyperlink w:anchor="exm-det-diagonal">
        <w:ins w:id="2483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2484" w:author="PR Preview" w:date="2026-01-01T00:00:00Z">
        <w:r>
          <w:t xml:space="preserve">.</w:t>
        </w:r>
      </w:ins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del w:id="2485" w:author="PR Preview" w:date="2026-01-01T00:00:00Z">
        <w:r>
          <w:rPr>
            <w:i/>
            <w:iCs/>
          </w:rPr>
          <w:delText xml:space="preserve">Proof</w:delText>
        </w:r>
      </w:del>
      <w:del w:id="2486" w:author="PR Preview" w:date="2026-01-01T00:00:00Z">
        <w:r>
          <w:delText xml:space="preserve">. </w:delText>
        </w:r>
      </w:del>
      <w:del w:id="2487" w:author="PR Preview" w:date="2026-01-01T00:00:00Z">
        <w:r>
          <w:delText xml:space="preserve">By</w:delText>
        </w:r>
      </w:del>
      <w:del w:id="2488" w:author="PR Preview" w:date="2026-01-01T00:00:00Z">
        <w:r>
          <w:delText xml:space="preserve"> </w:delText>
        </w:r>
      </w:del>
      <w:hyperlink w:anchor="thm-definite-eigenvalues">
        <w:del w:id="248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490" w:author="PR Preview" w:date="2026-01-01T00:00:00Z">
        <w:r>
          <w:delText xml:space="preserve">, every eigenvalue of</w:delText>
        </w:r>
      </w:del>
      <w:del w:id="24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is positive,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so their product, which is</w:delText>
        </w:r>
      </w:del>
      <w:del w:id="2496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by</w:delText>
        </w:r>
      </w:del>
      <w:del w:id="2499" w:author="PR Preview" w:date="2026-01-01T00:00:00Z">
        <w:r>
          <w:delText xml:space="preserve"> </w:delText>
        </w:r>
      </w:del>
      <w:hyperlink w:anchor="thm-det-eigenvalues">
        <w:del w:id="2500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501" w:author="PR Preview" w:date="2026-01-01T00:00:00Z">
        <w:r>
          <w:delText xml:space="preserve">,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is positive.</w:delText>
        </w:r>
      </w:del>
    </w:p>
    <w:p>
      <w:pPr>
        <w:pStyle w:val="BodyText"/>
      </w:pPr>
      <w:del w:id="2504" w:author="PR Preview" w:date="2026-01-01T00:00:00Z">
        <w:r>
          <w:rPr>
            <w:b/>
            <w:bCs/>
          </w:rPr>
          <w:delText xml:space="preserve">Example 36 (Two ways to the same determinant)</w:delText>
        </w:r>
      </w:del>
      <w:del w:id="25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has eigenvalues</w:delText>
        </w:r>
      </w:del>
      <w:del w:id="2508" w:author="PR Preview" w:date="2026-01-01T00:00:00Z">
        <w:r>
          <w:delText xml:space="preserve"> </w:delText>
        </w:r>
      </w:del>
      <m:oMath>
        <m:r>
          <m:t>3</m:t>
        </m:r>
      </m:oMath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and</w:delText>
        </w:r>
      </w:del>
      <w:del w:id="2511" w:author="PR Preview" w:date="2026-01-01T00:00:00Z">
        <w:r>
          <w:delText xml:space="preserve"> </w:delText>
        </w:r>
      </w:del>
      <m:oMath>
        <m:r>
          <m:t>1</m:t>
        </m:r>
      </m:oMath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(</w:delText>
        </w:r>
      </w:del>
      <w:hyperlink w:anchor="exm-eigenvalue">
        <w:del w:id="2514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515" w:author="PR Preview" w:date="2026-01-01T00:00:00Z">
        <w:r>
          <w:delText xml:space="preserve">),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so</w:delText>
        </w:r>
      </w:del>
      <w:del w:id="2518" w:author="PR Preview" w:date="2026-01-01T00:00:00Z">
        <w:r>
          <w:delText xml:space="preserve"> </w:delText>
        </w:r>
      </w:del>
      <w:hyperlink w:anchor="thm-det-eigenvalues">
        <w:del w:id="251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522" w:author="PR Preview" w:date="2026-01-01T00:00:00Z">
        <w:r>
          <w:delText xml:space="preserve">matching</w:delText>
        </w:r>
      </w:del>
      <w:del w:id="252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from</w:delText>
        </w:r>
      </w:del>
      <w:del w:id="2526" w:author="PR Preview" w:date="2026-01-01T00:00:00Z">
        <w:r>
          <w:delText xml:space="preserve"> </w:delText>
        </w:r>
      </w:del>
      <w:hyperlink w:anchor="exm-determinant">
        <w:del w:id="2527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2528" w:author="PR Preview" w:date="2026-01-01T00:00:00Z">
        <w:r>
          <w:delText xml:space="preserve">.</w:delText>
        </w:r>
      </w:del>
    </w:p>
    <w:p>
      <w:pPr>
        <w:pStyle w:val="BodyText"/>
      </w:pPr>
      <w:ins w:id="2529" w:author="PR Preview" w:date="2026-01-01T00:00:00Z">
        <w:r>
          <w:rPr>
            <w:i/>
            <w:iCs/>
          </w:rPr>
          <w:t xml:space="preserve">Proof</w:t>
        </w:r>
      </w:ins>
      <w:ins w:id="2530" w:author="PR Preview" w:date="2026-01-01T00:00:00Z">
        <w:r>
          <w:t xml:space="preserve">. </w:t>
        </w:r>
      </w:ins>
      <w:ins w:id="2531" w:author="PR Preview" w:date="2026-01-01T00:00:00Z">
        <w:r>
          <w:t xml:space="preserve">By</w:t>
        </w:r>
      </w:ins>
      <w:ins w:id="2532" w:author="PR Preview" w:date="2026-01-01T00:00:00Z">
        <w:r>
          <w:t xml:space="preserve"> </w:t>
        </w:r>
      </w:ins>
      <w:hyperlink w:anchor="thm-definite-eigenvalues">
        <w:ins w:id="2533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534" w:author="PR Preview" w:date="2026-01-01T00:00:00Z">
        <w:r>
          <w:t xml:space="preserve">, every eigenvalue of</w:t>
        </w:r>
      </w:ins>
      <w:ins w:id="25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is positive,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so their product, which is</w:t>
        </w:r>
      </w:ins>
      <w:ins w:id="2540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by</w:t>
        </w:r>
      </w:ins>
      <w:ins w:id="2543" w:author="PR Preview" w:date="2026-01-01T00:00:00Z">
        <w:r>
          <w:t xml:space="preserve"> </w:t>
        </w:r>
      </w:ins>
      <w:hyperlink w:anchor="thm-det-eigenvalues">
        <w:ins w:id="254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2545" w:author="PR Preview" w:date="2026-01-01T00:00:00Z">
        <w:r>
          <w:t xml:space="preserve">,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is positive.</w:t>
        </w:r>
      </w:ins>
    </w:p>
    <w:bookmarkStart w:id="155" w:name="exm-det-eigenvalues"/>
    <w:p>
      <w:pPr>
        <w:pStyle w:val="BodyText"/>
      </w:pPr>
      <w:ins w:id="2548" w:author="PR Preview" w:date="2026-01-01T00:00:00Z">
        <w:r>
          <w:rPr>
            <w:b/>
            <w:bCs/>
          </w:rPr>
          <w:t xml:space="preserve">Example 37 (Two ways to the same determinant)</w:t>
        </w:r>
      </w:ins>
      <w:ins w:id="25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has eigenvalues</w:t>
        </w:r>
      </w:ins>
      <w:ins w:id="2552" w:author="PR Preview" w:date="2026-01-01T00:00:00Z">
        <w:r>
          <w:t xml:space="preserve"> </w:t>
        </w:r>
      </w:ins>
      <m:oMath>
        <m:r>
          <m:t>3</m:t>
        </m:r>
      </m:oMath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and</w:t>
        </w:r>
      </w:ins>
      <w:ins w:id="2555" w:author="PR Preview" w:date="2026-01-01T00:00:00Z">
        <w:r>
          <w:t xml:space="preserve"> </w:t>
        </w:r>
      </w:ins>
      <m:oMath>
        <m:r>
          <m:t>1</m:t>
        </m:r>
      </m:oMath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(</w:t>
        </w:r>
      </w:ins>
      <w:hyperlink w:anchor="exm-eigenvalue">
        <w:ins w:id="255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559" w:author="PR Preview" w:date="2026-01-01T00:00:00Z">
        <w:r>
          <w:t xml:space="preserve">),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so</w:t>
        </w:r>
      </w:ins>
      <w:ins w:id="2562" w:author="PR Preview" w:date="2026-01-01T00:00:00Z">
        <w:r>
          <w:t xml:space="preserve"> </w:t>
        </w:r>
      </w:ins>
      <w:hyperlink w:anchor="thm-det-eigenvalues">
        <w:ins w:id="2563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566" w:author="PR Preview" w:date="2026-01-01T00:00:00Z">
        <w:r>
          <w:t xml:space="preserve">matching</w:t>
        </w:r>
      </w:ins>
      <w:ins w:id="256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from</w:t>
        </w:r>
      </w:ins>
      <w:ins w:id="2570" w:author="PR Preview" w:date="2026-01-01T00:00:00Z">
        <w:r>
          <w:t xml:space="preserve"> </w:t>
        </w:r>
      </w:ins>
      <w:hyperlink w:anchor="exm-determinant">
        <w:ins w:id="2571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2572" w:author="PR Preview" w:date="2026-01-01T00:00:00Z">
        <w:r>
          <w:t xml:space="preserve">.</w:t>
        </w:r>
      </w:ins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2026-10-14T23:25:20Z</dcterms:created>
  <dcterms:modified xsi:type="dcterms:W3CDTF">2026-10-14T23:25:20Z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