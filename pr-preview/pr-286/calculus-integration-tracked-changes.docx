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del w:id="3" w:author="PR Preview" w:date="2026-01-01T00:00:00Z">
        <w:r>
          <w:delText xml:space="preserve">Before stating the Fundamental Theorem of Calculus, we record two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prerequisite results.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usual statement of the Fundamental Theorem of Calculus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assumes that the integrand</w:delText>
        </w:r>
      </w:del>
      <w:del w:id="10" w:author="PR Preview" w:date="2026-01-01T00:00:00Z">
        <w:r>
          <w:delText xml:space="preserve"> </w:delText>
        </w:r>
      </w:del>
      <m:oMath>
        <m:r>
          <m:t>f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continuous on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4" w:author="PR Preview" w:date="2026-01-01T00:00:00Z">
        <w:r>
          <w:delText xml:space="preserve">;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continuity is</w:delText>
        </w:r>
      </w:del>
      <w:del w:id="17" w:author="PR Preview" w:date="2026-01-01T00:00:00Z">
        <w:r>
          <w:delText xml:space="preserve"> </w:delText>
        </w:r>
      </w:del>
      <w:hyperlink r:id="rId10">
        <w:del w:id="18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there, though not necessary.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two results are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“differentiability implies continuity”</w:delText>
        </w:r>
      </w:del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which says where continuity comes from,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“continuity implies integrability”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which says what continuity buys us.</w:delText>
        </w:r>
      </w:del>
    </w:p>
    <w:p>
      <w:pPr>
        <w:pStyle w:val="FirstParagraph"/>
      </w:pPr>
      <w:ins w:id="35" w:author="PR Preview" w:date="2026-01-01T00:00:00Z">
        <w:r>
          <w:t xml:space="preserve">Before stating the Fundamental Theorem of Calculus, we record two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prerequisite results.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usual statement of the Fundamental Theorem of Calculus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assumes that the integrand</w:t>
        </w:r>
      </w:ins>
      <w:ins w:id="42" w:author="PR Preview" w:date="2026-01-01T00:00:00Z">
        <w:r>
          <w:t xml:space="preserve"> </w:t>
        </w:r>
      </w:ins>
      <m:oMath>
        <m:r>
          <m:t>f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continuous on</w:t>
        </w:r>
      </w:ins>
      <w:ins w:id="4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6" w:author="PR Preview" w:date="2026-01-01T00:00:00Z">
        <w:r>
          <w:t xml:space="preserve">;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continuity is</w:t>
        </w:r>
      </w:ins>
      <w:ins w:id="49" w:author="PR Preview" w:date="2026-01-01T00:00:00Z">
        <w:r>
          <w:t xml:space="preserve"> </w:t>
        </w:r>
      </w:ins>
      <w:hyperlink r:id="rId73">
        <w:ins w:id="50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there, though not necessary.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two results are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“differentiability implies continuity”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which says where continuity comes from,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“continuity implies integrability”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which says what continuity gives us.</w:t>
        </w:r>
      </w:ins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7" w:author="PR Preview" w:date="2026-01-01T00:00:00Z">
        <w:r>
          <w:delText xml:space="preserve">So</w:delText>
        </w:r>
      </w:del>
      <w:del w:id="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the integral of</w:delText>
        </w:r>
      </w:del>
      <w:del w:id="71" w:author="PR Preview" w:date="2026-01-01T00:00:00Z">
        <w:r>
          <w:delText xml:space="preserve"> </w:delText>
        </w:r>
      </w:del>
      <m:oMath>
        <m:r>
          <m:t>f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accumulated from</w:delText>
        </w:r>
      </w:del>
      <w:del w:id="74" w:author="PR Preview" w:date="2026-01-01T00:00:00Z">
        <w:r>
          <w:delText xml:space="preserve"> </w:delText>
        </w:r>
      </w:del>
      <m:oMath>
        <m:r>
          <m:t>a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up to</w:delText>
        </w:r>
      </w:del>
      <w:del w:id="77" w:author="PR Preview" w:date="2026-01-01T00:00:00Z">
        <w:r>
          <w:delText xml:space="preserve"> </w:delText>
        </w:r>
      </w:del>
      <m:oMath>
        <m:r>
          <m:t>x</m:t>
        </m:r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 letter</w:delText>
        </w:r>
      </w:del>
      <w:del w:id="81" w:author="PR Preview" w:date="2026-01-01T00:00:00Z">
        <w:r>
          <w:delText xml:space="preserve"> </w:delText>
        </w:r>
      </w:del>
      <m:oMath>
        <m:r>
          <m:t>t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inside the integral is a placeholder,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renamed from</w:delText>
        </w:r>
      </w:del>
      <w:del w:id="86" w:author="PR Preview" w:date="2026-01-01T00:00:00Z">
        <w:r>
          <w:delText xml:space="preserve"> </w:delText>
        </w:r>
      </w:del>
      <m:oMath>
        <m:r>
          <m:t>x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so that</w:delText>
        </w:r>
      </w:del>
      <w:del w:id="89" w:author="PR Preview" w:date="2026-01-01T00:00:00Z">
        <w:r>
          <w:delText xml:space="preserve"> </w:delText>
        </w:r>
      </w:del>
      <m:oMath>
        <m:r>
          <m:t>x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can serve as the</w:delText>
        </w:r>
      </w:del>
      <w:del w:id="92" w:author="PR Preview" w:date="2026-01-01T00:00:00Z">
        <w:r>
          <w:delText xml:space="preserve"> </w:delText>
        </w:r>
      </w:del>
      <w:hyperlink r:id="rId62">
        <w:del w:id="93" w:author="PR Preview" w:date="2026-01-01T00:00:00Z">
          <w:r>
            <w:rPr>
              <w:rStyle w:val="Hyperlink"/>
            </w:rPr>
            <w:delText xml:space="preserve">upper limit</w:delText>
          </w:r>
        </w:del>
      </w:hyperlink>
      <w:del w:id="94" w:author="PR Preview" w:date="2026-01-01T00:00:00Z">
        <w:r>
          <w:delText xml:space="preserve">.</w:delText>
        </w:r>
      </w:del>
    </w:p>
    <w:p>
      <w:pPr>
        <w:pStyle w:val="FirstParagraph"/>
      </w:pPr>
      <w:ins w:id="95" w:author="PR Preview" w:date="2026-01-01T00:00:00Z">
        <w:r>
          <w:t xml:space="preserve">So</w:t>
        </w:r>
      </w:ins>
      <w:ins w:id="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the integral of</w:t>
        </w:r>
      </w:ins>
      <w:ins w:id="99" w:author="PR Preview" w:date="2026-01-01T00:00:00Z">
        <w:r>
          <w:t xml:space="preserve"> </w:t>
        </w:r>
      </w:ins>
      <m:oMath>
        <m:r>
          <m:t>f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accumulated from</w:t>
        </w:r>
      </w:ins>
      <w:ins w:id="102" w:author="PR Preview" w:date="2026-01-01T00:00:00Z">
        <w:r>
          <w:t xml:space="preserve"> </w:t>
        </w:r>
      </w:ins>
      <m:oMath>
        <m:r>
          <m:t>a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up to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.</w:t>
        </w:r>
      </w:ins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del w:id="107" w:author="PR Preview" w:date="2026-01-01T00:00:00Z">
        <w:r>
          <w:rPr>
            <w:b/>
            <w:bCs/>
          </w:rPr>
          <w:delText xml:space="preserve">Theorem 5 (Fundamental Theorem of Calculus)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Let</w:delText>
        </w:r>
      </w:del>
      <w:del w:id="110" w:author="PR Preview" w:date="2026-01-01T00:00:00Z">
        <w:r>
          <w:delText xml:space="preserve"> </w:delText>
        </w:r>
      </w:del>
      <m:oMath>
        <m:r>
          <m:t>f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be a continuous function on a closed interval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4" w:author="PR Preview" w:date="2026-01-01T00:00:00Z">
        <w:r>
          <w:delText xml:space="preserve">.</w:delText>
        </w:r>
      </w:del>
    </w:p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Part 1 (Derivative of an integral).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Let</w:delText>
        </w:r>
      </w:del>
      <w:del w:id="1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for</w:delText>
        </w:r>
      </w:del>
      <w:del w:id="12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be the accumulation function of</w:delText>
        </w:r>
      </w:del>
      <w:del w:id="124" w:author="PR Preview" w:date="2026-01-01T00:00:00Z">
        <w:r>
          <w:delText xml:space="preserve"> </w:delText>
        </w:r>
      </w:del>
      <m:oMath>
        <m:r>
          <m:t>f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from</w:delText>
        </w:r>
      </w:del>
      <w:del w:id="127" w:author="PR Preview" w:date="2026-01-01T00:00:00Z">
        <w:r>
          <w:delText xml:space="preserve"> </w:delText>
        </w:r>
      </w:del>
      <m:oMath>
        <m:r>
          <m:t>a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</w:delText>
        </w:r>
      </w:del>
      <w:hyperlink w:anchor="def-accumulation-function">
        <w:del w:id="13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1" w:author="PR Preview" w:date="2026-01-01T00:00:00Z">
        <w:r>
          <w:delText xml:space="preserve">).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Then</w:delText>
        </w:r>
      </w:del>
      <w:del w:id="134" w:author="PR Preview" w:date="2026-01-01T00:00:00Z">
        <w:r>
          <w:delText xml:space="preserve"> </w:delText>
        </w:r>
      </w:del>
      <m:oMath>
        <m:r>
          <m:t>F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differentiable and:</w:delText>
        </w:r>
      </w:del>
    </w:p>
    <w:p>
      <w:pPr>
        <w:pStyle w:val="BodyText"/>
      </w:pPr>
      <w:ins w:id="137" w:author="PR Preview" w:date="2026-01-01T00:00:00Z">
        <w:r>
          <w:rPr>
            <w:i/>
            <w:iCs/>
          </w:rPr>
          <w:t xml:space="preserve">Remark 2</w:t>
        </w:r>
      </w:ins>
      <w:ins w:id="138" w:author="PR Preview" w:date="2026-01-01T00:00:00Z">
        <w:r>
          <w:t xml:space="preserve"> (Why the integration variable is called</w:t>
        </w:r>
      </w:ins>
      <w:ins w:id="139" w:author="PR Preview" w:date="2026-01-01T00:00:00Z">
        <w:r>
          <w:t xml:space="preserve"> </w:t>
        </w:r>
      </w:ins>
      <m:oMath>
        <m:r>
          <m:t>t</m:t>
        </m:r>
      </m:oMath>
      <w:ins w:id="140" w:author="PR Preview" w:date="2026-01-01T00:00:00Z">
        <w:r>
          <w:t xml:space="preserve">). </w:t>
        </w:r>
      </w:ins>
      <w:ins w:id="141" w:author="PR Preview" w:date="2026-01-01T00:00:00Z">
        <w:r>
          <w:t xml:space="preserve">The letter</w:t>
        </w:r>
      </w:ins>
      <w:ins w:id="142" w:author="PR Preview" w:date="2026-01-01T00:00:00Z">
        <w:r>
          <w:t xml:space="preserve"> </w:t>
        </w:r>
      </w:ins>
      <m:oMath>
        <m:r>
          <m:t>t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inside the integral is a placeholder,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renamed from</w:t>
        </w:r>
      </w:ins>
      <w:ins w:id="147" w:author="PR Preview" w:date="2026-01-01T00:00:00Z">
        <w:r>
          <w:t xml:space="preserve"> </w:t>
        </w:r>
      </w:ins>
      <m:oMath>
        <m:r>
          <m:t>x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so that</w:t>
        </w:r>
      </w:ins>
      <w:ins w:id="150" w:author="PR Preview" w:date="2026-01-01T00:00:00Z">
        <w:r>
          <w:t xml:space="preserve"> </w:t>
        </w:r>
      </w:ins>
      <m:oMath>
        <m:r>
          <m:t>x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can serve as the</w:t>
        </w:r>
      </w:ins>
      <w:ins w:id="153" w:author="PR Preview" w:date="2026-01-01T00:00:00Z">
        <w:r>
          <w:t xml:space="preserve"> </w:t>
        </w:r>
      </w:ins>
      <w:hyperlink r:id="rId62">
        <w:ins w:id="154" w:author="PR Preview" w:date="2026-01-01T00:00:00Z">
          <w:r>
            <w:rPr>
              <w:rStyle w:val="Hyperlink"/>
            </w:rPr>
            <w:t xml:space="preserve">upper limit</w:t>
          </w:r>
        </w:ins>
      </w:hyperlink>
      <w:ins w:id="155" w:author="PR Preview" w:date="2026-01-01T00:00:00Z">
        <w:r>
          <w:t xml:space="preserve">.</w:t>
        </w:r>
      </w:ins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ins w:id="156" w:author="PR Preview" w:date="2026-01-01T00:00:00Z">
        <w:r>
          <w:rPr>
            <w:b/>
            <w:bCs/>
          </w:rPr>
          <w:t xml:space="preserve">Theorem 5 (Fundamental Theorem of Calculus, Part 1 (derivative of an integral))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Let</w:t>
        </w:r>
      </w:ins>
      <w:ins w:id="159" w:author="PR Preview" w:date="2026-01-01T00:00:00Z">
        <w:r>
          <w:t xml:space="preserve"> </w:t>
        </w:r>
      </w:ins>
      <m:oMath>
        <m:r>
          <m:t>f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be a continuous function on a closed interval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Let</w:t>
        </w:r>
      </w:ins>
      <w:ins w:id="1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</w:t>
        </w:r>
      </w:ins>
      <w:ins w:id="1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be the accumulation function of</w:t>
        </w:r>
      </w:ins>
      <w:ins w:id="172" w:author="PR Preview" w:date="2026-01-01T00:00:00Z">
        <w:r>
          <w:t xml:space="preserve"> </w:t>
        </w:r>
      </w:ins>
      <m:oMath>
        <m:r>
          <m:t>f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from</w:t>
        </w:r>
      </w:ins>
      <w:ins w:id="175" w:author="PR Preview" w:date="2026-01-01T00:00:00Z">
        <w:r>
          <w:t xml:space="preserve"> </w:t>
        </w:r>
      </w:ins>
      <m:oMath>
        <m:r>
          <m:t>a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(</w:t>
        </w:r>
      </w:ins>
      <w:hyperlink w:anchor="def-accumulation-function">
        <w:ins w:id="17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9" w:author="PR Preview" w:date="2026-01-01T00:00:00Z">
        <w:r>
          <w:t xml:space="preserve">).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Then</w:t>
        </w:r>
      </w:ins>
      <w:ins w:id="182" w:author="PR Preview" w:date="2026-01-01T00:00:00Z">
        <w:r>
          <w:t xml:space="preserve"> </w:t>
        </w:r>
      </w:ins>
      <m:oMath>
        <m:r>
          <m:t>F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Part 2 (Evaluation theorem).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</w:delText>
        </w:r>
      </w:del>
      <w:del w:id="188" w:author="PR Preview" w:date="2026-01-01T00:00:00Z">
        <w:r>
          <w:delText xml:space="preserve"> </w:delText>
        </w:r>
      </w:del>
      <m:oMath>
        <m:r>
          <m:t>F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here may be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rPr>
            <w:i/>
            <w:iCs/>
          </w:rPr>
          <w:delText xml:space="preserve">any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antiderivative of</w:delText>
        </w:r>
      </w:del>
      <w:del w:id="195" w:author="PR Preview" w:date="2026-01-01T00:00:00Z">
        <w:r>
          <w:delText xml:space="preserve"> </w:delText>
        </w:r>
      </w:del>
      <m:oMath>
        <m:r>
          <m:t>f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— not just the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accumulation function from Part 1.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If</w:delText>
        </w:r>
      </w:del>
      <w:del w:id="202" w:author="PR Preview" w:date="2026-01-01T00:00:00Z">
        <w:r>
          <w:delText xml:space="preserve"> </w:delText>
        </w:r>
      </w:del>
      <m:oMath>
        <m:r>
          <m:t>F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an antiderivative of</w:delText>
        </w:r>
      </w:del>
      <w:del w:id="205" w:author="PR Preview" w:date="2026-01-01T00:00:00Z">
        <w:r>
          <w:delText xml:space="preserve"> </w:delText>
        </w:r>
      </w:del>
      <m:oMath>
        <m:r>
          <m:t>f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on</w:delText>
        </w:r>
      </w:del>
      <w:del w:id="2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(i.e.,</w:delText>
        </w:r>
      </w:del>
      <w:del w:id="21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for all</w:delText>
        </w:r>
      </w:del>
      <w:del w:id="2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15" w:author="PR Preview" w:date="2026-01-01T00:00:00Z">
        <w:r>
          <w:delText xml:space="preserve">), then: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Theorem 6 (Fundamental Theorem of Calculus, Part 2 (evaluation theorem))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Let</w:t>
        </w:r>
      </w:ins>
      <w:ins w:id="219" w:author="PR Preview" w:date="2026-01-01T00:00:00Z">
        <w:r>
          <w:t xml:space="preserve"> </w:t>
        </w:r>
      </w:ins>
      <m:oMath>
        <m:r>
          <m:t>f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be a continuous function on a closed interval</w:t>
        </w:r>
      </w:ins>
      <w:ins w:id="2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m:oMath>
        <m:r>
          <m:t>F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here may be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i/>
            <w:iCs/>
          </w:rPr>
          <w:t xml:space="preserve">any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antiderivative of</w:t>
        </w:r>
      </w:ins>
      <w:ins w:id="233" w:author="PR Preview" w:date="2026-01-01T00:00:00Z">
        <w:r>
          <w:t xml:space="preserve"> </w:t>
        </w:r>
      </w:ins>
      <m:oMath>
        <m:r>
          <m:t>f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— not just the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accumulation function from</w:t>
        </w:r>
      </w:ins>
      <w:ins w:id="238" w:author="PR Preview" w:date="2026-01-01T00:00:00Z">
        <w:r>
          <w:t xml:space="preserve"> </w:t>
        </w:r>
      </w:ins>
      <w:hyperlink w:anchor="thm-ftc-part1">
        <w:ins w:id="23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40" w:author="PR Preview" w:date="2026-01-01T00:00:00Z">
        <w:r>
          <w:t xml:space="preserve">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If</w:t>
        </w:r>
      </w:ins>
      <w:ins w:id="243" w:author="PR Preview" w:date="2026-01-01T00:00:00Z">
        <w:r>
          <w:t xml:space="preserve"> </w:t>
        </w:r>
      </w:ins>
      <m:oMath>
        <m:r>
          <m:t>F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is an antiderivative of</w:t>
        </w:r>
      </w:ins>
      <w:ins w:id="246" w:author="PR Preview" w:date="2026-01-01T00:00:00Z">
        <w:r>
          <w:t xml:space="preserve"> </w:t>
        </w:r>
      </w:ins>
      <m:oMath>
        <m:r>
          <m:t>f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on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(i.e.,</w:t>
        </w:r>
      </w:ins>
      <w:ins w:id="25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for all</w:t>
        </w:r>
      </w:ins>
      <w:ins w:id="2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6" w:author="PR Preview" w:date="2026-01-01T00:00:00Z">
        <w:r>
          <w:t xml:space="preserve">), then:</w:t>
        </w:r>
      </w:ins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57" w:author="PR Preview" w:date="2026-01-01T00:00:00Z">
        <w:r>
          <w:delText xml:space="preserve">When the variable is clear from the context, it is written</w:delText>
        </w:r>
      </w:del>
      <w:del w:id="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del w:id="259" w:author="PR Preview" w:date="2026-01-01T00:00:00Z">
        <w:r>
          <w:delText xml:space="preserve">.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With FTC Part 2 (</w:delText>
        </w:r>
      </w:del>
      <w:hyperlink w:anchor="thm-ftc">
        <w:del w:id="26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63" w:author="PR Preview" w:date="2026-01-01T00:00:00Z">
        <w:r>
          <w:delText xml:space="preserve">),</w:delText>
        </w:r>
      </w:del>
      <w:del w:id="26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for any antiderivative</w:delText>
        </w:r>
      </w:del>
      <w:del w:id="267" w:author="PR Preview" w:date="2026-01-01T00:00:00Z">
        <w:r>
          <w:delText xml:space="preserve"> </w:delText>
        </w:r>
      </w:del>
      <m:oMath>
        <m:r>
          <m:t>F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of a continuous</w:delText>
        </w:r>
      </w:del>
      <w:del w:id="270" w:author="PR Preview" w:date="2026-01-01T00:00:00Z">
        <w:r>
          <w:delText xml:space="preserve"> </w:delText>
        </w:r>
      </w:del>
      <m:oMath>
        <m:r>
          <m:t>f</m:t>
        </m:r>
      </m:oMath>
      <w:del w:id="271" w:author="PR Preview" w:date="2026-01-01T00:00:00Z">
        <w:r>
          <w:delText xml:space="preserve">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and computing</w:delText>
        </w:r>
      </w:del>
      <w:del w:id="2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 the bracket is called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rPr>
            <w:b/>
            <w:bCs/>
          </w:rPr>
          <w:delText xml:space="preserve">evaluating at the limits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(the</w:delText>
        </w:r>
      </w:del>
      <w:del w:id="281" w:author="PR Preview" w:date="2026-01-01T00:00:00Z">
        <w:r>
          <w:delText xml:space="preserve"> </w:delText>
        </w:r>
      </w:del>
      <w:hyperlink r:id="rId62">
        <w:del w:id="282" w:author="PR Preview" w:date="2026-01-01T00:00:00Z">
          <w:r>
            <w:rPr>
              <w:rStyle w:val="Hyperlink"/>
            </w:rPr>
            <w:delText xml:space="preserve">limits of integration</w:delText>
          </w:r>
        </w:del>
      </w:hyperlink>
      <w:del w:id="283" w:author="PR Preview" w:date="2026-01-01T00:00:00Z">
        <w:r>
          <w:delText xml:space="preserve"> </w:delText>
        </w:r>
      </w:del>
      <m:oMath>
        <m:r>
          <m:t>a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</w:delText>
        </w:r>
      </w:del>
      <w:del w:id="286" w:author="PR Preview" w:date="2026-01-01T00:00:00Z">
        <w:r>
          <w:delText xml:space="preserve"> </w:delText>
        </w:r>
      </w:del>
      <m:oMath>
        <m:r>
          <m:t>b</m:t>
        </m:r>
      </m:oMath>
      <w:del w:id="287" w:author="PR Preview" w:date="2026-01-01T00:00:00Z">
        <w:r>
          <w:delText xml:space="preserve">).</w:delText>
        </w:r>
      </w:del>
    </w:p>
    <w:p>
      <w:pPr>
        <w:pStyle w:val="FirstParagraph"/>
      </w:pPr>
      <w:ins w:id="288" w:author="PR Preview" w:date="2026-01-01T00:00:00Z">
        <w:r>
          <w:t xml:space="preserve">When the variable is clear from the context, it is written</w:t>
        </w:r>
      </w:ins>
      <w:ins w:id="289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ins w:id="290" w:author="PR Preview" w:date="2026-01-01T00:00:00Z">
        <w:r>
          <w:t xml:space="preserve">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Computing</w:t>
        </w:r>
      </w:ins>
      <w:ins w:id="2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from the bracket is called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evaluating at the limits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(the</w:t>
        </w:r>
      </w:ins>
      <w:ins w:id="300" w:author="PR Preview" w:date="2026-01-01T00:00:00Z">
        <w:r>
          <w:t xml:space="preserve"> </w:t>
        </w:r>
      </w:ins>
      <w:hyperlink r:id="rId62">
        <w:ins w:id="301" w:author="PR Preview" w:date="2026-01-01T00:00:00Z">
          <w:r>
            <w:rPr>
              <w:rStyle w:val="Hyperlink"/>
            </w:rPr>
            <w:t xml:space="preserve">limits of integration</w:t>
          </w:r>
        </w:ins>
      </w:hyperlink>
      <w:ins w:id="302" w:author="PR Preview" w:date="2026-01-01T00:00:00Z">
        <w:r>
          <w:t xml:space="preserve"> </w:t>
        </w:r>
      </w:ins>
      <m:oMath>
        <m:r>
          <m:t>a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</w:t>
        </w:r>
      </w:ins>
      <w:ins w:id="305" w:author="PR Preview" w:date="2026-01-01T00:00:00Z">
        <w:r>
          <w:t xml:space="preserve"> </w:t>
        </w:r>
      </w:ins>
      <m:oMath>
        <m:r>
          <m:t>b</m:t>
        </m:r>
      </m:oMath>
      <w:ins w:id="306" w:author="PR Preview" w:date="2026-01-01T00:00:00Z">
        <w:r>
          <w:t xml:space="preserve">).</w:t>
        </w:r>
      </w:ins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ins w:id="307" w:author="PR Preview" w:date="2026-01-01T00:00:00Z">
        <w:r>
          <w:rPr>
            <w:i/>
            <w:iCs/>
          </w:rPr>
          <w:t xml:space="preserve">Remark 3</w:t>
        </w:r>
      </w:ins>
      <w:ins w:id="308" w:author="PR Preview" w:date="2026-01-01T00:00:00Z">
        <w:r>
          <w:t xml:space="preserve"> (The evaluation bracket and the Fundamental Theorem of Calculus). </w:t>
        </w:r>
      </w:ins>
      <w:ins w:id="309" w:author="PR Preview" w:date="2026-01-01T00:00:00Z">
        <w:r>
          <w:t xml:space="preserve">With FTC Part 2 (</w:t>
        </w:r>
      </w:ins>
      <w:hyperlink w:anchor="thm-ftc-part2">
        <w:ins w:id="31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11" w:author="PR Preview" w:date="2026-01-01T00:00:00Z">
        <w:r>
          <w:t xml:space="preserve">),</w:t>
        </w:r>
      </w:ins>
      <w:ins w:id="31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for any antiderivative</w:t>
        </w:r>
      </w:ins>
      <w:ins w:id="315" w:author="PR Preview" w:date="2026-01-01T00:00:00Z">
        <w:r>
          <w:t xml:space="preserve"> </w:t>
        </w:r>
      </w:ins>
      <m:oMath>
        <m:r>
          <m:t>F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 a continuous</w:t>
        </w:r>
      </w:ins>
      <w:ins w:id="318" w:author="PR Preview" w:date="2026-01-01T00:00:00Z">
        <w:r>
          <w:t xml:space="preserve"> </w:t>
        </w:r>
      </w:ins>
      <m:oMath>
        <m:r>
          <m:t>f</m:t>
        </m:r>
      </m:oMath>
      <w:ins w:id="319" w:author="PR Preview" w:date="2026-01-01T00:00:00Z">
        <w:r>
          <w:t xml:space="preserve">.</w:t>
        </w:r>
      </w:ins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20" w:author="PR Preview" w:date="2026-01-01T00:00:00Z">
        <w:r>
          <w:delText xml:space="preserve">as</w:delText>
        </w:r>
      </w:del>
      <w:del w:id="321" w:author="PR Preview" w:date="2026-01-01T00:00:00Z">
        <w:r>
          <w:delText xml:space="preserve"> </w:delText>
        </w:r>
      </w:del>
      <w:hyperlink w:anchor="thm-ftc">
        <w:del w:id="32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Part 1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predicts.</w:delText>
        </w:r>
      </w:del>
      <w:del w:id="327" w:author="PR Preview" w:date="2026-01-01T00:00:00Z">
        <w:r>
          <w:delText xml:space="preserve"> </w:delText>
        </w:r>
      </w:del>
      <w:hyperlink w:anchor="fig-ftc-part1">
        <w:del w:id="328" w:author="PR Preview" w:date="2026-01-01T00:00:00Z">
          <w:r>
            <w:rPr>
              <w:rStyle w:val="Hyperlink"/>
            </w:rPr>
            <w:delText xml:space="preserve">Figure 4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shows the integrand on the left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(shaded area equals</w:delText>
        </w:r>
      </w:del>
      <w:del w:id="3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at each</w:delText>
        </w:r>
      </w:del>
      <w:del w:id="336" w:author="PR Preview" w:date="2026-01-01T00:00:00Z">
        <w:r>
          <w:delText xml:space="preserve"> </w:delText>
        </w:r>
      </w:del>
      <m:oMath>
        <m:r>
          <m:t>x</m:t>
        </m:r>
      </m:oMath>
      <w:del w:id="337" w:author="PR Preview" w:date="2026-01-01T00:00:00Z">
        <w:r>
          <w:delText xml:space="preserve">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and the accumulation function</w:delText>
        </w:r>
      </w:del>
      <w:del w:id="3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on the right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(its slope at</w:delText>
        </w:r>
      </w:del>
      <w:del w:id="345" w:author="PR Preview" w:date="2026-01-01T00:00:00Z">
        <w:r>
          <w:delText xml:space="preserve"> </w:delText>
        </w:r>
      </w:del>
      <m:oMath>
        <m:r>
          <m:t>x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equals</w:delText>
        </w:r>
      </w:del>
      <w:del w:id="3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49" w:author="PR Preview" w:date="2026-01-01T00:00:00Z">
        <w:r>
          <w:delText xml:space="preserve">).</w:delText>
        </w:r>
      </w:del>
    </w:p>
    <w:p>
      <w:pPr>
        <w:pStyle w:val="FirstParagraph"/>
      </w:pPr>
      <w:ins w:id="350" w:author="PR Preview" w:date="2026-01-01T00:00:00Z">
        <w:r>
          <w:t xml:space="preserve">as</w:t>
        </w:r>
      </w:ins>
      <w:ins w:id="351" w:author="PR Preview" w:date="2026-01-01T00:00:00Z">
        <w:r>
          <w:t xml:space="preserve"> </w:t>
        </w:r>
      </w:ins>
      <w:hyperlink w:anchor="thm-ftc-part1">
        <w:ins w:id="35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predicts.</w:t>
        </w:r>
      </w:ins>
      <w:ins w:id="355" w:author="PR Preview" w:date="2026-01-01T00:00:00Z">
        <w:r>
          <w:t xml:space="preserve"> </w:t>
        </w:r>
      </w:ins>
      <w:hyperlink w:anchor="fig-ftc-part1">
        <w:ins w:id="356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shows the integrand on the left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(shaded area equals</w:t>
        </w:r>
      </w:ins>
      <w:ins w:id="3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at each</w:t>
        </w:r>
      </w:ins>
      <w:ins w:id="364" w:author="PR Preview" w:date="2026-01-01T00:00:00Z">
        <w:r>
          <w:t xml:space="preserve"> </w:t>
        </w:r>
      </w:ins>
      <m:oMath>
        <m:r>
          <m:t>x</m:t>
        </m:r>
      </m:oMath>
      <w:ins w:id="365" w:author="PR Preview" w:date="2026-01-01T00:00:00Z">
        <w:r>
          <w:t xml:space="preserve">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and the accumulation function</w:t>
        </w:r>
      </w:ins>
      <w:ins w:id="3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on the right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(its slope at</w:t>
        </w:r>
      </w:ins>
      <w:ins w:id="373" w:author="PR Preview" w:date="2026-01-01T00:00:00Z">
        <w:r>
          <w:t xml:space="preserve"> </w:t>
        </w:r>
      </w:ins>
      <m:oMath>
        <m:r>
          <m:t>x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equals</w:t>
        </w:r>
      </w:ins>
      <w:ins w:id="3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77" w:author="PR Preview" w:date="2026-01-01T00:00:00Z">
        <w:r>
          <w:t xml:space="preserve">).</w:t>
        </w:r>
      </w:ins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Relationship Id="rId10" Type="http://schemas.openxmlformats.org/officeDocument/2006/relationships/hyperlink" Target="notation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2026-10-15T05:41:16Z</dcterms:created>
  <dcterms:modified xsi:type="dcterms:W3CDTF">2026-10-15T05:41:16Z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