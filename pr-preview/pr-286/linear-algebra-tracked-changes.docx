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2026-10-14 13:15:43 (PDT)</w:delText>
        </w:r>
      </w:del>
    </w:p>
    <w:p>
      <w:pPr>
        <w:pStyle w:val="Date"/>
      </w:pPr>
      <w:ins w:id="2" w:author="PR Preview" w:date="2026-01-01T00:00:00Z">
        <w:r>
          <w:t xml:space="preserve">Last modified: 2026-10-14 15:47:20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2026-10-14T23:31:21Z</dcterms:created>
  <dcterms:modified xsi:type="dcterms:W3CDTF">2026-10-14T23:31:21Z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15:47:20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