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22:27:27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3 (The row space and null space share only the zero vector)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any</w:delText>
        </w:r>
      </w:del>
      <w:del w:id="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matrix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" w:author="PR Preview" w:date="2026-01-01T00:00:00Z">
        <w:r>
          <w:delText xml:space="preserve">,</w:delText>
        </w:r>
      </w:del>
    </w:p>
    <w:p>
      <w:pPr>
        <w:pStyle w:val="BodyText"/>
      </w:pPr>
      <w:ins w:id="11" w:author="PR Preview" w:date="2026-01-01T00:00:00Z">
        <w:r>
          <w:rPr>
            <w:b/>
            <w:bCs/>
          </w:rPr>
          <w:t xml:space="preserve">Theorem 3 (Independent columns exactly when the null space is trivial)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 an</w:t>
        </w:r>
      </w:ins>
      <w:ins w:id="1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matrix</w:t>
        </w:r>
      </w:ins>
      <w:ins w:id="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" w:author="PR Preview" w:date="2026-01-01T00:00:00Z">
        <w:r>
          <w:t xml:space="preserve">, the following are equivalent:</w:t>
        </w:r>
      </w:ins>
    </w:p>
    <w:p>
      <w:pPr>
        <w:pStyle w:val="Compact"/>
        <w:numPr>
          <w:ilvl w:val="0"/>
          <w:numId w:val="1001"/>
        </w:numPr>
      </w:pPr>
      <w:ins w:id="19" w:author="PR Preview" w:date="2026-01-01T00:00:00Z">
        <w:r>
          <w:t xml:space="preserve">The columns of</w:t>
        </w:r>
      </w:ins>
      <w:ins w:id="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are linearly independent (</w:t>
        </w:r>
      </w:ins>
      <w:hyperlink r:id="rId26">
        <w:ins w:id="23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only for</w:t>
        </w:r>
      </w:ins>
      <w:ins w:id="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(</w:t>
        </w:r>
      </w:ins>
      <w:hyperlink w:anchor="def-null-space">
        <w:ins w:id="3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2" w:author="PR Preview" w:date="2026-01-01T00:00:00Z">
        <w:r>
          <w:t xml:space="preserve">).</w:t>
        </w:r>
      </w:ins>
    </w:p>
    <w:p>
      <w:pPr>
        <w:pStyle w:val="FirstParagraph"/>
      </w:pPr>
      <w:ins w:id="33" w:author="PR Preview" w:date="2026-01-01T00:00:00Z">
        <w:r>
          <w:t xml:space="preserve">So</w:t>
        </w:r>
      </w:ins>
      <w:ins w:id="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has full column rank (</w:t>
        </w:r>
      </w:ins>
      <w:hyperlink r:id="rId27">
        <w:ins w:id="37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38" w:author="PR Preview" w:date="2026-01-01T00:00:00Z">
        <w:r>
          <w:t xml:space="preserve">) exactly when its null space contains only the zero vector.</w:t>
        </w:r>
      </w:ins>
    </w:p>
    <w:bookmarkEnd w:id="28"/>
    <w:p>
      <w:pPr>
        <w:pStyle w:val="BodyText"/>
      </w:pPr>
      <w:ins w:id="39" w:author="PR Preview" w:date="2026-01-01T00:00:00Z">
        <w:r>
          <w:rPr>
            <w:i/>
            <w:iCs/>
          </w:rPr>
          <w:t xml:space="preserve">Proof</w:t>
        </w:r>
      </w:ins>
      <w:ins w:id="40" w:author="PR Preview" w:date="2026-01-01T00:00:00Z">
        <w:r>
          <w:t xml:space="preserve">. </w:t>
        </w:r>
      </w:ins>
      <w:ins w:id="41" w:author="PR Preview" w:date="2026-01-01T00:00:00Z">
        <w:r>
          <w:t xml:space="preserve">Write</w:t>
        </w:r>
      </w:ins>
      <w:ins w:id="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for the columns of</w:t>
        </w:r>
      </w:ins>
      <w:ins w:id="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</w:t>
        </w:r>
      </w:ins>
      <w:ins w:id="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50" w:author="PR Preview" w:date="2026-01-01T00:00:00Z">
        <w:r>
          <w:t xml:space="preserve">, the matrix-vector product is the combination of the columns with weights</w:t>
        </w:r>
      </w:ins>
      <w:ins w:id="5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3" w:author="PR Preview" w:date="2026-01-01T00:00:00Z">
        <w:r>
          <w:t xml:space="preserve">So</w:t>
        </w:r>
      </w:ins>
      <w:ins w:id="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says exactly that</w:t>
        </w:r>
      </w:ins>
      <w:ins w:id="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By</w:t>
        </w:r>
      </w:ins>
      <w:ins w:id="61" w:author="PR Preview" w:date="2026-01-01T00:00:00Z">
        <w:r>
          <w:t xml:space="preserve"> </w:t>
        </w:r>
      </w:ins>
      <w:hyperlink r:id="rId26">
        <w:ins w:id="62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63" w:author="PR Preview" w:date="2026-01-01T00:00:00Z">
        <w:r>
          <w:t xml:space="preserve">, the columns are linearly independent exactly when the only weights with this property are</w:t>
        </w:r>
      </w:ins>
      <w:ins w:id="6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That is statement 2, so statements 1 and 2 are equivalent.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Statement 2 says that the only vector in</w:t>
        </w:r>
      </w:ins>
      <w:ins w:id="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</w:t>
        </w:r>
      </w:ins>
      <w:ins w:id="7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74" w:author="PR Preview" w:date="2026-01-01T00:00:00Z">
        <w:r>
          <w:t xml:space="preserve">, which is statement 3.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last sentence is the definition of full column rank (</w:t>
        </w:r>
      </w:ins>
      <w:hyperlink r:id="rId27">
        <w:ins w:id="77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78" w:author="PR Preview" w:date="2026-01-01T00:00:00Z">
        <w:r>
          <w:t xml:space="preserve">).</w:t>
        </w:r>
      </w:ins>
    </w:p>
    <w:bookmarkStart w:id="29" w:name="exm-independent-null-space"/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Example 5 (Checking independence through the null space)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For</w:t>
        </w:r>
      </w:ins>
      <w:ins w:id="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8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4" w:author="PR Preview" w:date="2026-01-01T00:00:00Z">
        <w:r>
          <w:t xml:space="preserve">This is</w:t>
        </w:r>
      </w:ins>
      <w:ins w:id="8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only if</w:t>
        </w:r>
      </w:ins>
      <w:ins w:id="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(subtract the first entry from the second), and then</w:t>
        </w:r>
      </w:ins>
      <w:ins w:id="9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92" w:author="PR Preview" w:date="2026-01-01T00:00:00Z">
        <w:r>
          <w:t xml:space="preserve">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So</w:t>
        </w:r>
      </w:ins>
      <w:ins w:id="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 the two columns are linearly independent.</w:t>
        </w:r>
      </w:ins>
    </w:p>
    <w:p>
      <w:pPr>
        <w:pStyle w:val="BodyText"/>
      </w:pPr>
      <w:ins w:id="98" w:author="PR Preview" w:date="2026-01-01T00:00:00Z">
        <w:r>
          <w:t xml:space="preserve">For</w:t>
        </w:r>
      </w:ins>
      <w:ins w:id="9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102" w:author="PR Preview" w:date="2026-01-01T00:00:00Z">
        <w:r>
          <w:t xml:space="preserve">, so</w:t>
        </w:r>
      </w:ins>
      <w:ins w:id="1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contains a nonzero vector and the columns of</w:t>
        </w:r>
      </w:ins>
      <w:ins w:id="10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are linearly dependent.</w:t>
        </w:r>
      </w:ins>
    </w:p>
    <w:bookmarkEnd w:id="29"/>
    <w:bookmarkStart w:id="30" w:name="thm-row-null-disjoint"/>
    <w:p>
      <w:pPr>
        <w:pStyle w:val="BodyText"/>
      </w:pPr>
      <w:ins w:id="109" w:author="PR Preview" w:date="2026-01-01T00:00:00Z">
        <w:r>
          <w:rPr>
            <w:b/>
            <w:bCs/>
          </w:rPr>
          <w:t xml:space="preserve">Theorem 4 (The row space and null space share only the zero vector)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any</w:t>
        </w:r>
      </w:ins>
      <w:ins w:id="11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matrix</w:t>
        </w:r>
      </w:ins>
      <w:ins w:id="1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del w:id="117" w:author="PR Preview" w:date="2026-01-01T00:00:00Z">
        <w:r>
          <w:rPr>
            <w:b/>
            <w:bCs/>
          </w:rPr>
          <w:delText xml:space="preserve">Example 5 (The row space and null space in</w:delText>
        </w:r>
      </w:del>
      <w:del w:id="118" w:author="PR Preview" w:date="2026-01-01T00:00:00Z">
        <w:r>
          <w:rPr>
            <w:b/>
            <w:bCs/>
          </w:rPr>
          <w:delText xml:space="preserve"> </w:delText>
        </w:r>
      </w:del>
      <w:hyperlink w:anchor="exm-null-space">
        <w:del w:id="119" w:author="PR Preview" w:date="2026-01-01T00:00:00Z">
          <w:r>
            <w:rPr>
              <w:rStyle w:val="Hyperlink"/>
              <w:b/>
              <w:bCs/>
            </w:rPr>
            <w:delText xml:space="preserve">Example 3</w:delText>
          </w:r>
        </w:del>
      </w:hyperlink>
      <w:del w:id="120" w:author="PR Preview" w:date="2026-01-01T00:00:00Z">
        <w:r>
          <w:rPr>
            <w:b/>
            <w:bCs/>
          </w:rPr>
          <w:delText xml:space="preserve">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For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in</w:delText>
        </w:r>
      </w:del>
      <w:del w:id="126" w:author="PR Preview" w:date="2026-01-01T00:00:00Z">
        <w:r>
          <w:delText xml:space="preserve"> </w:delText>
        </w:r>
      </w:del>
      <w:hyperlink w:anchor="exm-column-space">
        <w:del w:id="12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28" w:author="PR Preview" w:date="2026-01-01T00:00:00Z">
        <w:r>
          <w:delText xml:space="preserve">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the row space is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and the null space is</w:delText>
        </w:r>
      </w:del>
      <w:del w:id="134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</w:delText>
        </w:r>
      </w:del>
      <w:hyperlink w:anchor="exm-null-space">
        <w:del w:id="13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38" w:author="PR Preview" w:date="2026-01-01T00:00:00Z">
        <w:r>
          <w:delText xml:space="preserve">).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A vector</w:delText>
        </w:r>
      </w:del>
      <w:del w:id="141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of the row space is in the null space only if</w:delText>
        </w:r>
      </w:del>
    </w:p>
    <w:p>
      <w:pPr>
        <w:pStyle w:val="BodyText"/>
      </w:pPr>
      <w:ins w:id="144" w:author="PR Preview" w:date="2026-01-01T00:00:00Z">
        <w:r>
          <w:rPr>
            <w:b/>
            <w:bCs/>
          </w:rPr>
          <w:t xml:space="preserve">Example 6 (The row space and null space in</w:t>
        </w:r>
      </w:ins>
      <w:ins w:id="145" w:author="PR Preview" w:date="2026-01-01T00:00:00Z">
        <w:r>
          <w:rPr>
            <w:b/>
            <w:bCs/>
          </w:rPr>
          <w:t xml:space="preserve"> </w:t>
        </w:r>
      </w:ins>
      <w:hyperlink w:anchor="exm-null-space">
        <w:ins w:id="146" w:author="PR Preview" w:date="2026-01-01T00:00:00Z">
          <w:r>
            <w:rPr>
              <w:rStyle w:val="Hyperlink"/>
              <w:b/>
              <w:bCs/>
            </w:rPr>
            <w:t xml:space="preserve">Example 3</w:t>
          </w:r>
        </w:ins>
      </w:hyperlink>
      <w:ins w:id="147" w:author="PR Preview" w:date="2026-01-01T00:00:00Z">
        <w:r>
          <w:rPr>
            <w:b/>
            <w:bCs/>
          </w:rPr>
          <w:t xml:space="preserve">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For</w:t>
        </w:r>
      </w:ins>
      <w:ins w:id="1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in</w:t>
        </w:r>
      </w:ins>
      <w:ins w:id="153" w:author="PR Preview" w:date="2026-01-01T00:00:00Z">
        <w:r>
          <w:t xml:space="preserve"> </w:t>
        </w:r>
      </w:ins>
      <w:hyperlink w:anchor="exm-column-space">
        <w:ins w:id="15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 row space is</w:t>
        </w:r>
      </w:ins>
      <w:ins w:id="158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and the null space is</w:t>
        </w:r>
      </w:ins>
      <w:ins w:id="161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(</w:t>
        </w:r>
      </w:ins>
      <w:hyperlink w:anchor="exm-null-space">
        <w:ins w:id="16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65" w:author="PR Preview" w:date="2026-01-01T00:00:00Z">
        <w:r>
          <w:t xml:space="preserve">).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 vector</w:t>
        </w:r>
      </w:ins>
      <w:ins w:id="168" w:author="PR Preview" w:date="2026-01-01T00:00:00Z">
        <w:r>
          <w:t xml:space="preserve"> 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of the row space is in the null space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del w:id="171" w:author="PR Preview" w:date="2026-01-01T00:00:00Z">
        <w:r>
          <w:rPr>
            <w:b/>
            <w:bCs/>
          </w:rPr>
          <w:delText xml:space="preserve">Example 6 (A cross-product matrix)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Let</w:delText>
        </w:r>
      </w:del>
      <w:del w:id="1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and</w:delText>
        </w:r>
      </w:del>
      <w:del w:id="17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178" w:author="PR Preview" w:date="2026-01-01T00:00:00Z">
        <w:r>
          <w:delText xml:space="preserve">.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Then</w:delText>
        </w:r>
      </w:del>
      <w:del w:id="18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is</w:delText>
        </w:r>
      </w:del>
      <w:del w:id="18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185" w:author="PR Preview" w:date="2026-01-01T00:00:00Z">
        <w:r>
          <w:delText xml:space="preserve">, and</w:delText>
        </w:r>
      </w:del>
    </w:p>
    <w:p>
      <w:pPr>
        <w:pStyle w:val="BodyText"/>
      </w:pPr>
      <w:ins w:id="186" w:author="PR Preview" w:date="2026-01-01T00:00:00Z">
        <w:r>
          <w:rPr>
            <w:b/>
            <w:bCs/>
          </w:rPr>
          <w:t xml:space="preserve">Example 7 (A cross-product matrix)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Let</w:t>
        </w:r>
      </w:ins>
      <w:ins w:id="1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</w:t>
        </w:r>
      </w:ins>
      <w:ins w:id="1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193" w:author="PR Preview" w:date="2026-01-01T00:00:00Z">
        <w:r>
          <w:t xml:space="preserve">.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Then</w:t>
        </w:r>
      </w:ins>
      <w:ins w:id="19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is</w:t>
        </w:r>
      </w:ins>
      <w:ins w:id="19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200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del w:id="201" w:author="PR Preview" w:date="2026-01-01T00:00:00Z">
        <w:r>
          <w:rPr>
            <w:b/>
            <w:bCs/>
          </w:rPr>
          <w:delText xml:space="preserve">Example 7 (A Gram matrix and its entries)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Let</w:delText>
        </w:r>
      </w:del>
      <w:del w:id="2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05" w:author="PR Preview" w:date="2026-01-01T00:00:00Z">
        <w:r>
          <w:delText xml:space="preserve">,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with columns</w:delText>
        </w:r>
      </w:del>
      <w:del w:id="2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and</w:delText>
        </w:r>
      </w:del>
      <w:del w:id="2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2" w:author="PR Preview" w:date="2026-01-01T00:00:00Z">
        <w:r>
          <w:delText xml:space="preserve">. Then</w:delText>
        </w:r>
      </w:del>
    </w:p>
    <w:p>
      <w:pPr>
        <w:pStyle w:val="BodyText"/>
      </w:pPr>
      <w:ins w:id="213" w:author="PR Preview" w:date="2026-01-01T00:00:00Z">
        <w:r>
          <w:rPr>
            <w:b/>
            <w:bCs/>
          </w:rPr>
          <w:t xml:space="preserve">Example 8 (A Gram matrix and its entries)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Let</w:t>
        </w:r>
      </w:ins>
      <w:ins w:id="2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17" w:author="PR Preview" w:date="2026-01-01T00:00:00Z">
        <w:r>
          <w:t xml:space="preserve">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with columns</w:t>
        </w:r>
      </w:ins>
      <w:ins w:id="22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</w:t>
        </w:r>
      </w:ins>
      <w:ins w:id="22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4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del w:id="225" w:author="PR Preview" w:date="2026-01-01T00:00:00Z">
        <w:r>
          <w:rPr>
            <w:b/>
            <w:bCs/>
          </w:rPr>
          <w:delText xml:space="preserve">Theorem 4 (Entries and symmetry of a Gram matrix)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Let</w:delText>
        </w:r>
      </w:del>
      <w:del w:id="2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be an</w:delText>
        </w:r>
      </w:del>
      <w:del w:id="23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matrix with columns</w:delText>
        </w:r>
      </w:del>
      <w:del w:id="2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del w:id="235" w:author="PR Preview" w:date="2026-01-01T00:00:00Z">
        <w:r>
          <w:delText xml:space="preserve">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 let</w:delText>
        </w:r>
      </w:del>
      <w:del w:id="238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(</w:delText>
        </w:r>
      </w:del>
      <w:hyperlink w:anchor="def-gram-matrix">
        <w:del w:id="24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42" w:author="PR Preview" w:date="2026-01-01T00:00:00Z">
        <w:r>
          <w:delText xml:space="preserve">).</w:delText>
        </w:r>
      </w:del>
    </w:p>
    <w:p>
      <w:pPr>
        <w:pStyle w:val="BodyText"/>
      </w:pPr>
      <w:ins w:id="243" w:author="PR Preview" w:date="2026-01-01T00:00:00Z">
        <w:r>
          <w:rPr>
            <w:b/>
            <w:bCs/>
          </w:rPr>
          <w:t xml:space="preserve">Theorem 5 (Entries and symmetry of a Gram matrix)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Let</w:t>
        </w:r>
      </w:ins>
      <w:ins w:id="2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be an</w:t>
        </w:r>
      </w:ins>
      <w:ins w:id="24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matrix with columns</w:t>
        </w:r>
      </w:ins>
      <w:ins w:id="25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and let</w:t>
        </w:r>
      </w:ins>
      <w:ins w:id="256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(</w:t>
        </w:r>
      </w:ins>
      <w:hyperlink w:anchor="def-gram-matrix">
        <w:ins w:id="25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6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del w:id="261" w:author="PR Preview" w:date="2026-01-01T00:00:00Z">
        <w:r>
          <w:rPr>
            <w:b/>
            <w:bCs/>
          </w:rPr>
          <w:delText xml:space="preserve">Example 8 (Checking the properties on a small Gram matrix)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For</w:delText>
        </w:r>
      </w:del>
      <w:del w:id="2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in</w:delText>
        </w:r>
      </w:del>
      <w:del w:id="267" w:author="PR Preview" w:date="2026-01-01T00:00:00Z">
        <w:r>
          <w:delText xml:space="preserve"> </w:delText>
        </w:r>
      </w:del>
      <w:hyperlink w:anchor="exm-gram-matrix">
        <w:del w:id="268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269" w:author="PR Preview" w:date="2026-01-01T00:00:00Z">
        <w:r>
          <w:delText xml:space="preserve">,</w:delText>
        </w:r>
      </w:del>
      <w:del w:id="270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71" w:author="PR Preview" w:date="2026-01-01T00:00:00Z">
        <w:r>
          <w:delText xml:space="preserve">.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It is symmetric:</w:delText>
        </w:r>
      </w:del>
      <w:del w:id="27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del w:id="275" w:author="PR Preview" w:date="2026-01-01T00:00:00Z">
        <w:r>
          <w:delText xml:space="preserve">.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Take</w:delText>
        </w:r>
      </w:del>
      <w:del w:id="2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79" w:author="PR Preview" w:date="2026-01-01T00:00:00Z">
        <w:r>
          <w:delText xml:space="preserve">. Then</w:delText>
        </w:r>
      </w:del>
    </w:p>
    <w:p>
      <w:pPr>
        <w:pStyle w:val="FirstParagraph"/>
      </w:pPr>
      <w:ins w:id="280" w:author="PR Preview" w:date="2026-01-01T00:00:00Z">
        <w:r>
          <w:rPr>
            <w:b/>
            <w:bCs/>
          </w:rPr>
          <w:t xml:space="preserve">Example 9 (Checking the properties on a small Gram matrix)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For</w:t>
        </w:r>
      </w:ins>
      <w:ins w:id="2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in</w:t>
        </w:r>
      </w:ins>
      <w:ins w:id="286" w:author="PR Preview" w:date="2026-01-01T00:00:00Z">
        <w:r>
          <w:t xml:space="preserve"> </w:t>
        </w:r>
      </w:ins>
      <w:hyperlink w:anchor="exm-gram-matrix">
        <w:ins w:id="28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90" w:author="PR Preview" w:date="2026-01-01T00:00:00Z">
        <w:r>
          <w:t xml:space="preserve">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It is symmetric:</w:t>
        </w:r>
      </w:ins>
      <w:ins w:id="29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ins w:id="294" w:author="PR Preview" w:date="2026-01-01T00:00:00Z">
        <w:r>
          <w:t xml:space="preserve">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Take</w:t>
        </w:r>
      </w:ins>
      <w:ins w:id="2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98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del w:id="299" w:author="PR Preview" w:date="2026-01-01T00:00:00Z">
        <w:r>
          <w:rPr>
            <w:b/>
            <w:bCs/>
          </w:rPr>
          <w:delText xml:space="preserve">Theorem 5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300" w:author="PR Preview" w:date="2026-01-01T00:00:00Z">
        <w:r>
          <w:rPr>
            <w:b/>
            <w:bCs/>
          </w:rPr>
          <w:delText xml:space="preserve"> </w:delText>
        </w:r>
      </w:del>
      <w:del w:id="301" w:author="PR Preview" w:date="2026-01-01T00:00:00Z">
        <w:r>
          <w:rPr>
            <w:b/>
            <w:bCs/>
          </w:rPr>
          <w:delText xml:space="preserve">has the same null space as</w:delText>
        </w:r>
      </w:del>
      <w:del w:id="30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303" w:author="PR Preview" w:date="2026-01-01T00:00:00Z">
        <w:r>
          <w:rPr>
            <w:b/>
            <w:bCs/>
          </w:rPr>
          <w:delText xml:space="preserve">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For any</w:delText>
        </w:r>
      </w:del>
      <w:del w:id="30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matrix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10" w:author="PR Preview" w:date="2026-01-01T00:00:00Z">
        <w:r>
          <w:delText xml:space="preserve">,</w:delText>
        </w:r>
      </w:del>
    </w:p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Theorem 6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12" w:author="PR Preview" w:date="2026-01-01T00:00:00Z">
        <w:r>
          <w:rPr>
            <w:b/>
            <w:bCs/>
          </w:rPr>
          <w:t xml:space="preserve"> </w:t>
        </w:r>
      </w:ins>
      <w:ins w:id="313" w:author="PR Preview" w:date="2026-01-01T00:00:00Z">
        <w:r>
          <w:rPr>
            <w:b/>
            <w:bCs/>
          </w:rPr>
          <w:t xml:space="preserve">has the same null space as</w:t>
        </w:r>
      </w:ins>
      <w:ins w:id="31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315" w:author="PR Preview" w:date="2026-01-01T00:00:00Z">
        <w:r>
          <w:rPr>
            <w:b/>
            <w:bCs/>
          </w:rPr>
          <w:t xml:space="preserve">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For any</w:t>
        </w:r>
      </w:ins>
      <w:ins w:id="31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matrix</w:t>
        </w:r>
      </w:ins>
      <w:ins w:id="3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del w:id="323" w:author="PR Preview" w:date="2026-01-01T00:00:00Z">
        <w:r>
          <w:rPr>
            <w:b/>
            <w:bCs/>
          </w:rPr>
          <w:delText xml:space="preserve">Example 9 (The null space of a Gram matrix)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For</w:delText>
        </w:r>
      </w:del>
      <w:del w:id="3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in</w:delText>
        </w:r>
      </w:del>
      <w:del w:id="329" w:author="PR Preview" w:date="2026-01-01T00:00:00Z">
        <w:r>
          <w:delText xml:space="preserve"> </w:delText>
        </w:r>
      </w:del>
      <w:hyperlink w:anchor="exm-column-space">
        <w:del w:id="33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31" w:author="PR Preview" w:date="2026-01-01T00:00:00Z">
        <w:r>
          <w:delText xml:space="preserve">,</w:delText>
        </w:r>
      </w:del>
    </w:p>
    <w:p>
      <w:pPr>
        <w:pStyle w:val="BodyText"/>
      </w:pPr>
      <w:ins w:id="332" w:author="PR Preview" w:date="2026-01-01T00:00:00Z">
        <w:r>
          <w:rPr>
            <w:b/>
            <w:bCs/>
          </w:rPr>
          <w:t xml:space="preserve">Example 10 (The null space of a Gram matrix)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For</w:t>
        </w:r>
      </w:ins>
      <w:ins w:id="3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in</w:t>
        </w:r>
      </w:ins>
      <w:ins w:id="338" w:author="PR Preview" w:date="2026-01-01T00:00:00Z">
        <w:r>
          <w:t xml:space="preserve"> </w:t>
        </w:r>
      </w:ins>
      <w:hyperlink w:anchor="exm-column-space">
        <w:ins w:id="33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4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del w:id="341" w:author="PR Preview" w:date="2026-01-01T00:00:00Z">
        <w:r>
          <w:rPr>
            <w:b/>
            <w:bCs/>
          </w:rPr>
          <w:delText xml:space="preserve">Theorem 6 (The rank is the dimension of the column space)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For any</w:delText>
        </w:r>
      </w:del>
      <w:del w:id="34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matrix</w:delText>
        </w:r>
      </w:del>
      <w:del w:id="3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8" w:author="PR Preview" w:date="2026-01-01T00:00:00Z">
        <w:r>
          <w:delText xml:space="preserve">,</w:delText>
        </w:r>
      </w:del>
    </w:p>
    <w:p>
      <w:pPr>
        <w:pStyle w:val="BodyText"/>
      </w:pPr>
      <w:ins w:id="349" w:author="PR Preview" w:date="2026-01-01T00:00:00Z">
        <w:r>
          <w:rPr>
            <w:b/>
            <w:bCs/>
          </w:rPr>
          <w:t xml:space="preserve">Theorem 7 (The rank is the dimension of the column space)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For any</w:t>
        </w:r>
      </w:ins>
      <w:ins w:id="35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matrix</w:t>
        </w:r>
      </w:ins>
      <w:ins w:id="3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del w:id="357" w:author="PR Preview" w:date="2026-01-01T00:00:00Z">
        <w:r>
          <w:rPr>
            <w:b/>
            <w:bCs/>
          </w:rPr>
          <w:delText xml:space="preserve">Example 10 (The rank of the matrix in</w:delText>
        </w:r>
      </w:del>
      <w:del w:id="358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359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360" w:author="PR Preview" w:date="2026-01-01T00:00:00Z">
        <w:r>
          <w:rPr>
            <w:b/>
            <w:bCs/>
          </w:rPr>
          <w:delText xml:space="preserve">)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For</w:delText>
        </w:r>
      </w:del>
      <w:del w:id="3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in</w:delText>
        </w:r>
      </w:del>
      <w:del w:id="366" w:author="PR Preview" w:date="2026-01-01T00:00:00Z">
        <w:r>
          <w:delText xml:space="preserve"> </w:delText>
        </w:r>
      </w:del>
      <w:hyperlink w:anchor="exm-column-space">
        <w:del w:id="36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68" w:author="PR Preview" w:date="2026-01-01T00:00:00Z">
        <w:r>
          <w:delText xml:space="preserve">,</w:delText>
        </w:r>
      </w:del>
      <w:del w:id="3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(</w:delText>
        </w:r>
      </w:del>
      <w:hyperlink w:anchor="exm-column-space-span">
        <w:del w:id="372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73" w:author="PR Preview" w:date="2026-01-01T00:00:00Z">
        <w:r>
          <w:delText xml:space="preserve">),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and</w:delText>
        </w:r>
      </w:del>
      <w:del w:id="3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is linearly independent because it is nonzero,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so it is a basis and</w:delText>
        </w:r>
      </w:del>
      <w:del w:id="3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has dimension</w:delText>
        </w:r>
      </w:del>
      <w:del w:id="384" w:author="PR Preview" w:date="2026-01-01T00:00:00Z">
        <w:r>
          <w:delText xml:space="preserve"> </w:delText>
        </w:r>
      </w:del>
      <m:oMath>
        <m:r>
          <m:t>1</m:t>
        </m:r>
      </m:oMath>
      <w:del w:id="385" w:author="PR Preview" w:date="2026-01-01T00:00:00Z">
        <w:r>
          <w:delText xml:space="preserve">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So</w:delText>
        </w:r>
      </w:del>
      <w:del w:id="38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89" w:author="PR Preview" w:date="2026-01-01T00:00:00Z">
        <w:r>
          <w:delText xml:space="preserve">, by</w:delText>
        </w:r>
      </w:del>
      <w:del w:id="390" w:author="PR Preview" w:date="2026-01-01T00:00:00Z">
        <w:r>
          <w:delText xml:space="preserve"> </w:delText>
        </w:r>
      </w:del>
      <w:hyperlink w:anchor="thm-rank-dim">
        <w:del w:id="391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92" w:author="PR Preview" w:date="2026-01-01T00:00:00Z">
        <w:r>
          <w:delText xml:space="preserve">.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Directly: the first column</w:delText>
        </w:r>
      </w:del>
      <w:del w:id="3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is linearly independent on its own,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and any two columns are dependent,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because each column is a multiple of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03" w:author="PR Preview" w:date="2026-01-01T00:00:00Z">
        <w:r>
          <w:delText xml:space="preserve">.</w:delText>
        </w:r>
      </w:del>
    </w:p>
    <w:p>
      <w:pPr>
        <w:pStyle w:val="BodyText"/>
      </w:pPr>
      <w:ins w:id="404" w:author="PR Preview" w:date="2026-01-01T00:00:00Z">
        <w:r>
          <w:rPr>
            <w:b/>
            <w:bCs/>
          </w:rPr>
          <w:t xml:space="preserve">Example 11 (The rank of the matrix in</w:t>
        </w:r>
      </w:ins>
      <w:ins w:id="405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406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407" w:author="PR Preview" w:date="2026-01-01T00:00:00Z">
        <w:r>
          <w:rPr>
            <w:b/>
            <w:bCs/>
          </w:rPr>
          <w:t xml:space="preserve">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For</w:t>
        </w:r>
      </w:ins>
      <w:ins w:id="4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in</w:t>
        </w:r>
      </w:ins>
      <w:ins w:id="413" w:author="PR Preview" w:date="2026-01-01T00:00:00Z">
        <w:r>
          <w:t xml:space="preserve"> </w:t>
        </w:r>
      </w:ins>
      <w:hyperlink w:anchor="exm-column-space">
        <w:ins w:id="41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15" w:author="PR Preview" w:date="2026-01-01T00:00:00Z">
        <w:r>
          <w:t xml:space="preserve">,</w:t>
        </w:r>
      </w:ins>
      <w:ins w:id="4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(</w:t>
        </w:r>
      </w:ins>
      <w:hyperlink w:anchor="exm-column-space-span">
        <w:ins w:id="419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420" w:author="PR Preview" w:date="2026-01-01T00:00:00Z">
        <w:r>
          <w:t xml:space="preserve">),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and</w:t>
        </w:r>
      </w:ins>
      <w:ins w:id="4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is linearly independent because it is nonzero,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so it is a basis and</w:t>
        </w:r>
      </w:ins>
      <w:ins w:id="4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has dimension</w:t>
        </w:r>
      </w:ins>
      <w:ins w:id="431" w:author="PR Preview" w:date="2026-01-01T00:00:00Z">
        <w:r>
          <w:t xml:space="preserve"> </w:t>
        </w:r>
      </w:ins>
      <m:oMath>
        <m:r>
          <m:t>1</m:t>
        </m:r>
      </m:oMath>
      <w:ins w:id="432" w:author="PR Preview" w:date="2026-01-01T00:00:00Z">
        <w:r>
          <w:t xml:space="preserve">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So</w:t>
        </w:r>
      </w:ins>
      <w:ins w:id="43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36" w:author="PR Preview" w:date="2026-01-01T00:00:00Z">
        <w:r>
          <w:t xml:space="preserve">, by</w:t>
        </w:r>
      </w:ins>
      <w:ins w:id="437" w:author="PR Preview" w:date="2026-01-01T00:00:00Z">
        <w:r>
          <w:t xml:space="preserve"> </w:t>
        </w:r>
      </w:ins>
      <w:hyperlink w:anchor="thm-rank-dim">
        <w:ins w:id="43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439" w:author="PR Preview" w:date="2026-01-01T00:00:00Z">
        <w:r>
          <w:t xml:space="preserve">.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Directly: the first column</w:t>
        </w:r>
      </w:ins>
      <w:ins w:id="4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is linearly independent on its own,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and any two columns are dependent,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because each column is a multiple of</w:t>
        </w:r>
      </w:ins>
      <w:ins w:id="4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50" w:author="PR Preview" w:date="2026-01-01T00:00:00Z">
        <w:r>
          <w:t xml:space="preserve">.</w:t>
        </w:r>
      </w:ins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del w:id="451" w:author="PR Preview" w:date="2026-01-01T00:00:00Z">
        <w:r>
          <w:rPr>
            <w:b/>
            <w:bCs/>
          </w:rPr>
          <w:delText xml:space="preserve">Example 11 (The nullity of the matrix in</w:delText>
        </w:r>
      </w:del>
      <w:del w:id="452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453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454" w:author="PR Preview" w:date="2026-01-01T00:00:00Z">
        <w:r>
          <w:rPr>
            <w:b/>
            <w:bCs/>
          </w:rPr>
          <w:delText xml:space="preserve">)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For</w:delText>
        </w:r>
      </w:del>
      <w:del w:id="4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in</w:delText>
        </w:r>
      </w:del>
      <w:del w:id="460" w:author="PR Preview" w:date="2026-01-01T00:00:00Z">
        <w:r>
          <w:delText xml:space="preserve"> </w:delText>
        </w:r>
      </w:del>
      <w:hyperlink w:anchor="exm-column-space">
        <w:del w:id="461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62" w:author="PR Preview" w:date="2026-01-01T00:00:00Z">
        <w:r>
          <w:delText xml:space="preserve">,</w:delText>
        </w:r>
      </w:del>
      <w:del w:id="4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(</w:delText>
        </w:r>
      </w:del>
      <w:hyperlink w:anchor="exm-null-space">
        <w:del w:id="46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67" w:author="PR Preview" w:date="2026-01-01T00:00:00Z">
        <w:r>
          <w:delText xml:space="preserve">).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Those two vectors are linearly independent:</w:delText>
        </w:r>
      </w:del>
      <w:del w:id="47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71" w:author="PR Preview" w:date="2026-01-01T00:00:00Z">
        <w:r>
          <w:delText xml:space="preserve">,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which is</w:delText>
        </w:r>
      </w:del>
      <w:del w:id="4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only if</w:delText>
        </w:r>
      </w:del>
    </w:p>
    <w:p>
      <w:pPr>
        <w:pStyle w:val="FirstParagraph"/>
      </w:pPr>
      <w:ins w:id="477" w:author="PR Preview" w:date="2026-01-01T00:00:00Z">
        <w:r>
          <w:rPr>
            <w:b/>
            <w:bCs/>
          </w:rPr>
          <w:t xml:space="preserve">Example 12 (The nullity of the matrix in</w:t>
        </w:r>
      </w:ins>
      <w:ins w:id="478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479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480" w:author="PR Preview" w:date="2026-01-01T00:00:00Z">
        <w:r>
          <w:rPr>
            <w:b/>
            <w:bCs/>
          </w:rPr>
          <w:t xml:space="preserve">)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For</w:t>
        </w:r>
      </w:ins>
      <w:ins w:id="4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in</w:t>
        </w:r>
      </w:ins>
      <w:ins w:id="486" w:author="PR Preview" w:date="2026-01-01T00:00:00Z">
        <w:r>
          <w:t xml:space="preserve"> </w:t>
        </w:r>
      </w:ins>
      <w:hyperlink w:anchor="exm-column-space">
        <w:ins w:id="48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(</w:t>
        </w:r>
      </w:ins>
      <w:hyperlink w:anchor="exm-null-space">
        <w:ins w:id="49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93" w:author="PR Preview" w:date="2026-01-01T00:00:00Z">
        <w:r>
          <w:t xml:space="preserve">).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Those two vectors are linearly independent:</w:t>
        </w:r>
      </w:ins>
      <w:ins w:id="49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97" w:author="PR Preview" w:date="2026-01-01T00:00:00Z">
        <w:r>
          <w:t xml:space="preserve">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which is</w:t>
        </w:r>
      </w:ins>
      <w:ins w:id="50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del w:id="503" w:author="PR Preview" w:date="2026-01-01T00:00:00Z">
        <w:r>
          <w:rPr>
            <w:b/>
            <w:bCs/>
          </w:rPr>
          <w:delText xml:space="preserve">Theorem 7 (Rank-nullity theorem)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For any</w:delText>
        </w:r>
      </w:del>
      <w:del w:id="50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matrix</w:delText>
        </w:r>
      </w:del>
      <w:del w:id="5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10" w:author="PR Preview" w:date="2026-01-01T00:00:00Z">
        <w:r>
          <w:delText xml:space="preserve">,</w:delText>
        </w:r>
      </w:del>
    </w:p>
    <w:p>
      <w:pPr>
        <w:pStyle w:val="BodyText"/>
      </w:pPr>
      <w:ins w:id="511" w:author="PR Preview" w:date="2026-01-01T00:00:00Z">
        <w:r>
          <w:rPr>
            <w:b/>
            <w:bCs/>
          </w:rPr>
          <w:t xml:space="preserve">Theorem 8 (Rank-nullity theorem)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For any</w:t>
        </w:r>
      </w:ins>
      <w:ins w:id="51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matrix</w:t>
        </w:r>
      </w:ins>
      <w:ins w:id="5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519" w:author="PR Preview" w:date="2026-01-01T00:00:00Z">
        <w:r>
          <w:delText xml:space="preserve">So</w:delText>
        </w:r>
      </w:del>
      <w:del w:id="52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521" w:author="PR Preview" w:date="2026-01-01T00:00:00Z">
        <w:r>
          <w:delText xml:space="preserve">,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and</w:delText>
        </w:r>
      </w:del>
      <w:del w:id="52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by</w:delText>
        </w:r>
      </w:del>
      <w:del w:id="527" w:author="PR Preview" w:date="2026-01-01T00:00:00Z">
        <w:r>
          <w:delText xml:space="preserve"> </w:delText>
        </w:r>
      </w:del>
      <w:hyperlink w:anchor="thm-rank-dim">
        <w:del w:id="528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29" w:author="PR Preview" w:date="2026-01-01T00:00:00Z">
        <w:r>
          <w:delText xml:space="preserve">.</w:delText>
        </w:r>
      </w:del>
    </w:p>
    <w:p>
      <w:pPr>
        <w:pStyle w:val="BodyText"/>
      </w:pPr>
      <w:del w:id="530" w:author="PR Preview" w:date="2026-01-01T00:00:00Z">
        <w:r>
          <w:rPr>
            <w:b/>
            <w:bCs/>
          </w:rPr>
          <w:delText xml:space="preserve">Example 12 (Checking rank-nullity on the matrix in</w:delText>
        </w:r>
      </w:del>
      <w:del w:id="531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532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533" w:author="PR Preview" w:date="2026-01-01T00:00:00Z">
        <w:r>
          <w:rPr>
            <w:b/>
            <w:bCs/>
          </w:rPr>
          <w:delText xml:space="preserve">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The matrix</w:delText>
        </w:r>
      </w:del>
      <w:del w:id="5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in</w:delText>
        </w:r>
      </w:del>
      <w:del w:id="539" w:author="PR Preview" w:date="2026-01-01T00:00:00Z">
        <w:r>
          <w:delText xml:space="preserve"> </w:delText>
        </w:r>
      </w:del>
      <w:hyperlink w:anchor="exm-column-space">
        <w:del w:id="54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has</w:delText>
        </w:r>
      </w:del>
      <w:del w:id="54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columns,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rank</w:delText>
        </w:r>
      </w:del>
      <w:del w:id="548" w:author="PR Preview" w:date="2026-01-01T00:00:00Z">
        <w:r>
          <w:delText xml:space="preserve"> </w:delText>
        </w:r>
      </w:del>
      <m:oMath>
        <m:r>
          <m:t>1</m:t>
        </m:r>
      </m:oMath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(</w:delText>
        </w:r>
      </w:del>
      <w:hyperlink w:anchor="exm-rank-dim">
        <w:del w:id="551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552" w:author="PR Preview" w:date="2026-01-01T00:00:00Z">
        <w:r>
          <w:delText xml:space="preserve">)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and nullity</w:delText>
        </w:r>
      </w:del>
      <w:del w:id="555" w:author="PR Preview" w:date="2026-01-01T00:00:00Z">
        <w:r>
          <w:delText xml:space="preserve"> </w:delText>
        </w:r>
      </w:del>
      <m:oMath>
        <m:r>
          <m:t>2</m:t>
        </m:r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(</w:delText>
        </w:r>
      </w:del>
      <w:hyperlink w:anchor="exm-nullity">
        <w:del w:id="55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559" w:author="PR Preview" w:date="2026-01-01T00:00:00Z">
        <w:r>
          <w:delText xml:space="preserve">),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and</w:delText>
        </w:r>
      </w:del>
      <w:del w:id="56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563" w:author="PR Preview" w:date="2026-01-01T00:00:00Z">
        <w:r>
          <w:delText xml:space="preserve">.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The</w:delText>
        </w:r>
      </w:del>
      <w:del w:id="56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identity matrix has rank</w:delText>
        </w:r>
      </w:del>
      <w:del w:id="569" w:author="PR Preview" w:date="2026-01-01T00:00:00Z">
        <w:r>
          <w:delText xml:space="preserve"> </w:delText>
        </w:r>
      </w:del>
      <m:oMath>
        <m:r>
          <m:t>2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and nullity</w:delText>
        </w:r>
      </w:del>
      <w:del w:id="572" w:author="PR Preview" w:date="2026-01-01T00:00:00Z">
        <w:r>
          <w:delText xml:space="preserve"> </w:delText>
        </w:r>
      </w:del>
      <m:oMath>
        <m:r>
          <m:t>0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(</w:delText>
        </w:r>
      </w:del>
      <w:hyperlink w:anchor="exm-nullity">
        <w:del w:id="575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576" w:author="PR Preview" w:date="2026-01-01T00:00:00Z">
        <w:r>
          <w:delText xml:space="preserve">),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and</w:delText>
        </w:r>
      </w:del>
      <w:del w:id="57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del w:id="580" w:author="PR Preview" w:date="2026-01-01T00:00:00Z">
        <w:r>
          <w:delText xml:space="preserve">.</w:delText>
        </w:r>
      </w:del>
    </w:p>
    <w:p>
      <w:pPr>
        <w:pStyle w:val="BodyText"/>
      </w:pPr>
      <w:del w:id="581" w:author="PR Preview" w:date="2026-01-01T00:00:00Z">
        <w:r>
          <w:rPr>
            <w:b/>
            <w:bCs/>
          </w:rPr>
          <w:delText xml:space="preserve">Theorem 8 (Multiplying on the right cannot increase the rank)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If</w:delText>
        </w:r>
      </w:del>
      <w:del w:id="5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is</w:delText>
        </w:r>
      </w:del>
      <w:del w:id="58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and</w:delText>
        </w:r>
      </w:del>
      <w:del w:id="59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is</w:delText>
        </w:r>
      </w:del>
      <w:del w:id="59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594" w:author="PR Preview" w:date="2026-01-01T00:00:00Z">
        <w:r>
          <w:delText xml:space="preserve">, then</w:delText>
        </w:r>
      </w:del>
    </w:p>
    <w:p>
      <w:pPr>
        <w:pStyle w:val="BodyText"/>
      </w:pPr>
      <w:ins w:id="595" w:author="PR Preview" w:date="2026-01-01T00:00:00Z">
        <w:r>
          <w:t xml:space="preserve">So</w:t>
        </w:r>
      </w:ins>
      <w:ins w:id="59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and</w:t>
        </w:r>
      </w:ins>
      <w:ins w:id="60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by</w:t>
        </w:r>
      </w:ins>
      <w:ins w:id="603" w:author="PR Preview" w:date="2026-01-01T00:00:00Z">
        <w:r>
          <w:t xml:space="preserve"> </w:t>
        </w:r>
      </w:ins>
      <w:hyperlink w:anchor="thm-rank-dim">
        <w:ins w:id="60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605" w:author="PR Preview" w:date="2026-01-01T00:00:00Z">
        <w:r>
          <w:t xml:space="preserve">.</w:t>
        </w:r>
      </w:ins>
    </w:p>
    <w:bookmarkStart w:id="62" w:name="exm-rank-nullity"/>
    <w:p>
      <w:pPr>
        <w:pStyle w:val="BodyText"/>
      </w:pPr>
      <w:ins w:id="606" w:author="PR Preview" w:date="2026-01-01T00:00:00Z">
        <w:r>
          <w:rPr>
            <w:b/>
            <w:bCs/>
          </w:rPr>
          <w:t xml:space="preserve">Example 13 (Checking rank-nullity on the matrix in</w:t>
        </w:r>
      </w:ins>
      <w:ins w:id="607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608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609" w:author="PR Preview" w:date="2026-01-01T00:00:00Z">
        <w:r>
          <w:rPr>
            <w:b/>
            <w:bCs/>
          </w:rPr>
          <w:t xml:space="preserve">)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The matrix</w:t>
        </w:r>
      </w:ins>
      <w:ins w:id="6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in</w:t>
        </w:r>
      </w:ins>
      <w:ins w:id="615" w:author="PR Preview" w:date="2026-01-01T00:00:00Z">
        <w:r>
          <w:t xml:space="preserve"> </w:t>
        </w:r>
      </w:ins>
      <w:hyperlink w:anchor="exm-column-space">
        <w:ins w:id="61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has</w:t>
        </w:r>
      </w:ins>
      <w:ins w:id="6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columns,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rank</w:t>
        </w:r>
      </w:ins>
      <w:ins w:id="624" w:author="PR Preview" w:date="2026-01-01T00:00:00Z">
        <w:r>
          <w:t xml:space="preserve"> </w:t>
        </w:r>
      </w:ins>
      <m:oMath>
        <m:r>
          <m:t>1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</w:t>
        </w:r>
      </w:ins>
      <w:hyperlink w:anchor="exm-rank-dim">
        <w:ins w:id="62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28" w:author="PR Preview" w:date="2026-01-01T00:00:00Z">
        <w:r>
          <w:t xml:space="preserve">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and nullity</w:t>
        </w:r>
      </w:ins>
      <w:ins w:id="631" w:author="PR Preview" w:date="2026-01-01T00:00:00Z">
        <w:r>
          <w:t xml:space="preserve"> </w:t>
        </w:r>
      </w:ins>
      <m:oMath>
        <m:r>
          <m:t>2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(</w:t>
        </w:r>
      </w:ins>
      <w:hyperlink w:anchor="exm-nullity">
        <w:ins w:id="634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635" w:author="PR Preview" w:date="2026-01-01T00:00:00Z">
        <w:r>
          <w:t xml:space="preserve">),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and</w:t>
        </w:r>
      </w:ins>
      <w:ins w:id="63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639" w:author="PR Preview" w:date="2026-01-01T00:00:00Z">
        <w:r>
          <w:t xml:space="preserve">.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The</w:t>
        </w:r>
      </w:ins>
      <w:ins w:id="64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identity matrix has rank</w:t>
        </w:r>
      </w:ins>
      <w:ins w:id="645" w:author="PR Preview" w:date="2026-01-01T00:00:00Z">
        <w:r>
          <w:t xml:space="preserve"> </w:t>
        </w:r>
      </w:ins>
      <m:oMath>
        <m:r>
          <m:t>2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and nullity</w:t>
        </w:r>
      </w:ins>
      <w:ins w:id="648" w:author="PR Preview" w:date="2026-01-01T00:00:00Z">
        <w:r>
          <w:t xml:space="preserve"> </w:t>
        </w:r>
      </w:ins>
      <m:oMath>
        <m:r>
          <m:t>0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(</w:t>
        </w:r>
      </w:ins>
      <w:hyperlink w:anchor="exm-nullity">
        <w:ins w:id="651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652" w:author="PR Preview" w:date="2026-01-01T00:00:00Z">
        <w:r>
          <w:t xml:space="preserve">),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and</w:t>
        </w:r>
      </w:ins>
      <w:ins w:id="65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ins w:id="656" w:author="PR Preview" w:date="2026-01-01T00:00:00Z">
        <w:r>
          <w:t xml:space="preserve">.</w:t>
        </w:r>
      </w:ins>
    </w:p>
    <w:bookmarkEnd w:id="62"/>
    <w:bookmarkStart w:id="63" w:name="thm-rank-product"/>
    <w:p>
      <w:pPr>
        <w:pStyle w:val="BodyText"/>
      </w:pPr>
      <w:ins w:id="657" w:author="PR Preview" w:date="2026-01-01T00:00:00Z">
        <w:r>
          <w:rPr>
            <w:b/>
            <w:bCs/>
          </w:rPr>
          <w:t xml:space="preserve">Theorem 9 (Multiplying on the right cannot increase the rank)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If</w:t>
        </w:r>
      </w:ins>
      <w:ins w:id="6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is</w:t>
        </w:r>
      </w:ins>
      <w:ins w:id="66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and</w:t>
        </w:r>
      </w:ins>
      <w:ins w:id="66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is</w:t>
        </w:r>
      </w:ins>
      <w:ins w:id="6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67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del w:id="671" w:author="PR Preview" w:date="2026-01-01T00:00:00Z">
        <w:r>
          <w:rPr>
            <w:b/>
            <w:bCs/>
          </w:rPr>
          <w:delText xml:space="preserve">Example 13 (A product can lose rank)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has rank</w:delText>
        </w:r>
      </w:del>
      <w:del w:id="676" w:author="PR Preview" w:date="2026-01-01T00:00:00Z">
        <w:r>
          <w:delText xml:space="preserve"> </w:delText>
        </w:r>
      </w:del>
      <m:oMath>
        <m:r>
          <m:t>1</m:t>
        </m:r>
      </m:oMath>
      <w:del w:id="677" w:author="PR Preview" w:date="2026-01-01T00:00:00Z">
        <w:r>
          <w:delText xml:space="preserve">, but</w:delText>
        </w:r>
      </w:del>
      <w:del w:id="6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has rank</w:delText>
        </w:r>
      </w:del>
      <w:del w:id="681" w:author="PR Preview" w:date="2026-01-01T00:00:00Z">
        <w:r>
          <w:delText xml:space="preserve"> </w:delText>
        </w:r>
      </w:del>
      <m:oMath>
        <m:r>
          <m:t>0</m:t>
        </m:r>
      </m:oMath>
      <w:del w:id="682" w:author="PR Preview" w:date="2026-01-01T00:00:00Z">
        <w:r>
          <w:delText xml:space="preserve">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so the inequality in</w:delText>
        </w:r>
      </w:del>
      <w:del w:id="685" w:author="PR Preview" w:date="2026-01-01T00:00:00Z">
        <w:r>
          <w:delText xml:space="preserve"> </w:delText>
        </w:r>
      </w:del>
      <w:hyperlink w:anchor="thm-rank-product">
        <w:del w:id="686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can be strict.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With the</w:delText>
        </w:r>
      </w:del>
      <w:del w:id="69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identity in place of</w:delText>
        </w:r>
      </w:del>
      <w:del w:id="69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695" w:author="PR Preview" w:date="2026-01-01T00:00:00Z">
        <w:r>
          <w:delText xml:space="preserve">,</w:delText>
        </w:r>
      </w:del>
      <w:del w:id="6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keeps rank</w:delText>
        </w:r>
      </w:del>
      <w:del w:id="699" w:author="PR Preview" w:date="2026-01-01T00:00:00Z">
        <w:r>
          <w:delText xml:space="preserve"> </w:delText>
        </w:r>
      </w:del>
      <m:oMath>
        <m:r>
          <m:t>1</m:t>
        </m:r>
      </m:oMath>
      <w:del w:id="700" w:author="PR Preview" w:date="2026-01-01T00:00:00Z">
        <w:r>
          <w:delText xml:space="preserve">, and the inequality is an equality.</w:delText>
        </w:r>
      </w:del>
    </w:p>
    <w:p>
      <w:pPr>
        <w:pStyle w:val="BodyText"/>
      </w:pPr>
      <w:del w:id="701" w:author="PR Preview" w:date="2026-01-01T00:00:00Z">
        <w:r>
          <w:rPr>
            <w:b/>
            <w:bCs/>
          </w:rPr>
          <w:delText xml:space="preserve">Theorem 9 (Fundamental theorem of ranks)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For any</w:delText>
        </w:r>
      </w:del>
      <w:del w:id="70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matrix</w:delText>
        </w:r>
      </w:del>
      <w:del w:id="70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08" w:author="PR Preview" w:date="2026-01-01T00:00:00Z">
        <w:r>
          <w:delText xml:space="preserve">,</w:delText>
        </w:r>
      </w:del>
    </w:p>
    <w:p>
      <w:pPr>
        <w:pStyle w:val="FirstParagraph"/>
      </w:pPr>
      <w:ins w:id="709" w:author="PR Preview" w:date="2026-01-01T00:00:00Z">
        <w:r>
          <w:rPr>
            <w:b/>
            <w:bCs/>
          </w:rPr>
          <w:t xml:space="preserve">Example 14 (A product can lose rank)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has rank</w:t>
        </w:r>
      </w:ins>
      <w:ins w:id="714" w:author="PR Preview" w:date="2026-01-01T00:00:00Z">
        <w:r>
          <w:t xml:space="preserve"> </w:t>
        </w:r>
      </w:ins>
      <m:oMath>
        <m:r>
          <m:t>1</m:t>
        </m:r>
      </m:oMath>
      <w:ins w:id="715" w:author="PR Preview" w:date="2026-01-01T00:00:00Z">
        <w:r>
          <w:t xml:space="preserve">, but</w:t>
        </w:r>
      </w:ins>
      <w:ins w:id="7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has rank</w:t>
        </w:r>
      </w:ins>
      <w:ins w:id="719" w:author="PR Preview" w:date="2026-01-01T00:00:00Z">
        <w:r>
          <w:t xml:space="preserve"> </w:t>
        </w:r>
      </w:ins>
      <m:oMath>
        <m:r>
          <m:t>0</m:t>
        </m:r>
      </m:oMath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so the inequality in</w:t>
        </w:r>
      </w:ins>
      <w:ins w:id="723" w:author="PR Preview" w:date="2026-01-01T00:00:00Z">
        <w:r>
          <w:t xml:space="preserve"> </w:t>
        </w:r>
      </w:ins>
      <w:hyperlink w:anchor="thm-rank-product">
        <w:ins w:id="72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can be strict.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With the</w:t>
        </w:r>
      </w:ins>
      <w:ins w:id="72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identity in place of</w:t>
        </w:r>
      </w:ins>
      <w:ins w:id="73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33" w:author="PR Preview" w:date="2026-01-01T00:00:00Z">
        <w:r>
          <w:t xml:space="preserve">,</w:t>
        </w:r>
      </w:ins>
      <w:ins w:id="7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keeps rank</w:t>
        </w:r>
      </w:ins>
      <w:ins w:id="737" w:author="PR Preview" w:date="2026-01-01T00:00:00Z">
        <w:r>
          <w:t xml:space="preserve"> </w:t>
        </w:r>
      </w:ins>
      <m:oMath>
        <m:r>
          <m:t>1</m:t>
        </m:r>
      </m:oMath>
      <w:ins w:id="738" w:author="PR Preview" w:date="2026-01-01T00:00:00Z">
        <w:r>
          <w:t xml:space="preserve">, and the inequality is an equality.</w:t>
        </w:r>
      </w:ins>
    </w:p>
    <w:bookmarkEnd w:id="64"/>
    <w:bookmarkStart w:id="65" w:name="thm-rank-transpose"/>
    <w:p>
      <w:pPr>
        <w:pStyle w:val="BodyText"/>
      </w:pPr>
      <w:ins w:id="739" w:author="PR Preview" w:date="2026-01-01T00:00:00Z">
        <w:r>
          <w:rPr>
            <w:b/>
            <w:bCs/>
          </w:rPr>
          <w:t xml:space="preserve">Theorem 10 (Fundamental theorem of ranks)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For any</w:t>
        </w:r>
      </w:ins>
      <w:ins w:id="74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matrix</w:t>
        </w:r>
      </w:ins>
      <w:ins w:id="7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4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del w:id="747" w:author="PR Preview" w:date="2026-01-01T00:00:00Z">
        <w:r>
          <w:rPr>
            <w:i/>
            <w:iCs/>
          </w:rPr>
          <w:delText xml:space="preserve">Proof</w:delText>
        </w:r>
      </w:del>
      <w:del w:id="748" w:author="PR Preview" w:date="2026-01-01T00:00:00Z">
        <w:r>
          <w:delText xml:space="preserve">.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49" w:author="PR Preview" w:date="2026-01-01T00:00:00Z">
        <w:r>
          <w:rPr>
            <w:b/>
            <w:bCs/>
          </w:rPr>
          <w:delText xml:space="preserve">.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Both matrices have</w:delText>
        </w:r>
      </w:del>
      <w:del w:id="752" w:author="PR Preview" w:date="2026-01-01T00:00:00Z">
        <w:r>
          <w:delText xml:space="preserve"> </w:delText>
        </w:r>
      </w:del>
      <m:oMath>
        <m:r>
          <m:t>n</m:t>
        </m:r>
      </m:oMath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columns,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and</w:delText>
        </w:r>
      </w:del>
      <w:del w:id="7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(</w:delText>
        </w:r>
      </w:del>
      <w:hyperlink w:anchor="thm-null-gram">
        <w:del w:id="76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761" w:author="PR Preview" w:date="2026-01-01T00:00:00Z">
        <w:r>
          <w:delText xml:space="preserve">),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so they have the same nullity (</w:delText>
        </w:r>
      </w:del>
      <w:hyperlink w:anchor="def-nullity">
        <w:del w:id="76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765" w:author="PR Preview" w:date="2026-01-01T00:00:00Z">
        <w:r>
          <w:delText xml:space="preserve">).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Then</w:delText>
        </w:r>
      </w:del>
    </w:p>
    <w:p>
      <w:pPr>
        <w:pStyle w:val="BodyText"/>
      </w:pPr>
      <w:ins w:id="768" w:author="PR Preview" w:date="2026-01-01T00:00:00Z">
        <w:r>
          <w:rPr>
            <w:i/>
            <w:iCs/>
          </w:rPr>
          <w:t xml:space="preserve">Proof</w:t>
        </w:r>
      </w:ins>
      <w:ins w:id="769" w:author="PR Preview" w:date="2026-01-01T00:00:00Z">
        <w:r>
          <w:t xml:space="preserve">.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70" w:author="PR Preview" w:date="2026-01-01T00:00:00Z">
        <w:r>
          <w:rPr>
            <w:b/>
            <w:bCs/>
          </w:rPr>
          <w:t xml:space="preserve">.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Both matrices have</w:t>
        </w:r>
      </w:ins>
      <w:ins w:id="773" w:author="PR Preview" w:date="2026-01-01T00:00:00Z">
        <w:r>
          <w:t xml:space="preserve"> </w:t>
        </w:r>
      </w:ins>
      <m:oMath>
        <m:r>
          <m:t>n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columns,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and</w:t>
        </w:r>
      </w:ins>
      <w:ins w:id="7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(</w:t>
        </w:r>
      </w:ins>
      <w:hyperlink w:anchor="thm-null-gram">
        <w:ins w:id="781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782" w:author="PR Preview" w:date="2026-01-01T00:00:00Z">
        <w:r>
          <w:t xml:space="preserve">),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so they have the same nullity (</w:t>
        </w:r>
      </w:ins>
      <w:hyperlink w:anchor="def-nullity">
        <w:ins w:id="78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86" w:author="PR Preview" w:date="2026-01-01T00:00:00Z">
        <w:r>
          <w:t xml:space="preserve">).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del w:id="789" w:author="PR Preview" w:date="2026-01-01T00:00:00Z">
        <w:r>
          <w:rPr>
            <w:b/>
            <w:bCs/>
          </w:rPr>
          <w:delText xml:space="preserve">Example 14 (Four equal ranks)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For</w:delText>
        </w:r>
      </w:del>
      <w:del w:id="7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in</w:delText>
        </w:r>
      </w:del>
      <w:del w:id="795" w:author="PR Preview" w:date="2026-01-01T00:00:00Z">
        <w:r>
          <w:delText xml:space="preserve"> </w:delText>
        </w:r>
      </w:del>
      <w:hyperlink w:anchor="exm-column-space">
        <w:del w:id="79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797" w:author="PR Preview" w:date="2026-01-01T00:00:00Z">
        <w:r>
          <w:delText xml:space="preserve">,</w:delText>
        </w:r>
      </w:del>
      <w:del w:id="79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(</w:delText>
        </w:r>
      </w:del>
      <w:hyperlink w:anchor="exm-rank-dim">
        <w:del w:id="801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802" w:author="PR Preview" w:date="2026-01-01T00:00:00Z">
        <w:r>
          <w:delText xml:space="preserve">).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Its transpose</w:delText>
        </w:r>
      </w:del>
      <w:del w:id="80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has second column</w:delText>
        </w:r>
      </w:del>
      <w:del w:id="808" w:author="PR Preview" w:date="2026-01-01T00:00:00Z">
        <w:r>
          <w:delText xml:space="preserve"> </w:delText>
        </w:r>
      </w:del>
      <m:oMath>
        <m:r>
          <m:t>3</m:t>
        </m:r>
      </m:oMath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times its first, so its rank is</w:delText>
        </w:r>
      </w:del>
      <w:del w:id="811" w:author="PR Preview" w:date="2026-01-01T00:00:00Z">
        <w:r>
          <w:delText xml:space="preserve"> </w:delText>
        </w:r>
      </w:del>
      <m:oMath>
        <m:r>
          <m:t>1</m:t>
        </m:r>
      </m:oMath>
      <w:del w:id="812" w:author="PR Preview" w:date="2026-01-01T00:00:00Z">
        <w:r>
          <w:delText xml:space="preserve">.</w:delText>
        </w:r>
      </w:del>
      <w:del w:id="81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in</w:delText>
        </w:r>
      </w:del>
      <w:del w:id="816" w:author="PR Preview" w:date="2026-01-01T00:00:00Z">
        <w:r>
          <w:delText xml:space="preserve"> </w:delText>
        </w:r>
      </w:del>
      <w:hyperlink w:anchor="exm-null-gram">
        <w:del w:id="817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has every row a multiple of</w:delText>
        </w:r>
      </w:del>
      <w:del w:id="8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so its rank is</w:delText>
        </w:r>
      </w:del>
      <w:del w:id="824" w:author="PR Preview" w:date="2026-01-01T00:00:00Z">
        <w:r>
          <w:delText xml:space="preserve"> </w:delText>
        </w:r>
      </w:del>
      <m:oMath>
        <m:r>
          <m:t>1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too, and</w:delText>
        </w:r>
      </w:del>
    </w:p>
    <w:p>
      <w:pPr>
        <w:pStyle w:val="BodyText"/>
      </w:pPr>
      <w:ins w:id="827" w:author="PR Preview" w:date="2026-01-01T00:00:00Z">
        <w:r>
          <w:rPr>
            <w:b/>
            <w:bCs/>
          </w:rPr>
          <w:t xml:space="preserve">Example 15 (Four equal ranks)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For</w:t>
        </w:r>
      </w:ins>
      <w:ins w:id="8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in</w:t>
        </w:r>
      </w:ins>
      <w:ins w:id="833" w:author="PR Preview" w:date="2026-01-01T00:00:00Z">
        <w:r>
          <w:t xml:space="preserve"> </w:t>
        </w:r>
      </w:ins>
      <w:hyperlink w:anchor="exm-column-space">
        <w:ins w:id="83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35" w:author="PR Preview" w:date="2026-01-01T00:00:00Z">
        <w:r>
          <w:t xml:space="preserve">,</w:t>
        </w:r>
      </w:ins>
      <w:ins w:id="83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(</w:t>
        </w:r>
      </w:ins>
      <w:hyperlink w:anchor="exm-rank-dim">
        <w:ins w:id="83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840" w:author="PR Preview" w:date="2026-01-01T00:00:00Z">
        <w:r>
          <w:t xml:space="preserve">).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Its transpose</w:t>
        </w:r>
      </w:ins>
      <w:ins w:id="84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has second column</w:t>
        </w:r>
      </w:ins>
      <w:ins w:id="846" w:author="PR Preview" w:date="2026-01-01T00:00:00Z">
        <w:r>
          <w:t xml:space="preserve"> </w:t>
        </w:r>
      </w:ins>
      <m:oMath>
        <m:r>
          <m:t>3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times its first, so its rank is</w:t>
        </w:r>
      </w:ins>
      <w:ins w:id="849" w:author="PR Preview" w:date="2026-01-01T00:00:00Z">
        <w:r>
          <w:t xml:space="preserve"> </w:t>
        </w:r>
      </w:ins>
      <m:oMath>
        <m:r>
          <m:t>1</m:t>
        </m:r>
      </m:oMath>
      <w:ins w:id="850" w:author="PR Preview" w:date="2026-01-01T00:00:00Z">
        <w:r>
          <w:t xml:space="preserve">.</w:t>
        </w:r>
      </w:ins>
      <w:ins w:id="85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in</w:t>
        </w:r>
      </w:ins>
      <w:ins w:id="854" w:author="PR Preview" w:date="2026-01-01T00:00:00Z">
        <w:r>
          <w:t xml:space="preserve"> </w:t>
        </w:r>
      </w:ins>
      <w:hyperlink w:anchor="exm-null-gram">
        <w:ins w:id="855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has every row a multiple of</w:t>
        </w:r>
      </w:ins>
      <w:ins w:id="8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859" w:author="PR Preview" w:date="2026-01-01T00:00:00Z">
        <w:r>
          <w:t xml:space="preserve">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so its rank is</w:t>
        </w:r>
      </w:ins>
      <w:ins w:id="862" w:author="PR Preview" w:date="2026-01-01T00:00:00Z">
        <w:r>
          <w:t xml:space="preserve"> </w:t>
        </w:r>
      </w:ins>
      <m:oMath>
        <m:r>
          <m:t>1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too,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del w:id="865" w:author="PR Preview" w:date="2026-01-01T00:00:00Z">
        <w:r>
          <w:rPr>
            <w:i/>
            <w:iCs/>
          </w:rPr>
          <w:delText xml:space="preserve">Proof</w:delText>
        </w:r>
      </w:del>
      <w:del w:id="866" w:author="PR Preview" w:date="2026-01-01T00:00:00Z">
        <w:r>
          <w:delText xml:space="preserve">. </w:delText>
        </w:r>
      </w:del>
      <m:oMath>
        <m:r>
          <m:rPr>
            <m:sty m:val="bi"/>
          </m:rPr>
          <m:t>A</m:t>
        </m:r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has</w:delText>
        </w:r>
      </w:del>
      <w:del w:id="869" w:author="PR Preview" w:date="2026-01-01T00:00:00Z">
        <w:r>
          <w:delText xml:space="preserve"> </w:delText>
        </w:r>
      </w:del>
      <m:oMath>
        <m:r>
          <m:t>n</m:t>
        </m:r>
      </m:oMath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columns,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so at most</w:delText>
        </w:r>
      </w:del>
      <w:del w:id="874" w:author="PR Preview" w:date="2026-01-01T00:00:00Z">
        <w:r>
          <w:delText xml:space="preserve"> </w:delText>
        </w:r>
      </w:del>
      <m:oMath>
        <m:r>
          <m:t>n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of them are linearly independent,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and</w:delText>
        </w:r>
      </w:del>
      <w:del w:id="87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(</w:delText>
        </w:r>
      </w:del>
      <w:hyperlink r:id="rId50">
        <w:del w:id="882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883" w:author="PR Preview" w:date="2026-01-01T00:00:00Z">
        <w:r>
          <w:delText xml:space="preserve">).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Likewise</w:delText>
        </w:r>
      </w:del>
      <w:del w:id="88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has</w:delText>
        </w:r>
      </w:del>
      <w:del w:id="889" w:author="PR Preview" w:date="2026-01-01T00:00:00Z">
        <w:r>
          <w:delText xml:space="preserve"> </w:delText>
        </w:r>
      </w:del>
      <m:oMath>
        <m:r>
          <m:t>m</m:t>
        </m:r>
      </m:oMath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columns,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so</w:delText>
        </w:r>
      </w:del>
      <w:del w:id="89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(</w:delText>
        </w:r>
      </w:del>
      <w:hyperlink w:anchor="thm-rank-transpose">
        <w:del w:id="89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98" w:author="PR Preview" w:date="2026-01-01T00:00:00Z">
        <w:r>
          <w:delText xml:space="preserve">).</w:delText>
        </w:r>
      </w:del>
    </w:p>
    <w:p>
      <w:pPr>
        <w:pStyle w:val="BodyText"/>
      </w:pPr>
      <w:del w:id="899" w:author="PR Preview" w:date="2026-01-01T00:00:00Z">
        <w:r>
          <w:rPr>
            <w:b/>
            <w:bCs/>
          </w:rPr>
          <w:delText xml:space="preserve">Example 15 (A</w:delText>
        </w:r>
      </w:del>
      <w:del w:id="900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901" w:author="PR Preview" w:date="2026-01-01T00:00:00Z">
        <w:r>
          <w:rPr>
            <w:b/>
            <w:bCs/>
          </w:rPr>
          <w:delText xml:space="preserve"> </w:delText>
        </w:r>
      </w:del>
      <w:del w:id="902" w:author="PR Preview" w:date="2026-01-01T00:00:00Z">
        <w:r>
          <w:rPr>
            <w:b/>
            <w:bCs/>
          </w:rPr>
          <w:delText xml:space="preserve">matrix has rank at most</w:delText>
        </w:r>
      </w:del>
      <w:del w:id="903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</m:oMath>
      <w:del w:id="904" w:author="PR Preview" w:date="2026-01-01T00:00:00Z">
        <w:r>
          <w:rPr>
            <w:b/>
            <w:bCs/>
          </w:rPr>
          <w:delText xml:space="preserve">)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By</w:delText>
        </w:r>
      </w:del>
      <w:del w:id="907" w:author="PR Preview" w:date="2026-01-01T00:00:00Z">
        <w:r>
          <w:delText xml:space="preserve"> </w:delText>
        </w:r>
      </w:del>
      <w:hyperlink w:anchor="cor-rank-bound">
        <w:del w:id="908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909" w:author="PR Preview" w:date="2026-01-01T00:00:00Z">
        <w:r>
          <w:delText xml:space="preserve">, every</w:delText>
        </w:r>
      </w:del>
      <w:del w:id="91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matrix has rank at most</w:delText>
        </w:r>
      </w:del>
      <w:del w:id="913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914" w:author="PR Preview" w:date="2026-01-01T00:00:00Z">
        <w:r>
          <w:delText xml:space="preserve">,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even though it has</w:delText>
        </w:r>
      </w:del>
      <w:del w:id="917" w:author="PR Preview" w:date="2026-01-01T00:00:00Z">
        <w:r>
          <w:delText xml:space="preserve"> </w:delText>
        </w:r>
      </w:del>
      <m:oMath>
        <m:r>
          <m:t>3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columns.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The matrix</w:delText>
        </w:r>
      </w:del>
      <w:del w:id="922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of</w:delText>
        </w:r>
      </w:del>
      <w:del w:id="925" w:author="PR Preview" w:date="2026-01-01T00:00:00Z">
        <w:r>
          <w:delText xml:space="preserve"> </w:delText>
        </w:r>
      </w:del>
      <w:hyperlink r:id="rId68">
        <w:del w:id="926" w:author="PR Preview" w:date="2026-01-01T00:00:00Z">
          <w:r>
            <w:rPr>
              <w:rStyle w:val="Hyperlink"/>
            </w:rPr>
            <w:delText xml:space="preserve">Remark 1 in Subspaces and Rank</w:delText>
          </w:r>
        </w:del>
      </w:hyperlink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reaches that bound: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its first two columns</w:delText>
        </w:r>
      </w:del>
      <w:del w:id="9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and</w:delText>
        </w:r>
      </w:del>
      <w:del w:id="9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are linearly independent,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so its rank is</w:delText>
        </w:r>
      </w:del>
      <w:del w:id="939" w:author="PR Preview" w:date="2026-01-01T00:00:00Z">
        <w:r>
          <w:delText xml:space="preserve"> </w:delText>
        </w:r>
      </w:del>
      <m:oMath>
        <m:r>
          <m:t>2</m:t>
        </m:r>
      </m:oMath>
      <w:del w:id="940" w:author="PR Preview" w:date="2026-01-01T00:00:00Z">
        <w:r>
          <w:delText xml:space="preserve">.</w:delText>
        </w:r>
      </w:del>
    </w:p>
    <w:p>
      <w:pPr>
        <w:pStyle w:val="BodyText"/>
      </w:pPr>
      <w:ins w:id="941" w:author="PR Preview" w:date="2026-01-01T00:00:00Z">
        <w:r>
          <w:rPr>
            <w:i/>
            <w:iCs/>
          </w:rPr>
          <w:t xml:space="preserve">Proof</w:t>
        </w:r>
      </w:ins>
      <w:ins w:id="942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has</w:t>
        </w:r>
      </w:ins>
      <w:ins w:id="945" w:author="PR Preview" w:date="2026-01-01T00:00:00Z">
        <w:r>
          <w:t xml:space="preserve"> </w:t>
        </w:r>
      </w:ins>
      <m:oMath>
        <m:r>
          <m:t>n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columns,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so at most</w:t>
        </w:r>
      </w:ins>
      <w:ins w:id="950" w:author="PR Preview" w:date="2026-01-01T00:00:00Z">
        <w:r>
          <w:t xml:space="preserve"> </w:t>
        </w:r>
      </w:ins>
      <m:oMath>
        <m:r>
          <m:t>n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of them are linearly independent,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and</w:t>
        </w:r>
      </w:ins>
      <w:ins w:id="95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(</w:t>
        </w:r>
      </w:ins>
      <w:hyperlink r:id="rId50">
        <w:ins w:id="958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959" w:author="PR Preview" w:date="2026-01-01T00:00:00Z">
        <w:r>
          <w:t xml:space="preserve">).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Likewise</w:t>
        </w:r>
      </w:ins>
      <w:ins w:id="96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has</w:t>
        </w:r>
      </w:ins>
      <w:ins w:id="965" w:author="PR Preview" w:date="2026-01-01T00:00:00Z">
        <w:r>
          <w:t xml:space="preserve"> </w:t>
        </w:r>
      </w:ins>
      <m:oMath>
        <m:r>
          <m:t>m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columns,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so</w:t>
        </w:r>
      </w:ins>
      <w:ins w:id="97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(</w:t>
        </w:r>
      </w:ins>
      <w:hyperlink w:anchor="thm-rank-transpose">
        <w:ins w:id="97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974" w:author="PR Preview" w:date="2026-01-01T00:00:00Z">
        <w:r>
          <w:t xml:space="preserve">).</w:t>
        </w:r>
      </w:ins>
    </w:p>
    <w:bookmarkStart w:id="69" w:name="exm-rank-bound"/>
    <w:p>
      <w:pPr>
        <w:pStyle w:val="BodyText"/>
      </w:pPr>
      <w:ins w:id="975" w:author="PR Preview" w:date="2026-01-01T00:00:00Z">
        <w:r>
          <w:rPr>
            <w:b/>
            <w:bCs/>
          </w:rPr>
          <w:t xml:space="preserve">Example 16 (A</w:t>
        </w:r>
      </w:ins>
      <w:ins w:id="976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977" w:author="PR Preview" w:date="2026-01-01T00:00:00Z">
        <w:r>
          <w:rPr>
            <w:b/>
            <w:bCs/>
          </w:rPr>
          <w:t xml:space="preserve"> </w:t>
        </w:r>
      </w:ins>
      <w:ins w:id="978" w:author="PR Preview" w:date="2026-01-01T00:00:00Z">
        <w:r>
          <w:rPr>
            <w:b/>
            <w:bCs/>
          </w:rPr>
          <w:t xml:space="preserve">matrix has rank at most</w:t>
        </w:r>
      </w:ins>
      <w:ins w:id="97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</m:oMath>
      <w:ins w:id="980" w:author="PR Preview" w:date="2026-01-01T00:00:00Z">
        <w:r>
          <w:rPr>
            <w:b/>
            <w:bCs/>
          </w:rPr>
          <w:t xml:space="preserve">)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By</w:t>
        </w:r>
      </w:ins>
      <w:ins w:id="983" w:author="PR Preview" w:date="2026-01-01T00:00:00Z">
        <w:r>
          <w:t xml:space="preserve"> </w:t>
        </w:r>
      </w:ins>
      <w:hyperlink w:anchor="cor-rank-bound">
        <w:ins w:id="984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985" w:author="PR Preview" w:date="2026-01-01T00:00:00Z">
        <w:r>
          <w:t xml:space="preserve">, every</w:t>
        </w:r>
      </w:ins>
      <w:ins w:id="98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matrix has rank at most</w:t>
        </w:r>
      </w:ins>
      <w:ins w:id="989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990" w:author="PR Preview" w:date="2026-01-01T00:00:00Z">
        <w:r>
          <w:t xml:space="preserve">,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even though it has</w:t>
        </w:r>
      </w:ins>
      <w:ins w:id="993" w:author="PR Preview" w:date="2026-01-01T00:00:00Z">
        <w:r>
          <w:t xml:space="preserve"> </w:t>
        </w:r>
      </w:ins>
      <m:oMath>
        <m:r>
          <m:t>3</m:t>
        </m:r>
      </m:oMath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columns.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The matrix</w:t>
        </w:r>
      </w:ins>
      <w:ins w:id="998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of</w:t>
        </w:r>
      </w:ins>
      <w:ins w:id="1001" w:author="PR Preview" w:date="2026-01-01T00:00:00Z">
        <w:r>
          <w:t xml:space="preserve"> </w:t>
        </w:r>
      </w:ins>
      <w:hyperlink r:id="rId68">
        <w:ins w:id="1002" w:author="PR Preview" w:date="2026-01-01T00:00:00Z">
          <w:r>
            <w:rPr>
              <w:rStyle w:val="Hyperlink"/>
            </w:rPr>
            <w:t xml:space="preserve">Remark 1 in Subspaces and Rank</w:t>
          </w:r>
        </w:ins>
      </w:hyperlink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reaches that bound: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its first two columns</w:t>
        </w:r>
      </w:ins>
      <w:ins w:id="10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and</w:t>
        </w:r>
      </w:ins>
      <w:ins w:id="10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are linearly independent,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so its rank is</w:t>
        </w:r>
      </w:ins>
      <w:ins w:id="1015" w:author="PR Preview" w:date="2026-01-01T00:00:00Z">
        <w:r>
          <w:t xml:space="preserve"> </w:t>
        </w:r>
      </w:ins>
      <m:oMath>
        <m:r>
          <m:t>2</m:t>
        </m:r>
      </m:oMath>
      <w:ins w:id="1016" w:author="PR Preview" w:date="2026-01-01T00:00:00Z">
        <w:r>
          <w:t xml:space="preserve">.</w:t>
        </w:r>
      </w:ins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del w:id="1017" w:author="PR Preview" w:date="2026-01-01T00:00:00Z">
        <w:r>
          <w:rPr>
            <w:b/>
            <w:bCs/>
          </w:rPr>
          <w:delText xml:space="preserve">Example 16 (A line that misses the origin is an affine subspace)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The line</w:delText>
        </w:r>
      </w:del>
      <w:del w:id="10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of</w:delText>
        </w:r>
      </w:del>
      <w:del w:id="1023" w:author="PR Preview" w:date="2026-01-01T00:00:00Z">
        <w:r>
          <w:delText xml:space="preserve"> </w:delText>
        </w:r>
      </w:del>
      <w:hyperlink r:id="rId73">
        <w:del w:id="1024" w:author="PR Preview" w:date="2026-01-01T00:00:00Z">
          <w:r>
            <w:rPr>
              <w:rStyle w:val="Hyperlink"/>
            </w:rPr>
            <w:delText xml:space="preserve">Example 4 in Subspaces and Rank</w:delText>
          </w:r>
        </w:del>
      </w:hyperlink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is not a subspace,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but it is an affine subspace,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with</w:delText>
        </w:r>
      </w:del>
      <w:del w:id="103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and</w:delText>
        </w:r>
      </w:del>
      <w:del w:id="10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(</w:delText>
        </w:r>
      </w:del>
      <w:hyperlink r:id="rId15">
        <w:del w:id="1037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038" w:author="PR Preview" w:date="2026-01-01T00:00:00Z">
        <w:r>
          <w:delText xml:space="preserve">):</w:delText>
        </w:r>
      </w:del>
    </w:p>
    <w:p>
      <w:pPr>
        <w:pStyle w:val="BodyText"/>
      </w:pPr>
      <w:ins w:id="1039" w:author="PR Preview" w:date="2026-01-01T00:00:00Z">
        <w:r>
          <w:rPr>
            <w:b/>
            <w:bCs/>
          </w:rPr>
          <w:t xml:space="preserve">Example 17 (A line that misses the origin is an affine subspace)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The line</w:t>
        </w:r>
      </w:ins>
      <w:ins w:id="10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of</w:t>
        </w:r>
      </w:ins>
      <w:ins w:id="1045" w:author="PR Preview" w:date="2026-01-01T00:00:00Z">
        <w:r>
          <w:t xml:space="preserve"> </w:t>
        </w:r>
      </w:ins>
      <w:hyperlink r:id="rId73">
        <w:ins w:id="1046" w:author="PR Preview" w:date="2026-01-01T00:00:00Z">
          <w:r>
            <w:rPr>
              <w:rStyle w:val="Hyperlink"/>
            </w:rPr>
            <w:t xml:space="preserve">Example 4 in Subspaces and Rank</w:t>
          </w:r>
        </w:ins>
      </w:hyperlink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is not a subspace,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but it is an affine subspace,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with</w:t>
        </w:r>
      </w:ins>
      <w:ins w:id="105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and</w:t>
        </w:r>
      </w:ins>
      <w:ins w:id="10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(</w:t>
        </w:r>
      </w:ins>
      <w:hyperlink r:id="rId15">
        <w:ins w:id="1059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06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del w:id="1061" w:author="PR Preview" w:date="2026-01-01T00:00:00Z">
        <w:r>
          <w:rPr>
            <w:b/>
            <w:bCs/>
          </w:rPr>
          <w:delText xml:space="preserve">Theorem 10 (A hyperplane is a translated subspace of dimension</w:delText>
        </w:r>
      </w:del>
      <w:del w:id="1062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063" w:author="PR Preview" w:date="2026-01-01T00:00:00Z">
        <w:r>
          <w:rPr>
            <w:b/>
            <w:bCs/>
          </w:rPr>
          <w:delText xml:space="preserve">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Let</w:delText>
        </w:r>
      </w:del>
      <w:del w:id="106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be nonzero, let</w:delText>
        </w:r>
      </w:del>
      <w:del w:id="106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070" w:author="PR Preview" w:date="2026-01-01T00:00:00Z">
        <w:r>
          <w:delText xml:space="preserve">,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let</w:delText>
        </w:r>
      </w:del>
      <w:del w:id="10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be the hyperplane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with normal vector</w:delText>
        </w:r>
      </w:del>
      <w:del w:id="10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and offset</w:delText>
        </w:r>
      </w:del>
      <w:del w:id="1081" w:author="PR Preview" w:date="2026-01-01T00:00:00Z">
        <w:r>
          <w:delText xml:space="preserve"> </w:delText>
        </w:r>
      </w:del>
      <m:oMath>
        <m:r>
          <m:t>b</m:t>
        </m:r>
      </m:oMath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(</w:delText>
        </w:r>
      </w:del>
      <w:hyperlink r:id="rId75">
        <w:del w:id="1084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085" w:author="PR Preview" w:date="2026-01-01T00:00:00Z">
        <w:r>
          <w:delText xml:space="preserve">),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and let</w:delText>
        </w:r>
      </w:del>
      <w:del w:id="10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be the hyperplane with the same normal vector and offset</w:delText>
        </w:r>
      </w:del>
      <w:del w:id="1091" w:author="PR Preview" w:date="2026-01-01T00:00:00Z">
        <w:r>
          <w:delText xml:space="preserve"> </w:delText>
        </w:r>
      </w:del>
      <m:oMath>
        <m:r>
          <m:t>0</m:t>
        </m:r>
      </m:oMath>
      <w:del w:id="1092" w:author="PR Preview" w:date="2026-01-01T00:00:00Z">
        <w:r>
          <w:delText xml:space="preserve">.</w:delText>
        </w:r>
      </w:del>
    </w:p>
    <w:p>
      <w:pPr>
        <w:pStyle w:val="BodyText"/>
      </w:pPr>
      <w:ins w:id="1093" w:author="PR Preview" w:date="2026-01-01T00:00:00Z">
        <w:r>
          <w:rPr>
            <w:b/>
            <w:bCs/>
          </w:rPr>
          <w:t xml:space="preserve">Theorem 11 (A hyperplane is a translated subspace of dimension</w:t>
        </w:r>
      </w:ins>
      <w:ins w:id="1094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095" w:author="PR Preview" w:date="2026-01-01T00:00:00Z">
        <w:r>
          <w:rPr>
            <w:b/>
            <w:bCs/>
          </w:rPr>
          <w:t xml:space="preserve">)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Let</w:t>
        </w:r>
      </w:ins>
      <w:ins w:id="10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be nonzero, let</w:t>
        </w:r>
      </w:ins>
      <w:ins w:id="110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02" w:author="PR Preview" w:date="2026-01-01T00:00:00Z">
        <w:r>
          <w:t xml:space="preserve">,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let</w:t>
        </w:r>
      </w:ins>
      <w:ins w:id="11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be the hyperplane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with normal vector</w:t>
        </w:r>
      </w:ins>
      <w:ins w:id="11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and offset</w:t>
        </w:r>
      </w:ins>
      <w:ins w:id="1113" w:author="PR Preview" w:date="2026-01-01T00:00:00Z">
        <w:r>
          <w:t xml:space="preserve"> </w:t>
        </w:r>
      </w:ins>
      <m:oMath>
        <m:r>
          <m:t>b</m:t>
        </m:r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(</w:t>
        </w:r>
      </w:ins>
      <w:hyperlink r:id="rId75">
        <w:ins w:id="1116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117" w:author="PR Preview" w:date="2026-01-01T00:00:00Z">
        <w:r>
          <w:t xml:space="preserve">),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and let</w:t>
        </w:r>
      </w:ins>
      <w:ins w:id="11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be the hyperplane with the same normal vector and offset</w:t>
        </w:r>
      </w:ins>
      <w:ins w:id="1123" w:author="PR Preview" w:date="2026-01-01T00:00:00Z">
        <w:r>
          <w:t xml:space="preserve"> </w:t>
        </w:r>
      </w:ins>
      <m:oMath>
        <m:r>
          <m:t>0</m:t>
        </m:r>
      </m:oMath>
      <w:ins w:id="11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del w:id="1125" w:author="PR Preview" w:date="2026-01-01T00:00:00Z">
        <w:r>
          <w:rPr>
            <w:b/>
            <w:bCs/>
          </w:rPr>
          <w:delText xml:space="preserve">Example 17 (The plane</w:delText>
        </w:r>
      </w:del>
      <w:del w:id="1126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1127" w:author="PR Preview" w:date="2026-01-01T00:00:00Z">
        <w:r>
          <w:rPr>
            <w:b/>
            <w:bCs/>
          </w:rPr>
          <w:delText xml:space="preserve"> </w:delText>
        </w:r>
      </w:del>
      <w:del w:id="1128" w:author="PR Preview" w:date="2026-01-01T00:00:00Z">
        <w:r>
          <w:rPr>
            <w:b/>
            <w:bCs/>
          </w:rPr>
          <w:delText xml:space="preserve">in</w:delText>
        </w:r>
      </w:del>
      <w:del w:id="112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130" w:author="PR Preview" w:date="2026-01-01T00:00:00Z">
        <w:r>
          <w:rPr>
            <w:b/>
            <w:bCs/>
          </w:rPr>
          <w:delText xml:space="preserve">)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Take</w:delText>
        </w:r>
      </w:del>
      <w:del w:id="11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and</w:delText>
        </w:r>
      </w:del>
      <w:del w:id="113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137" w:author="PR Preview" w:date="2026-01-01T00:00:00Z">
        <w:r>
          <w:delText xml:space="preserve">,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so</w:delText>
        </w:r>
      </w:del>
      <w:del w:id="11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141" w:author="PR Preview" w:date="2026-01-01T00:00:00Z">
        <w:r>
          <w:delText xml:space="preserve">,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the plane that</w:delText>
        </w:r>
      </w:del>
      <w:del w:id="1144" w:author="PR Preview" w:date="2026-01-01T00:00:00Z">
        <w:r>
          <w:delText xml:space="preserve"> </w:delText>
        </w:r>
      </w:del>
      <w:hyperlink r:id="rId79">
        <w:del w:id="1145" w:author="PR Preview" w:date="2026-01-01T00:00:00Z">
          <w:r>
            <w:rPr>
              <w:rStyle w:val="Hyperlink"/>
            </w:rPr>
            <w:delText xml:space="preserve">Example 5 in Subspaces and Rank</w:delText>
          </w:r>
        </w:del>
      </w:hyperlink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showed is not a subspace.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By part 1,</w:delText>
        </w:r>
      </w:del>
      <w:del w:id="11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is a subspace of dimension</w:delText>
        </w:r>
      </w:del>
      <w:del w:id="1153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1154" w:author="PR Preview" w:date="2026-01-01T00:00:00Z">
        <w:r>
          <w:delText xml:space="preserve">.</w:delText>
        </w:r>
      </w:del>
    </w:p>
    <w:p>
      <w:pPr>
        <w:pStyle w:val="FirstParagraph"/>
      </w:pPr>
      <w:ins w:id="1155" w:author="PR Preview" w:date="2026-01-01T00:00:00Z">
        <w:r>
          <w:rPr>
            <w:b/>
            <w:bCs/>
          </w:rPr>
          <w:t xml:space="preserve">Example 18 (The plane</w:t>
        </w:r>
      </w:ins>
      <w:ins w:id="115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1157" w:author="PR Preview" w:date="2026-01-01T00:00:00Z">
        <w:r>
          <w:rPr>
            <w:b/>
            <w:bCs/>
          </w:rPr>
          <w:t xml:space="preserve"> </w:t>
        </w:r>
      </w:ins>
      <w:ins w:id="1158" w:author="PR Preview" w:date="2026-01-01T00:00:00Z">
        <w:r>
          <w:rPr>
            <w:b/>
            <w:bCs/>
          </w:rPr>
          <w:t xml:space="preserve">in</w:t>
        </w:r>
      </w:ins>
      <w:ins w:id="115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160" w:author="PR Preview" w:date="2026-01-01T00:00:00Z">
        <w:r>
          <w:rPr>
            <w:b/>
            <w:bCs/>
          </w:rPr>
          <w:t xml:space="preserve">)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Take</w:t>
        </w:r>
      </w:ins>
      <w:ins w:id="11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and</w:t>
        </w:r>
      </w:ins>
      <w:ins w:id="116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167" w:author="PR Preview" w:date="2026-01-01T00:00:00Z">
        <w:r>
          <w:t xml:space="preserve">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so</w:t>
        </w:r>
      </w:ins>
      <w:ins w:id="11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71" w:author="PR Preview" w:date="2026-01-01T00:00:00Z">
        <w:r>
          <w:t xml:space="preserve">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the plane that</w:t>
        </w:r>
      </w:ins>
      <w:ins w:id="1174" w:author="PR Preview" w:date="2026-01-01T00:00:00Z">
        <w:r>
          <w:t xml:space="preserve"> </w:t>
        </w:r>
      </w:ins>
      <w:hyperlink r:id="rId79">
        <w:ins w:id="1175" w:author="PR Preview" w:date="2026-01-01T00:00:00Z">
          <w:r>
            <w:rPr>
              <w:rStyle w:val="Hyperlink"/>
            </w:rPr>
            <w:t xml:space="preserve">Example 5 in Subspaces and Rank</w:t>
          </w:r>
        </w:ins>
      </w:hyperlink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showed is not a subspace.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By part 1,</w:t>
        </w:r>
      </w:ins>
      <w:ins w:id="11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is a subspace of dimension</w:t>
        </w:r>
      </w:ins>
      <w:ins w:id="118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1184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del w:id="1185" w:author="PR Preview" w:date="2026-01-01T00:00:00Z">
        <w:r>
          <w:rPr>
            <w:b/>
            <w:bCs/>
          </w:rPr>
          <w:delText xml:space="preserve">Theorem 11 (Where a hyperplane passes, and its shape in</w:delText>
        </w:r>
      </w:del>
      <w:del w:id="1186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187" w:author="PR Preview" w:date="2026-01-01T00:00:00Z">
        <w:r>
          <w:rPr>
            <w:b/>
            <w:bCs/>
          </w:rPr>
          <w:delText xml:space="preserve"> </w:delText>
        </w:r>
      </w:del>
      <w:del w:id="1188" w:author="PR Preview" w:date="2026-01-01T00:00:00Z">
        <w:r>
          <w:rPr>
            <w:b/>
            <w:bCs/>
          </w:rPr>
          <w:delText xml:space="preserve">and</w:delText>
        </w:r>
      </w:del>
      <w:del w:id="118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190" w:author="PR Preview" w:date="2026-01-01T00:00:00Z">
        <w:r>
          <w:rPr>
            <w:b/>
            <w:bCs/>
          </w:rPr>
          <w:delText xml:space="preserve">)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Let</w:delText>
        </w:r>
      </w:del>
      <w:del w:id="11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be a hyperplane (</w:delText>
        </w:r>
      </w:del>
      <w:hyperlink r:id="rId75">
        <w:del w:id="1196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197" w:author="PR Preview" w:date="2026-01-01T00:00:00Z">
        <w:r>
          <w:delText xml:space="preserve">).</w:delText>
        </w:r>
      </w:del>
    </w:p>
    <w:p>
      <w:pPr>
        <w:pStyle w:val="FirstParagraph"/>
      </w:pPr>
      <w:ins w:id="1198" w:author="PR Preview" w:date="2026-01-01T00:00:00Z">
        <w:r>
          <w:rPr>
            <w:b/>
            <w:bCs/>
          </w:rPr>
          <w:t xml:space="preserve">Theorem 12 (Where a hyperplane passes, and its shape in</w:t>
        </w:r>
      </w:ins>
      <w:ins w:id="119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00" w:author="PR Preview" w:date="2026-01-01T00:00:00Z">
        <w:r>
          <w:rPr>
            <w:b/>
            <w:bCs/>
          </w:rPr>
          <w:t xml:space="preserve"> </w:t>
        </w:r>
      </w:ins>
      <w:ins w:id="1201" w:author="PR Preview" w:date="2026-01-01T00:00:00Z">
        <w:r>
          <w:rPr>
            <w:b/>
            <w:bCs/>
          </w:rPr>
          <w:t xml:space="preserve">and</w:t>
        </w:r>
      </w:ins>
      <w:ins w:id="120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203" w:author="PR Preview" w:date="2026-01-01T00:00:00Z">
        <w:r>
          <w:rPr>
            <w:b/>
            <w:bCs/>
          </w:rPr>
          <w:t xml:space="preserve">)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Let</w:t>
        </w:r>
      </w:ins>
      <w:ins w:id="12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be a hyperplane (</w:t>
        </w:r>
      </w:ins>
      <w:hyperlink r:id="rId75">
        <w:ins w:id="1209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21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211" w:author="PR Preview" w:date="2026-01-01T00:00:00Z">
        <w:r>
          <w:rPr>
            <w:b/>
            <w:bCs/>
          </w:rPr>
          <w:delText xml:space="preserve">Parts 2 and 3.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By</w:delText>
        </w:r>
      </w:del>
      <w:del w:id="1214" w:author="PR Preview" w:date="2026-01-01T00:00:00Z">
        <w:r>
          <w:delText xml:space="preserve"> </w:delText>
        </w:r>
      </w:del>
      <w:hyperlink w:anchor="thm-hyperplane-subspace">
        <w:del w:id="1215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216" w:author="PR Preview" w:date="2026-01-01T00:00:00Z">
        <w:r>
          <w:delText xml:space="preserve">,</w:delText>
        </w:r>
      </w:del>
      <w:del w:id="12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for any</w:delText>
        </w:r>
      </w:del>
      <w:del w:id="12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221" w:author="PR Preview" w:date="2026-01-01T00:00:00Z">
        <w:r>
          <w:delText xml:space="preserve">,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where</w:delText>
        </w:r>
      </w:del>
      <w:del w:id="12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is a subspace of</w:delText>
        </w:r>
      </w:del>
      <w:del w:id="12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of dimension</w:delText>
        </w:r>
      </w:del>
      <w:del w:id="12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231" w:author="PR Preview" w:date="2026-01-01T00:00:00Z">
        <w:r>
          <w:delText xml:space="preserve">.</w:delText>
        </w:r>
      </w:del>
    </w:p>
    <w:p>
      <w:pPr>
        <w:pStyle w:val="BodyText"/>
      </w:pPr>
      <w:ins w:id="1232" w:author="PR Preview" w:date="2026-01-01T00:00:00Z">
        <w:r>
          <w:rPr>
            <w:b/>
            <w:bCs/>
          </w:rPr>
          <w:t xml:space="preserve">Parts 2 and 3.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By</w:t>
        </w:r>
      </w:ins>
      <w:ins w:id="1235" w:author="PR Preview" w:date="2026-01-01T00:00:00Z">
        <w:r>
          <w:t xml:space="preserve"> </w:t>
        </w:r>
      </w:ins>
      <w:hyperlink w:anchor="thm-hyperplane-subspace">
        <w:ins w:id="123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237" w:author="PR Preview" w:date="2026-01-01T00:00:00Z">
        <w:r>
          <w:t xml:space="preserve">,</w:t>
        </w:r>
      </w:ins>
      <w:ins w:id="12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for any</w:t>
        </w:r>
      </w:ins>
      <w:ins w:id="124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242" w:author="PR Preview" w:date="2026-01-01T00:00:00Z">
        <w:r>
          <w:t xml:space="preserve">,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where</w:t>
        </w:r>
      </w:ins>
      <w:ins w:id="12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is a subspace of</w:t>
        </w:r>
      </w:ins>
      <w:ins w:id="124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of dimension</w:t>
        </w:r>
      </w:ins>
      <w:ins w:id="12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252" w:author="PR Preview" w:date="2026-01-01T00:00:00Z">
        <w:r>
          <w:t xml:space="preserve">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del w:id="1253" w:author="PR Preview" w:date="2026-01-01T00:00:00Z">
        <w:r>
          <w:rPr>
            <w:b/>
            <w:bCs/>
          </w:rPr>
          <w:delText xml:space="preserve">Example 18 (A line in</w:delText>
        </w:r>
      </w:del>
      <w:del w:id="125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55" w:author="PR Preview" w:date="2026-01-01T00:00:00Z">
        <w:r>
          <w:rPr>
            <w:b/>
            <w:bCs/>
          </w:rPr>
          <w:delText xml:space="preserve"> </w:delText>
        </w:r>
      </w:del>
      <w:del w:id="1256" w:author="PR Preview" w:date="2026-01-01T00:00:00Z">
        <w:r>
          <w:rPr>
            <w:b/>
            <w:bCs/>
          </w:rPr>
          <w:delText xml:space="preserve">and a plane in</w:delText>
        </w:r>
      </w:del>
      <w:del w:id="125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58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In</w:delText>
        </w:r>
      </w:del>
      <w:del w:id="12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62" w:author="PR Preview" w:date="2026-01-01T00:00:00Z">
        <w:r>
          <w:delText xml:space="preserve">, take</w:delText>
        </w:r>
      </w:del>
      <w:del w:id="12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and</w:delText>
        </w:r>
      </w:del>
      <w:del w:id="126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267" w:author="PR Preview" w:date="2026-01-01T00:00:00Z">
        <w:r>
          <w:delText xml:space="preserve">, the line of</w:delText>
        </w:r>
      </w:del>
      <w:del w:id="1268" w:author="PR Preview" w:date="2026-01-01T00:00:00Z">
        <w:r>
          <w:delText xml:space="preserve"> </w:delText>
        </w:r>
      </w:del>
      <w:hyperlink r:id="rId82">
        <w:del w:id="1269" w:author="PR Preview" w:date="2026-01-01T00:00:00Z">
          <w:r>
            <w:rPr>
              <w:rStyle w:val="Hyperlink"/>
            </w:rPr>
            <w:delText xml:space="preserve">Example 19 in Matrices</w:delText>
          </w:r>
        </w:del>
      </w:hyperlink>
      <w:del w:id="1270" w:author="PR Preview" w:date="2026-01-01T00:00:00Z">
        <w:r>
          <w:delText xml:space="preserve">.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The point</w:delText>
        </w:r>
      </w:del>
      <w:del w:id="127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is on it,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and the vector</w:delText>
        </w:r>
      </w:del>
      <w:del w:id="12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is nonzero with</w:delText>
        </w:r>
      </w:del>
      <w:del w:id="12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del w:id="1282" w:author="PR Preview" w:date="2026-01-01T00:00:00Z">
        <w:r>
          <w:delText xml:space="preserve">,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so it spans the subspace</w:delText>
        </w:r>
      </w:del>
      <w:del w:id="12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of</w:delText>
        </w:r>
      </w:del>
      <w:del w:id="1288" w:author="PR Preview" w:date="2026-01-01T00:00:00Z">
        <w:r>
          <w:delText xml:space="preserve"> </w:delText>
        </w:r>
      </w:del>
      <w:hyperlink w:anchor="thm-hyperplane-subspace">
        <w:del w:id="128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290" w:author="PR Preview" w:date="2026-01-01T00:00:00Z">
        <w:r>
          <w:delText xml:space="preserve">.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In</w:delText>
        </w:r>
      </w:del>
      <w:del w:id="129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94" w:author="PR Preview" w:date="2026-01-01T00:00:00Z">
        <w:r>
          <w:delText xml:space="preserve">, take</w:delText>
        </w:r>
      </w:del>
      <w:del w:id="12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and</w:delText>
        </w:r>
      </w:del>
      <w:del w:id="12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299" w:author="PR Preview" w:date="2026-01-01T00:00:00Z">
        <w:r>
          <w:delText xml:space="preserve">, the plane of</w:delText>
        </w:r>
      </w:del>
      <w:del w:id="1300" w:author="PR Preview" w:date="2026-01-01T00:00:00Z">
        <w:r>
          <w:delText xml:space="preserve"> </w:delText>
        </w:r>
      </w:del>
      <w:hyperlink w:anchor="exm-hyperplane-subspace">
        <w:del w:id="1301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1302" w:author="PR Preview" w:date="2026-01-01T00:00:00Z">
        <w:r>
          <w:delText xml:space="preserve">,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with the independent vectors</w:delText>
        </w:r>
      </w:del>
      <w:del w:id="13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and</w:delText>
        </w:r>
      </w:del>
      <w:del w:id="13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in</w:delText>
        </w:r>
      </w:del>
      <w:del w:id="13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312" w:author="PR Preview" w:date="2026-01-01T00:00:00Z">
        <w:r>
          <w:delText xml:space="preserve">.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The code evaluates</w:delText>
        </w:r>
      </w:del>
      <w:del w:id="13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at the origin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and at points</w:delText>
        </w:r>
      </w:del>
      <w:del w:id="13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and</w:delText>
        </w:r>
      </w:del>
      <w:del w:id="13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del w:id="1324" w:author="PR Preview" w:date="2026-01-01T00:00:00Z">
        <w:r>
          <w:delText xml:space="preserve">.</w:delText>
        </w:r>
      </w:del>
    </w:p>
    <w:p>
      <w:pPr>
        <w:pStyle w:val="BodyText"/>
      </w:pPr>
      <w:ins w:id="1325" w:author="PR Preview" w:date="2026-01-01T00:00:00Z">
        <w:r>
          <w:rPr>
            <w:b/>
            <w:bCs/>
          </w:rPr>
          <w:t xml:space="preserve">Example 19 (A line in</w:t>
        </w:r>
      </w:ins>
      <w:ins w:id="132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327" w:author="PR Preview" w:date="2026-01-01T00:00:00Z">
        <w:r>
          <w:rPr>
            <w:b/>
            <w:bCs/>
          </w:rPr>
          <w:t xml:space="preserve"> </w:t>
        </w:r>
      </w:ins>
      <w:ins w:id="1328" w:author="PR Preview" w:date="2026-01-01T00:00:00Z">
        <w:r>
          <w:rPr>
            <w:b/>
            <w:bCs/>
          </w:rPr>
          <w:t xml:space="preserve">and a plane in</w:t>
        </w:r>
      </w:ins>
      <w:ins w:id="132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30" w:author="PR Preview" w:date="2026-01-01T00:00:00Z">
        <w:r>
          <w:rPr>
            <w:b/>
            <w:bCs/>
          </w:rPr>
          <w:t xml:space="preserve">, checked on a grid of points)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In</w:t>
        </w:r>
      </w:ins>
      <w:ins w:id="13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334" w:author="PR Preview" w:date="2026-01-01T00:00:00Z">
        <w:r>
          <w:t xml:space="preserve">, take</w:t>
        </w:r>
      </w:ins>
      <w:ins w:id="13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and</w:t>
        </w:r>
      </w:ins>
      <w:ins w:id="133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339" w:author="PR Preview" w:date="2026-01-01T00:00:00Z">
        <w:r>
          <w:t xml:space="preserve">, the line of</w:t>
        </w:r>
      </w:ins>
      <w:ins w:id="1340" w:author="PR Preview" w:date="2026-01-01T00:00:00Z">
        <w:r>
          <w:t xml:space="preserve"> </w:t>
        </w:r>
      </w:ins>
      <w:hyperlink r:id="rId82">
        <w:ins w:id="1341" w:author="PR Preview" w:date="2026-01-01T00:00:00Z">
          <w:r>
            <w:rPr>
              <w:rStyle w:val="Hyperlink"/>
            </w:rPr>
            <w:t xml:space="preserve">Example 19 in Matrices</w:t>
          </w:r>
        </w:ins>
      </w:hyperlink>
      <w:ins w:id="1342" w:author="PR Preview" w:date="2026-01-01T00:00:00Z">
        <w:r>
          <w:t xml:space="preserve">.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The point</w:t>
        </w:r>
      </w:ins>
      <w:ins w:id="134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is on it,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and the vector</w:t>
        </w:r>
      </w:ins>
      <w:ins w:id="13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is nonzero with</w:t>
        </w:r>
      </w:ins>
      <w:ins w:id="13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ins w:id="1354" w:author="PR Preview" w:date="2026-01-01T00:00:00Z">
        <w:r>
          <w:t xml:space="preserve">,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so it spans the subspace</w:t>
        </w:r>
      </w:ins>
      <w:ins w:id="13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of</w:t>
        </w:r>
      </w:ins>
      <w:ins w:id="1360" w:author="PR Preview" w:date="2026-01-01T00:00:00Z">
        <w:r>
          <w:t xml:space="preserve"> </w:t>
        </w:r>
      </w:ins>
      <w:hyperlink w:anchor="thm-hyperplane-subspace">
        <w:ins w:id="136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362" w:author="PR Preview" w:date="2026-01-01T00:00:00Z">
        <w:r>
          <w:t xml:space="preserve">.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In</w:t>
        </w:r>
      </w:ins>
      <w:ins w:id="13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66" w:author="PR Preview" w:date="2026-01-01T00:00:00Z">
        <w:r>
          <w:t xml:space="preserve">, take</w:t>
        </w:r>
      </w:ins>
      <w:ins w:id="13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and</w:t>
        </w:r>
      </w:ins>
      <w:ins w:id="137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371" w:author="PR Preview" w:date="2026-01-01T00:00:00Z">
        <w:r>
          <w:t xml:space="preserve">, the plane of</w:t>
        </w:r>
      </w:ins>
      <w:ins w:id="1372" w:author="PR Preview" w:date="2026-01-01T00:00:00Z">
        <w:r>
          <w:t xml:space="preserve"> </w:t>
        </w:r>
      </w:ins>
      <w:hyperlink w:anchor="exm-hyperplane-subspace">
        <w:ins w:id="1373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374" w:author="PR Preview" w:date="2026-01-01T00:00:00Z">
        <w:r>
          <w:t xml:space="preserve">,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with the independent vectors</w:t>
        </w:r>
      </w:ins>
      <w:ins w:id="137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and</w:t>
        </w:r>
      </w:ins>
      <w:ins w:id="138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in</w:t>
        </w:r>
      </w:ins>
      <w:ins w:id="13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384" w:author="PR Preview" w:date="2026-01-01T00:00:00Z">
        <w:r>
          <w:t xml:space="preserve">.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The code evaluates</w:t>
        </w:r>
      </w:ins>
      <w:ins w:id="13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at the origin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and at points</w:t>
        </w:r>
      </w:ins>
      <w:ins w:id="139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and</w:t>
        </w:r>
      </w:ins>
      <w:ins w:id="139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139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del w:id="1397" w:author="PR Preview" w:date="2026-01-01T00:00:00Z">
        <w:r>
          <w:rPr>
            <w:b/>
            <w:bCs/>
          </w:rPr>
          <w:delText xml:space="preserve">Example 19 (Half-spaces of a line in the plane)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Let</w:delText>
        </w:r>
      </w:del>
      <w:del w:id="140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be the line in</w:delText>
        </w:r>
      </w:del>
      <w:del w:id="140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with</w:delText>
        </w:r>
      </w:del>
      <w:del w:id="140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and</w:delText>
        </w:r>
      </w:del>
      <w:del w:id="140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(</w:delText>
        </w:r>
      </w:del>
      <w:hyperlink r:id="rId75">
        <w:del w:id="1412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413" w:author="PR Preview" w:date="2026-01-01T00:00:00Z">
        <w:r>
          <w:delText xml:space="preserve">),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so</w:delText>
        </w:r>
      </w:del>
      <w:del w:id="14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417" w:author="PR Preview" w:date="2026-01-01T00:00:00Z">
        <w:r>
          <w:delText xml:space="preserve">.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Evaluate</w:delText>
        </w:r>
      </w:del>
      <w:del w:id="14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at three points (</w:delText>
        </w:r>
      </w:del>
      <w:hyperlink w:anchor="def-half-space">
        <w:del w:id="142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424" w:author="PR Preview" w:date="2026-01-01T00:00:00Z">
        <w:r>
          <w:delText xml:space="preserve">):</w:delText>
        </w:r>
      </w:del>
    </w:p>
    <w:p>
      <w:pPr>
        <w:pStyle w:val="BodyText"/>
      </w:pPr>
      <w:ins w:id="1425" w:author="PR Preview" w:date="2026-01-01T00:00:00Z">
        <w:r>
          <w:rPr>
            <w:b/>
            <w:bCs/>
          </w:rPr>
          <w:t xml:space="preserve">Example 20 (Half-spaces of a line in the plane)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Let</w:t>
        </w:r>
      </w:ins>
      <w:ins w:id="14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be the line in</w:t>
        </w:r>
      </w:ins>
      <w:ins w:id="143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with</w:t>
        </w:r>
      </w:ins>
      <w:ins w:id="14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and</w:t>
        </w:r>
      </w:ins>
      <w:ins w:id="143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(</w:t>
        </w:r>
      </w:ins>
      <w:hyperlink r:id="rId75">
        <w:ins w:id="1440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441" w:author="PR Preview" w:date="2026-01-01T00:00:00Z">
        <w:r>
          <w:t xml:space="preserve">),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so</w:t>
        </w:r>
      </w:ins>
      <w:ins w:id="14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445" w:author="PR Preview" w:date="2026-01-01T00:00:00Z">
        <w:r>
          <w:t xml:space="preserve">.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Evaluate</w:t>
        </w:r>
      </w:ins>
      <w:ins w:id="14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at three points (</w:t>
        </w:r>
      </w:ins>
      <w:hyperlink w:anchor="def-half-space">
        <w:ins w:id="145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452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del w:id="1453" w:author="PR Preview" w:date="2026-01-01T00:00:00Z">
        <w:r>
          <w:rPr>
            <w:b/>
            <w:bCs/>
          </w:rPr>
          <w:delText xml:space="preserve">Theorem 12 (Differences of points in a hyperplane and in a half-space)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Let</w:delText>
        </w:r>
      </w:del>
      <w:del w:id="145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be nonzero, let</w:delText>
        </w:r>
      </w:del>
      <w:del w:id="145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460" w:author="PR Preview" w:date="2026-01-01T00:00:00Z">
        <w:r>
          <w:delText xml:space="preserve">,</w:delText>
        </w:r>
      </w:del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and let</w:delText>
        </w:r>
      </w:del>
      <w:del w:id="14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64" w:author="PR Preview" w:date="2026-01-01T00:00:00Z">
        <w:r>
          <w:delText xml:space="preserve">,</w:delText>
        </w:r>
      </w:del>
      <w:del w:id="146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be the hyperplane and open half-space of</w:delText>
        </w:r>
      </w:del>
      <w:del w:id="1468" w:author="PR Preview" w:date="2026-01-01T00:00:00Z">
        <w:r>
          <w:delText xml:space="preserve"> </w:delText>
        </w:r>
      </w:del>
      <w:hyperlink w:anchor="def-half-space">
        <w:del w:id="1469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470" w:author="PR Preview" w:date="2026-01-01T00:00:00Z">
        <w:r>
          <w:delText xml:space="preserve">.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For a set</w:delText>
        </w:r>
      </w:del>
      <w:del w:id="147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74" w:author="PR Preview" w:date="2026-01-01T00:00:00Z">
        <w:r>
          <w:delText xml:space="preserve">, let</w:delText>
        </w:r>
      </w:del>
      <w:del w:id="147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be the set of differences of its points.</w:delText>
        </w:r>
      </w:del>
    </w:p>
    <w:p>
      <w:pPr>
        <w:pStyle w:val="BodyText"/>
      </w:pPr>
      <w:ins w:id="1478" w:author="PR Preview" w:date="2026-01-01T00:00:00Z">
        <w:r>
          <w:rPr>
            <w:b/>
            <w:bCs/>
          </w:rPr>
          <w:t xml:space="preserve">Theorem 13 (Differences of points in a hyperplane and in a half-space)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Let</w:t>
        </w:r>
      </w:ins>
      <w:ins w:id="14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be nonzero, let</w:t>
        </w:r>
      </w:ins>
      <w:ins w:id="148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485" w:author="PR Preview" w:date="2026-01-01T00:00:00Z">
        <w:r>
          <w:t xml:space="preserve">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and let</w:t>
        </w:r>
      </w:ins>
      <w:ins w:id="14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489" w:author="PR Preview" w:date="2026-01-01T00:00:00Z">
        <w:r>
          <w:t xml:space="preserve">,</w:t>
        </w:r>
      </w:ins>
      <w:ins w:id="149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be the hyperplane and open half-space of</w:t>
        </w:r>
      </w:ins>
      <w:ins w:id="1493" w:author="PR Preview" w:date="2026-01-01T00:00:00Z">
        <w:r>
          <w:t xml:space="preserve"> </w:t>
        </w:r>
      </w:ins>
      <w:hyperlink w:anchor="def-half-space">
        <w:ins w:id="149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495" w:author="PR Preview" w:date="2026-01-01T00:00:00Z">
        <w:r>
          <w:t xml:space="preserve">.</w:t>
        </w:r>
      </w:ins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For a set</w:t>
        </w:r>
      </w:ins>
      <w:ins w:id="149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99" w:author="PR Preview" w:date="2026-01-01T00:00:00Z">
        <w:r>
          <w:t xml:space="preserve">, let</w:t>
        </w:r>
      </w:ins>
      <w:ins w:id="150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del w:id="1503" w:author="PR Preview" w:date="2026-01-01T00:00:00Z">
        <w:r>
          <w:rPr>
            <w:i/>
            <w:iCs/>
          </w:rPr>
          <w:delText xml:space="preserve">Proof</w:delText>
        </w:r>
      </w:del>
      <w:del w:id="1504" w:author="PR Preview" w:date="2026-01-01T00:00:00Z">
        <w:r>
          <w:delText xml:space="preserve">. </w:delText>
        </w:r>
      </w:del>
      <w:del w:id="1505" w:author="PR Preview" w:date="2026-01-01T00:00:00Z">
        <w:r>
          <w:rPr>
            <w:b/>
            <w:bCs/>
          </w:rPr>
          <w:delText xml:space="preserve">Part 1.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Let</w:delText>
        </w:r>
      </w:del>
      <w:del w:id="15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509" w:author="PR Preview" w:date="2026-01-01T00:00:00Z">
        <w:r>
          <w:delText xml:space="preserve">.</w:delText>
        </w:r>
      </w:del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By</w:delText>
        </w:r>
      </w:del>
      <w:del w:id="1512" w:author="PR Preview" w:date="2026-01-01T00:00:00Z">
        <w:r>
          <w:delText xml:space="preserve"> </w:delText>
        </w:r>
      </w:del>
      <w:hyperlink w:anchor="thm-hyperplane-subspace">
        <w:del w:id="1513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part 3,</w:delText>
        </w:r>
      </w:del>
      <w:del w:id="15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17" w:author="PR Preview" w:date="2026-01-01T00:00:00Z">
        <w:r>
          <w:delText xml:space="preserve">,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so</w:delText>
        </w:r>
      </w:del>
      <w:del w:id="15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521" w:author="PR Preview" w:date="2026-01-01T00:00:00Z">
        <w:r>
          <w:delText xml:space="preserve">.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Conversely, fix any</w:delText>
        </w:r>
      </w:del>
      <w:del w:id="152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(it exists by</w:delText>
        </w:r>
      </w:del>
      <w:del w:id="1527" w:author="PR Preview" w:date="2026-01-01T00:00:00Z">
        <w:r>
          <w:delText xml:space="preserve"> </w:delText>
        </w:r>
      </w:del>
      <w:hyperlink w:anchor="thm-hyperplane-subspace">
        <w:del w:id="1528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part 2).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For any</w:delText>
        </w:r>
      </w:del>
      <w:del w:id="15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534" w:author="PR Preview" w:date="2026-01-01T00:00:00Z">
        <w:r>
          <w:delText xml:space="preserve">, the point</w:delText>
        </w:r>
      </w:del>
      <w:del w:id="15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is in</w:delText>
        </w:r>
      </w:del>
      <w:del w:id="15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by the same part,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and</w:delText>
        </w:r>
      </w:del>
      <w:del w:id="15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del w:id="1544" w:author="PR Preview" w:date="2026-01-01T00:00:00Z">
        <w:r>
          <w:delText xml:space="preserve">.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So</w:delText>
        </w:r>
      </w:del>
      <w:del w:id="154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548" w:author="PR Preview" w:date="2026-01-01T00:00:00Z">
        <w:r>
          <w:delText xml:space="preserve">, which has dimension</w:delText>
        </w:r>
      </w:del>
      <w:del w:id="154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by</w:delText>
        </w:r>
      </w:del>
      <w:del w:id="1552" w:author="PR Preview" w:date="2026-01-01T00:00:00Z">
        <w:r>
          <w:delText xml:space="preserve"> </w:delText>
        </w:r>
      </w:del>
      <w:hyperlink w:anchor="thm-hyperplane-subspace">
        <w:del w:id="1553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part 1.</w:delText>
        </w:r>
      </w:del>
    </w:p>
    <w:p>
      <w:pPr>
        <w:pStyle w:val="BodyText"/>
      </w:pPr>
      <w:ins w:id="1556" w:author="PR Preview" w:date="2026-01-01T00:00:00Z">
        <w:r>
          <w:rPr>
            <w:i/>
            <w:iCs/>
          </w:rPr>
          <w:t xml:space="preserve">Proof</w:t>
        </w:r>
      </w:ins>
      <w:ins w:id="1557" w:author="PR Preview" w:date="2026-01-01T00:00:00Z">
        <w:r>
          <w:t xml:space="preserve">. </w:t>
        </w:r>
      </w:ins>
      <w:ins w:id="1558" w:author="PR Preview" w:date="2026-01-01T00:00:00Z">
        <w:r>
          <w:rPr>
            <w:b/>
            <w:bCs/>
          </w:rPr>
          <w:t xml:space="preserve">Part 1.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Let</w:t>
        </w:r>
      </w:ins>
      <w:ins w:id="15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562" w:author="PR Preview" w:date="2026-01-01T00:00:00Z">
        <w:r>
          <w:t xml:space="preserve">.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By</w:t>
        </w:r>
      </w:ins>
      <w:ins w:id="1565" w:author="PR Preview" w:date="2026-01-01T00:00:00Z">
        <w:r>
          <w:t xml:space="preserve"> </w:t>
        </w:r>
      </w:ins>
      <w:hyperlink w:anchor="thm-hyperplane-subspace">
        <w:ins w:id="156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part 3,</w:t>
        </w:r>
      </w:ins>
      <w:ins w:id="15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570" w:author="PR Preview" w:date="2026-01-01T00:00:00Z">
        <w:r>
          <w:t xml:space="preserve">,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so</w:t>
        </w:r>
      </w:ins>
      <w:ins w:id="15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574" w:author="PR Preview" w:date="2026-01-01T00:00:00Z">
        <w:r>
          <w:t xml:space="preserve">.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Conversely, fix any</w:t>
        </w:r>
      </w:ins>
      <w:ins w:id="157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(it exists by</w:t>
        </w:r>
      </w:ins>
      <w:ins w:id="1580" w:author="PR Preview" w:date="2026-01-01T00:00:00Z">
        <w:r>
          <w:t xml:space="preserve"> </w:t>
        </w:r>
      </w:ins>
      <w:hyperlink w:anchor="thm-hyperplane-subspace">
        <w:ins w:id="158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part 2).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For any</w:t>
        </w:r>
      </w:ins>
      <w:ins w:id="15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587" w:author="PR Preview" w:date="2026-01-01T00:00:00Z">
        <w:r>
          <w:t xml:space="preserve">, the point</w:t>
        </w:r>
      </w:ins>
      <w:ins w:id="15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is in</w:t>
        </w:r>
      </w:ins>
      <w:ins w:id="15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by the same part,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and</w:t>
        </w:r>
      </w:ins>
      <w:ins w:id="15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ins w:id="1597" w:author="PR Preview" w:date="2026-01-01T00:00:00Z">
        <w:r>
          <w:t xml:space="preserve">.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So</w:t>
        </w:r>
      </w:ins>
      <w:ins w:id="160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601" w:author="PR Preview" w:date="2026-01-01T00:00:00Z">
        <w:r>
          <w:t xml:space="preserve">, which has dimension</w:t>
        </w:r>
      </w:ins>
      <w:ins w:id="16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by</w:t>
        </w:r>
      </w:ins>
      <w:ins w:id="1605" w:author="PR Preview" w:date="2026-01-01T00:00:00Z">
        <w:r>
          <w:t xml:space="preserve"> </w:t>
        </w:r>
      </w:ins>
      <w:hyperlink w:anchor="thm-hyperplane-subspace">
        <w:ins w:id="160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part 1.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del w:id="1609" w:author="PR Preview" w:date="2026-01-01T00:00:00Z">
        <w:r>
          <w:rPr>
            <w:b/>
            <w:bCs/>
          </w:rPr>
          <w:delText xml:space="preserve">Example 20 (Two iris species on either side of a line)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The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rPr>
            <w:rStyle w:val="VerbatimChar"/>
          </w:rPr>
          <w:delText xml:space="preserve">iris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data set in R has the petal length and petal width, in centimeters, of 150 irises.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Take the 100 flowers of the species versicolor and virginica,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and let</w:delText>
        </w:r>
      </w:del>
      <w:del w:id="16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be the petal length and petal width of one flower.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A logistic regression of the species on</w:delText>
        </w:r>
      </w:del>
      <w:del w:id="16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gives a coefficient vector</w:delText>
        </w:r>
      </w:del>
      <w:del w:id="16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and an intercept</w:delText>
        </w:r>
      </w:del>
      <w:del w:id="1631" w:author="PR Preview" w:date="2026-01-01T00:00:00Z">
        <w:r>
          <w:delText xml:space="preserve"> </w:delText>
        </w:r>
      </w:del>
      <m:oMath>
        <m:r>
          <m:t>b</m:t>
        </m:r>
      </m:oMath>
      <w:del w:id="1632" w:author="PR Preview" w:date="2026-01-01T00:00:00Z">
        <w:r>
          <w:delText xml:space="preserve">.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The line</w:delText>
        </w:r>
      </w:del>
      <w:del w:id="16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is a hyperplane in</w:delText>
        </w:r>
      </w:del>
      <w:del w:id="163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(</w:delText>
        </w:r>
      </w:del>
      <w:hyperlink r:id="rId75">
        <w:del w:id="1641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642" w:author="PR Preview" w:date="2026-01-01T00:00:00Z">
        <w:r>
          <w:delText xml:space="preserve">),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164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646" w:author="PR Preview" w:date="2026-01-01T00:00:00Z">
        <w:r>
          <w:delText xml:space="preserve">).</w:delText>
        </w:r>
      </w:del>
      <w:del w:id="1647" w:author="PR Preview" w:date="2026-01-01T00:00:00Z">
        <w:r>
          <w:delText xml:space="preserve"> </w:delText>
        </w:r>
      </w:del>
      <w:hyperlink w:anchor="fig-half-space-iris">
        <w:del w:id="1648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1651" w:author="PR Preview" w:date="2026-01-01T00:00:00Z">
        <w:r>
          <w:rPr>
            <w:b/>
            <w:bCs/>
          </w:rPr>
          <w:t xml:space="preserve">Example 21 (Two iris species on either side of a line)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The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rPr>
            <w:rStyle w:val="VerbatimChar"/>
          </w:rPr>
          <w:t xml:space="preserve">iris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data set in R has the petal length and petal width, in centimeters, of 150 irises.</w:t>
        </w:r>
      </w:ins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Take the 100 flowers of the species versicolor and virginica,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and let</w:t>
        </w:r>
      </w:ins>
      <w:ins w:id="16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be the petal length and petal width of one flower.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A logistic regression of the species on</w:t>
        </w:r>
      </w:ins>
      <w:ins w:id="16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gives a coefficient vector</w:t>
        </w:r>
      </w:ins>
      <w:ins w:id="16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and an intercept</w:t>
        </w:r>
      </w:ins>
      <w:ins w:id="1673" w:author="PR Preview" w:date="2026-01-01T00:00:00Z">
        <w:r>
          <w:t xml:space="preserve"> </w:t>
        </w:r>
      </w:ins>
      <m:oMath>
        <m:r>
          <m:t>b</m:t>
        </m:r>
      </m:oMath>
      <w:ins w:id="1674" w:author="PR Preview" w:date="2026-01-01T00:00:00Z">
        <w:r>
          <w:t xml:space="preserve">.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The line</w:t>
        </w:r>
      </w:ins>
      <w:ins w:id="16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is a hyperplane in</w:t>
        </w:r>
      </w:ins>
      <w:ins w:id="168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(</w:t>
        </w:r>
      </w:ins>
      <w:hyperlink r:id="rId75">
        <w:ins w:id="1683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684" w:author="PR Preview" w:date="2026-01-01T00:00:00Z">
        <w:r>
          <w:t xml:space="preserve">),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and the two species mostly fall in its two open half-spaces (</w:t>
        </w:r>
      </w:ins>
      <w:hyperlink w:anchor="def-half-space">
        <w:ins w:id="168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688" w:author="PR Preview" w:date="2026-01-01T00:00:00Z">
        <w:r>
          <w:t xml:space="preserve">).</w:t>
        </w:r>
      </w:ins>
      <w:ins w:id="1689" w:author="PR Preview" w:date="2026-01-01T00:00:00Z">
        <w:r>
          <w:t xml:space="preserve"> </w:t>
        </w:r>
      </w:ins>
      <w:hyperlink w:anchor="fig-half-space-iris">
        <w:ins w:id="1690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del w:id="1693" w:author="PR Preview" w:date="2026-01-01T00:00:00Z">
        <w:r>
          <w:delText xml:space="preserve">The vector</w:delText>
        </w:r>
      </w:del>
      <w:del w:id="16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points toward the virginica side,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so the positive half-space</w:delText>
        </w:r>
      </w:del>
      <w:del w:id="169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holds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50 of the 100 flowers,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and 47 of them are virginica.</w:delText>
        </w:r>
      </w:del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The line is a set of dimension</w:delText>
        </w:r>
      </w:del>
      <w:del w:id="170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1709" w:author="PR Preview" w:date="2026-01-01T00:00:00Z">
        <w:r>
          <w:delText xml:space="preserve">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and each side is a region of the plane of dimension</w:delText>
        </w:r>
      </w:del>
      <w:del w:id="171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(</w:delText>
        </w:r>
      </w:del>
      <w:hyperlink w:anchor="thm-half-space-dimension">
        <w:del w:id="171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716" w:author="PR Preview" w:date="2026-01-01T00:00:00Z">
        <w:r>
          <w:delText xml:space="preserve">).</w:delText>
        </w:r>
      </w:del>
    </w:p>
    <w:p>
      <w:pPr>
        <w:pStyle w:val="BodyText"/>
      </w:pPr>
      <w:del w:id="1717" w:author="PR Preview" w:date="2026-01-01T00:00:00Z">
        <w:r>
          <w:rPr>
            <w:b/>
            <w:bCs/>
          </w:rPr>
          <w:delText xml:space="preserve">Exercise 1 (Which side of the plane?)</w:delText>
        </w:r>
      </w:del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Let</w:delText>
        </w:r>
      </w:del>
      <w:del w:id="17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be the plane in</w:delText>
        </w:r>
      </w:del>
      <w:del w:id="172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with</w:delText>
        </w:r>
      </w:del>
      <w:del w:id="17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and</w:delText>
        </w:r>
      </w:del>
      <w:del w:id="172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delText xml:space="preserve">(</w:delText>
        </w:r>
      </w:del>
      <w:hyperlink w:anchor="exm-hyperplane-subspace">
        <w:del w:id="1732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1733" w:author="PR Preview" w:date="2026-01-01T00:00:00Z">
        <w:r>
          <w:delText xml:space="preserve">).</w:delText>
        </w:r>
      </w:del>
    </w:p>
    <w:p>
      <w:pPr>
        <w:pStyle w:val="FirstParagraph"/>
      </w:pPr>
      <w:ins w:id="1734" w:author="PR Preview" w:date="2026-01-01T00:00:00Z">
        <w:r>
          <w:t xml:space="preserve">The vector</w:t>
        </w:r>
      </w:ins>
      <w:ins w:id="17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points toward the virginica side,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so the positive half-space</w:t>
        </w:r>
      </w:ins>
      <w:ins w:id="174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holds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50 of the 100 flowers,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and 47 of them are virginica.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The line is a set of dimension</w:t>
        </w:r>
      </w:ins>
      <w:ins w:id="17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1750" w:author="PR Preview" w:date="2026-01-01T00:00:00Z">
        <w:r>
          <w:t xml:space="preserve">,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and each side is a region of the plane of dimension</w:t>
        </w:r>
      </w:ins>
      <w:ins w:id="17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(</w:t>
        </w:r>
      </w:ins>
      <w:hyperlink w:anchor="thm-half-space-dimension">
        <w:ins w:id="1756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757" w:author="PR Preview" w:date="2026-01-01T00:00:00Z">
        <w:r>
          <w:t xml:space="preserve">).</w:t>
        </w:r>
      </w:ins>
    </w:p>
    <w:bookmarkEnd w:id="93"/>
    <w:bookmarkStart w:id="94" w:name="exr-half-space-sides"/>
    <w:p>
      <w:pPr>
        <w:pStyle w:val="BodyText"/>
      </w:pPr>
      <w:ins w:id="1758" w:author="PR Preview" w:date="2026-01-01T00:00:00Z">
        <w:r>
          <w:rPr>
            <w:b/>
            <w:bCs/>
          </w:rPr>
          <w:t xml:space="preserve">Exercise 1 (Which side of the plane?)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Let</w:t>
        </w:r>
      </w:ins>
      <w:ins w:id="17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be the plane in</w:t>
        </w:r>
      </w:ins>
      <w:ins w:id="176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with</w:t>
        </w:r>
      </w:ins>
      <w:ins w:id="17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and</w:t>
        </w:r>
      </w:ins>
      <w:ins w:id="177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(</w:t>
        </w:r>
      </w:ins>
      <w:hyperlink w:anchor="exm-hyperplane-subspace">
        <w:ins w:id="1773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77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del w:id="1775" w:author="PR Preview" w:date="2026-01-01T00:00:00Z">
        <w:r>
          <w:delText xml:space="preserve">State the dimension of</w:delText>
        </w:r>
      </w:del>
      <w:del w:id="177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and of</w:delText>
        </w:r>
      </w:del>
      <w:del w:id="177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(</w:delText>
        </w:r>
      </w:del>
      <w:hyperlink w:anchor="thm-half-space-dimension">
        <w:del w:id="178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783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8"/>
        </w:numPr>
      </w:pPr>
      <w:ins w:id="1784" w:author="PR Preview" w:date="2026-01-01T00:00:00Z">
        <w:r>
          <w:t xml:space="preserve">State the dimension of</w:t>
        </w:r>
      </w:ins>
      <w:ins w:id="178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and of</w:t>
        </w:r>
      </w:ins>
      <w:ins w:id="178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(</w:t>
        </w:r>
      </w:ins>
      <w:hyperlink w:anchor="thm-half-space-dimension">
        <w:ins w:id="1791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792" w:author="PR Preview" w:date="2026-01-01T00:00:00Z">
        <w:r>
          <w:t xml:space="preserve">).</w:t>
        </w:r>
      </w:ins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del w:id="1793" w:author="PR Preview" w:date="2026-01-01T00:00:00Z">
        <w:r>
          <w:rPr>
            <w:b/>
            <w:bCs/>
          </w:rPr>
          <w:delText xml:space="preserve">Example 21 (A rank factorization of a rank-one matrix)</w:delText>
        </w:r>
      </w:del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The matrix</w:delText>
        </w:r>
      </w:del>
      <w:del w:id="17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in</w:delText>
        </w:r>
      </w:del>
      <w:del w:id="1799" w:author="PR Preview" w:date="2026-01-01T00:00:00Z">
        <w:r>
          <w:delText xml:space="preserve"> </w:delText>
        </w:r>
      </w:del>
      <w:hyperlink w:anchor="exm-column-space">
        <w:del w:id="180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801" w:author="PR Preview" w:date="2026-01-01T00:00:00Z">
        <w:r>
          <w:delText xml:space="preserve"> </w:delText>
        </w:r>
      </w:del>
      <w:del w:id="1802" w:author="PR Preview" w:date="2026-01-01T00:00:00Z">
        <w:r>
          <w:delText xml:space="preserve">has rank</w:delText>
        </w:r>
      </w:del>
      <w:del w:id="1803" w:author="PR Preview" w:date="2026-01-01T00:00:00Z">
        <w:r>
          <w:delText xml:space="preserve"> </w:delText>
        </w:r>
      </w:del>
      <m:oMath>
        <m:r>
          <m:t>1</m:t>
        </m:r>
      </m:oMath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(</w:delText>
        </w:r>
      </w:del>
      <w:hyperlink w:anchor="exm-rank-dim">
        <w:del w:id="180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807" w:author="PR Preview" w:date="2026-01-01T00:00:00Z">
        <w:r>
          <w:delText xml:space="preserve">), and</w:delText>
        </w:r>
      </w:del>
    </w:p>
    <w:p>
      <w:pPr>
        <w:pStyle w:val="FirstParagraph"/>
      </w:pPr>
      <w:ins w:id="1808" w:author="PR Preview" w:date="2026-01-01T00:00:00Z">
        <w:r>
          <w:rPr>
            <w:b/>
            <w:bCs/>
          </w:rPr>
          <w:t xml:space="preserve">Example 22 (A rank factorization of a rank-one matrix)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The matrix</w:t>
        </w:r>
      </w:ins>
      <w:ins w:id="18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in</w:t>
        </w:r>
      </w:ins>
      <w:ins w:id="1814" w:author="PR Preview" w:date="2026-01-01T00:00:00Z">
        <w:r>
          <w:t xml:space="preserve"> </w:t>
        </w:r>
      </w:ins>
      <w:hyperlink w:anchor="exm-column-space">
        <w:ins w:id="181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has rank</w:t>
        </w:r>
      </w:ins>
      <w:ins w:id="1818" w:author="PR Preview" w:date="2026-01-01T00:00:00Z">
        <w:r>
          <w:t xml:space="preserve"> </w:t>
        </w:r>
      </w:ins>
      <m:oMath>
        <m:r>
          <m:t>1</m:t>
        </m:r>
      </m:oMath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(</w:t>
        </w:r>
      </w:ins>
      <w:hyperlink w:anchor="exm-rank-dim">
        <w:ins w:id="182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822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del w:id="1823" w:author="PR Preview" w:date="2026-01-01T00:00:00Z">
        <w:r>
          <w:rPr>
            <w:b/>
            <w:bCs/>
          </w:rPr>
          <w:delText xml:space="preserve">Theorem 13 (Every nonzero matrix has a rank factorization)</w:delText>
        </w:r>
      </w:del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Every</w:delText>
        </w:r>
      </w:del>
      <w:del w:id="182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matrix</w:delText>
        </w:r>
      </w:del>
      <w:del w:id="18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with</w:delText>
        </w:r>
      </w:del>
      <w:del w:id="183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has a rank factorization (</w:delText>
        </w:r>
      </w:del>
      <w:hyperlink w:anchor="def-rank-factorization">
        <w:del w:id="183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836" w:author="PR Preview" w:date="2026-01-01T00:00:00Z">
        <w:r>
          <w:delText xml:space="preserve">).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One is given by taking the columns of</w:delText>
        </w:r>
      </w:del>
      <w:del w:id="1839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to be any basis of</w:delText>
        </w:r>
      </w:del>
      <w:del w:id="18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43" w:author="PR Preview" w:date="2026-01-01T00:00:00Z">
        <w:r>
          <w:delText xml:space="preserve">.</w:delText>
        </w:r>
      </w:del>
    </w:p>
    <w:p>
      <w:pPr>
        <w:pStyle w:val="BodyText"/>
      </w:pPr>
      <w:del w:id="1844" w:author="PR Preview" w:date="2026-01-01T00:00:00Z">
        <w:r>
          <w:rPr>
            <w:i/>
            <w:iCs/>
          </w:rPr>
          <w:delText xml:space="preserve">Proof</w:delText>
        </w:r>
      </w:del>
      <w:del w:id="1845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has dimension</w:delText>
        </w:r>
      </w:del>
      <w:del w:id="1848" w:author="PR Preview" w:date="2026-01-01T00:00:00Z">
        <w:r>
          <w:delText xml:space="preserve"> </w:delText>
        </w:r>
      </w:del>
      <m:oMath>
        <m:r>
          <m:t>r</m:t>
        </m:r>
      </m:oMath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(</w:delText>
        </w:r>
      </w:del>
      <w:hyperlink w:anchor="thm-rank-dim">
        <w:del w:id="1851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852" w:author="PR Preview" w:date="2026-01-01T00:00:00Z">
        <w:r>
          <w:delText xml:space="preserve">),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so it has a basis</w:delText>
        </w:r>
      </w:del>
      <w:del w:id="185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(</w:delText>
        </w:r>
      </w:del>
      <w:hyperlink r:id="rId58">
        <w:del w:id="1858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1859" w:author="PR Preview" w:date="2026-01-01T00:00:00Z">
        <w:r>
          <w:delText xml:space="preserve">);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let</w:delText>
        </w:r>
      </w:del>
      <w:del w:id="186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be the</w:delText>
        </w:r>
      </w:del>
      <w:del w:id="186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matrix with these columns.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Each column</w:delText>
        </w:r>
      </w:del>
      <w:del w:id="18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of</w:delText>
        </w:r>
      </w:del>
      <w:del w:id="18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is in</w:delText>
        </w:r>
      </w:del>
      <w:del w:id="187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77" w:author="PR Preview" w:date="2026-01-01T00:00:00Z">
        <w:r>
          <w:delText xml:space="preserve">,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so</w:delText>
        </w:r>
      </w:del>
      <w:del w:id="18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for some numbers</w:delText>
        </w:r>
      </w:del>
      <w:del w:id="1883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1884" w:author="PR Preview" w:date="2026-01-01T00:00:00Z">
        <w:r>
          <w:delText xml:space="preserve">,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because the basis spans</w:delText>
        </w:r>
      </w:del>
      <w:del w:id="18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88" w:author="PR Preview" w:date="2026-01-01T00:00:00Z">
        <w:r>
          <w:delText xml:space="preserve">.</w:delText>
        </w:r>
      </w:del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Let</w:delText>
        </w:r>
      </w:del>
      <w:del w:id="1891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be the</w:delText>
        </w:r>
      </w:del>
      <w:del w:id="189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matrix with entries</w:delText>
        </w:r>
      </w:del>
      <w:del w:id="1897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1898" w:author="PR Preview" w:date="2026-01-01T00:00:00Z">
        <w:r>
          <w:delText xml:space="preserve">,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whose column</w:delText>
        </w:r>
      </w:del>
      <w:del w:id="1901" w:author="PR Preview" w:date="2026-01-01T00:00:00Z">
        <w:r>
          <w:delText xml:space="preserve"> </w:delText>
        </w:r>
      </w:del>
      <m:oMath>
        <m:r>
          <m:t>j</m:t>
        </m:r>
      </m:oMath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is</w:delText>
        </w:r>
      </w:del>
      <w:del w:id="19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del w:id="1905" w:author="PR Preview" w:date="2026-01-01T00:00:00Z">
        <w:r>
          <w:delText xml:space="preserve">.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Then column</w:delText>
        </w:r>
      </w:del>
      <w:del w:id="1908" w:author="PR Preview" w:date="2026-01-01T00:00:00Z">
        <w:r>
          <w:delText xml:space="preserve"> </w:delText>
        </w:r>
      </w:del>
      <m:oMath>
        <m:r>
          <m:t>j</m:t>
        </m:r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of</w:delText>
        </w:r>
      </w:del>
      <w:del w:id="1911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is</w:delText>
        </w:r>
      </w:del>
    </w:p>
    <w:p>
      <w:pPr>
        <w:pStyle w:val="BodyText"/>
      </w:pPr>
      <w:ins w:id="1914" w:author="PR Preview" w:date="2026-01-01T00:00:00Z">
        <w:r>
          <w:rPr>
            <w:b/>
            <w:bCs/>
          </w:rPr>
          <w:t xml:space="preserve">Theorem 14 (Every nonzero matrix has a rank factorization)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Every</w:t>
        </w:r>
      </w:ins>
      <w:ins w:id="191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matrix</w:t>
        </w:r>
      </w:ins>
      <w:ins w:id="19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with</w:t>
        </w:r>
      </w:ins>
      <w:ins w:id="192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has a rank factorization (</w:t>
        </w:r>
      </w:ins>
      <w:hyperlink w:anchor="def-rank-factorization">
        <w:ins w:id="192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927" w:author="PR Preview" w:date="2026-01-01T00:00:00Z">
        <w:r>
          <w:t xml:space="preserve">).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One is given by taking the columns of</w:t>
        </w:r>
      </w:ins>
      <w:ins w:id="193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to be any basis of</w:t>
        </w:r>
      </w:ins>
      <w:ins w:id="19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34" w:author="PR Preview" w:date="2026-01-01T00:00:00Z">
        <w:r>
          <w:t xml:space="preserve">.</w:t>
        </w:r>
      </w:ins>
    </w:p>
    <w:bookmarkEnd w:id="98"/>
    <w:p>
      <w:pPr>
        <w:pStyle w:val="BodyText"/>
      </w:pPr>
      <w:ins w:id="1935" w:author="PR Preview" w:date="2026-01-01T00:00:00Z">
        <w:r>
          <w:rPr>
            <w:i/>
            <w:iCs/>
          </w:rPr>
          <w:t xml:space="preserve">Proof</w:t>
        </w:r>
      </w:ins>
      <w:ins w:id="1936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has dimension</w:t>
        </w:r>
      </w:ins>
      <w:ins w:id="1939" w:author="PR Preview" w:date="2026-01-01T00:00:00Z">
        <w:r>
          <w:t xml:space="preserve"> </w:t>
        </w:r>
      </w:ins>
      <m:oMath>
        <m:r>
          <m:t>r</m:t>
        </m:r>
      </m:oMath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(</w:t>
        </w:r>
      </w:ins>
      <w:hyperlink w:anchor="thm-rank-dim">
        <w:ins w:id="194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943" w:author="PR Preview" w:date="2026-01-01T00:00:00Z">
        <w:r>
          <w:t xml:space="preserve">),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so it has a basis</w:t>
        </w:r>
      </w:ins>
      <w:ins w:id="194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(</w:t>
        </w:r>
      </w:ins>
      <w:hyperlink r:id="rId58">
        <w:ins w:id="1949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1950" w:author="PR Preview" w:date="2026-01-01T00:00:00Z">
        <w:r>
          <w:t xml:space="preserve">);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let</w:t>
        </w:r>
      </w:ins>
      <w:ins w:id="195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be the</w:t>
        </w:r>
      </w:ins>
      <w:ins w:id="195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matrix with these columns.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Each column</w:t>
        </w:r>
      </w:ins>
      <w:ins w:id="196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of</w:t>
        </w:r>
      </w:ins>
      <w:ins w:id="19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is in</w:t>
        </w:r>
      </w:ins>
      <w:ins w:id="19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68" w:author="PR Preview" w:date="2026-01-01T00:00:00Z">
        <w:r>
          <w:t xml:space="preserve">,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so</w:t>
        </w:r>
      </w:ins>
      <w:ins w:id="19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for some numbers</w:t>
        </w:r>
      </w:ins>
      <w:ins w:id="1974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1975" w:author="PR Preview" w:date="2026-01-01T00:00:00Z">
        <w:r>
          <w:t xml:space="preserve">,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because the basis spans</w:t>
        </w:r>
      </w:ins>
      <w:ins w:id="19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79" w:author="PR Preview" w:date="2026-01-01T00:00:00Z">
        <w:r>
          <w:t xml:space="preserve">.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Let</w:t>
        </w:r>
      </w:ins>
      <w:ins w:id="198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be the</w:t>
        </w:r>
      </w:ins>
      <w:ins w:id="198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matrix with entries</w:t>
        </w:r>
      </w:ins>
      <w:ins w:id="1988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1989" w:author="PR Preview" w:date="2026-01-01T00:00:00Z">
        <w:r>
          <w:t xml:space="preserve">,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whose column</w:t>
        </w:r>
      </w:ins>
      <w:ins w:id="1992" w:author="PR Preview" w:date="2026-01-01T00:00:00Z">
        <w:r>
          <w:t xml:space="preserve"> </w:t>
        </w:r>
      </w:ins>
      <m:oMath>
        <m:r>
          <m:t>j</m:t>
        </m:r>
      </m:oMath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is</w:t>
        </w:r>
      </w:ins>
      <w:ins w:id="199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ins w:id="1996" w:author="PR Preview" w:date="2026-01-01T00:00:00Z">
        <w:r>
          <w:t xml:space="preserve">.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Then column</w:t>
        </w:r>
      </w:ins>
      <w:ins w:id="1999" w:author="PR Preview" w:date="2026-01-01T00:00:00Z">
        <w:r>
          <w:t xml:space="preserve"> </w:t>
        </w:r>
      </w:ins>
      <m:oMath>
        <m:r>
          <m:t>j</m:t>
        </m:r>
      </m:oMath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of</w:t>
        </w:r>
      </w:ins>
      <w:ins w:id="200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del w:id="2005" w:author="PR Preview" w:date="2026-01-01T00:00:00Z">
        <w:r>
          <w:rPr>
            <w:b/>
            <w:bCs/>
          </w:rPr>
          <w:delText xml:space="preserve">Example 22 (Building a rank factorization from a basis)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For</w:delText>
        </w:r>
      </w:del>
      <w:del w:id="20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in</w:delText>
        </w:r>
      </w:del>
      <w:del w:id="2011" w:author="PR Preview" w:date="2026-01-01T00:00:00Z">
        <w:r>
          <w:delText xml:space="preserve"> </w:delText>
        </w:r>
      </w:del>
      <w:hyperlink w:anchor="exm-column-space">
        <w:del w:id="201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013" w:author="PR Preview" w:date="2026-01-01T00:00:00Z">
        <w:r>
          <w:delText xml:space="preserve">,</w:delText>
        </w:r>
      </w:del>
      <w:del w:id="20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spans</w:delText>
        </w:r>
      </w:del>
      <w:del w:id="20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delText xml:space="preserve">(</w:delText>
        </w:r>
      </w:del>
      <w:hyperlink w:anchor="exm-column-space-span">
        <w:del w:id="2020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021" w:author="PR Preview" w:date="2026-01-01T00:00:00Z">
        <w:r>
          <w:delText xml:space="preserve">),</w:delText>
        </w:r>
      </w:del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and it is linearly independent because it is nonzero</w:delText>
        </w:r>
      </w:del>
      <w:del w:id="2024" w:author="PR Preview" w:date="2026-01-01T00:00:00Z">
        <w:r>
          <w:delText xml:space="preserve"> </w:delText>
        </w:r>
      </w:del>
      <w:del w:id="2025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forces</w:delText>
        </w:r>
      </w:del>
      <w:del w:id="202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029" w:author="PR Preview" w:date="2026-01-01T00:00:00Z">
        <w:r>
          <w:delText xml:space="preserve">),</w:delText>
        </w:r>
      </w:del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so it is a basis of</w:delText>
        </w:r>
      </w:del>
      <w:del w:id="20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33" w:author="PR Preview" w:date="2026-01-01T00:00:00Z">
        <w:r>
          <w:delText xml:space="preserve">.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The columns of</w:delText>
        </w:r>
      </w:del>
      <w:del w:id="20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are</w:delText>
        </w:r>
      </w:del>
      <w:del w:id="20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40" w:author="PR Preview" w:date="2026-01-01T00:00:00Z">
        <w:r>
          <w:delText xml:space="preserve">,</w:delText>
        </w:r>
      </w:del>
      <w:del w:id="20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and</w:delText>
        </w:r>
      </w:del>
      <w:del w:id="20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45" w:author="PR Preview" w:date="2026-01-01T00:00:00Z">
        <w:r>
          <w:delText xml:space="preserve">,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so the construction in</w:delText>
        </w:r>
      </w:del>
      <w:del w:id="2048" w:author="PR Preview" w:date="2026-01-01T00:00:00Z">
        <w:r>
          <w:delText xml:space="preserve"> </w:delText>
        </w:r>
      </w:del>
      <w:hyperlink w:anchor="thm-rank-factorization">
        <w:del w:id="2049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gives</w:delText>
        </w:r>
      </w:del>
      <w:del w:id="205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and</w:delText>
        </w:r>
      </w:del>
      <w:del w:id="2055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2056" w:author="PR Preview" w:date="2026-01-01T00:00:00Z">
        <w:r>
          <w:delText xml:space="preserve">,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the factorization in</w:delText>
        </w:r>
      </w:del>
      <w:del w:id="2059" w:author="PR Preview" w:date="2026-01-01T00:00:00Z">
        <w:r>
          <w:delText xml:space="preserve"> </w:delText>
        </w:r>
      </w:del>
      <w:hyperlink w:anchor="exm-rank-factorization">
        <w:del w:id="2060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2061" w:author="PR Preview" w:date="2026-01-01T00:00:00Z">
        <w:r>
          <w:delText xml:space="preserve">.</w:delText>
        </w:r>
      </w:del>
    </w:p>
    <w:p>
      <w:pPr>
        <w:pStyle w:val="BodyText"/>
      </w:pPr>
      <w:ins w:id="2062" w:author="PR Preview" w:date="2026-01-01T00:00:00Z">
        <w:r>
          <w:rPr>
            <w:b/>
            <w:bCs/>
          </w:rPr>
          <w:t xml:space="preserve">Example 23 (Building a rank factorization from a basis)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For</w:t>
        </w:r>
      </w:ins>
      <w:ins w:id="20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in</w:t>
        </w:r>
      </w:ins>
      <w:ins w:id="2068" w:author="PR Preview" w:date="2026-01-01T00:00:00Z">
        <w:r>
          <w:t xml:space="preserve"> </w:t>
        </w:r>
      </w:ins>
      <w:hyperlink w:anchor="exm-column-space">
        <w:ins w:id="206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070" w:author="PR Preview" w:date="2026-01-01T00:00:00Z">
        <w:r>
          <w:t xml:space="preserve">,</w:t>
        </w:r>
      </w:ins>
      <w:ins w:id="20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spans</w:t>
        </w:r>
      </w:ins>
      <w:ins w:id="20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(</w:t>
        </w:r>
      </w:ins>
      <w:hyperlink w:anchor="exm-column-space-span">
        <w:ins w:id="2077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078" w:author="PR Preview" w:date="2026-01-01T00:00:00Z">
        <w:r>
          <w:t xml:space="preserve">),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and it is linearly independent because it is nonzero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(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forces</w:t>
        </w:r>
      </w:ins>
      <w:ins w:id="208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086" w:author="PR Preview" w:date="2026-01-01T00:00:00Z">
        <w:r>
          <w:t xml:space="preserve">),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so it is a basis of</w:t>
        </w:r>
      </w:ins>
      <w:ins w:id="20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090" w:author="PR Preview" w:date="2026-01-01T00:00:00Z">
        <w:r>
          <w:t xml:space="preserve">.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The columns of</w:t>
        </w:r>
      </w:ins>
      <w:ins w:id="20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are</w:t>
        </w:r>
      </w:ins>
      <w:ins w:id="20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097" w:author="PR Preview" w:date="2026-01-01T00:00:00Z">
        <w:r>
          <w:t xml:space="preserve">,</w:t>
        </w:r>
      </w:ins>
      <w:ins w:id="20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and</w:t>
        </w:r>
      </w:ins>
      <w:ins w:id="21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102" w:author="PR Preview" w:date="2026-01-01T00:00:00Z">
        <w:r>
          <w:t xml:space="preserve">,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so the construction in</w:t>
        </w:r>
      </w:ins>
      <w:ins w:id="2105" w:author="PR Preview" w:date="2026-01-01T00:00:00Z">
        <w:r>
          <w:t xml:space="preserve"> </w:t>
        </w:r>
      </w:ins>
      <w:hyperlink w:anchor="thm-rank-factorization">
        <w:ins w:id="210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gives</w:t>
        </w:r>
      </w:ins>
      <w:ins w:id="210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and</w:t>
        </w:r>
      </w:ins>
      <w:ins w:id="211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2113" w:author="PR Preview" w:date="2026-01-01T00:00:00Z">
        <w:r>
          <w:t xml:space="preserve">,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the factorization in</w:t>
        </w:r>
      </w:ins>
      <w:ins w:id="2116" w:author="PR Preview" w:date="2026-01-01T00:00:00Z">
        <w:r>
          <w:t xml:space="preserve"> </w:t>
        </w:r>
      </w:ins>
      <w:hyperlink w:anchor="exm-rank-factorization">
        <w:ins w:id="2117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118" w:author="PR Preview" w:date="2026-01-01T00:00:00Z">
        <w:r>
          <w:t xml:space="preserve">.</w:t>
        </w:r>
      </w:ins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2026-10-15T05:53:20Z</dcterms:created>
  <dcterms:modified xsi:type="dcterms:W3CDTF">2026-10-15T05:53:20Z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