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has dimension</w:delText>
        </w:r>
      </w:del>
      <w:del w:id="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(</w:delText>
        </w:r>
      </w:del>
      <w:hyperlink r:id="rId58">
        <w:del w:id="8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 an orthonormal basis of it has</w:delText>
        </w:r>
      </w:del>
      <w:del w:id="12" w:author="PR Preview" w:date="2026-01-01T00:00:00Z">
        <w:r>
          <w:delText xml:space="preserve"> </w:delText>
        </w:r>
      </w:del>
      <m:oMath>
        <m:r>
          <m:t>p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vectors (</w:delText>
        </w:r>
      </w:del>
      <w:hyperlink r:id="rId59">
        <w:del w:id="15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16" w:author="PR Preview" w:date="2026-01-01T00:00:00Z">
        <w:r>
          <w:delText xml:space="preserve">),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also gives the orthogonal projection onto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(</w:delText>
        </w:r>
      </w:del>
      <w:hyperlink w:anchor="thm-projector-onb">
        <w:del w:id="2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6" w:author="PR Preview" w:date="2026-01-01T00:00:00Z">
        <w:r>
          <w:delText xml:space="preserve">, with</w:delText>
        </w:r>
      </w:del>
      <w:del w:id="27" w:author="PR Preview" w:date="2026-01-01T00:00:00Z">
        <w:r>
          <w:delText xml:space="preserve"> </w:delText>
        </w:r>
      </w:del>
      <m:oMath>
        <m:r>
          <m:t>n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in place of</w:delText>
        </w:r>
      </w:del>
      <w:del w:id="30" w:author="PR Preview" w:date="2026-01-01T00:00:00Z">
        <w:r>
          <w:delText xml:space="preserve"> </w:delText>
        </w:r>
      </w:del>
      <m:oMath>
        <m:r>
          <m:t>p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</w:delText>
        </w:r>
      </w:del>
      <w:del w:id="3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p</m:t>
        </m:r>
      </m:oMath>
      <w:del w:id="34" w:author="PR Preview" w:date="2026-01-01T00:00:00Z">
        <w:r>
          <w:delText xml:space="preserve">).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By</w:delText>
        </w:r>
      </w:del>
      <w:del w:id="37" w:author="PR Preview" w:date="2026-01-01T00:00:00Z">
        <w:r>
          <w:delText xml:space="preserve"> </w:delText>
        </w:r>
      </w:del>
      <w:hyperlink w:anchor="thm-projection-matrix-projects">
        <w:del w:id="3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9" w:author="PR Preview" w:date="2026-01-01T00:00:00Z">
        <w:r>
          <w:delText xml:space="preserve">, part 2,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1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has dimension</w:t>
        </w:r>
      </w:ins>
      <w:ins w:id="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(</w:t>
        </w:r>
      </w:ins>
      <w:hyperlink r:id="rId58">
        <w:ins w:id="47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48" w:author="PR Preview" w:date="2026-01-01T00:00:00Z">
        <w:r>
          <w:t xml:space="preserve">),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so an orthonormal basis of it has</w:t>
        </w:r>
      </w:ins>
      <w:ins w:id="51" w:author="PR Preview" w:date="2026-01-01T00:00:00Z">
        <w:r>
          <w:t xml:space="preserve"> </w:t>
        </w:r>
      </w:ins>
      <m:oMath>
        <m:r>
          <m:t>p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vectors (</w:t>
        </w:r>
      </w:ins>
      <w:hyperlink r:id="rId59">
        <w:ins w:id="54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55" w:author="PR Preview" w:date="2026-01-01T00:00:00Z">
        <w:r>
          <w:t xml:space="preserve">),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also gives the orthogonal projection onto</w:t>
        </w:r>
      </w:ins>
      <w:ins w:id="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(</w:t>
        </w:r>
      </w:ins>
      <w:hyperlink w:anchor="thm-projector-onb">
        <w:ins w:id="6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5" w:author="PR Preview" w:date="2026-01-01T00:00:00Z">
        <w:r>
          <w:t xml:space="preserve">, with</w:t>
        </w:r>
      </w:ins>
      <w:ins w:id="66" w:author="PR Preview" w:date="2026-01-01T00:00:00Z">
        <w:r>
          <w:t xml:space="preserve"> </w:t>
        </w:r>
      </w:ins>
      <m:oMath>
        <m:r>
          <m:t>n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in place of</w:t>
        </w:r>
      </w:ins>
      <w:ins w:id="69" w:author="PR Preview" w:date="2026-01-01T00:00:00Z">
        <w:r>
          <w:t xml:space="preserve"> </w:t>
        </w:r>
      </w:ins>
      <m:oMath>
        <m:r>
          <m:t>p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</w:t>
        </w:r>
      </w:ins>
      <w:ins w:id="7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p</m:t>
        </m:r>
      </m:oMath>
      <w:ins w:id="73" w:author="PR Preview" w:date="2026-01-01T00:00:00Z">
        <w:r>
          <w:t xml:space="preserve">).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By</w:t>
        </w:r>
      </w:ins>
      <w:ins w:id="76" w:author="PR Preview" w:date="2026-01-01T00:00:00Z">
        <w:r>
          <w:t xml:space="preserve"> </w:t>
        </w:r>
      </w:ins>
      <w:hyperlink w:anchor="thm-projection-matrix-projects">
        <w:ins w:id="7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8" w:author="PR Preview" w:date="2026-01-01T00:00:00Z">
        <w:r>
          <w:t xml:space="preserve">, part 2,</w:t>
        </w:r>
      </w:ins>
      <w:ins w:id="79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0" w:author="PR Preview" w:date="2026-01-01T00:00:00Z">
        <w:r>
          <w:t xml:space="preserve">.</w:t>
        </w:r>
      </w:ins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del w:id="81" w:author="PR Preview" w:date="2026-01-01T00:00:00Z">
        <w:r>
          <w:rPr>
            <w:b/>
            <w:bCs/>
          </w:rPr>
          <w:delText xml:space="preserve">The two inverses exist.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Now suppose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85" w:author="PR Preview" w:date="2026-01-01T00:00:00Z">
        <w:r>
          <w:delText xml:space="preserve">.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 rank factorization exists (</w:delText>
        </w:r>
      </w:del>
      <w:hyperlink r:id="rId64">
        <w:del w:id="88" w:author="PR Preview" w:date="2026-01-01T00:00:00Z">
          <w:r>
            <w:rPr>
              <w:rStyle w:val="Hyperlink"/>
            </w:rPr>
            <w:delText xml:space="preserve">Theorem 13 in Column Space, Null Space and Rank-Nullity</w:delText>
          </w:r>
        </w:del>
      </w:hyperlink>
      <w:del w:id="89" w:author="PR Preview" w:date="2026-01-01T00:00:00Z">
        <w:r>
          <w:delText xml:space="preserve">).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is</w:delText>
        </w:r>
      </w:del>
      <w:del w:id="9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and</w:delText>
        </w:r>
      </w:del>
      <w:del w:id="96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</w:delText>
        </w:r>
      </w:del>
      <w:del w:id="9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100" w:author="PR Preview" w:date="2026-01-01T00:00:00Z">
        <w:r>
          <w:delText xml:space="preserve">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Both have rank</w:delText>
        </w:r>
      </w:del>
      <w:del w:id="103" w:author="PR Preview" w:date="2026-01-01T00:00:00Z">
        <w:r>
          <w:delText xml:space="preserve"> </w:delText>
        </w:r>
      </w:del>
      <m:oMath>
        <m:r>
          <m:t>r</m:t>
        </m:r>
      </m:oMath>
      <w:del w:id="104" w:author="PR Preview" w:date="2026-01-01T00:00:00Z">
        <w:r>
          <w:delText xml:space="preserve">:</w:delText>
        </w:r>
      </w:del>
    </w:p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The two inverses exist.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Now suppose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09" w:author="PR Preview" w:date="2026-01-01T00:00:00Z">
        <w:r>
          <w:t xml:space="preserve">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 rank factorization exists (</w:t>
        </w:r>
      </w:ins>
      <w:hyperlink r:id="rId64">
        <w:ins w:id="112" w:author="PR Preview" w:date="2026-01-01T00:00:00Z">
          <w:r>
            <w:rPr>
              <w:rStyle w:val="Hyperlink"/>
            </w:rPr>
            <w:t xml:space="preserve">Theorem 14 in Column Space, Null Space and Rank-Nullity</w:t>
          </w:r>
        </w:ins>
      </w:hyperlink>
      <w:ins w:id="113" w:author="PR Preview" w:date="2026-01-01T00:00:00Z">
        <w:r>
          <w:t xml:space="preserve">).</w:t>
        </w:r>
      </w:ins>
      <w:ins w:id="11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</w:t>
        </w:r>
      </w:ins>
      <w:ins w:id="11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</w:t>
        </w:r>
      </w:ins>
      <w:ins w:id="120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</w:t>
        </w:r>
      </w:ins>
      <w:ins w:id="12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124" w:author="PR Preview" w:date="2026-01-01T00:00:00Z">
        <w:r>
          <w:t xml:space="preserve">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Both have rank</w:t>
        </w:r>
      </w:ins>
      <w:ins w:id="127" w:author="PR Preview" w:date="2026-01-01T00:00:00Z">
        <w:r>
          <w:t xml:space="preserve"> </w:t>
        </w:r>
      </w:ins>
      <m:oMath>
        <m:r>
          <m:t>r</m:t>
        </m:r>
      </m:oMath>
      <w:ins w:id="1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del w:id="129" w:author="PR Preview" w:date="2026-01-01T00:00:00Z">
        <w:r>
          <w:rPr>
            <w:b/>
            <w:bCs/>
          </w:rPr>
          <w:delText xml:space="preserve">Example 17 (The Moore-Penrose inverse of a rank-one matrix)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For</w:delText>
        </w:r>
      </w:del>
      <w:del w:id="1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in</w:delText>
        </w:r>
      </w:del>
      <w:del w:id="135" w:author="PR Preview" w:date="2026-01-01T00:00:00Z">
        <w:r>
          <w:delText xml:space="preserve"> </w:delText>
        </w:r>
      </w:del>
      <w:hyperlink r:id="rId89">
        <w:del w:id="136" w:author="PR Preview" w:date="2026-01-01T00:00:00Z">
          <w:r>
            <w:rPr>
              <w:rStyle w:val="Hyperlink"/>
            </w:rPr>
            <w:delText xml:space="preserve">Example 1 in Column Space, Null Space and Rank-Nullity</w:delText>
          </w:r>
        </w:del>
      </w:hyperlink>
      <w:del w:id="137" w:author="PR Preview" w:date="2026-01-01T00:00:00Z">
        <w:r>
          <w:delText xml:space="preserve">, the rank factorization</w:delText>
        </w:r>
      </w:del>
      <w:del w:id="138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(</w:delText>
        </w:r>
      </w:del>
      <w:hyperlink r:id="rId90">
        <w:del w:id="143" w:author="PR Preview" w:date="2026-01-01T00:00:00Z">
          <w:r>
            <w:rPr>
              <w:rStyle w:val="Hyperlink"/>
            </w:rPr>
            <w:delText xml:space="preserve">Example 21 in Column Space, Null Space and Rank-Nullity</w:delText>
          </w:r>
        </w:del>
      </w:hyperlink>
      <w:del w:id="144" w:author="PR Preview" w:date="2026-01-01T00:00:00Z">
        <w:r>
          <w:delText xml:space="preserve">) gives</w:delText>
        </w:r>
      </w:del>
    </w:p>
    <w:p>
      <w:pPr>
        <w:pStyle w:val="FirstParagraph"/>
      </w:pPr>
      <w:ins w:id="145" w:author="PR Preview" w:date="2026-01-01T00:00:00Z">
        <w:r>
          <w:rPr>
            <w:b/>
            <w:bCs/>
          </w:rPr>
          <w:t xml:space="preserve">Example 17 (The Moore-Penrose inverse of a rank-one matrix)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</w:t>
        </w:r>
      </w:ins>
      <w:ins w:id="1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in</w:t>
        </w:r>
      </w:ins>
      <w:ins w:id="151" w:author="PR Preview" w:date="2026-01-01T00:00:00Z">
        <w:r>
          <w:t xml:space="preserve"> </w:t>
        </w:r>
      </w:ins>
      <w:hyperlink r:id="rId89">
        <w:ins w:id="152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153" w:author="PR Preview" w:date="2026-01-01T00:00:00Z">
        <w:r>
          <w:t xml:space="preserve">, the rank factorization</w:t>
        </w:r>
      </w:ins>
      <w:ins w:id="15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(</w:t>
        </w:r>
      </w:ins>
      <w:hyperlink r:id="rId90">
        <w:ins w:id="159" w:author="PR Preview" w:date="2026-01-01T00:00:00Z">
          <w:r>
            <w:rPr>
              <w:rStyle w:val="Hyperlink"/>
            </w:rPr>
            <w:t xml:space="preserve">Example 22 in Column Space, Null Space and Rank-Nullity</w:t>
          </w:r>
        </w:ins>
      </w:hyperlink>
      <w:ins w:id="160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del w:id="161" w:author="PR Preview" w:date="2026-01-01T00:00:00Z">
        <w:r>
          <w:rPr>
            <w:i/>
            <w:iCs/>
          </w:rPr>
          <w:delText xml:space="preserve">Proof</w:delText>
        </w:r>
      </w:del>
      <w:del w:id="162" w:author="PR Preview" w:date="2026-01-01T00:00:00Z">
        <w:r>
          <w:delText xml:space="preserve">. </w:delText>
        </w:r>
      </w:del>
      <w:del w:id="163" w:author="PR Preview" w:date="2026-01-01T00:00:00Z">
        <w:r>
          <w:rPr>
            <w:b/>
            <w:bCs/>
          </w:rPr>
          <w:delText xml:space="preserve">Part 1.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By</w:delText>
        </w:r>
      </w:del>
      <w:del w:id="166" w:author="PR Preview" w:date="2026-01-01T00:00:00Z">
        <w:r>
          <w:delText xml:space="preserve"> </w:delText>
        </w:r>
      </w:del>
      <w:hyperlink w:anchor="thm-consistency">
        <w:del w:id="167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68" w:author="PR Preview" w:date="2026-01-01T00:00:00Z">
        <w:r>
          <w:delText xml:space="preserve">, the system is consistent for every</w:delText>
        </w:r>
      </w:del>
      <w:del w:id="16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exactly when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73" w:author="PR Preview" w:date="2026-01-01T00:00:00Z">
        <w:r>
          <w:delText xml:space="preserve">.</w:delText>
        </w:r>
      </w:del>
      <w:del w:id="1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is a subspace of</w:delText>
        </w:r>
      </w:del>
      <w:del w:id="17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(</w:delText>
        </w:r>
      </w:del>
      <w:hyperlink r:id="rId49">
        <w:del w:id="180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181" w:author="PR Preview" w:date="2026-01-01T00:00:00Z">
        <w:r>
          <w:delText xml:space="preserve">) with dimension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(</w:delText>
        </w:r>
      </w:del>
      <w:hyperlink r:id="rId58">
        <w:del w:id="185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186" w:author="PR Preview" w:date="2026-01-01T00:00:00Z">
        <w:r>
          <w:delText xml:space="preserve">), and</w:delText>
        </w:r>
      </w:del>
      <w:del w:id="187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(</w:delText>
        </w:r>
      </w:del>
      <w:hyperlink r:id="rId101">
        <w:del w:id="190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91" w:author="PR Preview" w:date="2026-01-01T00:00:00Z">
        <w:r>
          <w:delText xml:space="preserve">).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If the dimension is</w:delText>
        </w:r>
      </w:del>
      <w:del w:id="194" w:author="PR Preview" w:date="2026-01-01T00:00:00Z">
        <w:r>
          <w:delText xml:space="preserve"> </w:delText>
        </w:r>
      </w:del>
      <m:oMath>
        <m:r>
          <m:t>m</m:t>
        </m:r>
      </m:oMath>
      <w:del w:id="195" w:author="PR Preview" w:date="2026-01-01T00:00:00Z">
        <w:r>
          <w:delText xml:space="preserve">, then</w:delText>
        </w:r>
      </w:del>
      <w:del w:id="1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(</w:delText>
        </w:r>
      </w:del>
      <w:hyperlink r:id="rId102">
        <w:del w:id="199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200" w:author="PR Preview" w:date="2026-01-01T00:00:00Z">
        <w:r>
          <w:delText xml:space="preserve">);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if</w:delText>
        </w:r>
      </w:del>
      <w:del w:id="2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04" w:author="PR Preview" w:date="2026-01-01T00:00:00Z">
        <w:r>
          <w:delText xml:space="preserve">, the dimension is</w:delText>
        </w:r>
      </w:del>
      <w:del w:id="205" w:author="PR Preview" w:date="2026-01-01T00:00:00Z">
        <w:r>
          <w:delText xml:space="preserve"> </w:delText>
        </w:r>
      </w:del>
      <m:oMath>
        <m:r>
          <m:t>m</m:t>
        </m:r>
      </m:oMath>
      <w:del w:id="206" w:author="PR Preview" w:date="2026-01-01T00:00:00Z">
        <w:r>
          <w:delText xml:space="preserve">.</w:delText>
        </w:r>
      </w:del>
    </w:p>
    <w:p>
      <w:pPr>
        <w:pStyle w:val="BodyText"/>
      </w:pPr>
      <w:del w:id="207" w:author="PR Preview" w:date="2026-01-01T00:00:00Z">
        <w:r>
          <w:rPr>
            <w:b/>
            <w:bCs/>
          </w:rPr>
          <w:delText xml:space="preserve">Part 2.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By</w:delText>
        </w:r>
      </w:del>
      <w:del w:id="210" w:author="PR Preview" w:date="2026-01-01T00:00:00Z">
        <w:r>
          <w:delText xml:space="preserve"> </w:delText>
        </w:r>
      </w:del>
      <w:hyperlink w:anchor="thm-solution-set">
        <w:del w:id="211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12" w:author="PR Preview" w:date="2026-01-01T00:00:00Z">
        <w:r>
          <w:delText xml:space="preserve">, the solutions are a particular solution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plus the vectors of</w:delText>
        </w:r>
      </w:del>
      <w:del w:id="2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6" w:author="PR Preview" w:date="2026-01-01T00:00:00Z">
        <w:r>
          <w:delText xml:space="preserve">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so there is exactly one solution exactly when</w:delText>
        </w:r>
      </w:del>
      <w:del w:id="2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that is, when</w:delText>
        </w:r>
      </w:del>
      <w:del w:id="223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(a subspace of dimension</w:delText>
        </w:r>
      </w:del>
      <w:del w:id="226" w:author="PR Preview" w:date="2026-01-01T00:00:00Z">
        <w:r>
          <w:delText xml:space="preserve"> </w:delText>
        </w:r>
      </w:del>
      <m:oMath>
        <m:r>
          <m:t>0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has the empty list as a basis, whose span is</w:delText>
        </w:r>
      </w:del>
      <w:del w:id="2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230" w:author="PR Preview" w:date="2026-01-01T00:00:00Z">
        <w:r>
          <w:delText xml:space="preserve">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by</w:delText>
        </w:r>
      </w:del>
      <w:del w:id="233" w:author="PR Preview" w:date="2026-01-01T00:00:00Z">
        <w:r>
          <w:delText xml:space="preserve"> </w:delText>
        </w:r>
      </w:del>
      <w:hyperlink r:id="rId59">
        <w:del w:id="234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and</w:delText>
        </w:r>
      </w:del>
      <w:del w:id="237" w:author="PR Preview" w:date="2026-01-01T00:00:00Z">
        <w:r>
          <w:delText xml:space="preserve"> </w:delText>
        </w:r>
      </w:del>
      <w:hyperlink r:id="rId103">
        <w:del w:id="238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239" w:author="PR Preview" w:date="2026-01-01T00:00:00Z">
        <w:r>
          <w:delText xml:space="preserve">;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and</w:delText>
        </w:r>
      </w:del>
      <w:del w:id="2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has dimension</w:delText>
        </w:r>
      </w:del>
      <w:del w:id="245" w:author="PR Preview" w:date="2026-01-01T00:00:00Z">
        <w:r>
          <w:delText xml:space="preserve"> </w:delText>
        </w:r>
      </w:del>
      <m:oMath>
        <m:r>
          <m:t>0</m:t>
        </m:r>
      </m:oMath>
      <w:del w:id="246" w:author="PR Preview" w:date="2026-01-01T00:00:00Z">
        <w:r>
          <w:delText xml:space="preserve">, by</w:delText>
        </w:r>
      </w:del>
      <w:del w:id="247" w:author="PR Preview" w:date="2026-01-01T00:00:00Z">
        <w:r>
          <w:delText xml:space="preserve"> </w:delText>
        </w:r>
      </w:del>
      <w:hyperlink r:id="rId101">
        <w:del w:id="248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49" w:author="PR Preview" w:date="2026-01-01T00:00:00Z">
        <w:r>
          <w:delText xml:space="preserve">).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By</w:delText>
        </w:r>
      </w:del>
      <w:del w:id="252" w:author="PR Preview" w:date="2026-01-01T00:00:00Z">
        <w:r>
          <w:delText xml:space="preserve"> </w:delText>
        </w:r>
      </w:del>
      <w:hyperlink r:id="rId104">
        <w:del w:id="253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254" w:author="PR Preview" w:date="2026-01-01T00:00:00Z">
        <w:r>
          <w:delText xml:space="preserve">, that is when</w:delText>
        </w:r>
      </w:del>
      <w:del w:id="255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56" w:author="PR Preview" w:date="2026-01-01T00:00:00Z">
        <w:r>
          <w:delText xml:space="preserve">.</w:delText>
        </w:r>
      </w:del>
    </w:p>
    <w:p>
      <w:pPr>
        <w:pStyle w:val="FirstParagraph"/>
      </w:pPr>
      <w:ins w:id="257" w:author="PR Preview" w:date="2026-01-01T00:00:00Z">
        <w:r>
          <w:rPr>
            <w:i/>
            <w:iCs/>
          </w:rPr>
          <w:t xml:space="preserve">Proof</w:t>
        </w:r>
      </w:ins>
      <w:ins w:id="258" w:author="PR Preview" w:date="2026-01-01T00:00:00Z">
        <w:r>
          <w:t xml:space="preserve">. </w:t>
        </w:r>
      </w:ins>
      <w:ins w:id="259" w:author="PR Preview" w:date="2026-01-01T00:00:00Z">
        <w:r>
          <w:rPr>
            <w:b/>
            <w:bCs/>
          </w:rPr>
          <w:t xml:space="preserve">Part 1.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By</w:t>
        </w:r>
      </w:ins>
      <w:ins w:id="262" w:author="PR Preview" w:date="2026-01-01T00:00:00Z">
        <w:r>
          <w:t xml:space="preserve"> </w:t>
        </w:r>
      </w:ins>
      <w:hyperlink w:anchor="thm-consistency">
        <w:ins w:id="26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64" w:author="PR Preview" w:date="2026-01-01T00:00:00Z">
        <w:r>
          <w:t xml:space="preserve">, the system is consistent for every</w:t>
        </w:r>
      </w:ins>
      <w:ins w:id="2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exactly when</w:t>
        </w:r>
      </w:ins>
      <w:ins w:id="2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is a subspace of</w:t>
        </w:r>
      </w:ins>
      <w:ins w:id="2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(</w:t>
        </w:r>
      </w:ins>
      <w:hyperlink r:id="rId49">
        <w:ins w:id="276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77" w:author="PR Preview" w:date="2026-01-01T00:00:00Z">
        <w:r>
          <w:t xml:space="preserve">) with dimension</w:t>
        </w:r>
      </w:ins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(</w:t>
        </w:r>
      </w:ins>
      <w:hyperlink r:id="rId58">
        <w:ins w:id="281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282" w:author="PR Preview" w:date="2026-01-01T00:00:00Z">
        <w:r>
          <w:t xml:space="preserve">), and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(</w:t>
        </w:r>
      </w:ins>
      <w:hyperlink r:id="rId101">
        <w:ins w:id="286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87" w:author="PR Preview" w:date="2026-01-01T00:00:00Z">
        <w:r>
          <w:t xml:space="preserve">).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If the dimension is</w:t>
        </w:r>
      </w:ins>
      <w:ins w:id="290" w:author="PR Preview" w:date="2026-01-01T00:00:00Z">
        <w:r>
          <w:t xml:space="preserve"> </w:t>
        </w:r>
      </w:ins>
      <m:oMath>
        <m:r>
          <m:t>m</m:t>
        </m:r>
      </m:oMath>
      <w:ins w:id="291" w:author="PR Preview" w:date="2026-01-01T00:00:00Z">
        <w:r>
          <w:t xml:space="preserve">, then</w:t>
        </w:r>
      </w:ins>
      <w:ins w:id="2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(</w:t>
        </w:r>
      </w:ins>
      <w:hyperlink r:id="rId102">
        <w:ins w:id="295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96" w:author="PR Preview" w:date="2026-01-01T00:00:00Z">
        <w:r>
          <w:t xml:space="preserve">);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if</w:t>
        </w:r>
      </w:ins>
      <w:ins w:id="2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00" w:author="PR Preview" w:date="2026-01-01T00:00:00Z">
        <w:r>
          <w:t xml:space="preserve">, the dimension is</w:t>
        </w:r>
      </w:ins>
      <w:ins w:id="301" w:author="PR Preview" w:date="2026-01-01T00:00:00Z">
        <w:r>
          <w:t xml:space="preserve"> </w:t>
        </w:r>
      </w:ins>
      <m:oMath>
        <m:r>
          <m:t>m</m:t>
        </m:r>
      </m:oMath>
      <w:ins w:id="302" w:author="PR Preview" w:date="2026-01-01T00:00:00Z">
        <w:r>
          <w:t xml:space="preserve">.</w:t>
        </w:r>
      </w:ins>
    </w:p>
    <w:p>
      <w:pPr>
        <w:pStyle w:val="BodyText"/>
      </w:pPr>
      <w:ins w:id="303" w:author="PR Preview" w:date="2026-01-01T00:00:00Z">
        <w:r>
          <w:rPr>
            <w:b/>
            <w:bCs/>
          </w:rPr>
          <w:t xml:space="preserve">Part 2.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By</w:t>
        </w:r>
      </w:ins>
      <w:ins w:id="306" w:author="PR Preview" w:date="2026-01-01T00:00:00Z">
        <w:r>
          <w:t xml:space="preserve"> </w:t>
        </w:r>
      </w:ins>
      <w:hyperlink w:anchor="thm-solution-set">
        <w:ins w:id="30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08" w:author="PR Preview" w:date="2026-01-01T00:00:00Z">
        <w:r>
          <w:t xml:space="preserve">, the solutions are a particular solution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plus the vectors of</w:t>
        </w:r>
      </w:ins>
      <w:ins w:id="31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so there is exactly one solution exactly when</w:t>
        </w:r>
      </w:ins>
      <w:ins w:id="3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that is, when</w:t>
        </w:r>
      </w:ins>
      <w:ins w:id="319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(a subspace of dimension</w:t>
        </w:r>
      </w:ins>
      <w:ins w:id="322" w:author="PR Preview" w:date="2026-01-01T00:00:00Z">
        <w:r>
          <w:t xml:space="preserve"> </w:t>
        </w:r>
      </w:ins>
      <m:oMath>
        <m:r>
          <m:t>0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has the empty list as a basis, whose span is</w:t>
        </w:r>
      </w:ins>
      <w:ins w:id="32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by</w:t>
        </w:r>
      </w:ins>
      <w:ins w:id="329" w:author="PR Preview" w:date="2026-01-01T00:00:00Z">
        <w:r>
          <w:t xml:space="preserve"> </w:t>
        </w:r>
      </w:ins>
      <w:hyperlink r:id="rId59">
        <w:ins w:id="330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and</w:t>
        </w:r>
      </w:ins>
      <w:ins w:id="333" w:author="PR Preview" w:date="2026-01-01T00:00:00Z">
        <w:r>
          <w:t xml:space="preserve"> </w:t>
        </w:r>
      </w:ins>
      <w:hyperlink r:id="rId103">
        <w:ins w:id="334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335" w:author="PR Preview" w:date="2026-01-01T00:00:00Z">
        <w:r>
          <w:t xml:space="preserve">;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and</w:t>
        </w:r>
      </w:ins>
      <w:ins w:id="33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has dimension</w:t>
        </w:r>
      </w:ins>
      <w:ins w:id="341" w:author="PR Preview" w:date="2026-01-01T00:00:00Z">
        <w:r>
          <w:t xml:space="preserve"> </w:t>
        </w:r>
      </w:ins>
      <m:oMath>
        <m:r>
          <m:t>0</m:t>
        </m:r>
      </m:oMath>
      <w:ins w:id="342" w:author="PR Preview" w:date="2026-01-01T00:00:00Z">
        <w:r>
          <w:t xml:space="preserve">, by</w:t>
        </w:r>
      </w:ins>
      <w:ins w:id="343" w:author="PR Preview" w:date="2026-01-01T00:00:00Z">
        <w:r>
          <w:t xml:space="preserve"> </w:t>
        </w:r>
      </w:ins>
      <w:hyperlink r:id="rId101">
        <w:ins w:id="344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345" w:author="PR Preview" w:date="2026-01-01T00:00:00Z">
        <w:r>
          <w:t xml:space="preserve">).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By</w:t>
        </w:r>
      </w:ins>
      <w:ins w:id="348" w:author="PR Preview" w:date="2026-01-01T00:00:00Z">
        <w:r>
          <w:t xml:space="preserve"> </w:t>
        </w:r>
      </w:ins>
      <w:hyperlink r:id="rId104">
        <w:ins w:id="349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350" w:author="PR Preview" w:date="2026-01-01T00:00:00Z">
        <w:r>
          <w:t xml:space="preserve">, that is when</w:t>
        </w:r>
      </w:ins>
      <w:ins w:id="35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52" w:author="PR Preview" w:date="2026-01-01T00:00:00Z">
        <w:r>
          <w:t xml:space="preserve">.</w:t>
        </w:r>
      </w:ins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del w:id="353" w:author="PR Preview" w:date="2026-01-01T00:00:00Z">
        <w:r>
          <w:delText xml:space="preserve">The</w:delText>
        </w:r>
      </w:del>
      <w:del w:id="35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matrix</w:delText>
        </w:r>
      </w:del>
      <w:del w:id="35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of</w:delText>
        </w:r>
      </w:del>
      <w:del w:id="360" w:author="PR Preview" w:date="2026-01-01T00:00:00Z">
        <w:r>
          <w:delText xml:space="preserve"> </w:delText>
        </w:r>
      </w:del>
      <w:hyperlink r:id="rId105">
        <w:del w:id="361" w:author="PR Preview" w:date="2026-01-01T00:00:00Z">
          <w:r>
            <w:rPr>
              <w:rStyle w:val="Hyperlink"/>
            </w:rPr>
            <w:delText xml:space="preserve">Example 15 in Column Space, Null Space and Rank-Nullity</w:delText>
          </w:r>
        </w:del>
      </w:hyperlink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has rank</w:delText>
        </w:r>
      </w:del>
      <w:del w:id="36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m</m:t>
        </m:r>
      </m:oMath>
      <w:del w:id="365" w:author="PR Preview" w:date="2026-01-01T00:00:00Z">
        <w:r>
          <w:delText xml:space="preserve">, so every system with it is consistent,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but</w:delText>
        </w:r>
      </w:del>
      <w:del w:id="36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del w:id="369" w:author="PR Preview" w:date="2026-01-01T00:00:00Z">
        <w:r>
          <w:delText xml:space="preserve">, so the solutions are never unique.</w:delText>
        </w:r>
      </w:del>
    </w:p>
    <w:p>
      <w:pPr>
        <w:numPr>
          <w:ilvl w:val="0"/>
          <w:numId w:val="1009"/>
        </w:numPr>
      </w:pPr>
      <w:ins w:id="370" w:author="PR Preview" w:date="2026-01-01T00:00:00Z">
        <w:r>
          <w:t xml:space="preserve">The</w:t>
        </w:r>
      </w:ins>
      <w:ins w:id="37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matrix</w:t>
        </w:r>
      </w:ins>
      <w:ins w:id="374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of</w:t>
        </w:r>
      </w:ins>
      <w:ins w:id="377" w:author="PR Preview" w:date="2026-01-01T00:00:00Z">
        <w:r>
          <w:t xml:space="preserve"> </w:t>
        </w:r>
      </w:ins>
      <w:hyperlink r:id="rId105">
        <w:ins w:id="378" w:author="PR Preview" w:date="2026-01-01T00:00:00Z">
          <w:r>
            <w:rPr>
              <w:rStyle w:val="Hyperlink"/>
            </w:rPr>
            <w:t xml:space="preserve">Example 16 in Column Space, Null Space and Rank-Nullity</w:t>
          </w:r>
        </w:ins>
      </w:hyperlink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has rank</w:t>
        </w:r>
      </w:ins>
      <w:ins w:id="38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m</m:t>
        </m:r>
      </m:oMath>
      <w:ins w:id="382" w:author="PR Preview" w:date="2026-01-01T00:00:00Z">
        <w:r>
          <w:t xml:space="preserve">, so every system with it is consistent,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but</w:t>
        </w:r>
      </w:ins>
      <w:ins w:id="38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ins w:id="386" w:author="PR Preview" w:date="2026-01-01T00:00:00Z">
        <w:r>
          <w:t xml:space="preserve">, so the solutions are never unique.</w:t>
        </w:r>
      </w:ins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387" w:author="PR Preview" w:date="2026-01-01T00:00:00Z">
        <w:r>
          <w:delText xml:space="preserve">so its nullity is</w:delText>
        </w:r>
      </w:del>
      <w:del w:id="388" w:author="PR Preview" w:date="2026-01-01T00:00:00Z">
        <w:r>
          <w:delText xml:space="preserve"> </w:delText>
        </w:r>
      </w:del>
      <m:oMath>
        <m:r>
          <m:t>0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and its rank is</w:delText>
        </w:r>
      </w:del>
      <w:del w:id="391" w:author="PR Preview" w:date="2026-01-01T00:00:00Z">
        <w:r>
          <w:delText xml:space="preserve"> </w:delText>
        </w:r>
      </w:del>
      <m:oMath>
        <m:r>
          <m:t>p</m:t>
        </m:r>
      </m:oMath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(</w:delText>
        </w:r>
      </w:del>
      <w:hyperlink r:id="rId104">
        <w:del w:id="394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395" w:author="PR Preview" w:date="2026-01-01T00:00:00Z">
        <w:r>
          <w:delText xml:space="preserve">).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So every system with it is consistent (part 1, with</w:delText>
        </w:r>
      </w:del>
      <w:del w:id="39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m</m:t>
        </m:r>
      </m:oMath>
      <w:del w:id="399" w:author="PR Preview" w:date="2026-01-01T00:00:00Z">
        <w:r>
          <w:delText xml:space="preserve">)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and has exactly one solution (part 2, with</w:delText>
        </w:r>
      </w:del>
      <w:del w:id="40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n</m:t>
        </m:r>
      </m:oMath>
      <w:del w:id="403" w:author="PR Preview" w:date="2026-01-01T00:00:00Z">
        <w:r>
          <w:delText xml:space="preserve">),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namely</w:delText>
        </w:r>
      </w:del>
      <w:del w:id="40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407" w:author="PR Preview" w:date="2026-01-01T00:00:00Z">
        <w:r>
          <w:delText xml:space="preserve">, since</w:delText>
        </w:r>
      </w:del>
      <w:del w:id="4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409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410" w:author="PR Preview" w:date="2026-01-01T00:00:00Z">
        <w:r>
          <w:t xml:space="preserve">so its nullity is</w:t>
        </w:r>
      </w:ins>
      <w:ins w:id="411" w:author="PR Preview" w:date="2026-01-01T00:00:00Z">
        <w:r>
          <w:t xml:space="preserve"> </w:t>
        </w:r>
      </w:ins>
      <m:oMath>
        <m:r>
          <m:t>0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and its rank is</w:t>
        </w:r>
      </w:ins>
      <w:ins w:id="414" w:author="PR Preview" w:date="2026-01-01T00:00:00Z">
        <w:r>
          <w:t xml:space="preserve"> </w:t>
        </w:r>
      </w:ins>
      <m:oMath>
        <m:r>
          <m:t>p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(</w:t>
        </w:r>
      </w:ins>
      <w:hyperlink r:id="rId104">
        <w:ins w:id="417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418" w:author="PR Preview" w:date="2026-01-01T00:00:00Z">
        <w:r>
          <w:t xml:space="preserve">).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So every system with it is consistent (part 1, with</w:t>
        </w:r>
      </w:ins>
      <w:ins w:id="42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m</m:t>
        </m:r>
      </m:oMath>
      <w:ins w:id="422" w:author="PR Preview" w:date="2026-01-01T00:00:00Z">
        <w:r>
          <w:t xml:space="preserve">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and has exactly one solution (part 2, with</w:t>
        </w:r>
      </w:ins>
      <w:ins w:id="4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n</m:t>
        </m:r>
      </m:oMath>
      <w:ins w:id="426" w:author="PR Preview" w:date="2026-01-01T00:00:00Z">
        <w:r>
          <w:t xml:space="preserve">),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namely</w:t>
        </w:r>
      </w:ins>
      <w:ins w:id="42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430" w:author="PR Preview" w:date="2026-01-01T00:00:00Z">
        <w:r>
          <w:t xml:space="preserve">, since</w:t>
        </w:r>
      </w:ins>
      <w:ins w:id="4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432" w:author="PR Preview" w:date="2026-01-01T00:00:00Z">
        <w:r>
          <w:t xml:space="preserve">.</w:t>
        </w:r>
      </w:ins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del w:id="433" w:author="PR Preview" w:date="2026-01-01T00:00:00Z">
        <w:r>
          <w:rPr>
            <w:i/>
            <w:iCs/>
          </w:rPr>
          <w:delText xml:space="preserve">Proof</w:delText>
        </w:r>
      </w:del>
      <w:del w:id="434" w:author="PR Preview" w:date="2026-01-01T00:00:00Z">
        <w:r>
          <w:delText xml:space="preserve">.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435" w:author="PR Preview" w:date="2026-01-01T00:00:00Z">
        <w:r>
          <w:rPr>
            <w:b/>
            <w:bCs/>
          </w:rPr>
          <w:delText xml:space="preserve"> </w:delText>
        </w:r>
      </w:del>
      <w:del w:id="436" w:author="PR Preview" w:date="2026-01-01T00:00:00Z">
        <w:r>
          <w:rPr>
            <w:b/>
            <w:bCs/>
          </w:rPr>
          <w:delText xml:space="preserve">is in</w:delText>
        </w:r>
      </w:del>
      <w:del w:id="43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del w:id="438" w:author="PR Preview" w:date="2026-01-01T00:00:00Z">
        <w:r>
          <w:rPr>
            <w:b/>
            <w:bCs/>
          </w:rPr>
          <w:delText xml:space="preserve">.</w:delText>
        </w:r>
      </w:del>
      <w:del w:id="43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40" w:author="PR Preview" w:date="2026-01-01T00:00:00Z">
        <w:r>
          <w:delText xml:space="preserve">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since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(</w:delText>
        </w:r>
      </w:del>
      <w:hyperlink r:id="rId47">
        <w:del w:id="446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47" w:author="PR Preview" w:date="2026-01-01T00:00:00Z">
        <w:r>
          <w:delText xml:space="preserve">).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Both are subspaces of</w:delText>
        </w:r>
      </w:del>
      <w:del w:id="45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(</w:delText>
        </w:r>
      </w:del>
      <w:hyperlink r:id="rId49">
        <w:del w:id="453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454" w:author="PR Preview" w:date="2026-01-01T00:00:00Z">
        <w:r>
          <w:delText xml:space="preserve">) with the same dimension:</w:delText>
        </w:r>
      </w:del>
      <w:del w:id="455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(</w:delText>
        </w:r>
      </w:del>
      <w:hyperlink r:id="rId108">
        <w:del w:id="458" w:author="PR Preview" w:date="2026-01-01T00:00:00Z">
          <w:r>
            <w:rPr>
              <w:rStyle w:val="Hyperlink"/>
            </w:rPr>
            <w:delText xml:space="preserve">Theorem 9 in Column Space, Null Space and Rank-Nullity</w:delText>
          </w:r>
        </w:del>
      </w:hyperlink>
      <w:del w:id="459" w:author="PR Preview" w:date="2026-01-01T00:00:00Z">
        <w:r>
          <w:delText xml:space="preserve">,</w:delText>
        </w:r>
      </w:del>
      <w:del w:id="460" w:author="PR Preview" w:date="2026-01-01T00:00:00Z">
        <w:r>
          <w:delText xml:space="preserve"> </w:delText>
        </w:r>
      </w:del>
      <w:hyperlink r:id="rId58">
        <w:del w:id="461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462" w:author="PR Preview" w:date="2026-01-01T00:00:00Z">
        <w:r>
          <w:delText xml:space="preserve">).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So</w:delText>
        </w:r>
      </w:del>
      <w:del w:id="4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(</w:delText>
        </w:r>
      </w:del>
      <w:hyperlink r:id="rId102">
        <w:del w:id="468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469" w:author="PR Preview" w:date="2026-01-01T00:00:00Z">
        <w:r>
          <w:delText xml:space="preserve">),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and since</w:delText>
        </w:r>
      </w:del>
      <w:del w:id="47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(</w:delText>
        </w:r>
      </w:del>
      <w:hyperlink r:id="rId48">
        <w:del w:id="475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476" w:author="PR Preview" w:date="2026-01-01T00:00:00Z">
        <w:r>
          <w:delText xml:space="preserve">),</w:delText>
        </w:r>
      </w:del>
      <w:del w:id="47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for some</w:delText>
        </w:r>
      </w:del>
      <w:del w:id="4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81" w:author="PR Preview" w:date="2026-01-01T00:00:00Z">
        <w:r>
          <w:delText xml:space="preserve">.</w:delText>
        </w:r>
      </w:del>
    </w:p>
    <w:p>
      <w:pPr>
        <w:pStyle w:val="BodyText"/>
      </w:pPr>
      <w:ins w:id="482" w:author="PR Preview" w:date="2026-01-01T00:00:00Z">
        <w:r>
          <w:rPr>
            <w:i/>
            <w:iCs/>
          </w:rPr>
          <w:t xml:space="preserve">Proof</w:t>
        </w:r>
      </w:ins>
      <w:ins w:id="483" w:author="PR Preview" w:date="2026-01-01T00:00:00Z">
        <w:r>
          <w:t xml:space="preserve">.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484" w:author="PR Preview" w:date="2026-01-01T00:00:00Z">
        <w:r>
          <w:rPr>
            <w:b/>
            <w:bCs/>
          </w:rPr>
          <w:t xml:space="preserve"> </w:t>
        </w:r>
      </w:ins>
      <w:ins w:id="485" w:author="PR Preview" w:date="2026-01-01T00:00:00Z">
        <w:r>
          <w:rPr>
            <w:b/>
            <w:bCs/>
          </w:rPr>
          <w:t xml:space="preserve">is in</w:t>
        </w:r>
      </w:ins>
      <w:ins w:id="48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ins w:id="487" w:author="PR Preview" w:date="2026-01-01T00:00:00Z">
        <w:r>
          <w:rPr>
            <w:b/>
            <w:bCs/>
          </w:rPr>
          <w:t xml:space="preserve">.</w:t>
        </w:r>
      </w:ins>
      <w:ins w:id="4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since</w:t>
        </w:r>
      </w:ins>
      <w:ins w:id="4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(</w:t>
        </w:r>
      </w:ins>
      <w:hyperlink r:id="rId47">
        <w:ins w:id="495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496" w:author="PR Preview" w:date="2026-01-01T00:00:00Z">
        <w:r>
          <w:t xml:space="preserve">).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Both are subspaces of</w:t>
        </w:r>
      </w:ins>
      <w:ins w:id="49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(</w:t>
        </w:r>
      </w:ins>
      <w:hyperlink r:id="rId49">
        <w:ins w:id="502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503" w:author="PR Preview" w:date="2026-01-01T00:00:00Z">
        <w:r>
          <w:t xml:space="preserve">) with the same dimension:</w:t>
        </w:r>
      </w:ins>
      <w:ins w:id="50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(</w:t>
        </w:r>
      </w:ins>
      <w:hyperlink r:id="rId108">
        <w:ins w:id="507" w:author="PR Preview" w:date="2026-01-01T00:00:00Z">
          <w:r>
            <w:rPr>
              <w:rStyle w:val="Hyperlink"/>
            </w:rPr>
            <w:t xml:space="preserve">Theorem 10 in Column Space, Null Space and Rank-Nullity</w:t>
          </w:r>
        </w:ins>
      </w:hyperlink>
      <w:ins w:id="508" w:author="PR Preview" w:date="2026-01-01T00:00:00Z">
        <w:r>
          <w:t xml:space="preserve">,</w:t>
        </w:r>
      </w:ins>
      <w:ins w:id="509" w:author="PR Preview" w:date="2026-01-01T00:00:00Z">
        <w:r>
          <w:t xml:space="preserve"> </w:t>
        </w:r>
      </w:ins>
      <w:hyperlink r:id="rId58">
        <w:ins w:id="510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511" w:author="PR Preview" w:date="2026-01-01T00:00:00Z">
        <w:r>
          <w:t xml:space="preserve">).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So</w:t>
        </w:r>
      </w:ins>
      <w:ins w:id="5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(</w:t>
        </w:r>
      </w:ins>
      <w:hyperlink r:id="rId102">
        <w:ins w:id="517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518" w:author="PR Preview" w:date="2026-01-01T00:00:00Z">
        <w:r>
          <w:t xml:space="preserve">),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and since</w:t>
        </w:r>
      </w:ins>
      <w:ins w:id="52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(</w:t>
        </w:r>
      </w:ins>
      <w:hyperlink r:id="rId48">
        <w:ins w:id="524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525" w:author="PR Preview" w:date="2026-01-01T00:00:00Z">
        <w:r>
          <w:t xml:space="preserve">),</w:t>
        </w:r>
      </w:ins>
      <w:ins w:id="52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for some</w:t>
        </w:r>
      </w:ins>
      <w:ins w:id="5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30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del w:id="531" w:author="PR Preview" w:date="2026-01-01T00:00:00Z">
        <w:r>
          <w:rPr>
            <w:b/>
            <w:bCs/>
          </w:rPr>
          <w:delText xml:space="preserve">Example 22 (A design matrix with a repeated column)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Let</w:delText>
        </w:r>
      </w:del>
      <w:del w:id="53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35" w:author="PR Preview" w:date="2026-01-01T00:00:00Z">
        <w:r>
          <w:delText xml:space="preserve">,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an intercept column entered twice, so</w:delText>
        </w:r>
      </w:del>
      <w:del w:id="53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and</w:delText>
        </w:r>
      </w:del>
      <w:del w:id="54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is not invertible: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its rank is</w:delText>
        </w:r>
      </w:del>
      <w:del w:id="54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(</w:delText>
        </w:r>
      </w:del>
      <w:hyperlink r:id="rId108">
        <w:del w:id="549" w:author="PR Preview" w:date="2026-01-01T00:00:00Z">
          <w:r>
            <w:rPr>
              <w:rStyle w:val="Hyperlink"/>
            </w:rPr>
            <w:delText xml:space="preserve">Theorem 9 in Column Space, Null Space and Rank-Nullity</w:delText>
          </w:r>
        </w:del>
      </w:hyperlink>
      <w:del w:id="550" w:author="PR Preview" w:date="2026-01-01T00:00:00Z">
        <w:r>
          <w:delText xml:space="preserve">),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while an invertible</w:delText>
        </w:r>
      </w:del>
      <w:del w:id="55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matrix has rank</w:delText>
        </w:r>
      </w:del>
      <w:del w:id="556" w:author="PR Preview" w:date="2026-01-01T00:00:00Z">
        <w:r>
          <w:delText xml:space="preserve"> </w:delText>
        </w:r>
      </w:del>
      <m:oMath>
        <m:r>
          <m:t>2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(</w:delText>
        </w:r>
      </w:del>
      <w:hyperlink w:anchor="exm-solution-unique">
        <w:del w:id="559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560" w:author="PR Preview" w:date="2026-01-01T00:00:00Z">
        <w:r>
          <w:delText xml:space="preserve">).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The matrix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is a generalized inverse of it:</w:delText>
        </w:r>
      </w:del>
    </w:p>
    <w:p>
      <w:pPr>
        <w:pStyle w:val="BodyText"/>
      </w:pPr>
      <w:ins w:id="566" w:author="PR Preview" w:date="2026-01-01T00:00:00Z">
        <w:r>
          <w:rPr>
            <w:b/>
            <w:bCs/>
          </w:rPr>
          <w:t xml:space="preserve">Example 22 (A design matrix with a repeated column)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Let</w:t>
        </w:r>
      </w:ins>
      <w:ins w:id="56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an intercept column entered twice, so</w:t>
        </w:r>
      </w:ins>
      <w:ins w:id="57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and</w:t>
        </w:r>
      </w:ins>
      <w:ins w:id="57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is not invertible: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its rank is</w:t>
        </w:r>
      </w:ins>
      <w:ins w:id="58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(</w:t>
        </w:r>
      </w:ins>
      <w:hyperlink r:id="rId108">
        <w:ins w:id="584" w:author="PR Preview" w:date="2026-01-01T00:00:00Z">
          <w:r>
            <w:rPr>
              <w:rStyle w:val="Hyperlink"/>
            </w:rPr>
            <w:t xml:space="preserve">Theorem 10 in Column Space, Null Space and Rank-Nullity</w:t>
          </w:r>
        </w:ins>
      </w:hyperlink>
      <w:ins w:id="585" w:author="PR Preview" w:date="2026-01-01T00:00:00Z">
        <w:r>
          <w:t xml:space="preserve">),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while an invertible</w:t>
        </w:r>
      </w:ins>
      <w:ins w:id="58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matrix has rank</w:t>
        </w:r>
      </w:ins>
      <w:ins w:id="591" w:author="PR Preview" w:date="2026-01-01T00:00:00Z">
        <w:r>
          <w:t xml:space="preserve"> </w:t>
        </w:r>
      </w:ins>
      <m:oMath>
        <m:r>
          <m:t>2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(</w:t>
        </w:r>
      </w:ins>
      <w:hyperlink w:anchor="exm-solution-unique">
        <w:ins w:id="594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595" w:author="PR Preview" w:date="2026-01-01T00:00:00Z">
        <w:r>
          <w:t xml:space="preserve">).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The matrix</w:t>
        </w:r>
      </w:ins>
      <w:ins w:id="59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a generalized inverse of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2026-10-14T23:21:45Z</dcterms:created>
  <dcterms:modified xsi:type="dcterms:W3CDTF">2026-10-14T23:21:45Z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