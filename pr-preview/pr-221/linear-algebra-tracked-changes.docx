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2026-10-09 11:33:26 (PDT)</w:delText>
        </w:r>
      </w:del>
    </w:p>
    <w:p>
      <w:pPr>
        <w:pStyle w:val="Date"/>
      </w:pPr>
      <w:ins w:id="2" w:author="PR Preview" w:date="2026-01-01T00:00:00Z">
        <w:r>
          <w:t xml:space="preserve">Last modified: 2026-10-09 11:38:07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0"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4"/>
    <w:bookmarkStart w:id="205"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6"/>
    <w:bookmarkStart w:id="217"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8"/>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2"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Start w:id="290"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45</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0"/>
    <w:bookmarkStart w:id="291" w:name="exm-projection"/>
    <w:p>
      <w:pPr>
        <w:pStyle w:val="BodyText"/>
      </w:pPr>
      <w:r>
        <w:rPr>
          <w:b/>
          <w:bCs/>
        </w:rPr>
        <w:t xml:space="preserve">Example 81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45</w:t>
        </w:r>
      </w:hyperlink>
      <w:r>
        <w:t xml:space="preserve">).</w:t>
      </w:r>
      <w:r>
        <w:t xml:space="preserve"> </w:t>
      </w:r>
      <w:r>
        <w:t xml:space="preserve">The same vector has a different projection onto the same subspace</w:t>
      </w:r>
      <w:r>
        <w:t xml:space="preserve"> </w:t>
      </w:r>
      <w:r>
        <w:t xml:space="preserve">when the complement changes.</w:t>
      </w:r>
    </w:p>
    <w:bookmarkEnd w:id="291"/>
    <w:bookmarkEnd w:id="292"/>
    <w:bookmarkStart w:id="306" w:name="sec-orthogonal-complements"/>
    <w:p>
      <w:pPr>
        <w:pStyle w:val="Heading3"/>
      </w:pPr>
      <w:r>
        <w:t xml:space="preserve">2.14 Orthogonal complements</w:t>
      </w:r>
    </w:p>
    <w:bookmarkStart w:id="293"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4" w:name="exm-dot-linear"/>
    <w:p>
      <w:pPr>
        <w:pStyle w:val="BodyText"/>
      </w:pPr>
      <w:r>
        <w:rPr>
          <w:b/>
          <w:bCs/>
        </w:rPr>
        <w:t xml:space="preserve">Example 82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46</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4"/>
    <w:bookmarkStart w:id="295"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5"/>
    <w:bookmarkStart w:id="296" w:name="exm-orthogonal-complement"/>
    <w:p>
      <w:pPr>
        <w:pStyle w:val="BodyText"/>
      </w:pPr>
      <w:r>
        <w:rPr>
          <w:b/>
          <w:bCs/>
        </w:rPr>
        <w:t xml:space="preserve">Example 83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6"/>
    <w:bookmarkStart w:id="297"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7"/>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8" w:name="exm-orthogonal-complement-subspace"/>
    <w:p>
      <w:pPr>
        <w:pStyle w:val="BodyText"/>
      </w:pPr>
      <w:r>
        <w:rPr>
          <w:b/>
          <w:bCs/>
        </w:rPr>
        <w:t xml:space="preserve">Example 84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8"/>
    <w:bookmarkStart w:id="299"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9"/>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0" w:name="exm-complement-null-space"/>
    <w:p>
      <w:pPr>
        <w:pStyle w:val="BodyText"/>
      </w:pPr>
      <w:r>
        <w:rPr>
          <w:b/>
          <w:bCs/>
        </w:rPr>
        <w:t xml:space="preserve">Example 85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0"/>
    <w:bookmarkStart w:id="301"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301"/>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2" w:name="exm-orthogonal-direct-sum"/>
    <w:p>
      <w:pPr>
        <w:pStyle w:val="BodyText"/>
      </w:pPr>
      <w:r>
        <w:rPr>
          <w:b/>
          <w:bCs/>
        </w:rPr>
        <w:t xml:space="preserve">Example 86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2"/>
    <w:bookmarkStart w:id="303" w:name="thm-double-complement"/>
    <w:p>
      <w:pPr>
        <w:pStyle w:val="FirstParagraph"/>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3"/>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4" w:name="exm-double-complement"/>
    <w:p>
      <w:pPr>
        <w:pStyle w:val="BodyText"/>
      </w:pPr>
      <w:r>
        <w:rPr>
          <w:b/>
          <w:bCs/>
        </w:rPr>
        <w:t xml:space="preserve">Example 87 (Back to the line)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4"/>
    <w:bookmarkStart w:id="305" w:name="exm-double-complement-fails"/>
    <w:p>
      <w:pPr>
        <w:pStyle w:val="FirstParagraph"/>
      </w:pPr>
      <w:r>
        <w:rPr>
          <w:b/>
          <w:bCs/>
        </w:rPr>
        <w:t xml:space="preserve">Example 88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5"/>
    <w:bookmarkEnd w:id="306"/>
    <w:bookmarkStart w:id="309" w:name="sec-fundamental-theorem"/>
    <w:p>
      <w:pPr>
        <w:pStyle w:val="Heading3"/>
      </w:pPr>
      <w:r>
        <w:t xml:space="preserve">2.15 The fundamental theorem of linear algebra</w:t>
      </w:r>
    </w:p>
    <w:bookmarkStart w:id="307"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7"/>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8" w:name="exm-fundamental-subspaces"/>
    <w:p>
      <w:pPr>
        <w:pStyle w:val="BodyText"/>
      </w:pPr>
      <w:r>
        <w:rPr>
          <w:b/>
          <w:bCs/>
        </w:rPr>
        <w:t xml:space="preserve">Example 89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85</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8"/>
    <w:bookmarkEnd w:id="309"/>
    <w:bookmarkStart w:id="320" w:name="sec-inner-products"/>
    <w:p>
      <w:pPr>
        <w:pStyle w:val="Heading3"/>
      </w:pPr>
      <w:r>
        <w:t xml:space="preserve">2.16 Inner products</w:t>
      </w:r>
    </w:p>
    <w:bookmarkStart w:id="310"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0"/>
    <w:bookmarkStart w:id="311"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1"/>
    <w:bookmarkStart w:id="312" w:name="exm-dot-product-inner-product"/>
    <w:p>
      <w:pPr>
        <w:pStyle w:val="BodyText"/>
      </w:pPr>
      <w:r>
        <w:rPr>
          <w:b/>
          <w:bCs/>
        </w:rPr>
        <w:t xml:space="preserve">Example 90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2"/>
    <w:bookmarkStart w:id="313"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3"/>
    <w:bookmarkStart w:id="314" w:name="exm-inner-product-space"/>
    <w:p>
      <w:pPr>
        <w:pStyle w:val="BodyText"/>
      </w:pPr>
      <w:r>
        <w:rPr>
          <w:b/>
          <w:bCs/>
        </w:rPr>
        <w:t xml:space="preserve">Example 91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90</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4"/>
    <w:bookmarkStart w:id="315" w:name="exm-weighted-inner-product"/>
    <w:p>
      <w:pPr>
        <w:pStyle w:val="BodyText"/>
      </w:pPr>
      <w:r>
        <w:rPr>
          <w:b/>
          <w:bCs/>
        </w:rPr>
        <w:t xml:space="preserve">Example 92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5"/>
    <w:bookmarkStart w:id="317" w:name="exm-not-inner-product"/>
    <w:p>
      <w:pPr>
        <w:pStyle w:val="FirstParagraph"/>
      </w:pPr>
      <w:r>
        <w:rPr>
          <w:b/>
          <w:bCs/>
        </w:rPr>
        <w:t xml:space="preserve">Example 93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6">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17"/>
    <w:bookmarkStart w:id="318"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90</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18"/>
    <w:bookmarkStart w:id="319" w:name="exm-orthogonal-inner-product"/>
    <w:p>
      <w:pPr>
        <w:pStyle w:val="BodyText"/>
      </w:pPr>
      <w:r>
        <w:rPr>
          <w:b/>
          <w:bCs/>
        </w:rPr>
        <w:t xml:space="preserve">Example 94 (Orthogonality depends on the inner product)</w:t>
      </w:r>
      <w:r>
        <w:t xml:space="preserve"> </w:t>
      </w:r>
      <w:r>
        <w:t xml:space="preserve">Take the weighted inner product of</w:t>
      </w:r>
      <w:r>
        <w:t xml:space="preserve"> </w:t>
      </w:r>
      <w:hyperlink w:anchor="exm-weighted-inner-product">
        <w:r>
          <w:rPr>
            <w:rStyle w:val="Hyperlink"/>
          </w:rPr>
          <w:t xml:space="preserve">Example 92</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19"/>
    <w:bookmarkEnd w:id="320"/>
    <w:bookmarkStart w:id="344"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3"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3"/>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4" w:name="exm-norm-properties"/>
    <w:p>
      <w:pPr>
        <w:pStyle w:val="FirstParagraph"/>
      </w:pPr>
      <w:r>
        <w:rPr>
          <w:b/>
          <w:bCs/>
        </w:rPr>
        <w:t xml:space="preserve">Example 95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4"/>
    <w:bookmarkStart w:id="325"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5"/>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6" w:name="exm-norm-sum-square"/>
    <w:p>
      <w:pPr>
        <w:pStyle w:val="BodyText"/>
      </w:pPr>
      <w:r>
        <w:rPr>
          <w:b/>
          <w:bCs/>
        </w:rPr>
        <w:t xml:space="preserve">Example 96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6"/>
    <w:bookmarkStart w:id="327"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7"/>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9" w:name="exm-cauchy-schwarz"/>
    <w:p>
      <w:pPr>
        <w:pStyle w:val="FirstParagraph"/>
      </w:pPr>
      <w:r>
        <w:rPr>
          <w:b/>
          <w:bCs/>
        </w:rPr>
        <w:t xml:space="preserve">Example 97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29"/>
    <w:bookmarkStart w:id="330"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0"/>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1" w:name="exm-triangle-inequality"/>
    <w:p>
      <w:pPr>
        <w:pStyle w:val="BodyText"/>
      </w:pPr>
      <w:r>
        <w:rPr>
          <w:b/>
          <w:bCs/>
        </w:rPr>
        <w:t xml:space="preserve">Example 98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1"/>
    <w:bookmarkStart w:id="332"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2"/>
    <w:bookmarkStart w:id="333" w:name="exm-norm-euclidean"/>
    <w:p>
      <w:pPr>
        <w:pStyle w:val="BodyText"/>
      </w:pPr>
      <w:r>
        <w:rPr>
          <w:b/>
          <w:bCs/>
        </w:rPr>
        <w:t xml:space="preserve">Example 99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3"/>
    <w:bookmarkStart w:id="334"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6"/>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6"/>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59</w:t>
        </w:r>
      </w:hyperlink>
      <w:r>
        <w:t xml:space="preserve">) on</w:t>
      </w:r>
      <w:r>
        <w:t xml:space="preserve"> </w:t>
      </w:r>
      <m:oMath>
        <m:sSup>
          <m:e>
            <m:r>
              <m:rPr>
                <m:scr m:val="double-struck"/>
                <m:sty m:val="p"/>
              </m:rPr>
              <m:t>R</m:t>
            </m:r>
          </m:e>
          <m:sup>
            <m:r>
              <m:t>p</m:t>
            </m:r>
          </m:sup>
        </m:sSup>
      </m:oMath>
      <w:r>
        <w:t xml:space="preserve">.</w:t>
      </w:r>
    </w:p>
    <w:bookmarkEnd w:id="334"/>
    <w:bookmarkStart w:id="335" w:name="exm-vector-p-norm"/>
    <w:p>
      <w:pPr>
        <w:pStyle w:val="BodyText"/>
      </w:pPr>
      <w:r>
        <w:rPr>
          <w:b/>
          <w:bCs/>
        </w:rPr>
        <w:t xml:space="preserve">Example 100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7"/>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7"/>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7"/>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5"/>
    <w:bookmarkStart w:id="336"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6"/>
    <w:bookmarkStart w:id="337"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7"/>
    <w:bookmarkStart w:id="338" w:name="exm-cosine-sine"/>
    <w:p>
      <w:pPr>
        <w:pStyle w:val="BodyText"/>
      </w:pPr>
      <w:r>
        <w:rPr>
          <w:b/>
          <w:bCs/>
        </w:rPr>
        <w:t xml:space="preserve">Example 101 (Cosines and sines of some angles)</w:t>
      </w:r>
      <w:r>
        <w:t xml:space="preserve"> </w:t>
      </w:r>
      <w:r>
        <w:t xml:space="preserve"> </w:t>
      </w:r>
    </w:p>
    <w:p>
      <w:pPr>
        <w:numPr>
          <w:ilvl w:val="0"/>
          <w:numId w:val="1059"/>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59"/>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59"/>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59"/>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8"/>
    <w:bookmarkStart w:id="339"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9"/>
    <w:bookmarkStart w:id="340"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0"/>
    <w:bookmarkStart w:id="341" w:name="exm-angle"/>
    <w:p>
      <w:pPr>
        <w:pStyle w:val="BodyText"/>
      </w:pPr>
      <w:r>
        <w:rPr>
          <w:b/>
          <w:bCs/>
        </w:rPr>
        <w:t xml:space="preserve">Example 102 (Some angles in the plane)</w:t>
      </w:r>
      <w:r>
        <w:t xml:space="preserve"> </w:t>
      </w:r>
      <w:r>
        <w:t xml:space="preserve"> </w:t>
      </w:r>
    </w:p>
    <w:p>
      <w:pPr>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0"/>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0"/>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1"/>
    <w:bookmarkStart w:id="342"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2"/>
    <w:bookmarkStart w:id="343" w:name="exm-cosine-similarity"/>
    <w:p>
      <w:pPr>
        <w:pStyle w:val="FirstParagraph"/>
      </w:pPr>
      <w:r>
        <w:rPr>
          <w:b/>
          <w:bCs/>
        </w:rPr>
        <w:t xml:space="preserve">Example 103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1"/>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1"/>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1"/>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3"/>
    <w:bookmarkEnd w:id="344"/>
    <w:bookmarkStart w:id="363"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7"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8" w:name="exm-dot-linear-sum"/>
    <w:p>
      <w:pPr>
        <w:pStyle w:val="FirstParagraph"/>
      </w:pPr>
      <w:r>
        <w:rPr>
          <w:b/>
          <w:bCs/>
        </w:rPr>
        <w:t xml:space="preserve">Example 104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8"/>
    <w:bookmarkStart w:id="349"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0" w:name="exm-orthonormal-independent"/>
    <w:p>
      <w:pPr>
        <w:pStyle w:val="BodyText"/>
      </w:pPr>
      <w:r>
        <w:rPr>
          <w:b/>
          <w:bCs/>
        </w:rPr>
        <w:t xml:space="preserve">Example 105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0"/>
    <w:bookmarkStart w:id="351"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1"/>
    <w:bookmarkStart w:id="352" w:name="exm-orthonormal-basis"/>
    <w:p>
      <w:pPr>
        <w:pStyle w:val="BodyText"/>
      </w:pPr>
      <w:r>
        <w:rPr>
          <w:b/>
          <w:bCs/>
        </w:rPr>
        <w:t xml:space="preserve">Example 106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2"/>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2"/>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2"/>
    <w:bookmarkStart w:id="353" w:name="exm-not-orthonormal-basis"/>
    <w:p>
      <w:pPr>
        <w:pStyle w:val="FirstParagraph"/>
      </w:pPr>
      <w:r>
        <w:rPr>
          <w:b/>
          <w:bCs/>
        </w:rPr>
        <w:t xml:space="preserve">Example 107 (Bases that are not orthonormal, and orthonormal lists that are not bases)</w:t>
      </w:r>
      <w:r>
        <w:t xml:space="preserve"> </w:t>
      </w:r>
      <w:r>
        <w:t xml:space="preserve"> </w:t>
      </w:r>
    </w:p>
    <w:p>
      <w:pPr>
        <w:pStyle w:val="Compact"/>
        <w:numPr>
          <w:ilvl w:val="0"/>
          <w:numId w:val="1063"/>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3"/>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3"/>
    <w:bookmarkStart w:id="354"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5" w:name="exm-orthonormal-expansion"/>
    <w:p>
      <w:pPr>
        <w:pStyle w:val="BodyText"/>
      </w:pPr>
      <w:r>
        <w:rPr>
          <w:b/>
          <w:bCs/>
        </w:rPr>
        <w:t xml:space="preserve">Example 108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106</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5"/>
    <w:bookmarkStart w:id="356"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4"/>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4"/>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4"/>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6"/>
    <w:bookmarkStart w:id="357" w:name="exm-gram-schmidt"/>
    <w:p>
      <w:pPr>
        <w:pStyle w:val="BodyText"/>
      </w:pPr>
      <w:r>
        <w:rPr>
          <w:b/>
          <w:bCs/>
        </w:rPr>
        <w:t xml:space="preserve">Example 109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5"/>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5"/>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57"/>
    <w:bookmarkStart w:id="358" w:name="exm-gram-schmidt-stops"/>
    <w:p>
      <w:pPr>
        <w:pStyle w:val="FirstParagraph"/>
      </w:pPr>
      <w:r>
        <w:rPr>
          <w:b/>
          <w:bCs/>
        </w:rPr>
        <w:t xml:space="preserve">Example 110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8"/>
    <w:bookmarkStart w:id="359"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6"/>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6"/>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6"/>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59"/>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7"/>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7"/>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0" w:name="exm-thm-gram-schmidt"/>
    <w:p>
      <w:pPr>
        <w:pStyle w:val="BodyText"/>
      </w:pPr>
      <w:r>
        <w:rPr>
          <w:b/>
          <w:bCs/>
        </w:rPr>
        <w:t xml:space="preserve">Example 111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109</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0"/>
    <w:bookmarkStart w:id="361"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2" w:name="exm-orthonormal-basis-exists"/>
    <w:p>
      <w:pPr>
        <w:pStyle w:val="BodyText"/>
      </w:pPr>
      <w:r>
        <w:rPr>
          <w:b/>
          <w:bCs/>
        </w:rPr>
        <w:t xml:space="preserve">Example 112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8"/>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8"/>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106</w:t>
        </w:r>
      </w:hyperlink>
      <w:r>
        <w:t xml:space="preserve">, in a different order.</w:t>
      </w:r>
    </w:p>
    <w:bookmarkEnd w:id="362"/>
    <w:bookmarkEnd w:id="363"/>
    <w:bookmarkStart w:id="369" w:name="outer-product"/>
    <w:p>
      <w:pPr>
        <w:pStyle w:val="Heading3"/>
      </w:pPr>
      <w:r>
        <w:t xml:space="preserve">2.19 Outer product</w:t>
      </w:r>
    </w:p>
    <w:bookmarkStart w:id="364"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4"/>
    <w:bookmarkStart w:id="365" w:name="exm-outer-product"/>
    <w:p>
      <w:pPr>
        <w:pStyle w:val="FirstParagraph"/>
      </w:pPr>
      <w:r>
        <w:rPr>
          <w:b/>
          <w:bCs/>
        </w:rPr>
        <w:t xml:space="preserve">Example 113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5"/>
    <w:bookmarkStart w:id="366"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66"/>
    <w:bookmarkStart w:id="367"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8" w:name="exm-outer-product-rank"/>
    <w:p>
      <w:pPr>
        <w:pStyle w:val="BodyText"/>
      </w:pPr>
      <w:r>
        <w:rPr>
          <w:b/>
          <w:bCs/>
        </w:rPr>
        <w:t xml:space="preserve">Example 114 (The rank of an outer product)</w:t>
      </w:r>
      <w:r>
        <w:t xml:space="preserve"> </w:t>
      </w:r>
      <w:r>
        <w:t xml:space="preserve">In</w:t>
      </w:r>
      <w:r>
        <w:t xml:space="preserve"> </w:t>
      </w:r>
      <w:hyperlink w:anchor="exm-outer-product">
        <w:r>
          <w:rPr>
            <w:rStyle w:val="Hyperlink"/>
          </w:rPr>
          <w:t xml:space="preserve">Example 113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8"/>
    <w:bookmarkEnd w:id="369"/>
    <w:bookmarkEnd w:id="370"/>
    <w:bookmarkStart w:id="405" w:name="special-matrices"/>
    <w:p>
      <w:pPr>
        <w:pStyle w:val="Heading2"/>
      </w:pPr>
      <w:r>
        <w:t xml:space="preserve">3 Special Matrices</w:t>
      </w:r>
    </w:p>
    <w:p>
      <w:pPr>
        <w:pStyle w:val="FirstParagraph"/>
      </w:pPr>
      <w:r>
        <w:t xml:space="preserve">Some special matrices appeared earlier:</w:t>
      </w:r>
    </w:p>
    <w:p>
      <w:pPr>
        <w:pStyle w:val="Compact"/>
        <w:numPr>
          <w:ilvl w:val="0"/>
          <w:numId w:val="1069"/>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9"/>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9"/>
        </w:numPr>
      </w:pPr>
      <w:r>
        <w:t xml:space="preserve">the identity matrix (</w:t>
      </w:r>
      <w:hyperlink w:anchor="def-identity-matrix">
        <w:r>
          <w:rPr>
            <w:rStyle w:val="Hyperlink"/>
          </w:rPr>
          <w:t xml:space="preserve">Definition 27</w:t>
        </w:r>
      </w:hyperlink>
      <w:r>
        <w:t xml:space="preserve">), in that same section</w:t>
      </w:r>
    </w:p>
    <w:bookmarkStart w:id="371"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1"/>
    <w:bookmarkStart w:id="372" w:name="exm-matrix-order"/>
    <w:p>
      <w:pPr>
        <w:pStyle w:val="BodyText"/>
      </w:pPr>
      <w:r>
        <w:rPr>
          <w:b/>
          <w:bCs/>
        </w:rPr>
        <w:t xml:space="preserve">Example 115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2"/>
    <w:bookmarkStart w:id="373"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3"/>
    <w:bookmarkStart w:id="374" w:name="exm-matrix-power"/>
    <w:p>
      <w:pPr>
        <w:pStyle w:val="BodyText"/>
      </w:pPr>
      <w:r>
        <w:rPr>
          <w:b/>
          <w:bCs/>
        </w:rPr>
        <w:t xml:space="preserve">Example 116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4"/>
    <w:bookmarkStart w:id="375"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5"/>
    <w:bookmarkStart w:id="376"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6"/>
    <w:bookmarkStart w:id="377" w:name="exm-not-symmetric"/>
    <w:p>
      <w:pPr>
        <w:pStyle w:val="FirstParagraph"/>
      </w:pPr>
      <w:r>
        <w:rPr>
          <w:b/>
          <w:bCs/>
        </w:rPr>
        <w:t xml:space="preserve">Example 117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77"/>
    <w:bookmarkStart w:id="378"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8"/>
    <w:bookmarkStart w:id="379"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9"/>
    <w:bookmarkStart w:id="380" w:name="exm-not-diagonal"/>
    <w:p>
      <w:pPr>
        <w:pStyle w:val="BodyText"/>
      </w:pPr>
      <w:r>
        <w:rPr>
          <w:b/>
          <w:bCs/>
        </w:rPr>
        <w:t xml:space="preserve">Example 118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0"/>
    <w:bookmarkStart w:id="381"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1"/>
    <w:bookmarkStart w:id="382"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2"/>
    <w:bookmarkStart w:id="383" w:name="exm-invertible-matrix"/>
    <w:p>
      <w:pPr>
        <w:pStyle w:val="BodyText"/>
      </w:pPr>
      <w:r>
        <w:rPr>
          <w:b/>
          <w:bCs/>
        </w:rPr>
        <w:t xml:space="preserve">Example 119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3"/>
    <w:bookmarkStart w:id="384"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4"/>
    <w:bookmarkStart w:id="385"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6"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7" w:name="exm-inverse-transpose"/>
    <w:p>
      <w:pPr>
        <w:pStyle w:val="BodyText"/>
      </w:pPr>
      <w:r>
        <w:rPr>
          <w:b/>
          <w:bCs/>
        </w:rPr>
        <w:t xml:space="preserve">Example 120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7"/>
    <w:bookmarkStart w:id="388"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9" w:name="exm-inverse-symmetric"/>
    <w:p>
      <w:pPr>
        <w:pStyle w:val="BodyText"/>
      </w:pPr>
      <w:r>
        <w:rPr>
          <w:b/>
          <w:bCs/>
        </w:rPr>
        <w:t xml:space="preserve">Example 121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9"/>
    <w:bookmarkStart w:id="390"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0"/>
    <w:bookmarkStart w:id="391" w:name="exm-idempotent"/>
    <w:p>
      <w:pPr>
        <w:pStyle w:val="FirstParagraph"/>
      </w:pPr>
      <w:r>
        <w:rPr>
          <w:b/>
          <w:bCs/>
        </w:rPr>
        <w:t xml:space="preserve">Example 122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1"/>
    <w:bookmarkStart w:id="392" w:name="exm-not-idempotent"/>
    <w:p>
      <w:pPr>
        <w:pStyle w:val="BodyText"/>
      </w:pPr>
      <w:r>
        <w:rPr>
          <w:b/>
          <w:bCs/>
        </w:rPr>
        <w:t xml:space="preserve">Example 123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2"/>
    <w:bookmarkStart w:id="393"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3"/>
    <w:bookmarkStart w:id="394"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4"/>
    <w:bookmarkStart w:id="395" w:name="exm-projection-matrix"/>
    <w:p>
      <w:pPr>
        <w:pStyle w:val="BodyText"/>
      </w:pPr>
      <w:r>
        <w:rPr>
          <w:b/>
          <w:bCs/>
        </w:rPr>
        <w:t xml:space="preserve">Example 124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5"/>
    <w:bookmarkStart w:id="396"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124</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396"/>
    <w:bookmarkStart w:id="397"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8"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9"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9"/>
    <w:bookmarkStart w:id="400" w:name="exm-orthogonal-matrix"/>
    <w:p>
      <w:pPr>
        <w:pStyle w:val="FirstParagraph"/>
      </w:pPr>
      <w:r>
        <w:rPr>
          <w:b/>
          <w:bCs/>
        </w:rPr>
        <w:t xml:space="preserve">Example 125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0"/>
    <w:bookmarkStart w:id="401" w:name="exm-not-orthogonal-matrix"/>
    <w:p>
      <w:pPr>
        <w:pStyle w:val="FirstParagraph"/>
      </w:pPr>
      <w:r>
        <w:rPr>
          <w:b/>
          <w:bCs/>
        </w:rPr>
        <w:t xml:space="preserve">Example 126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1"/>
    <w:bookmarkStart w:id="402"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2"/>
    <w:bookmarkStart w:id="403"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4" w:name="exm-orthogonal-norm"/>
    <w:p>
      <w:pPr>
        <w:pStyle w:val="BodyText"/>
      </w:pPr>
      <w:r>
        <w:rPr>
          <w:b/>
          <w:bCs/>
        </w:rPr>
        <w:t xml:space="preserve">Example 127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125</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4"/>
    <w:bookmarkEnd w:id="405"/>
    <w:bookmarkStart w:id="414" w:name="quadratic-forms"/>
    <w:p>
      <w:pPr>
        <w:pStyle w:val="Heading2"/>
      </w:pPr>
      <w:r>
        <w:t xml:space="preserve">4 Quadratic Forms</w:t>
      </w:r>
    </w:p>
    <w:bookmarkStart w:id="406"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6"/>
    <w:bookmarkStart w:id="409"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0"/>
        </w:numPr>
      </w:pPr>
      <w:r>
        <w:t xml:space="preserve">The residual sum of squares in linear regression</w:t>
      </w:r>
      <w:r>
        <w:t xml:space="preserve"> </w:t>
      </w:r>
      <w:r>
        <w:t xml:space="preserve">(see</w:t>
      </w:r>
      <w:r>
        <w:t xml:space="preserve"> </w:t>
      </w:r>
      <w:hyperlink r:id="rId407">
        <w:r>
          <w:rPr>
            <w:rStyle w:val="Hyperlink"/>
          </w:rPr>
          <w:t xml:space="preserve">Vector Calculus</w:t>
        </w:r>
      </w:hyperlink>
      <w:r>
        <w:t xml:space="preserve">)</w:t>
      </w:r>
      <w:r>
        <w:t xml:space="preserve"> </w:t>
      </w:r>
      <w:r>
        <w:t xml:space="preserve">is a quadratic form.</w:t>
      </w:r>
    </w:p>
    <w:p>
      <w:pPr>
        <w:pStyle w:val="Compact"/>
        <w:numPr>
          <w:ilvl w:val="0"/>
          <w:numId w:val="1070"/>
        </w:numPr>
      </w:pPr>
      <w:r>
        <w:t xml:space="preserve">The variance of a linear combination of estimates</w:t>
      </w:r>
      <w:r>
        <w:t xml:space="preserve"> </w:t>
      </w:r>
      <w:r>
        <w:t xml:space="preserve">(see</w:t>
      </w:r>
      <w:r>
        <w:t xml:space="preserve"> </w:t>
      </w:r>
      <w:hyperlink r:id="rId40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9"/>
    <w:bookmarkStart w:id="410"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0"/>
    <w:bookmarkStart w:id="411" w:name="exm-symmetric-part"/>
    <w:p>
      <w:pPr>
        <w:pStyle w:val="FirstParagraph"/>
      </w:pPr>
      <w:r>
        <w:rPr>
          <w:b/>
          <w:bCs/>
        </w:rPr>
        <w:t xml:space="preserve">Example 128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1"/>
    <w:bookmarkStart w:id="412"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2"/>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3" w:name="exm-quadratic-form-symmetric"/>
    <w:p>
      <w:pPr>
        <w:pStyle w:val="BodyText"/>
      </w:pPr>
      <w:r>
        <w:rPr>
          <w:b/>
          <w:bCs/>
        </w:rPr>
        <w:t xml:space="preserve">Example 129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128</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3"/>
    <w:bookmarkEnd w:id="414"/>
    <w:bookmarkStart w:id="429" w:name="trace-and-matrix-inner-product"/>
    <w:p>
      <w:pPr>
        <w:pStyle w:val="Heading2"/>
      </w:pPr>
      <w:r>
        <w:t xml:space="preserve">5 Trace and Matrix Inner Product</w:t>
      </w:r>
    </w:p>
    <w:bookmarkStart w:id="415"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5"/>
    <w:bookmarkStart w:id="416" w:name="exm-trace"/>
    <w:p>
      <w:pPr>
        <w:pStyle w:val="FirstParagraph"/>
      </w:pPr>
      <w:r>
        <w:rPr>
          <w:b/>
          <w:bCs/>
        </w:rPr>
        <w:t xml:space="preserve">Example 130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16"/>
    <w:bookmarkStart w:id="417"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8" w:name="exm-trace-cyclic"/>
    <w:p>
      <w:pPr>
        <w:pStyle w:val="FirstParagraph"/>
      </w:pPr>
      <w:r>
        <w:rPr>
          <w:b/>
          <w:bCs/>
        </w:rPr>
        <w:t xml:space="preserve">Example 131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8"/>
    <w:bookmarkStart w:id="419"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19"/>
    <w:bookmarkStart w:id="420"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0"/>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1"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1"/>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2" w:name="exm-matrix-inner-product"/>
    <w:p>
      <w:pPr>
        <w:pStyle w:val="FirstParagraph"/>
      </w:pPr>
      <w:r>
        <w:rPr>
          <w:b/>
          <w:bCs/>
        </w:rPr>
        <w:t xml:space="preserve">Example 132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2"/>
    <w:bookmarkStart w:id="423"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132</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3"/>
    <w:bookmarkStart w:id="424"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4"/>
    <w:bookmarkStart w:id="425" w:name="exm-frobenius-norm"/>
    <w:p>
      <w:pPr>
        <w:pStyle w:val="BodyText"/>
      </w:pPr>
      <w:r>
        <w:rPr>
          <w:b/>
          <w:bCs/>
        </w:rPr>
        <w:t xml:space="preserve">Example 133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5"/>
    <w:bookmarkStart w:id="426"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133</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26"/>
    <w:bookmarkStart w:id="427" w:name="thm-frobenius-norm-columns"/>
    <w:p>
      <w:pPr>
        <w:pStyle w:val="FirstParagraph"/>
      </w:pPr>
      <w:r>
        <w:rPr>
          <w:b/>
          <w:bCs/>
        </w:rPr>
        <w:t xml:space="preserve">Theorem 69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27"/>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28" w:name="exm-frobenius-norm-columns"/>
    <w:p>
      <w:pPr>
        <w:pStyle w:val="FirstParagraph"/>
      </w:pPr>
      <w:r>
        <w:rPr>
          <w:b/>
          <w:bCs/>
        </w:rPr>
        <w:t xml:space="preserve">Example 134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133</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69</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133</w:t>
        </w:r>
      </w:hyperlink>
      <w:r>
        <w:t xml:space="preserve">.</w:t>
      </w:r>
    </w:p>
    <w:bookmarkEnd w:id="428"/>
    <w:bookmarkEnd w:id="429"/>
    <w:bookmarkStart w:id="453" w:name="matrix-decompositions"/>
    <w:p>
      <w:pPr>
        <w:pStyle w:val="Heading2"/>
      </w:pPr>
      <w:r>
        <w:t xml:space="preserve">6 Matrix Decompositions</w:t>
      </w:r>
    </w:p>
    <w:bookmarkStart w:id="430"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0"/>
    <w:bookmarkStart w:id="431" w:name="exm-eigenvalue"/>
    <w:p>
      <w:pPr>
        <w:pStyle w:val="BodyText"/>
      </w:pPr>
      <w:r>
        <w:rPr>
          <w:b/>
          <w:bCs/>
        </w:rPr>
        <w:t xml:space="preserve">Example 135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1"/>
    <w:bookmarkStart w:id="432"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135</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2"/>
    <w:bookmarkStart w:id="433" w:name="exm-not-eigenvector"/>
    <w:p>
      <w:pPr>
        <w:pStyle w:val="FirstParagraph"/>
      </w:pPr>
      <w:r>
        <w:rPr>
          <w:b/>
          <w:bCs/>
        </w:rPr>
        <w:t xml:space="preserve">Example 136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3"/>
    <w:bookmarkStart w:id="435"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4">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tip.png" id="437"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1"/>
              </w:numPr>
            </w:pPr>
            <w:hyperlink r:id="rId438">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39" w:name="thm-spectral"/>
    <w:p>
      <w:pPr>
        <w:pStyle w:val="FirstParagraph"/>
      </w:pPr>
      <w:r>
        <w:rPr>
          <w:b/>
          <w:bCs/>
        </w:rPr>
        <w:t xml:space="preserve">Theorem 70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9"/>
    <w:bookmarkStart w:id="440"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135</w:t>
        </w:r>
      </w:hyperlink>
      <w:r>
        <w:t xml:space="preserve"> </w:t>
      </w:r>
      <w:r>
        <w:t xml:space="preserve">on its diagonal.</w:t>
      </w:r>
    </w:p>
    <w:bookmarkEnd w:id="440"/>
    <w:bookmarkStart w:id="441"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r>
        <w:t xml:space="preserve"> </w:t>
      </w:r>
      <w:hyperlink w:anchor="thm-spectral">
        <w:r>
          <w:rPr>
            <w:rStyle w:val="Hyperlink"/>
          </w:rPr>
          <w:t xml:space="preserve">Theorem 70</w:t>
        </w:r>
      </w:hyperlink>
      <w:r>
        <w:t xml:space="preserve"> </w:t>
      </w:r>
      <w:r>
        <w:t xml:space="preserve">says that every such</w:t>
      </w:r>
      <w:r>
        <w:t xml:space="preserve"> </w:t>
      </w:r>
      <m:oMath>
        <m:r>
          <m:rPr>
            <m:sty m:val="bi"/>
          </m:rPr>
          <m:t>A</m:t>
        </m:r>
      </m:oMath>
      <w:r>
        <w:t xml:space="preserve"> </w:t>
      </w:r>
      <w:r>
        <w:t xml:space="preserve">has one.</w:t>
      </w:r>
    </w:p>
    <w:bookmarkEnd w:id="441"/>
    <w:bookmarkStart w:id="442" w:name="exm-spectral"/>
    <w:p>
      <w:pPr>
        <w:pStyle w:val="BodyText"/>
      </w:pPr>
      <w:r>
        <w:rPr>
          <w:b/>
          <w:bCs/>
        </w:rPr>
        <w:t xml:space="preserve">Example 137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135</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2"/>
    <w:bookmarkStart w:id="443"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3"/>
    <w:bookmarkStart w:id="444" w:name="thm-svd"/>
    <w:p>
      <w:pPr>
        <w:pStyle w:val="FirstParagraph"/>
      </w:pPr>
      <w:r>
        <w:rPr>
          <w:b/>
          <w:bCs/>
        </w:rPr>
        <w:t xml:space="preserve">Theorem 71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4"/>
    <w:bookmarkStart w:id="445"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70</w:t>
        </w:r>
      </w:hyperlink>
      <w:r>
        <w:t xml:space="preserve">),</w:t>
      </w:r>
      <w:r>
        <w:t xml:space="preserve"> </w:t>
      </w:r>
      <w:hyperlink w:anchor="thm-svd">
        <w:r>
          <w:rPr>
            <w:rStyle w:val="Hyperlink"/>
          </w:rPr>
          <w:t xml:space="preserve">Theorem 71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5"/>
    <w:bookmarkStart w:id="446"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71</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6"/>
    <w:bookmarkStart w:id="447" w:name="exm-svd"/>
    <w:p>
      <w:pPr>
        <w:pStyle w:val="BodyText"/>
      </w:pPr>
      <w:r>
        <w:rPr>
          <w:b/>
          <w:bCs/>
        </w:rPr>
        <w:t xml:space="preserve">Example 138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7"/>
    <w:bookmarkStart w:id="448"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138</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8"/>
    <w:bookmarkStart w:id="449"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9"/>
    <w:bookmarkStart w:id="450" w:name="thm-svd-evd"/>
    <w:p>
      <w:pPr>
        <w:pStyle w:val="BodyText"/>
      </w:pPr>
      <w:r>
        <w:rPr>
          <w:b/>
          <w:bCs/>
        </w:rPr>
        <w:t xml:space="preserve">Theorem 72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1" w:name="exm-svd-evd"/>
    <w:p>
      <w:pPr>
        <w:pStyle w:val="BodyText"/>
      </w:pPr>
      <w:r>
        <w:rPr>
          <w:b/>
          <w:bCs/>
        </w:rPr>
        <w:t xml:space="preserve">Example 139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138</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1"/>
    <w:bookmarkStart w:id="452" w:name="rem-svd-from-evd"/>
    <w:p>
      <w:pPr>
        <w:pStyle w:val="FirstParagraph"/>
      </w:pPr>
      <w:r>
        <w:rPr>
          <w:i/>
          <w:iCs/>
        </w:rPr>
        <w:t xml:space="preserve">Remark 35</w:t>
      </w:r>
      <w:r>
        <w:t xml:space="preserve"> (Building an SVD from an eigendecomposition). </w:t>
      </w:r>
      <w:hyperlink w:anchor="thm-svd-evd">
        <w:r>
          <w:rPr>
            <w:rStyle w:val="Hyperlink"/>
          </w:rPr>
          <w:t xml:space="preserve">Theorem 72</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139</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138</w:t>
        </w:r>
      </w:hyperlink>
      <w:r>
        <w:t xml:space="preserve">.</w:t>
      </w:r>
    </w:p>
    <w:bookmarkEnd w:id="452"/>
    <w:bookmarkEnd w:id="453"/>
    <w:bookmarkStart w:id="468" w:name="definite-matrices"/>
    <w:p>
      <w:pPr>
        <w:pStyle w:val="Heading2"/>
      </w:pPr>
      <w:r>
        <w:t xml:space="preserve">7 Definite Matrices</w:t>
      </w:r>
    </w:p>
    <w:bookmarkStart w:id="454"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2"/>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4"/>
    <w:bookmarkStart w:id="455" w:name="exm-positive-semidefinite"/>
    <w:p>
      <w:pPr>
        <w:pStyle w:val="FirstParagraph"/>
      </w:pPr>
      <w:r>
        <w:rPr>
          <w:b/>
          <w:bCs/>
        </w:rPr>
        <w:t xml:space="preserve">Example 140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5"/>
    <w:bookmarkStart w:id="456"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6"/>
    <w:bookmarkStart w:id="457" w:name="exm-positive-definite"/>
    <w:p>
      <w:pPr>
        <w:pStyle w:val="FirstParagraph"/>
      </w:pPr>
      <w:r>
        <w:rPr>
          <w:b/>
          <w:bCs/>
        </w:rPr>
        <w:t xml:space="preserve">Example 141 (Positive definite, semidefinite, and neither)</w:t>
      </w:r>
      <w:r>
        <w:t xml:space="preserve"> </w:t>
      </w:r>
      <w:r>
        <w:t xml:space="preserve"> </w:t>
      </w:r>
    </w:p>
    <w:p>
      <w:pPr>
        <w:numPr>
          <w:ilvl w:val="0"/>
          <w:numId w:val="1074"/>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140</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57"/>
    <w:bookmarkStart w:id="458"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141</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8"/>
    <w:p>
      <w:pPr>
        <w:pStyle w:val="BodyText"/>
      </w:pPr>
      <w:r>
        <w:t xml:space="preserve">See also</w:t>
      </w:r>
      <w:r>
        <w:t xml:space="preserve"> </w:t>
      </w:r>
      <w:hyperlink r:id="rId459">
        <w:r>
          <w:rPr>
            <w:rStyle w:val="Hyperlink"/>
          </w:rPr>
          <w:t xml:space="preserve">https://en.wikipedia.org/wiki/Definite_matrix</w:t>
        </w:r>
      </w:hyperlink>
      <w:r>
        <w:t xml:space="preserve">.</w:t>
      </w:r>
    </w:p>
    <w:bookmarkStart w:id="460" w:name="thm-definite-eigenvalues"/>
    <w:p>
      <w:pPr>
        <w:pStyle w:val="BodyText"/>
      </w:pPr>
      <w:r>
        <w:rPr>
          <w:b/>
          <w:bCs/>
        </w:rPr>
        <w:t xml:space="preserve">Theorem 73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5"/>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5"/>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0"/>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1" w:name="exm-definite-eigenvalues"/>
    <w:p>
      <w:pPr>
        <w:pStyle w:val="BodyText"/>
      </w:pPr>
      <w:r>
        <w:rPr>
          <w:b/>
          <w:bCs/>
        </w:rPr>
        <w:t xml:space="preserve">Example 142 (Reading definiteness off the eigenvalues)</w:t>
      </w:r>
      <w:r>
        <w:t xml:space="preserve"> </w:t>
      </w:r>
      <w:r>
        <w:t xml:space="preserve"> </w:t>
      </w:r>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both positive, so it is positive definite.</w:t>
      </w:r>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141</w:t>
        </w:r>
      </w:hyperlink>
      <w:r>
        <w:t xml:space="preserve"> </w:t>
      </w:r>
      <w:r>
        <w:t xml:space="preserve">found directly.</w:t>
      </w:r>
    </w:p>
    <w:bookmarkEnd w:id="461"/>
    <w:bookmarkStart w:id="462" w:name="thm-pd-inverse"/>
    <w:p>
      <w:pPr>
        <w:pStyle w:val="FirstParagraph"/>
      </w:pPr>
      <w:r>
        <w:rPr>
          <w:b/>
          <w:bCs/>
        </w:rPr>
        <w:t xml:space="preserve">Theorem 74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73</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3" w:name="exm-pd-inverse"/>
    <w:p>
      <w:pPr>
        <w:pStyle w:val="BodyText"/>
      </w:pPr>
      <w:r>
        <w:rPr>
          <w:b/>
          <w:bCs/>
        </w:rPr>
        <w:t xml:space="preserve">Example 143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137</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3"/>
    <w:bookmarkStart w:id="464"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57</w:t>
        </w:r>
      </w:hyperlink>
      <w:r>
        <w:t xml:space="preserve">).</w:t>
      </w:r>
    </w:p>
    <w:bookmarkEnd w:id="464"/>
    <w:bookmarkStart w:id="465" w:name="thm-matrix-induced-inner-product"/>
    <w:p>
      <w:pPr>
        <w:pStyle w:val="BodyText"/>
      </w:pPr>
      <w:r>
        <w:rPr>
          <w:b/>
          <w:bCs/>
        </w:rPr>
        <w:t xml:space="preserve">Theorem 75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65"/>
    <w:p>
      <w:pPr>
        <w:pStyle w:val="BodyText"/>
      </w:pPr>
      <w:r>
        <w:rPr>
          <w:i/>
          <w:iCs/>
        </w:rPr>
        <w:t xml:space="preserve">Proof</w:t>
      </w:r>
      <w:r>
        <w:t xml:space="preserve">. </w:t>
      </w:r>
    </w:p>
    <w:p>
      <w:pPr>
        <w:pStyle w:val="Compact"/>
        <w:numPr>
          <w:ilvl w:val="0"/>
          <w:numId w:val="107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7"/>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7"/>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7"/>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66" w:name="exm-matrix-induced-inner-product"/>
    <w:p>
      <w:pPr>
        <w:pStyle w:val="BodyText"/>
      </w:pPr>
      <w:r>
        <w:rPr>
          <w:b/>
          <w:bCs/>
        </w:rPr>
        <w:t xml:space="preserve">Example 144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6"/>
    <w:bookmarkStart w:id="467"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8"/>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74</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8"/>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8"/>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8"/>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7"/>
    <w:bookmarkEnd w:id="468"/>
    <w:bookmarkStart w:id="484" w:name="determinants"/>
    <w:p>
      <w:pPr>
        <w:pStyle w:val="Heading2"/>
      </w:pPr>
      <w:r>
        <w:t xml:space="preserve">8 Determinants</w:t>
      </w:r>
    </w:p>
    <w:bookmarkStart w:id="469"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9"/>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9"/>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9"/>
    <w:bookmarkStart w:id="470" w:name="exm-determinant"/>
    <w:p>
      <w:pPr>
        <w:pStyle w:val="FirstParagraph"/>
      </w:pPr>
      <w:r>
        <w:rPr>
          <w:b/>
          <w:bCs/>
        </w:rPr>
        <w:t xml:space="preserve">Example 145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0"/>
    <w:bookmarkStart w:id="471"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145</w:t>
        </w:r>
      </w:hyperlink>
      <w:r>
        <w:t xml:space="preserve">.</w:t>
      </w:r>
    </w:p>
    <w:bookmarkEnd w:id="471"/>
    <w:p>
      <w:pPr>
        <w:pStyle w:val="BodyText"/>
      </w:pPr>
      <w:r>
        <w:t xml:space="preserve">See also</w:t>
      </w:r>
      <w:r>
        <w:t xml:space="preserve"> </w:t>
      </w:r>
      <w:hyperlink r:id="rId472">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opt/quarto/share/formats/docx/tip.png" id="474"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0"/>
              </w:numPr>
            </w:pPr>
            <w:hyperlink r:id="rId475">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6" w:name="thm-det-diagonal"/>
    <w:p>
      <w:pPr>
        <w:pStyle w:val="FirstParagraph"/>
      </w:pPr>
      <w:r>
        <w:rPr>
          <w:b/>
          <w:bCs/>
        </w:rPr>
        <w:t xml:space="preserve">Theorem 76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6"/>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7" w:name="exm-det-diagonal"/>
    <w:p>
      <w:pPr>
        <w:pStyle w:val="FirstParagraph"/>
      </w:pPr>
      <w:r>
        <w:rPr>
          <w:b/>
          <w:bCs/>
        </w:rPr>
        <w:t xml:space="preserve">Example 146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7"/>
    <w:bookmarkStart w:id="478" w:name="thm-det-product"/>
    <w:p>
      <w:pPr>
        <w:pStyle w:val="BodyText"/>
      </w:pPr>
      <w:r>
        <w:rPr>
          <w:b/>
          <w:bCs/>
        </w:rPr>
        <w:t xml:space="preserve">Theorem 77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8"/>
    <w:bookmarkStart w:id="479" w:name="exm-det-product"/>
    <w:p>
      <w:pPr>
        <w:pStyle w:val="FirstParagraph"/>
      </w:pPr>
      <w:r>
        <w:rPr>
          <w:b/>
          <w:bCs/>
        </w:rPr>
        <w:t xml:space="preserve">Example 147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79"/>
    <w:bookmarkStart w:id="480" w:name="rem-det-product-proof"/>
    <w:p>
      <w:pPr>
        <w:pStyle w:val="FirstParagraph"/>
      </w:pPr>
      <w:r>
        <w:rPr>
          <w:i/>
          <w:iCs/>
        </w:rPr>
        <w:t xml:space="preserve">Remark 39</w:t>
      </w:r>
      <w:r>
        <w:t xml:space="preserve"> (An example is not a proof). </w:t>
      </w:r>
      <w:hyperlink w:anchor="exm-det-product">
        <w:r>
          <w:rPr>
            <w:rStyle w:val="Hyperlink"/>
          </w:rPr>
          <w:t xml:space="preserve">Example 147</w:t>
        </w:r>
      </w:hyperlink>
      <w:r>
        <w:t xml:space="preserve"> </w:t>
      </w:r>
      <w:r>
        <w:t xml:space="preserve">checks</w:t>
      </w:r>
      <w:r>
        <w:t xml:space="preserve"> </w:t>
      </w:r>
      <w:hyperlink w:anchor="thm-det-product">
        <w:r>
          <w:rPr>
            <w:rStyle w:val="Hyperlink"/>
          </w:rPr>
          <w:t xml:space="preserve">Theorem 77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0"/>
    <w:p>
      <w:pPr>
        <w:pStyle w:val="BodyText"/>
      </w:pPr>
      <w:r>
        <w:t xml:space="preserve">See also</w:t>
      </w:r>
      <w:r>
        <w:t xml:space="preserve"> </w:t>
      </w:r>
      <w:hyperlink r:id="rId472">
        <w:r>
          <w:rPr>
            <w:rStyle w:val="Hyperlink"/>
          </w:rPr>
          <w:t xml:space="preserve">https://en.wikipedia.org/wiki/Determinant</w:t>
        </w:r>
      </w:hyperlink>
      <w:r>
        <w:t xml:space="preserve">.</w:t>
      </w:r>
    </w:p>
    <w:bookmarkStart w:id="481" w:name="thm-det-eigenvalues"/>
    <w:p>
      <w:pPr>
        <w:pStyle w:val="BodyText"/>
      </w:pPr>
      <w:r>
        <w:rPr>
          <w:b/>
          <w:bCs/>
        </w:rPr>
        <w:t xml:space="preserve">Theorem 78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1"/>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77</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76</w:t>
        </w:r>
      </w:hyperlink>
      <w:r>
        <w:t xml:space="preserve"> </w:t>
      </w:r>
      <w:r>
        <w:t xml:space="preserve">and</w:t>
      </w:r>
      <w:r>
        <w:t xml:space="preserve"> </w:t>
      </w:r>
      <w:hyperlink w:anchor="exm-det-diagonal">
        <w:r>
          <w:rPr>
            <w:rStyle w:val="Hyperlink"/>
          </w:rPr>
          <w:t xml:space="preserve">Example 146</w:t>
        </w:r>
      </w:hyperlink>
      <w:r>
        <w:t xml:space="preserve">.</w:t>
      </w:r>
    </w:p>
    <w:bookmarkStart w:id="482"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78</w:t>
        </w:r>
      </w:hyperlink>
      <w:r>
        <w:t xml:space="preserve">,</w:t>
      </w:r>
      <w:r>
        <w:t xml:space="preserve"> </w:t>
      </w:r>
      <w:r>
        <w:t xml:space="preserve">is positive.</w:t>
      </w:r>
    </w:p>
    <w:bookmarkStart w:id="483" w:name="exm-det-eigenvalues"/>
    <w:p>
      <w:pPr>
        <w:pStyle w:val="BodyText"/>
      </w:pPr>
      <w:r>
        <w:rPr>
          <w:b/>
          <w:bCs/>
        </w:rPr>
        <w:t xml:space="preserve">Example 148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so</w:t>
      </w:r>
      <w:r>
        <w:t xml:space="preserve"> </w:t>
      </w:r>
      <w:hyperlink w:anchor="thm-det-eigenvalues">
        <w:r>
          <w:rPr>
            <w:rStyle w:val="Hyperlink"/>
          </w:rPr>
          <w:t xml:space="preserve">Theorem 78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145</w:t>
        </w:r>
      </w:hyperlink>
      <w:r>
        <w:t xml:space="preserve">.</w:t>
      </w:r>
    </w:p>
    <w:bookmarkEnd w:id="483"/>
    <w:bookmarkEnd w:id="484"/>
    <w:bookmarkStart w:id="608" w:name="design-matrix"/>
    <w:p>
      <w:pPr>
        <w:pStyle w:val="Heading2"/>
      </w:pPr>
      <w:r>
        <w:t xml:space="preserve">9 Design Matrix</w:t>
      </w:r>
    </w:p>
    <w:bookmarkStart w:id="485"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85"/>
    <w:bookmarkStart w:id="486"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6"/>
    <w:bookmarkStart w:id="487" w:name="thm-gram-invertible"/>
    <w:p>
      <w:pPr>
        <w:pStyle w:val="BodyText"/>
      </w:pPr>
      <w:r>
        <w:rPr>
          <w:b/>
          <w:bCs/>
        </w:rPr>
        <w:t xml:space="preserve">Theorem 79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7"/>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8" w:name="exm-gram-invertible"/>
    <w:p>
      <w:pPr>
        <w:pStyle w:val="BodyText"/>
      </w:pPr>
      <w:r>
        <w:rPr>
          <w:b/>
          <w:bCs/>
        </w:rPr>
        <w:t xml:space="preserve">Example 149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8"/>
    <w:bookmarkStart w:id="489"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79</w:t>
        </w:r>
      </w:hyperlink>
      <w:r>
        <w:t xml:space="preserve">.</w:t>
      </w:r>
    </w:p>
    <w:bookmarkEnd w:id="489"/>
    <w:bookmarkStart w:id="490" w:name="exm-hat-matrix"/>
    <w:p>
      <w:pPr>
        <w:pStyle w:val="BodyText"/>
      </w:pPr>
      <w:r>
        <w:rPr>
          <w:b/>
          <w:bCs/>
        </w:rPr>
        <w:t xml:space="preserve">Example 150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0"/>
    <w:bookmarkStart w:id="491" w:name="thm-hat-matrix"/>
    <w:p>
      <w:pPr>
        <w:pStyle w:val="BodyText"/>
      </w:pPr>
      <w:r>
        <w:rPr>
          <w:b/>
          <w:bCs/>
        </w:rPr>
        <w:t xml:space="preserve">Theorem 80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1"/>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2" w:name="exm-hat-matrix-projection"/>
    <w:p>
      <w:pPr>
        <w:pStyle w:val="FirstParagraph"/>
      </w:pPr>
      <w:r>
        <w:rPr>
          <w:b/>
          <w:bCs/>
        </w:rPr>
        <w:t xml:space="preserve">Example 151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150</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80</w:t>
        </w:r>
      </w:hyperlink>
      <w:r>
        <w:t xml:space="preserve"> </w:t>
      </w:r>
      <w:r>
        <w:t xml:space="preserve">says.</w:t>
      </w:r>
    </w:p>
    <w:bookmarkEnd w:id="492"/>
    <w:bookmarkStart w:id="493"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150</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3"/>
    <w:bookmarkStart w:id="507"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4" name="Picture"/>
                  <a:graphic>
                    <a:graphicData uri="http://schemas.openxmlformats.org/drawingml/2006/picture">
                      <pic:pic>
                        <pic:nvPicPr>
                          <pic:cNvPr descr="/opt/quarto/share/formats/docx/note.png" id="495"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6"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496"/>
    <w:bookmarkStart w:id="497" w:name="exm-orthogonal-projection"/>
    <w:p>
      <w:pPr>
        <w:pStyle w:val="BodyText"/>
      </w:pPr>
      <w:r>
        <w:rPr>
          <w:b/>
          <w:bCs/>
        </w:rPr>
        <w:t xml:space="preserve">Example 152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7"/>
    <w:bookmarkStart w:id="498" w:name="exm-not-orthogonal-projection"/>
    <w:p>
      <w:pPr>
        <w:pStyle w:val="BodyText"/>
      </w:pPr>
      <w:r>
        <w:rPr>
          <w:b/>
          <w:bCs/>
        </w:rPr>
        <w:t xml:space="preserve">Example 153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8"/>
    <w:bookmarkStart w:id="499" w:name="thm-closest-point"/>
    <w:p>
      <w:pPr>
        <w:pStyle w:val="BodyText"/>
      </w:pPr>
      <w:r>
        <w:rPr>
          <w:b/>
          <w:bCs/>
        </w:rPr>
        <w:t xml:space="preserve">Theorem 81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9"/>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500" w:name="exm-closest-point"/>
    <w:p>
      <w:pPr>
        <w:pStyle w:val="BodyText"/>
      </w:pPr>
      <w:r>
        <w:rPr>
          <w:b/>
          <w:bCs/>
        </w:rPr>
        <w:t xml:space="preserve">Example 154 (No point of the line is closer)</w:t>
      </w:r>
      <w:r>
        <w:t xml:space="preserve"> </w:t>
      </w:r>
      <w:r>
        <w:t xml:space="preserve">In</w:t>
      </w:r>
      <w:r>
        <w:t xml:space="preserve"> </w:t>
      </w:r>
      <w:hyperlink w:anchor="exm-orthogonal-projection">
        <w:r>
          <w:rPr>
            <w:rStyle w:val="Hyperlink"/>
          </w:rPr>
          <w:t xml:space="preserve">Example 152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0"/>
    <w:bookmarkStart w:id="501" w:name="thm-projector-onb"/>
    <w:p>
      <w:pPr>
        <w:pStyle w:val="BodyText"/>
      </w:pPr>
      <w:r>
        <w:rPr>
          <w:b/>
          <w:bCs/>
        </w:rPr>
        <w:t xml:space="preserve">Theorem 82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1"/>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2" w:name="exm-projector-onb"/>
    <w:p>
      <w:pPr>
        <w:pStyle w:val="FirstParagraph"/>
      </w:pPr>
      <w:r>
        <w:rPr>
          <w:b/>
          <w:bCs/>
        </w:rPr>
        <w:t xml:space="preserve">Example 155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152</w:t>
        </w:r>
      </w:hyperlink>
      <w:r>
        <w:t xml:space="preserve">.</w:t>
      </w:r>
    </w:p>
    <w:bookmarkEnd w:id="502"/>
    <w:bookmarkStart w:id="503" w:name="thm-projection-matrix-projects"/>
    <w:p>
      <w:pPr>
        <w:pStyle w:val="BodyText"/>
      </w:pPr>
      <w:r>
        <w:rPr>
          <w:b/>
          <w:bCs/>
        </w:rPr>
        <w:t xml:space="preserve">Theorem 83 (A projection matrix projects onto its column space, and is the only one that does)</w:t>
      </w:r>
      <w:r>
        <w:t xml:space="preserve"> </w:t>
      </w:r>
      <w:r>
        <w:t xml:space="preserve"> </w:t>
      </w:r>
    </w:p>
    <w:p>
      <w:pPr>
        <w:pStyle w:val="Compact"/>
        <w:numPr>
          <w:ilvl w:val="0"/>
          <w:numId w:val="1081"/>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1"/>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3"/>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4" w:name="exm-projection-matrix-projects"/>
    <w:p>
      <w:pPr>
        <w:pStyle w:val="BodyText"/>
      </w:pPr>
      <w:r>
        <w:rPr>
          <w:b/>
          <w:bCs/>
        </w:rPr>
        <w:t xml:space="preserve">Example 156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4"/>
    <w:bookmarkStart w:id="505" w:name="thm-hat-matrix-projects"/>
    <w:p>
      <w:pPr>
        <w:pStyle w:val="BodyText"/>
      </w:pPr>
      <w:r>
        <w:rPr>
          <w:b/>
          <w:bCs/>
        </w:rPr>
        <w:t xml:space="preserve">Theorem 84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05"/>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80</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6" w:name="exm-hat-matrix-projects"/>
    <w:p>
      <w:pPr>
        <w:pStyle w:val="BodyText"/>
      </w:pPr>
      <w:r>
        <w:rPr>
          <w:b/>
          <w:bCs/>
        </w:rPr>
        <w:t xml:space="preserve">Example 157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150</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150</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6"/>
    <w:bookmarkEnd w:id="507"/>
    <w:bookmarkStart w:id="534"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note.png" id="50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0" w:name="thm-scalar-matmul"/>
    <w:p>
      <w:pPr>
        <w:pStyle w:val="BodyText"/>
      </w:pPr>
      <w:r>
        <w:rPr>
          <w:b/>
          <w:bCs/>
        </w:rPr>
        <w:t xml:space="preserve">Theorem 85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0"/>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1" w:name="exm-scalar-matmul"/>
    <w:p>
      <w:pPr>
        <w:pStyle w:val="BodyText"/>
      </w:pPr>
      <w:r>
        <w:rPr>
          <w:b/>
          <w:bCs/>
        </w:rPr>
        <w:t xml:space="preserve">Example 158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1"/>
    <w:bookmarkStart w:id="512"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2"/>
    <w:bookmarkStart w:id="513" w:name="exm-generalized-inverse"/>
    <w:p>
      <w:pPr>
        <w:pStyle w:val="FirstParagraph"/>
      </w:pPr>
      <w:r>
        <w:rPr>
          <w:b/>
          <w:bCs/>
        </w:rPr>
        <w:t xml:space="preserve">Example 159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3"/>
    <w:bookmarkStart w:id="514" w:name="thm-generalized-inverse-invertible"/>
    <w:p>
      <w:pPr>
        <w:pStyle w:val="BodyText"/>
      </w:pPr>
      <w:r>
        <w:rPr>
          <w:b/>
          <w:bCs/>
        </w:rPr>
        <w:t xml:space="preserve">Theorem 86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4"/>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15" w:name="exm-generalized-inverse-invertible"/>
    <w:p>
      <w:pPr>
        <w:pStyle w:val="FirstParagraph"/>
      </w:pPr>
      <w:r>
        <w:rPr>
          <w:b/>
          <w:bCs/>
        </w:rPr>
        <w:t xml:space="preserve">Example 160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159</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86</w:t>
        </w:r>
      </w:hyperlink>
      <w:r>
        <w:t xml:space="preserve"> </w:t>
      </w:r>
      <w:r>
        <w:t xml:space="preserve">it is singular.</w:t>
      </w:r>
    </w:p>
    <w:bookmarkEnd w:id="515"/>
    <w:bookmarkStart w:id="516" w:name="thm-generalized-inverse-solves"/>
    <w:p>
      <w:pPr>
        <w:pStyle w:val="BodyText"/>
      </w:pPr>
      <w:r>
        <w:rPr>
          <w:b/>
          <w:bCs/>
        </w:rPr>
        <w:t xml:space="preserve">Theorem 87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6"/>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7" w:name="exm-generalized-inverse-solves"/>
    <w:p>
      <w:pPr>
        <w:pStyle w:val="FirstParagraph"/>
      </w:pPr>
      <w:r>
        <w:rPr>
          <w:b/>
          <w:bCs/>
        </w:rPr>
        <w:t xml:space="preserve">Example 161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7"/>
    <w:bookmarkStart w:id="518"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2"/>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2"/>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2"/>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2"/>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92</w:t>
        </w:r>
      </w:hyperlink>
      <w:r>
        <w:t xml:space="preserve">).</w:t>
      </w:r>
    </w:p>
    <w:bookmarkEnd w:id="518"/>
    <w:bookmarkStart w:id="519" w:name="exm-moore-penrose"/>
    <w:p>
      <w:pPr>
        <w:pStyle w:val="BodyText"/>
      </w:pPr>
      <w:r>
        <w:rPr>
          <w:b/>
          <w:bCs/>
        </w:rPr>
        <w:t xml:space="preserve">Example 162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159</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9"/>
    <w:bookmarkStart w:id="520" w:name="thm-moore-penrose-unique"/>
    <w:p>
      <w:pPr>
        <w:pStyle w:val="BodyText"/>
      </w:pPr>
      <w:r>
        <w:rPr>
          <w:b/>
          <w:bCs/>
        </w:rPr>
        <w:t xml:space="preserve">Theorem 88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0"/>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1" w:name="exm-moore-penrose-unique"/>
    <w:p>
      <w:pPr>
        <w:pStyle w:val="FirstParagraph"/>
      </w:pPr>
      <w:r>
        <w:rPr>
          <w:b/>
          <w:bCs/>
        </w:rPr>
        <w:t xml:space="preserve">Example 163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162</w:t>
        </w:r>
      </w:hyperlink>
      <w:r>
        <w:t xml:space="preserve">).</w:t>
      </w:r>
      <w:r>
        <w:t xml:space="preserve"> </w:t>
      </w:r>
      <w:r>
        <w:t xml:space="preserve">By</w:t>
      </w:r>
      <w:r>
        <w:t xml:space="preserve"> </w:t>
      </w:r>
      <w:hyperlink w:anchor="thm-moore-penrose-unique">
        <w:r>
          <w:rPr>
            <w:rStyle w:val="Hyperlink"/>
          </w:rPr>
          <w:t xml:space="preserve">Theorem 88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1"/>
    <w:bookmarkStart w:id="522" w:name="thm-moore-penrose-exists"/>
    <w:p>
      <w:pPr>
        <w:pStyle w:val="BodyText"/>
      </w:pPr>
      <w:r>
        <w:rPr>
          <w:b/>
          <w:bCs/>
        </w:rPr>
        <w:t xml:space="preserve">Theorem 89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88</w:t>
        </w:r>
      </w:hyperlink>
      <w:r>
        <w:t xml:space="preserve">.</w:t>
      </w:r>
    </w:p>
    <w:p>
      <w:pPr>
        <w:pStyle w:val="Compact"/>
        <w:numPr>
          <w:ilvl w:val="0"/>
          <w:numId w:val="1083"/>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3"/>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2"/>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79</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23" w:name="exm-moore-penrose-exists"/>
    <w:p>
      <w:pPr>
        <w:pStyle w:val="FirstParagraph"/>
      </w:pPr>
      <w:r>
        <w:rPr>
          <w:b/>
          <w:bCs/>
        </w:rPr>
        <w:t xml:space="preserve">Example 164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23"/>
    <w:bookmarkStart w:id="524"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24"/>
    <w:bookmarkStart w:id="525" w:name="exm-consistent-system"/>
    <w:p>
      <w:pPr>
        <w:pStyle w:val="BodyText"/>
      </w:pPr>
      <w:r>
        <w:rPr>
          <w:b/>
          <w:bCs/>
        </w:rPr>
        <w:t xml:space="preserve">Example 165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25"/>
    <w:bookmarkStart w:id="526" w:name="thm-consistency"/>
    <w:p>
      <w:pPr>
        <w:pStyle w:val="FirstParagraph"/>
      </w:pPr>
      <w:r>
        <w:rPr>
          <w:b/>
          <w:bCs/>
        </w:rPr>
        <w:t xml:space="preserve">Theorem 90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5"/>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5"/>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5"/>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6"/>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87</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7" w:name="exm-consistency"/>
    <w:p>
      <w:pPr>
        <w:pStyle w:val="BodyText"/>
      </w:pPr>
      <w:r>
        <w:rPr>
          <w:b/>
          <w:bCs/>
        </w:rPr>
        <w:t xml:space="preserve">Example 166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6"/>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6"/>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161</w:t>
        </w:r>
      </w:hyperlink>
      <w:r>
        <w:t xml:space="preserve"> </w:t>
      </w:r>
      <w:r>
        <w:t xml:space="preserve">found directly.</w:t>
      </w:r>
    </w:p>
    <w:bookmarkEnd w:id="527"/>
    <w:bookmarkStart w:id="528" w:name="thm-solution-set"/>
    <w:p>
      <w:pPr>
        <w:pStyle w:val="FirstParagraph"/>
      </w:pPr>
      <w:r>
        <w:rPr>
          <w:b/>
          <w:bCs/>
        </w:rPr>
        <w:t xml:space="preserve">Theorem 91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7"/>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7"/>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8"/>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85</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87</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90</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9" w:name="exm-solution-set"/>
    <w:p>
      <w:pPr>
        <w:pStyle w:val="BodyText"/>
      </w:pPr>
      <w:r>
        <w:rPr>
          <w:b/>
          <w:bCs/>
        </w:rPr>
        <w:t xml:space="preserve">Example 167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29"/>
    <w:bookmarkStart w:id="530"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8"/>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0"/>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90</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1" w:name="exm-solution-unique"/>
    <w:p>
      <w:pPr>
        <w:pStyle w:val="BodyText"/>
      </w:pPr>
      <w:r>
        <w:rPr>
          <w:b/>
          <w:bCs/>
        </w:rPr>
        <w:t xml:space="preserve">Example 168 (Three systems)</w:t>
      </w:r>
      <w:r>
        <w:t xml:space="preserve"> </w:t>
      </w:r>
      <w:r>
        <w:t xml:space="preserve"> </w:t>
      </w:r>
    </w:p>
    <w:p>
      <w:pPr>
        <w:numPr>
          <w:ilvl w:val="0"/>
          <w:numId w:val="1089"/>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89"/>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149</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89"/>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1"/>
    <w:bookmarkStart w:id="532" w:name="thm-projector-generalized-inverse"/>
    <w:p>
      <w:pPr>
        <w:pStyle w:val="FirstParagraph"/>
      </w:pPr>
      <w:r>
        <w:rPr>
          <w:b/>
          <w:bCs/>
        </w:rPr>
        <w:t xml:space="preserve">Theorem 92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2"/>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79</w:t>
        </w:r>
      </w:hyperlink>
      <w:r>
        <w:t xml:space="preserve">,</w:t>
      </w:r>
      <w:r>
        <w:t xml:space="preserve"> </w:t>
      </w:r>
      <w:hyperlink w:anchor="thm-generalized-inverse-invertible">
        <w:r>
          <w:rPr>
            <w:rStyle w:val="Hyperlink"/>
          </w:rPr>
          <w:t xml:space="preserve">Theorem 86</w:t>
        </w:r>
      </w:hyperlink>
      <w:r>
        <w:t xml:space="preserve">),</w:t>
      </w:r>
      <w:r>
        <w:t xml:space="preserve"> </w:t>
      </w:r>
      <w:r>
        <w:t xml:space="preserve">and it gives</w:t>
      </w:r>
      <w:r>
        <w:t xml:space="preserve"> </w:t>
      </w:r>
      <m:oMath>
        <m:r>
          <m:rPr>
            <m:sty m:val="bi"/>
          </m:rPr>
          <m:t>H</m:t>
        </m:r>
      </m:oMath>
      <w:r>
        <w:t xml:space="preserve">.</w:t>
      </w:r>
    </w:p>
    <w:bookmarkStart w:id="533" w:name="exm-projector-generalized-inverse"/>
    <w:p>
      <w:pPr>
        <w:pStyle w:val="BodyText"/>
      </w:pPr>
      <w:r>
        <w:rPr>
          <w:b/>
          <w:bCs/>
        </w:rPr>
        <w:t xml:space="preserve">Example 169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168</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150</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33"/>
    <w:bookmarkEnd w:id="534"/>
    <w:bookmarkStart w:id="555"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5" name="Picture"/>
                  <a:graphic>
                    <a:graphicData uri="http://schemas.openxmlformats.org/drawingml/2006/picture">
                      <pic:pic>
                        <pic:nvPicPr>
                          <pic:cNvPr descr="/opt/quarto/share/formats/docx/note.png" id="53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7"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7"/>
    <w:bookmarkStart w:id="538" w:name="exm-triangular-matrix"/>
    <w:p>
      <w:pPr>
        <w:pStyle w:val="BodyText"/>
      </w:pPr>
      <w:r>
        <w:rPr>
          <w:b/>
          <w:bCs/>
        </w:rPr>
        <w:t xml:space="preserve">Example 170 (Triangular and not)</w:t>
      </w:r>
      <w:r>
        <w:t xml:space="preserve"> </w:t>
      </w:r>
      <w:r>
        <w:t xml:space="preserve"> </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0"/>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8"/>
    <w:bookmarkStart w:id="539" w:name="thm-back-substitution"/>
    <w:p>
      <w:pPr>
        <w:pStyle w:val="FirstParagraph"/>
      </w:pPr>
      <w:r>
        <w:rPr>
          <w:b/>
          <w:bCs/>
        </w:rPr>
        <w:t xml:space="preserve">Theorem 93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9"/>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0" w:name="exm-back-substitution"/>
    <w:p>
      <w:pPr>
        <w:pStyle w:val="BodyText"/>
      </w:pPr>
      <w:r>
        <w:rPr>
          <w:b/>
          <w:bCs/>
        </w:rPr>
        <w:t xml:space="preserve">Example 171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0"/>
    <w:bookmarkStart w:id="541" w:name="thm-qr"/>
    <w:p>
      <w:pPr>
        <w:pStyle w:val="BodyText"/>
      </w:pPr>
      <w:r>
        <w:rPr>
          <w:b/>
          <w:bCs/>
        </w:rPr>
        <w:t xml:space="preserve">Theorem 94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1"/>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2" w:name="exm-qr"/>
    <w:p>
      <w:pPr>
        <w:pStyle w:val="BodyText"/>
      </w:pPr>
      <w:r>
        <w:rPr>
          <w:b/>
          <w:bCs/>
        </w:rPr>
        <w:t xml:space="preserve">Example 172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109</w:t>
        </w:r>
      </w:hyperlink>
      <w:r>
        <w:t xml:space="preserve"> </w:t>
      </w:r>
      <w:r>
        <w:t xml:space="preserve">and</w:t>
      </w:r>
      <w:r>
        <w:t xml:space="preserve"> </w:t>
      </w:r>
      <w:hyperlink w:anchor="exm-thm-gram-schmidt">
        <w:r>
          <w:rPr>
            <w:rStyle w:val="Hyperlink"/>
          </w:rPr>
          <w:t xml:space="preserve">Example 111</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2"/>
    <w:bookmarkStart w:id="543"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43"/>
    <w:bookmarkStart w:id="544" w:name="exm-least-squares"/>
    <w:p>
      <w:pPr>
        <w:pStyle w:val="BodyText"/>
      </w:pPr>
      <w:r>
        <w:rPr>
          <w:b/>
          <w:bCs/>
        </w:rPr>
        <w:t xml:space="preserve">Example 173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44"/>
    <w:bookmarkStart w:id="545" w:name="thm-normal-equations"/>
    <w:p>
      <w:pPr>
        <w:pStyle w:val="BodyText"/>
      </w:pPr>
      <w:r>
        <w:rPr>
          <w:b/>
          <w:bCs/>
        </w:rPr>
        <w:t xml:space="preserve">Theorem 95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2"/>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2"/>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2"/>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2"/>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45"/>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81</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81</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81</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85</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6" w:name="exm-normal-equations"/>
    <w:p>
      <w:pPr>
        <w:pStyle w:val="FirstParagraph"/>
      </w:pPr>
      <w:r>
        <w:rPr>
          <w:b/>
          <w:bCs/>
        </w:rPr>
        <w:t xml:space="preserve">Example 174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149</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6"/>
    <w:bookmarkStart w:id="547" w:name="exm-normal-equations-rank-deficient"/>
    <w:p>
      <w:pPr>
        <w:pStyle w:val="BodyText"/>
      </w:pPr>
      <w:r>
        <w:rPr>
          <w:b/>
          <w:bCs/>
        </w:rPr>
        <w:t xml:space="preserve">Example 175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47"/>
    <w:bookmarkStart w:id="548" w:name="thm-qr-least-squares"/>
    <w:p>
      <w:pPr>
        <w:pStyle w:val="BodyText"/>
      </w:pPr>
      <w:r>
        <w:rPr>
          <w:b/>
          <w:bCs/>
        </w:rPr>
        <w:t xml:space="preserve">Theorem 96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94</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8"/>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82</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9" w:name="exm-qr-least-squares"/>
    <w:p>
      <w:pPr>
        <w:pStyle w:val="BodyText"/>
      </w:pPr>
      <w:r>
        <w:rPr>
          <w:b/>
          <w:bCs/>
        </w:rPr>
        <w:t xml:space="preserve">Example 176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174</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174</w:t>
        </w:r>
      </w:hyperlink>
      <w:r>
        <w:t xml:space="preserve">.</w:t>
      </w:r>
    </w:p>
    <w:bookmarkEnd w:id="549"/>
    <w:bookmarkStart w:id="550"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0"/>
    <w:bookmarkStart w:id="551" w:name="exm-lu"/>
    <w:p>
      <w:pPr>
        <w:pStyle w:val="BodyText"/>
      </w:pPr>
      <w:r>
        <w:rPr>
          <w:b/>
          <w:bCs/>
        </w:rPr>
        <w:t xml:space="preserve">Example 177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1"/>
    <w:bookmarkStart w:id="552" w:name="exm-not-lu"/>
    <w:p>
      <w:pPr>
        <w:pStyle w:val="BodyText"/>
      </w:pPr>
      <w:r>
        <w:rPr>
          <w:b/>
          <w:bCs/>
        </w:rPr>
        <w:t xml:space="preserve">Example 178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2"/>
    <w:bookmarkStart w:id="553" w:name="thm-lu-solve"/>
    <w:p>
      <w:pPr>
        <w:pStyle w:val="BodyText"/>
      </w:pPr>
      <w:r>
        <w:rPr>
          <w:b/>
          <w:bCs/>
        </w:rPr>
        <w:t xml:space="preserve">Theorem 97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93</w:t>
        </w:r>
      </w:hyperlink>
      <w:r>
        <w:t xml:space="preserve">).</w:t>
      </w:r>
    </w:p>
    <w:bookmarkEnd w:id="553"/>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93</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54" w:name="exm-lu-solve"/>
    <w:p>
      <w:pPr>
        <w:pStyle w:val="BodyText"/>
      </w:pPr>
      <w:r>
        <w:rPr>
          <w:b/>
          <w:bCs/>
        </w:rPr>
        <w:t xml:space="preserve">Example 179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177</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171</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54"/>
    <w:bookmarkEnd w:id="555"/>
    <w:bookmarkStart w:id="587"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6" name="Picture"/>
                  <a:graphic>
                    <a:graphicData uri="http://schemas.openxmlformats.org/drawingml/2006/picture">
                      <pic:pic>
                        <pic:nvPicPr>
                          <pic:cNvPr descr="/opt/quarto/share/formats/docx/note.png" id="55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8" w:name="thm-invertible-rank"/>
    <w:p>
      <w:pPr>
        <w:pStyle w:val="BodyText"/>
      </w:pPr>
      <w:r>
        <w:rPr>
          <w:b/>
          <w:bCs/>
        </w:rPr>
        <w:t xml:space="preserve">Theorem 98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9" w:name="exm-invertible-rank"/>
    <w:p>
      <w:pPr>
        <w:pStyle w:val="BodyText"/>
      </w:pPr>
      <w:r>
        <w:rPr>
          <w:b/>
          <w:bCs/>
        </w:rPr>
        <w:t xml:space="preserve">Example 180 (Rank decides invertibility)</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119</w:t>
        </w:r>
      </w:hyperlink>
      <w:r>
        <w:t xml:space="preserve"> </w:t>
      </w:r>
      <w:r>
        <w:t xml:space="preserve">found.</w:t>
      </w:r>
    </w:p>
    <w:bookmarkEnd w:id="559"/>
    <w:bookmarkStart w:id="560"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0"/>
    <w:bookmarkStart w:id="561" w:name="exm-eigenspace"/>
    <w:p>
      <w:pPr>
        <w:pStyle w:val="BodyText"/>
      </w:pPr>
      <w:r>
        <w:rPr>
          <w:b/>
          <w:bCs/>
        </w:rPr>
        <w:t xml:space="preserve">Example 181 (Eigenspaces of two matrices)</w:t>
      </w:r>
      <w:r>
        <w:t xml:space="preserve"> </w:t>
      </w:r>
      <w:r>
        <w:t xml:space="preserve"> </w:t>
      </w:r>
    </w:p>
    <w:p>
      <w:pPr>
        <w:numPr>
          <w:ilvl w:val="0"/>
          <w:numId w:val="1094"/>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4"/>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1"/>
    <w:bookmarkStart w:id="562" w:name="exm-not-eigenspace"/>
    <w:p>
      <w:pPr>
        <w:pStyle w:val="FirstParagraph"/>
      </w:pPr>
      <w:r>
        <w:rPr>
          <w:b/>
          <w:bCs/>
        </w:rPr>
        <w:t xml:space="preserve">Example 182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62"/>
    <w:bookmarkStart w:id="563" w:name="thm-eigenvalue-singular"/>
    <w:p>
      <w:pPr>
        <w:pStyle w:val="BodyText"/>
      </w:pPr>
      <w:r>
        <w:rPr>
          <w:b/>
          <w:bCs/>
        </w:rPr>
        <w:t xml:space="preserve">Theorem 99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6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85</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64" w:name="exm-eigenvalue-singular"/>
    <w:p>
      <w:pPr>
        <w:pStyle w:val="BodyText"/>
      </w:pPr>
      <w:r>
        <w:rPr>
          <w:b/>
          <w:bCs/>
        </w:rPr>
        <w:t xml:space="preserve">Example 183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64"/>
    <w:bookmarkStart w:id="565" w:name="thm-eigen-shift-power"/>
    <w:p>
      <w:pPr>
        <w:pStyle w:val="BodyText"/>
      </w:pPr>
      <w:r>
        <w:rPr>
          <w:b/>
          <w:bCs/>
        </w:rPr>
        <w:t xml:space="preserve">Theorem 100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5"/>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5"/>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6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6" w:name="exm-eigen-shift-power"/>
    <w:p>
      <w:pPr>
        <w:pStyle w:val="BodyText"/>
      </w:pPr>
      <w:r>
        <w:rPr>
          <w:b/>
          <w:bCs/>
        </w:rPr>
        <w:t xml:space="preserve">Example 184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135</w:t>
        </w:r>
      </w:hyperlink>
      <w:r>
        <w:t xml:space="preserve">):</w:t>
      </w:r>
    </w:p>
    <w:p>
      <w:pPr>
        <w:numPr>
          <w:ilvl w:val="0"/>
          <w:numId w:val="1096"/>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6"/>
    <w:bookmarkStart w:id="567" w:name="thm-eigen-triangular"/>
    <w:p>
      <w:pPr>
        <w:pStyle w:val="FirstParagraph"/>
      </w:pPr>
      <w:r>
        <w:rPr>
          <w:b/>
          <w:bCs/>
        </w:rPr>
        <w:t xml:space="preserve">Theorem 101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7"/>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7"/>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93</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8" w:name="exm-eigen-triangular"/>
    <w:p>
      <w:pPr>
        <w:pStyle w:val="BodyText"/>
      </w:pPr>
      <w:r>
        <w:rPr>
          <w:b/>
          <w:bCs/>
        </w:rPr>
        <w:t xml:space="preserve">Example 185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170</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181</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8"/>
    <w:bookmarkStart w:id="569" w:name="thm-eigen-idempotent-orthogonal"/>
    <w:p>
      <w:pPr>
        <w:pStyle w:val="BodyText"/>
      </w:pPr>
      <w:r>
        <w:rPr>
          <w:b/>
          <w:bCs/>
        </w:rPr>
        <w:t xml:space="preserve">Theorem 102 (Eigenvalues of idempotent and orthogonal matrices)</w:t>
      </w:r>
      <w:r>
        <w:t xml:space="preserve"> </w:t>
      </w:r>
      <w:r>
        <w:t xml:space="preserve"> </w:t>
      </w:r>
    </w:p>
    <w:p>
      <w:pPr>
        <w:pStyle w:val="Compact"/>
        <w:numPr>
          <w:ilvl w:val="0"/>
          <w:numId w:val="1098"/>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8"/>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100</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0" w:name="exm-eigen-idempotent-orthogonal"/>
    <w:p>
      <w:pPr>
        <w:pStyle w:val="BodyText"/>
      </w:pPr>
      <w:r>
        <w:rPr>
          <w:b/>
          <w:bCs/>
        </w:rPr>
        <w:t xml:space="preserve">Example 186 (Projections and reflections)</w:t>
      </w:r>
      <w:r>
        <w:t xml:space="preserve"> </w:t>
      </w:r>
      <w:r>
        <w:t xml:space="preserve"> </w:t>
      </w:r>
    </w:p>
    <w:p>
      <w:pPr>
        <w:numPr>
          <w:ilvl w:val="0"/>
          <w:numId w:val="1099"/>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151</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099"/>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099"/>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0"/>
    <w:bookmarkStart w:id="571"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1"/>
    <w:bookmarkStart w:id="572"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2"/>
    <w:bookmarkStart w:id="573" w:name="exm-similar"/>
    <w:p>
      <w:pPr>
        <w:pStyle w:val="BodyText"/>
      </w:pPr>
      <w:r>
        <w:rPr>
          <w:b/>
          <w:bCs/>
        </w:rPr>
        <w:t xml:space="preserve">Example 187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73"/>
    <w:bookmarkStart w:id="574" w:name="thm-similar-eigenvalues"/>
    <w:p>
      <w:pPr>
        <w:pStyle w:val="BodyText"/>
      </w:pPr>
      <w:r>
        <w:rPr>
          <w:b/>
          <w:bCs/>
        </w:rPr>
        <w:t xml:space="preserve">Theorem 103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7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85</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75" w:name="exm-similar-eigenvalues"/>
    <w:p>
      <w:pPr>
        <w:pStyle w:val="BodyText"/>
      </w:pPr>
      <w:r>
        <w:rPr>
          <w:b/>
          <w:bCs/>
        </w:rPr>
        <w:t xml:space="preserve">Example 188 (Eigenvectors carried across a similarity)</w:t>
      </w:r>
      <w:r>
        <w:t xml:space="preserve"> </w:t>
      </w:r>
      <w:r>
        <w:t xml:space="preserve">In</w:t>
      </w:r>
      <w:r>
        <w:t xml:space="preserve"> </w:t>
      </w:r>
      <w:hyperlink w:anchor="exm-similar">
        <w:r>
          <w:rPr>
            <w:rStyle w:val="Hyperlink"/>
          </w:rPr>
          <w:t xml:space="preserve">Example 187</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135</w:t>
        </w:r>
      </w:hyperlink>
      <w:r>
        <w:t xml:space="preserve">.</w:t>
      </w:r>
    </w:p>
    <w:bookmarkEnd w:id="575"/>
    <w:bookmarkStart w:id="576" w:name="thm-eigenvectors-independent"/>
    <w:p>
      <w:pPr>
        <w:pStyle w:val="BodyText"/>
      </w:pPr>
      <w:r>
        <w:rPr>
          <w:b/>
          <w:bCs/>
        </w:rPr>
        <w:t xml:space="preserve">Theorem 104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6"/>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100</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7" w:name="exm-eigenvectors-independent"/>
    <w:p>
      <w:pPr>
        <w:pStyle w:val="BodyText"/>
      </w:pPr>
      <w:r>
        <w:rPr>
          <w:b/>
          <w:bCs/>
        </w:rPr>
        <w:t xml:space="preserve">Example 189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135</w:t>
        </w:r>
      </w:hyperlink>
      <w:r>
        <w:t xml:space="preserve"> </w:t>
      </w:r>
      <w:r>
        <w:t xml:space="preserve">are linearly independent, as</w:t>
      </w:r>
      <w:r>
        <w:t xml:space="preserve"> </w:t>
      </w:r>
      <w:hyperlink w:anchor="thm-eigenvectors-independent">
        <w:r>
          <w:rPr>
            <w:rStyle w:val="Hyperlink"/>
          </w:rPr>
          <w:t xml:space="preserve">Theorem 104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7"/>
    <w:bookmarkStart w:id="578"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78"/>
    <w:bookmarkStart w:id="579" w:name="exm-diagonalizable"/>
    <w:p>
      <w:pPr>
        <w:pStyle w:val="BodyText"/>
      </w:pPr>
      <w:r>
        <w:rPr>
          <w:b/>
          <w:bCs/>
        </w:rPr>
        <w:t xml:space="preserve">Example 190 (Diagonalizable and not)</w:t>
      </w:r>
      <w:r>
        <w:t xml:space="preserve"> </w:t>
      </w:r>
      <w:r>
        <w:t xml:space="preserve"> </w:t>
      </w:r>
    </w:p>
    <w:p>
      <w:pPr>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187</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181</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79"/>
    <w:bookmarkStart w:id="580" w:name="thm-diagonalizable"/>
    <w:p>
      <w:pPr>
        <w:pStyle w:val="FirstParagraph"/>
      </w:pPr>
      <w:r>
        <w:rPr>
          <w:b/>
          <w:bCs/>
        </w:rPr>
        <w:t xml:space="preserve">Theorem 105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85</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2" w:name="exm-thm-diagonalizable"/>
    <w:p>
      <w:pPr>
        <w:pStyle w:val="BodyText"/>
      </w:pPr>
      <w:r>
        <w:rPr>
          <w:b/>
          <w:bCs/>
        </w:rPr>
        <w:t xml:space="preserve">Example 191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189</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187</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181</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82"/>
    <w:bookmarkStart w:id="583"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8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104</w:t>
        </w:r>
      </w:hyperlink>
      <w:r>
        <w:t xml:space="preserve">),</w:t>
      </w:r>
      <w:r>
        <w:t xml:space="preserve"> </w:t>
      </w:r>
      <w:r>
        <w:t xml:space="preserve">so the matrix is diagonalizable (</w:t>
      </w:r>
      <w:hyperlink w:anchor="thm-diagonalizable">
        <w:r>
          <w:rPr>
            <w:rStyle w:val="Hyperlink"/>
          </w:rPr>
          <w:t xml:space="preserve">Theorem 105</w:t>
        </w:r>
      </w:hyperlink>
      <w:r>
        <w:t xml:space="preserve">).</w:t>
      </w:r>
    </w:p>
    <w:bookmarkStart w:id="584" w:name="exm-distinct-diagonalizable"/>
    <w:p>
      <w:pPr>
        <w:pStyle w:val="BodyText"/>
      </w:pPr>
      <w:r>
        <w:rPr>
          <w:b/>
          <w:bCs/>
        </w:rPr>
        <w:t xml:space="preserve">Example 192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185</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84"/>
    <w:bookmarkStart w:id="585" w:name="thm-diagonalizable-powers"/>
    <w:p>
      <w:pPr>
        <w:pStyle w:val="BodyText"/>
      </w:pPr>
      <w:r>
        <w:rPr>
          <w:b/>
          <w:bCs/>
        </w:rPr>
        <w:t xml:space="preserve">Theorem 106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8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86" w:name="exm-diagonalizable-powers"/>
    <w:p>
      <w:pPr>
        <w:pStyle w:val="FirstParagraph"/>
      </w:pPr>
      <w:r>
        <w:rPr>
          <w:b/>
          <w:bCs/>
        </w:rPr>
        <w:t xml:space="preserve">Example 193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191</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187</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184</w:t>
        </w:r>
      </w:hyperlink>
      <w:r>
        <w:t xml:space="preserve">.</w:t>
      </w:r>
    </w:p>
    <w:bookmarkEnd w:id="586"/>
    <w:bookmarkEnd w:id="587"/>
    <w:bookmarkStart w:id="607"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8" name="Picture"/>
                  <a:graphic>
                    <a:graphicData uri="http://schemas.openxmlformats.org/drawingml/2006/picture">
                      <pic:pic>
                        <pic:nvPicPr>
                          <pic:cNvPr descr="/opt/quarto/share/formats/docx/note.png" id="5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73</w:t>
              </w:r>
            </w:hyperlink>
            <w:r>
              <w:t xml:space="preserve">).</w:t>
            </w:r>
            <w:r>
              <w:t xml:space="preserve"> </w:t>
            </w:r>
            <w:r>
              <w:t xml:space="preserve">These parts of the source are left out:</w:t>
            </w:r>
          </w:p>
          <w:p>
            <w:pPr>
              <w:pStyle w:val="Compact"/>
              <w:numPr>
                <w:ilvl w:val="0"/>
                <w:numId w:val="1101"/>
              </w:numPr>
            </w:pPr>
            <w:r>
              <w:t xml:space="preserve">its covariance test, which needs probability</w:t>
            </w:r>
          </w:p>
          <w:p>
            <w:pPr>
              <w:pStyle w:val="Compact"/>
              <w:numPr>
                <w:ilvl w:val="0"/>
                <w:numId w:val="1101"/>
              </w:numPr>
            </w:pPr>
            <w:r>
              <w:t xml:space="preserve">its material on minimization</w:t>
            </w:r>
          </w:p>
          <w:p>
            <w:pPr>
              <w:pStyle w:val="Compact"/>
              <w:numPr>
                <w:ilvl w:val="0"/>
                <w:numId w:val="1101"/>
              </w:numPr>
            </w:pPr>
            <w:r>
              <w:t xml:space="preserve">its positive semidefinite version of the Schur complement test</w:t>
            </w:r>
          </w:p>
          <w:p>
            <w:pPr>
              <w:pStyle w:val="Compact"/>
              <w:numPr>
                <w:ilvl w:val="0"/>
                <w:numId w:val="1101"/>
              </w:numPr>
            </w:pPr>
            <w:r>
              <w:t xml:space="preserve">its pivot test</w:t>
            </w:r>
          </w:p>
          <w:p>
            <w:pPr>
              <w:pStyle w:val="Compact"/>
              <w:numPr>
                <w:ilvl w:val="0"/>
                <w:numId w:val="1101"/>
              </w:numPr>
            </w:pPr>
            <w:r>
              <w:t xml:space="preserve">its Hadamard-product</w:t>
            </w:r>
            <w:r>
              <w:t xml:space="preserve"> </w:t>
            </w:r>
            <w:r>
              <w:t xml:space="preserve">“Schur lemma”</w:t>
            </w:r>
          </w:p>
          <w:p>
            <w:pPr>
              <w:pStyle w:val="Compact"/>
              <w:numPr>
                <w:ilvl w:val="0"/>
                <w:numId w:val="1101"/>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0" w:name="thm-pd-gram"/>
    <w:p>
      <w:pPr>
        <w:pStyle w:val="BodyText"/>
      </w:pPr>
      <w:r>
        <w:rPr>
          <w:b/>
          <w:bCs/>
        </w:rPr>
        <w:t xml:space="preserve">Theorem 107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2"/>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2"/>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98</w:t>
        </w:r>
      </w:hyperlink>
      <w:r>
        <w:t xml:space="preserve">,</w:t>
      </w:r>
      <w:r>
        <w:t xml:space="preserve"> </w:t>
      </w:r>
      <w:hyperlink w:anchor="def-rank">
        <w:r>
          <w:rPr>
            <w:rStyle w:val="Hyperlink"/>
          </w:rPr>
          <w:t xml:space="preserve">Definition 38</w:t>
        </w:r>
      </w:hyperlink>
      <w:r>
        <w:t xml:space="preserve">).</w:t>
      </w:r>
    </w:p>
    <w:bookmarkStart w:id="591" w:name="exm-pd-gram"/>
    <w:p>
      <w:pPr>
        <w:pStyle w:val="BodyText"/>
      </w:pPr>
      <w:r>
        <w:rPr>
          <w:b/>
          <w:bCs/>
        </w:rPr>
        <w:t xml:space="preserve">Example 194 (Gram factorizations)</w:t>
      </w:r>
      <w:r>
        <w:t xml:space="preserve"> </w:t>
      </w:r>
      <w:r>
        <w:t xml:space="preserve"> </w:t>
      </w:r>
    </w:p>
    <w:p>
      <w:pPr>
        <w:pStyle w:val="Compact"/>
        <w:numPr>
          <w:ilvl w:val="0"/>
          <w:numId w:val="1103"/>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140</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141</w:t>
        </w:r>
      </w:hyperlink>
      <w:r>
        <w:t xml:space="preserve">).</w:t>
      </w:r>
    </w:p>
    <w:p>
      <w:pPr>
        <w:pStyle w:val="Compact"/>
        <w:numPr>
          <w:ilvl w:val="0"/>
          <w:numId w:val="1103"/>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is positive definite.</w:t>
      </w:r>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1"/>
    <w:bookmarkStart w:id="592" w:name="thm-pd-operations"/>
    <w:p>
      <w:pPr>
        <w:pStyle w:val="FirstParagraph"/>
      </w:pPr>
      <w:r>
        <w:rPr>
          <w:b/>
          <w:bCs/>
        </w:rPr>
        <w:t xml:space="preserve">Theorem 108 (Operations that preserve definiteness)</w:t>
      </w:r>
      <w:r>
        <w:t xml:space="preserve"> </w:t>
      </w:r>
      <w:r>
        <w:t xml:space="preserve"> </w:t>
      </w:r>
    </w:p>
    <w:p>
      <w:pPr>
        <w:pStyle w:val="Compact"/>
        <w:numPr>
          <w:ilvl w:val="0"/>
          <w:numId w:val="1104"/>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4"/>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85</m:t>
              </m:r>
              <m:r>
                <m:rPr>
                  <m:nor/>
                  <m:sty m:val="p"/>
                </m:rPr>
                <m:t>)</m:t>
              </m:r>
            </m:e>
            <m:e>
              <m:r>
                <m:t>&amp;</m:t>
              </m:r>
              <m:r>
                <m:rPr>
                  <m:sty m:val="p"/>
                </m:rPr>
                <m:t>&gt;</m:t>
              </m:r>
              <m:r>
                <m:t>0</m:t>
              </m:r>
              <m:r>
                <m:rPr>
                  <m:sty m:val="p"/>
                </m:rPr>
                <m:t>.</m:t>
              </m:r>
              <m:r>
                <m:t>&amp;</m:t>
              </m:r>
              <m:r>
                <m:t>&amp;</m:t>
              </m:r>
              <m:r>
                <m:rPr>
                  <m:nor/>
                  <m:sty m:val="p"/>
                </m:rPr>
                <m:t>(each term is positive)</m:t>
              </m:r>
            </m:e>
          </m:eqArr>
        </m:oMath>
      </m:oMathPara>
    </w:p>
    <w:bookmarkStart w:id="593" w:name="exm-pd-operations"/>
    <w:p>
      <w:pPr>
        <w:pStyle w:val="FirstParagraph"/>
      </w:pPr>
      <w:r>
        <w:rPr>
          <w:b/>
          <w:bCs/>
        </w:rPr>
        <w:t xml:space="preserve">Example 195 (Building positive definite matrices)</w:t>
      </w:r>
      <w:r>
        <w:t xml:space="preserve"> </w:t>
      </w:r>
      <w:r>
        <w:t xml:space="preserve"> </w:t>
      </w:r>
    </w:p>
    <w:p>
      <w:pPr>
        <w:numPr>
          <w:ilvl w:val="0"/>
          <w:numId w:val="1105"/>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194</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5"/>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141</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194</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5"/>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p>
    <w:p>
      <w:pPr>
        <w:numPr>
          <w:ilvl w:val="0"/>
          <w:numId w:val="1105"/>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93"/>
    <w:bookmarkStart w:id="594"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94"/>
    <w:bookmarkStart w:id="595" w:name="exm-block-matrix"/>
    <w:p>
      <w:pPr>
        <w:pStyle w:val="BodyText"/>
      </w:pPr>
      <w:r>
        <w:rPr>
          <w:b/>
          <w:bCs/>
        </w:rPr>
        <w:t xml:space="preserve">Example 196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95"/>
    <w:bookmarkStart w:id="596" w:name="thm-pd-submatrix"/>
    <w:p>
      <w:pPr>
        <w:pStyle w:val="BodyText"/>
      </w:pPr>
      <w:r>
        <w:rPr>
          <w:b/>
          <w:bCs/>
        </w:rPr>
        <w:t xml:space="preserve">Theorem 109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7" w:name="exm-pd-submatrix"/>
    <w:p>
      <w:pPr>
        <w:pStyle w:val="FirstParagraph"/>
      </w:pPr>
      <w:r>
        <w:rPr>
          <w:b/>
          <w:bCs/>
        </w:rPr>
        <w:t xml:space="preserve">Example 197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195</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has them</w:t>
      </w:r>
      <w:r>
        <w:t xml:space="preserve"> </w:t>
      </w:r>
      <w:r>
        <w:t xml:space="preserve">but is not positive definite.</w:t>
      </w:r>
    </w:p>
    <w:bookmarkEnd w:id="597"/>
    <w:bookmarkStart w:id="599" w:name="thm-block-quadratic"/>
    <w:p>
      <w:pPr>
        <w:pStyle w:val="BodyText"/>
      </w:pPr>
      <w:r>
        <w:rPr>
          <w:b/>
          <w:bCs/>
        </w:rPr>
        <w:t xml:space="preserve">Theorem 110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0" w:name="exm-block-quadratic"/>
    <w:p>
      <w:pPr>
        <w:pStyle w:val="BodyText"/>
      </w:pPr>
      <w:r>
        <w:rPr>
          <w:b/>
          <w:bCs/>
        </w:rPr>
        <w:t xml:space="preserve">Example 198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0"/>
    <w:bookmarkStart w:id="601"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110</w:t>
        </w:r>
      </w:hyperlink>
      <w:r>
        <w:t xml:space="preserve">.</w:t>
      </w:r>
    </w:p>
    <w:bookmarkEnd w:id="601"/>
    <w:bookmarkStart w:id="602" w:name="exm-schur-complement"/>
    <w:p>
      <w:pPr>
        <w:pStyle w:val="BodyText"/>
      </w:pPr>
      <w:r>
        <w:rPr>
          <w:b/>
          <w:bCs/>
        </w:rPr>
        <w:t xml:space="preserve">Example 199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6"/>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2"/>
    <w:bookmarkStart w:id="603" w:name="thm-schur-test"/>
    <w:p>
      <w:pPr>
        <w:pStyle w:val="FirstParagraph"/>
      </w:pPr>
      <w:r>
        <w:rPr>
          <w:b/>
          <w:bCs/>
        </w:rPr>
        <w:t xml:space="preserve">Theorem 111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0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110</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109</w:t>
        </w:r>
      </w:hyperlink>
      <w:r>
        <w:t xml:space="preserve">),</w:t>
      </w:r>
      <w:r>
        <w:t xml:space="preserve"> </w:t>
      </w:r>
      <w:r>
        <w:t xml:space="preserve">and invertible (</w:t>
      </w:r>
      <w:hyperlink w:anchor="thm-pd-inverse">
        <w:r>
          <w:rPr>
            <w:rStyle w:val="Hyperlink"/>
          </w:rPr>
          <w:t xml:space="preserve">Theorem 74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110</w:t>
        </w:r>
      </w:hyperlink>
      <w:r>
        <w:t xml:space="preserve">).</w:t>
      </w:r>
    </w:p>
    <w:bookmarkStart w:id="604" w:name="exm-schur-test"/>
    <w:p>
      <w:pPr>
        <w:pStyle w:val="BodyText"/>
      </w:pPr>
      <w:r>
        <w:rPr>
          <w:b/>
          <w:bCs/>
        </w:rPr>
        <w:t xml:space="preserve">Example 200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199</w:t>
        </w:r>
      </w:hyperlink>
      <w:r>
        <w:t xml:space="preserve">),</w:t>
      </w:r>
      <w:r>
        <w:t xml:space="preserve"> </w:t>
      </w:r>
      <w:r>
        <w:t xml:space="preserve">so it is positive definite.</w:t>
      </w:r>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141</w:t>
        </w:r>
      </w:hyperlink>
      <w:r>
        <w:t xml:space="preserve"> </w:t>
      </w:r>
      <w:r>
        <w:t xml:space="preserve">found directly.</w:t>
      </w:r>
    </w:p>
    <w:bookmarkEnd w:id="604"/>
    <w:bookmarkStart w:id="605" w:name="thm-cholesky"/>
    <w:p>
      <w:pPr>
        <w:pStyle w:val="FirstParagraph"/>
      </w:pPr>
      <w:r>
        <w:rPr>
          <w:b/>
          <w:bCs/>
        </w:rPr>
        <w:t xml:space="preserve">Theorem 112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0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107</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85</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6" w:name="exm-cholesky"/>
    <w:p>
      <w:pPr>
        <w:pStyle w:val="BodyText"/>
      </w:pPr>
      <w:r>
        <w:rPr>
          <w:b/>
          <w:bCs/>
        </w:rPr>
        <w:t xml:space="preserve">Example 201 (Two Cholesky factors)</w:t>
      </w:r>
      <w:r>
        <w:t xml:space="preserve"> </w:t>
      </w:r>
      <w:r>
        <w:t xml:space="preserve"> </w:t>
      </w:r>
    </w:p>
    <w:p>
      <w:pPr>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199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200</w:t>
        </w:r>
      </w:hyperlink>
      <w:r>
        <w:t xml:space="preserve">).</w:t>
      </w:r>
    </w:p>
    <w:bookmarkEnd w:id="606"/>
    <w:bookmarkEnd w:id="607"/>
    <w:bookmarkEnd w:id="608"/>
    <w:bookmarkStart w:id="631" w:name="sec-complex-vectors-matrices"/>
    <w:p>
      <w:pPr>
        <w:pStyle w:val="Heading2"/>
      </w:pPr>
      <w:r>
        <w:t xml:space="preserve">10 Complex vectors and matrices</w:t>
      </w:r>
    </w:p>
    <w:bookmarkStart w:id="610"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4">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9">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0"/>
    <w:bookmarkStart w:id="611" w:name="exm-complex-vector"/>
    <w:p>
      <w:pPr>
        <w:pStyle w:val="BodyText"/>
      </w:pPr>
      <w:r>
        <w:rPr>
          <w:b/>
          <w:bCs/>
        </w:rPr>
        <w:t xml:space="preserve">Example 202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1"/>
    <w:bookmarkStart w:id="612"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2"/>
    <w:bookmarkStart w:id="613"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13"/>
    <w:bookmarkStart w:id="614" w:name="exm-conjugate-transpose"/>
    <w:p>
      <w:pPr>
        <w:pStyle w:val="BodyText"/>
      </w:pPr>
      <w:r>
        <w:rPr>
          <w:b/>
          <w:bCs/>
        </w:rPr>
        <w:t xml:space="preserve">Example 203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4"/>
    <w:bookmarkStart w:id="615" w:name="thm-hermitian-adjoint-properties"/>
    <w:p>
      <w:pPr>
        <w:pStyle w:val="BodyText"/>
      </w:pPr>
      <w:r>
        <w:rPr>
          <w:b/>
          <w:bCs/>
        </w:rPr>
        <w:t xml:space="preserve">Theorem 113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09"/>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9"/>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9"/>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9"/>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15"/>
    <w:p>
      <w:pPr>
        <w:pStyle w:val="FirstParagraph"/>
      </w:pPr>
      <w:r>
        <w:rPr>
          <w:i/>
          <w:iCs/>
        </w:rPr>
        <w:t xml:space="preserve">Proof</w:t>
      </w:r>
      <w:r>
        <w:t xml:space="preserve">. </w:t>
      </w:r>
      <w:r>
        <w:t xml:space="preserve">Properties 1-3 follow directly from entrywise conjugation and transposition:</w:t>
      </w:r>
    </w:p>
    <w:p>
      <w:pPr>
        <w:numPr>
          <w:ilvl w:val="0"/>
          <w:numId w:val="1110"/>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0"/>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0"/>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6" w:name="thm-adjoint-inner-product"/>
    <w:p>
      <w:pPr>
        <w:pStyle w:val="BodyText"/>
      </w:pPr>
      <w:r>
        <w:rPr>
          <w:b/>
          <w:bCs/>
        </w:rPr>
        <w:t xml:space="preserve">Theorem 114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6"/>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113</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7"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7"/>
    <w:bookmarkStart w:id="618" w:name="thm-zhz-sum-squares"/>
    <w:p>
      <w:pPr>
        <w:pStyle w:val="BodyText"/>
      </w:pPr>
      <w:r>
        <w:rPr>
          <w:b/>
          <w:bCs/>
        </w:rPr>
        <w:t xml:space="preserve">Theorem 115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8"/>
    <w:p>
      <w:pPr>
        <w:pStyle w:val="BodyText"/>
      </w:pPr>
      <w:r>
        <w:rPr>
          <w:i/>
          <w:iCs/>
        </w:rPr>
        <w:t xml:space="preserve">Proof</w:t>
      </w:r>
      <w:r>
        <w:t xml:space="preserve">. </w:t>
      </w:r>
      <w:r>
        <w:t xml:space="preserve">The last step uses the</w:t>
      </w:r>
      <w:r>
        <w:t xml:space="preserve"> </w:t>
      </w:r>
      <w:hyperlink r:id="rId619">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0">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1" w:name="exm-zhz-sum-squares"/>
    <w:p>
      <w:pPr>
        <w:pStyle w:val="BodyText"/>
      </w:pPr>
      <w:r>
        <w:rPr>
          <w:b/>
          <w:bCs/>
        </w:rPr>
        <w:t xml:space="preserve">Example 204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115</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115</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1"/>
    <w:bookmarkStart w:id="622" w:name="exm-transpose-not-enough"/>
    <w:p>
      <w:pPr>
        <w:pStyle w:val="FirstParagraph"/>
      </w:pPr>
      <w:r>
        <w:rPr>
          <w:b/>
          <w:bCs/>
        </w:rPr>
        <w:t xml:space="preserve">Example 205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115</w:t>
        </w:r>
      </w:hyperlink>
      <w:r>
        <w:t xml:space="preserve"> </w:t>
      </w:r>
      <w:r>
        <w:t xml:space="preserve">guarantees.</w:t>
      </w:r>
    </w:p>
    <w:bookmarkEnd w:id="622"/>
    <w:bookmarkStart w:id="623"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23"/>
    <w:bookmarkStart w:id="624"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24"/>
    <w:bookmarkStart w:id="625" w:name="exm-hermitian-matrix"/>
    <w:p>
      <w:pPr>
        <w:pStyle w:val="BodyText"/>
      </w:pPr>
      <w:r>
        <w:rPr>
          <w:b/>
          <w:bCs/>
        </w:rPr>
        <w:t xml:space="preserve">Example 206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5"/>
    <w:bookmarkStart w:id="626" w:name="exm-not-hermitian"/>
    <w:p>
      <w:pPr>
        <w:pStyle w:val="BodyText"/>
      </w:pPr>
      <w:r>
        <w:rPr>
          <w:b/>
          <w:bCs/>
        </w:rPr>
        <w:t xml:space="preserve">Example 207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6"/>
    <w:bookmarkStart w:id="627"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7"/>
    <w:bookmarkStart w:id="628"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8"/>
    <w:bookmarkStart w:id="629" w:name="exm-skew-hermitian-matrix"/>
    <w:p>
      <w:pPr>
        <w:pStyle w:val="BodyText"/>
      </w:pPr>
      <w:r>
        <w:rPr>
          <w:b/>
          <w:bCs/>
        </w:rPr>
        <w:t xml:space="preserve">Example 208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9"/>
    <w:bookmarkStart w:id="630" w:name="X4e376dfe4195dd67571b7cde9ab8c2999dabc4a"/>
    <w:p>
      <w:pPr>
        <w:pStyle w:val="BodyText"/>
      </w:pPr>
      <w:r>
        <w:rPr>
          <w:b/>
          <w:bCs/>
        </w:rPr>
        <w:t xml:space="preserve">Theorem 116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0"/>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1"/>
    <w:bookmarkStart w:id="633" w:name="sec-additional-resources"/>
    <w:p>
      <w:pPr>
        <w:pStyle w:val="Heading2"/>
      </w:pPr>
      <w:r>
        <w:t xml:space="preserve">11 Further reading</w:t>
      </w:r>
    </w:p>
    <w:p>
      <w:pPr>
        <w:pStyle w:val="Compact"/>
        <w:numPr>
          <w:ilvl w:val="0"/>
          <w:numId w:val="1111"/>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1"/>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1"/>
        </w:numPr>
      </w:pPr>
      <w:r>
        <w:t xml:space="preserve">Fieller (2016)</w:t>
      </w:r>
    </w:p>
    <w:p>
      <w:pPr>
        <w:pStyle w:val="Compact"/>
        <w:numPr>
          <w:ilvl w:val="0"/>
          <w:numId w:val="1111"/>
        </w:numPr>
      </w:pPr>
      <w:r>
        <w:t xml:space="preserve">Banerjee and Roy (2014)</w:t>
      </w:r>
    </w:p>
    <w:p>
      <w:pPr>
        <w:pStyle w:val="Compact"/>
        <w:numPr>
          <w:ilvl w:val="0"/>
          <w:numId w:val="1111"/>
        </w:numPr>
      </w:pPr>
      <w:r>
        <w:t xml:space="preserve">Searle and Khuri (2017)</w:t>
      </w:r>
    </w:p>
    <w:p>
      <w:pPr>
        <w:pStyle w:val="Compact"/>
        <w:numPr>
          <w:ilvl w:val="0"/>
          <w:numId w:val="1111"/>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2">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1"/>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33"/>
    <w:bookmarkStart w:id="674" w:name="references"/>
    <w:p>
      <w:pPr>
        <w:pStyle w:val="Heading2"/>
      </w:pPr>
      <w:r>
        <w:t xml:space="preserve">References</w:t>
      </w:r>
    </w:p>
    <w:bookmarkStart w:id="673" w:name="refs"/>
    <w:bookmarkStart w:id="635"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34">
        <w:r>
          <w:rPr>
            <w:rStyle w:val="Hyperlink"/>
          </w:rPr>
          <w:t xml:space="preserve">https://doi.org/10.1007/978-3-031-41026-0</w:t>
        </w:r>
      </w:hyperlink>
      <w:r>
        <w:t xml:space="preserve">.</w:t>
      </w:r>
    </w:p>
    <w:bookmarkEnd w:id="635"/>
    <w:bookmarkStart w:id="637"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6">
        <w:r>
          <w:rPr>
            <w:rStyle w:val="Hyperlink"/>
          </w:rPr>
          <w:t xml:space="preserve">https://www.routledge.com/Linear-Algebra-and-Matrix-Analysis-for-Statistics/Banerjee-Roy/p/book/9781420095388</w:t>
        </w:r>
      </w:hyperlink>
      <w:r>
        <w:t xml:space="preserve">.</w:t>
      </w:r>
    </w:p>
    <w:bookmarkEnd w:id="637"/>
    <w:bookmarkStart w:id="639"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8">
        <w:r>
          <w:rPr>
            <w:rStyle w:val="Hyperlink"/>
          </w:rPr>
          <w:t xml:space="preserve">https://doi.org/10.1017/9781108583664</w:t>
        </w:r>
      </w:hyperlink>
      <w:r>
        <w:t xml:space="preserve">.</w:t>
      </w:r>
    </w:p>
    <w:bookmarkEnd w:id="639"/>
    <w:bookmarkStart w:id="641"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0">
        <w:r>
          <w:rPr>
            <w:rStyle w:val="Hyperlink"/>
          </w:rPr>
          <w:t xml:space="preserve">https://doi.org/10.1201/9781315182780</w:t>
        </w:r>
      </w:hyperlink>
      <w:r>
        <w:t xml:space="preserve">.</w:t>
      </w:r>
    </w:p>
    <w:bookmarkEnd w:id="641"/>
    <w:bookmarkStart w:id="643"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2">
        <w:r>
          <w:rPr>
            <w:rStyle w:val="Hyperlink"/>
          </w:rPr>
          <w:t xml:space="preserve">https://doi.org/10.1201/9781315370200</w:t>
        </w:r>
      </w:hyperlink>
      <w:r>
        <w:t xml:space="preserve">.</w:t>
      </w:r>
    </w:p>
    <w:bookmarkEnd w:id="643"/>
    <w:bookmarkStart w:id="645"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44">
        <w:r>
          <w:rPr>
            <w:rStyle w:val="Hyperlink"/>
          </w:rPr>
          <w:t xml:space="preserve">https://www.deeplearningbook.org/</w:t>
        </w:r>
      </w:hyperlink>
      <w:r>
        <w:t xml:space="preserve">.</w:t>
      </w:r>
    </w:p>
    <w:bookmarkEnd w:id="645"/>
    <w:bookmarkStart w:id="647"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6">
        <w:r>
          <w:rPr>
            <w:rStyle w:val="Hyperlink"/>
          </w:rPr>
          <w:t xml:space="preserve">https://facultyweb.cs.wwu.edu/~hutchib2/video_lectures/data371/</w:t>
        </w:r>
      </w:hyperlink>
      <w:r>
        <w:t xml:space="preserve">.</w:t>
      </w:r>
    </w:p>
    <w:bookmarkEnd w:id="647"/>
    <w:bookmarkStart w:id="649"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8">
        <w:r>
          <w:rPr>
            <w:rStyle w:val="Hyperlink"/>
          </w:rPr>
          <w:t xml:space="preserve">www.mosaic-web.org</w:t>
        </w:r>
      </w:hyperlink>
      <w:r>
        <w:t xml:space="preserve">.</w:t>
      </w:r>
    </w:p>
    <w:bookmarkEnd w:id="649"/>
    <w:bookmarkStart w:id="651"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0">
        <w:r>
          <w:rPr>
            <w:rStyle w:val="Hyperlink"/>
          </w:rPr>
          <w:t xml:space="preserve">https://www2.imm.dtu.dk/pubdb/edoc/imm3274.pdf</w:t>
        </w:r>
      </w:hyperlink>
      <w:r>
        <w:t xml:space="preserve">.</w:t>
      </w:r>
    </w:p>
    <w:bookmarkEnd w:id="651"/>
    <w:bookmarkStart w:id="652"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2"/>
    <w:bookmarkStart w:id="654"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53">
        <w:r>
          <w:rPr>
            <w:rStyle w:val="Hyperlink"/>
          </w:rPr>
          <w:t xml:space="preserve">https://math.mit.edu/~gs/linearalgebra/</w:t>
        </w:r>
      </w:hyperlink>
      <w:r>
        <w:t xml:space="preserve">.</w:t>
      </w:r>
    </w:p>
    <w:bookmarkEnd w:id="654"/>
    <w:bookmarkStart w:id="656"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https://ucla-biostat-216.github.io/2024fall/slides/10-eig/10-eig.html</w:t>
        </w:r>
      </w:hyperlink>
      <w:r>
        <w:t xml:space="preserve">.</w:t>
      </w:r>
    </w:p>
    <w:bookmarkEnd w:id="656"/>
    <w:bookmarkStart w:id="658"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https://ucla-biostat-216.github.io/2024fall/slides/08-ls/08-ls.html</w:t>
        </w:r>
      </w:hyperlink>
      <w:r>
        <w:t xml:space="preserve">.</w:t>
      </w:r>
    </w:p>
    <w:bookmarkEnd w:id="658"/>
    <w:bookmarkStart w:id="660"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https://ucla-biostat-216.github.io/2024fall/slides/07-matinv/07-matinv.html</w:t>
        </w:r>
      </w:hyperlink>
      <w:r>
        <w:t xml:space="preserve">.</w:t>
      </w:r>
    </w:p>
    <w:bookmarkEnd w:id="660"/>
    <w:bookmarkStart w:id="662"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https://ucla-biostat-216.github.io/2024fall/slides/03-matrix/03-matrix.html</w:t>
        </w:r>
      </w:hyperlink>
      <w:r>
        <w:t xml:space="preserve">.</w:t>
      </w:r>
    </w:p>
    <w:bookmarkEnd w:id="662"/>
    <w:bookmarkStart w:id="664"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https://ucla-biostat-216.github.io/2024fall/slides/06-orthproj/06-orthproj.html</w:t>
        </w:r>
      </w:hyperlink>
      <w:r>
        <w:t xml:space="preserve">.</w:t>
      </w:r>
    </w:p>
    <w:bookmarkEnd w:id="664"/>
    <w:bookmarkStart w:id="666"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https://ucla-biostat-216.github.io/2024fall/slides/05-rank/05-rank.html</w:t>
        </w:r>
      </w:hyperlink>
      <w:r>
        <w:t xml:space="preserve">.</w:t>
      </w:r>
    </w:p>
    <w:bookmarkEnd w:id="666"/>
    <w:bookmarkStart w:id="668"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7">
        <w:r>
          <w:rPr>
            <w:rStyle w:val="Hyperlink"/>
          </w:rPr>
          <w:t xml:space="preserve">https://ucla-biostat-216.github.io/2024fall/slides/11-pd/11-pd.html</w:t>
        </w:r>
      </w:hyperlink>
      <w:r>
        <w:t xml:space="preserve">.</w:t>
      </w:r>
    </w:p>
    <w:bookmarkEnd w:id="668"/>
    <w:bookmarkStart w:id="670"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9">
        <w:r>
          <w:rPr>
            <w:rStyle w:val="Hyperlink"/>
          </w:rPr>
          <w:t xml:space="preserve">https://ucla-biostat-216.github.io/2024fall/slides/04-vecsp/04-vecsp.html</w:t>
        </w:r>
      </w:hyperlink>
      <w:r>
        <w:t xml:space="preserve">.</w:t>
      </w:r>
    </w:p>
    <w:bookmarkEnd w:id="670"/>
    <w:bookmarkStart w:id="672"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1">
        <w:r>
          <w:rPr>
            <w:rStyle w:val="Hyperlink"/>
          </w:rPr>
          <w:t xml:space="preserve">https://ucla-biostat-216.github.io/2024fall/slides/02-vector/02-vector.html</w:t>
        </w:r>
      </w:hyperlink>
      <w:r>
        <w:t xml:space="preserve">.</w:t>
      </w:r>
    </w:p>
    <w:bookmarkEnd w:id="672"/>
    <w:bookmarkEnd w:id="673"/>
    <w:bookmarkEnd w:id="6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0" Type="http://schemas.openxmlformats.org/officeDocument/2006/relationships/image" Target="media/rId180.png"/><Relationship Id="rId68" Type="http://schemas.openxmlformats.org/officeDocument/2006/relationships/image" Target="media/rId68.png"/><Relationship Id="rId259" Type="http://schemas.openxmlformats.org/officeDocument/2006/relationships/image" Target="media/rId259.png"/><Relationship Id="rId127" Type="http://schemas.openxmlformats.org/officeDocument/2006/relationships/hyperlink" Target="algebra.qmd" TargetMode="External"/><Relationship Id="rId316"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9" Type="http://schemas.openxmlformats.org/officeDocument/2006/relationships/hyperlink" Target="algebra.qmd#def-complex-conjugate" TargetMode="External"/><Relationship Id="rId620" Type="http://schemas.openxmlformats.org/officeDocument/2006/relationships/hyperlink" Target="algebra.qmd#def-complex-modulus" TargetMode="External"/><Relationship Id="rId434"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9"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2"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34" Type="http://schemas.openxmlformats.org/officeDocument/2006/relationships/hyperlink" Target="https://doi.org/10.1007/978-3-031-41026-0" TargetMode="External"/><Relationship Id="rId638" Type="http://schemas.openxmlformats.org/officeDocument/2006/relationships/hyperlink" Target="https://doi.org/10.1017/9781108583664" TargetMode="External"/><Relationship Id="rId640" Type="http://schemas.openxmlformats.org/officeDocument/2006/relationships/hyperlink" Target="https://doi.org/10.1201/9781315182780" TargetMode="External"/><Relationship Id="rId642" Type="http://schemas.openxmlformats.org/officeDocument/2006/relationships/hyperlink" Target="https://doi.org/10.1201/9781315370200" TargetMode="External"/><Relationship Id="rId459" Type="http://schemas.openxmlformats.org/officeDocument/2006/relationships/hyperlink" Target="https://en.wikipedia.org/wiki/Definite_matrix" TargetMode="External"/><Relationship Id="rId472"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6"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53" Type="http://schemas.openxmlformats.org/officeDocument/2006/relationships/hyperlink" Target="https://math.mit.edu/~gs/linearalgebra/" TargetMode="External"/><Relationship Id="rId408" Type="http://schemas.openxmlformats.org/officeDocument/2006/relationships/hyperlink" Target="https://morrison-lab.github.io/rme/chapters/Linear-models-overview.html#sec-infer-LMs" TargetMode="External"/><Relationship Id="rId671" Type="http://schemas.openxmlformats.org/officeDocument/2006/relationships/hyperlink" Target="https://ucla-biostat-216.github.io/2024fall/slides/02-vector/02-vector.html" TargetMode="External"/><Relationship Id="rId661" Type="http://schemas.openxmlformats.org/officeDocument/2006/relationships/hyperlink" Target="https://ucla-biostat-216.github.io/2024fall/slides/03-matrix/03-matrix.html" TargetMode="External"/><Relationship Id="rId669" Type="http://schemas.openxmlformats.org/officeDocument/2006/relationships/hyperlink" Target="https://ucla-biostat-216.github.io/2024fall/slides/04-vecsp/04-vecsp.html" TargetMode="External"/><Relationship Id="rId665" Type="http://schemas.openxmlformats.org/officeDocument/2006/relationships/hyperlink" Target="https://ucla-biostat-216.github.io/2024fall/slides/05-rank/05-rank.html" TargetMode="External"/><Relationship Id="rId663" Type="http://schemas.openxmlformats.org/officeDocument/2006/relationships/hyperlink" Target="https://ucla-biostat-216.github.io/2024fall/slides/06-orthproj/06-orthproj.html" TargetMode="External"/><Relationship Id="rId659" Type="http://schemas.openxmlformats.org/officeDocument/2006/relationships/hyperlink" Target="https://ucla-biostat-216.github.io/2024fall/slides/07-matinv/07-matinv.html" TargetMode="External"/><Relationship Id="rId657" Type="http://schemas.openxmlformats.org/officeDocument/2006/relationships/hyperlink" Target="https://ucla-biostat-216.github.io/2024fall/slides/08-ls/08-ls.html" TargetMode="External"/><Relationship Id="rId655" Type="http://schemas.openxmlformats.org/officeDocument/2006/relationships/hyperlink" Target="https://ucla-biostat-216.github.io/2024fall/slides/10-eig/10-eig.html" TargetMode="External"/><Relationship Id="rId667"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44" Type="http://schemas.openxmlformats.org/officeDocument/2006/relationships/hyperlink" Target="https://www.deeplearningbook.org/" TargetMode="External"/><Relationship Id="rId648" Type="http://schemas.openxmlformats.org/officeDocument/2006/relationships/hyperlink" Target="https://www.mosaic-web.org" TargetMode="External"/><Relationship Id="rId636"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75"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8"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0"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7"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127" Type="http://schemas.openxmlformats.org/officeDocument/2006/relationships/hyperlink" Target="algebra.qmd" TargetMode="External"/><Relationship Id="rId316"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9" Type="http://schemas.openxmlformats.org/officeDocument/2006/relationships/hyperlink" Target="algebra.qmd#def-complex-conjugate" TargetMode="External"/><Relationship Id="rId620" Type="http://schemas.openxmlformats.org/officeDocument/2006/relationships/hyperlink" Target="algebra.qmd#def-complex-modulus" TargetMode="External"/><Relationship Id="rId434"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9"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2"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34" Type="http://schemas.openxmlformats.org/officeDocument/2006/relationships/hyperlink" Target="https://doi.org/10.1007/978-3-031-41026-0" TargetMode="External"/><Relationship Id="rId638" Type="http://schemas.openxmlformats.org/officeDocument/2006/relationships/hyperlink" Target="https://doi.org/10.1017/9781108583664" TargetMode="External"/><Relationship Id="rId640" Type="http://schemas.openxmlformats.org/officeDocument/2006/relationships/hyperlink" Target="https://doi.org/10.1201/9781315182780" TargetMode="External"/><Relationship Id="rId642" Type="http://schemas.openxmlformats.org/officeDocument/2006/relationships/hyperlink" Target="https://doi.org/10.1201/9781315370200" TargetMode="External"/><Relationship Id="rId459" Type="http://schemas.openxmlformats.org/officeDocument/2006/relationships/hyperlink" Target="https://en.wikipedia.org/wiki/Definite_matrix" TargetMode="External"/><Relationship Id="rId472"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6"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53" Type="http://schemas.openxmlformats.org/officeDocument/2006/relationships/hyperlink" Target="https://math.mit.edu/~gs/linearalgebra/" TargetMode="External"/><Relationship Id="rId408" Type="http://schemas.openxmlformats.org/officeDocument/2006/relationships/hyperlink" Target="https://morrison-lab.github.io/rme/chapters/Linear-models-overview.html#sec-infer-LMs" TargetMode="External"/><Relationship Id="rId671" Type="http://schemas.openxmlformats.org/officeDocument/2006/relationships/hyperlink" Target="https://ucla-biostat-216.github.io/2024fall/slides/02-vector/02-vector.html" TargetMode="External"/><Relationship Id="rId661" Type="http://schemas.openxmlformats.org/officeDocument/2006/relationships/hyperlink" Target="https://ucla-biostat-216.github.io/2024fall/slides/03-matrix/03-matrix.html" TargetMode="External"/><Relationship Id="rId669" Type="http://schemas.openxmlformats.org/officeDocument/2006/relationships/hyperlink" Target="https://ucla-biostat-216.github.io/2024fall/slides/04-vecsp/04-vecsp.html" TargetMode="External"/><Relationship Id="rId665" Type="http://schemas.openxmlformats.org/officeDocument/2006/relationships/hyperlink" Target="https://ucla-biostat-216.github.io/2024fall/slides/05-rank/05-rank.html" TargetMode="External"/><Relationship Id="rId663" Type="http://schemas.openxmlformats.org/officeDocument/2006/relationships/hyperlink" Target="https://ucla-biostat-216.github.io/2024fall/slides/06-orthproj/06-orthproj.html" TargetMode="External"/><Relationship Id="rId659" Type="http://schemas.openxmlformats.org/officeDocument/2006/relationships/hyperlink" Target="https://ucla-biostat-216.github.io/2024fall/slides/07-matinv/07-matinv.html" TargetMode="External"/><Relationship Id="rId657" Type="http://schemas.openxmlformats.org/officeDocument/2006/relationships/hyperlink" Target="https://ucla-biostat-216.github.io/2024fall/slides/08-ls/08-ls.html" TargetMode="External"/><Relationship Id="rId655" Type="http://schemas.openxmlformats.org/officeDocument/2006/relationships/hyperlink" Target="https://ucla-biostat-216.github.io/2024fall/slides/10-eig/10-eig.html" TargetMode="External"/><Relationship Id="rId667"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44" Type="http://schemas.openxmlformats.org/officeDocument/2006/relationships/hyperlink" Target="https://www.deeplearningbook.org/" TargetMode="External"/><Relationship Id="rId648" Type="http://schemas.openxmlformats.org/officeDocument/2006/relationships/hyperlink" Target="https://www.mosaic-web.org" TargetMode="External"/><Relationship Id="rId636"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75"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8"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0"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7"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2026-10-09T18:50:02Z</dcterms:created>
  <dcterms:modified xsi:type="dcterms:W3CDTF">2026-10-09T18:50:02Z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11:38:07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