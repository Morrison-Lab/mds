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Vectors</w:t>
      </w:r>
    </w:p>
    <w:p>
      <w:pPr>
        <w:pStyle w:val="Date"/>
      </w:pPr>
      <w:del w:id="1" w:author="PR Preview" w:date="2026-01-01T00:00:00Z">
        <w:r>
          <w:delText xml:space="preserve">Last modified: 2026-10-16 01:53:21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01:54:17 (PDT)</w:t>
        </w:r>
      </w:ins>
    </w:p>
    <w:bookmarkStart w:id="92" w:name="vectors"/>
    <w:p>
      <w:pPr>
        <w:pStyle w:val="Heading2"/>
      </w:pPr>
      <w:r>
        <w:t xml:space="preserve">1 Vectors</w:t>
      </w:r>
    </w:p>
    <w:bookmarkStart w:id="9" w:name="exr-list-as-vector"/>
    <w:p>
      <w:pPr>
        <w:pStyle w:val="FirstParagraph"/>
      </w:pPr>
      <w:r>
        <w:rPr>
          <w:b/>
          <w:bCs/>
        </w:rPr>
        <w:t xml:space="preserve">Exercise 1 (Store a data point as one object)</w:t>
      </w:r>
      <w:r>
        <w:t xml:space="preserve"> </w:t>
      </w:r>
      <w:r>
        <w:t xml:space="preserve">A house has a floor area of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square meters,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bedrooms,</w:t>
      </w:r>
      <w:r>
        <w:t xml:space="preserve"> </w:t>
      </w:r>
      <w:r>
        <w:t xml:space="preserve">and an age of</w:t>
      </w:r>
      <w:r>
        <w:t xml:space="preserve"> </w:t>
      </w:r>
      <m:oMath>
        <m:r>
          <m:t>15</m:t>
        </m:r>
      </m:oMath>
      <w:r>
        <w:t xml:space="preserve"> </w:t>
      </w:r>
      <w:r>
        <w:t xml:space="preserve">years.</w:t>
      </w:r>
    </w:p>
    <w:p>
      <w:pPr>
        <w:pStyle w:val="Compact"/>
        <w:numPr>
          <w:ilvl w:val="0"/>
          <w:numId w:val="1001"/>
        </w:numPr>
      </w:pPr>
      <w:r>
        <w:t xml:space="preserve">Write these three numbers as a single vertical list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in the order given,</w:t>
      </w:r>
      <w:r>
        <w:t xml:space="preserve"> </w:t>
      </w:r>
      <w:r>
        <w:t xml:space="preserve">and call its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.</w:t>
      </w:r>
      <w:r>
        <w:t xml:space="preserve"> </w:t>
      </w:r>
      <w:r>
        <w:t xml:space="preserve">What is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?</w:t>
      </w:r>
    </w:p>
    <w:p>
      <w:pPr>
        <w:pStyle w:val="Compact"/>
        <w:numPr>
          <w:ilvl w:val="0"/>
          <w:numId w:val="1001"/>
        </w:numPr>
      </w:pPr>
      <w:r>
        <w:t xml:space="preserve">Does the list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120</m:t>
        </m:r>
        <m:r>
          <m:rPr>
            <m:sty m:val="p"/>
          </m:rPr>
          <m:t>,</m:t>
        </m:r>
        <m:r>
          <m:t>15</m:t>
        </m:r>
        <m:r>
          <m:rPr>
            <m:sty m:val="p"/>
          </m:rPr>
          <m:t>)</m:t>
        </m:r>
      </m:oMath>
      <w:r>
        <w:t xml:space="preserve"> </w:t>
      </w:r>
      <w:r>
        <w:t xml:space="preserve">describe the same house?</w:t>
      </w:r>
    </w:p>
    <w:bookmarkEnd w:id="9"/>
    <w:bookmarkStart w:id="10" w:name="sol-list-as-vector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2"/>
        </w:numPr>
      </w:pPr>
      <w:r>
        <w:t xml:space="preserve">Stacking the three numbers in order gives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120</m:t>
                    </m:r>
                  </m:e>
                </m:mr>
                <m:mr>
                  <m:e>
                    <m:r>
                      <m:t>3</m:t>
                    </m:r>
                  </m:e>
                </m:mr>
                <m:mr>
                  <m:e>
                    <m:r>
                      <m:t>15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 the number of bedrooms.</w:t>
      </w:r>
    </w:p>
    <w:p>
      <w:pPr>
        <w:numPr>
          <w:ilvl w:val="0"/>
          <w:numId w:val="1002"/>
        </w:numPr>
      </w:pPr>
      <w:r>
        <w:t xml:space="preserve">No.</w:t>
      </w:r>
      <w:r>
        <w:t xml:space="preserve"> </w:t>
      </w:r>
      <w:r>
        <w:t xml:space="preserve">The list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120</m:t>
        </m:r>
        <m:r>
          <m:rPr>
            <m:sty m:val="p"/>
          </m:rPr>
          <m:t>,</m:t>
        </m:r>
        <m:r>
          <m:t>15</m:t>
        </m:r>
        <m:r>
          <m:rPr>
            <m:sty m:val="p"/>
          </m:rPr>
          <m:t>)</m:t>
        </m:r>
      </m:oMath>
      <w:r>
        <w:t xml:space="preserve"> </w:t>
      </w:r>
      <w:r>
        <w:t xml:space="preserve">would describe a house 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square meters of floor area and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bedrooms.</w:t>
      </w:r>
      <w:r>
        <w:t xml:space="preserve"> </w:t>
      </w:r>
      <w:r>
        <w:t xml:space="preserve">An entry’s position says what it measures,</w:t>
      </w:r>
      <w:r>
        <w:t xml:space="preserve"> </w:t>
      </w:r>
      <w:r>
        <w:t xml:space="preserve">so the order of the entries matters.</w:t>
      </w:r>
    </w:p>
    <w:bookmarkEnd w:id="10"/>
    <w:bookmarkStart w:id="11" w:name="def-column-vector"/>
    <w:p>
      <w:pPr>
        <w:pStyle w:val="FirstParagraph"/>
      </w:pPr>
      <w:r>
        <w:rPr>
          <w:b/>
          <w:bCs/>
        </w:rPr>
        <w:t xml:space="preserve">Definition 1 (Column vector)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column vector</w:t>
      </w:r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an ordered list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numbers,</w:t>
      </w:r>
      <w:r>
        <w:t xml:space="preserve"> </w:t>
      </w:r>
      <w:r>
        <w:t xml:space="preserve">written vertically: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</m:mr>
                <m:m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p</m:t>
                        </m:r>
                      </m:sub>
                    </m:sSub>
                  </m:e>
                </m:mr>
              </m:m>
            </m:e>
          </m:d>
        </m:oMath>
      </m:oMathPara>
    </w:p>
    <w:bookmarkEnd w:id="11"/>
    <w:bookmarkStart w:id="12" w:name="rem-column-vector-convention"/>
    <w:p>
      <w:pPr>
        <w:pStyle w:val="FirstParagraph"/>
      </w:pPr>
      <w:r>
        <w:rPr>
          <w:i/>
          <w:iCs/>
        </w:rPr>
        <w:t xml:space="preserve">Remark 1</w:t>
      </w:r>
      <w:r>
        <w:t xml:space="preserve"> (Vectors are columns by default). </w:t>
      </w:r>
      <w:r>
        <w:t xml:space="preserve">In these notes, as in most statistics textbooks,</w:t>
      </w:r>
      <w:r>
        <w:t xml:space="preserve"> </w:t>
      </w:r>
      <w:r>
        <w:t xml:space="preserve">a vector is a column vector unless stated otherwise.</w:t>
      </w:r>
      <w:r>
        <w:t xml:space="preserve"> </w:t>
      </w:r>
      <w:r>
        <w:t xml:space="preserve">A vector written inline as a list in parentheses is still a column vector:</w:t>
      </w:r>
      <w:r>
        <w:t xml:space="preserve"> </w:t>
      </w:r>
      <w:r>
        <w:t xml:space="preserve">for example,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 </w:t>
      </w:r>
      <w:r>
        <w:t xml:space="preserve">means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  <m:mr>
                  <m:e>
                    <m:r>
                      <m:t>5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bookmarkEnd w:id="12"/>
    <w:bookmarkStart w:id="15" w:name="def-real-coordinate-space"/>
    <w:p>
      <w:pPr>
        <w:pStyle w:val="FirstParagraph"/>
      </w:pPr>
      <w:r>
        <w:rPr>
          <w:b/>
          <w:bCs/>
        </w:rPr>
        <w:t xml:space="preserve">Definition 2 (The set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 a positive</w:t>
      </w:r>
      <w:r>
        <w:t xml:space="preserve"> </w:t>
      </w:r>
      <w:hyperlink r:id="rId13">
        <w:r>
          <w:rPr>
            <w:rStyle w:val="Hyperlink"/>
          </w:rPr>
          <w:t xml:space="preserve">integer</w:t>
        </w:r>
      </w:hyperlink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set of all</w:t>
      </w:r>
      <w:r>
        <w:t xml:space="preserve"> </w:t>
      </w:r>
      <w:hyperlink w:anchor="def-column-vector">
        <w:r>
          <w:rPr>
            <w:rStyle w:val="Hyperlink"/>
          </w:rPr>
          <w:t xml:space="preserve">column vectors</w:t>
        </w:r>
      </w:hyperlink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whose entries are</w:t>
      </w:r>
      <w:r>
        <w:t xml:space="preserve"> </w:t>
      </w:r>
      <w:hyperlink r:id="rId14">
        <w:r>
          <w:rPr>
            <w:rStyle w:val="Hyperlink"/>
          </w:rPr>
          <w:t xml:space="preserve">real numbers</w:t>
        </w:r>
      </w:hyperlink>
      <w:r>
        <w:t xml:space="preserve">.</w:t>
      </w:r>
    </w:p>
    <w:bookmarkEnd w:id="15"/>
    <w:bookmarkStart w:id="16" w:name="rem-real-coordinate-space-notation"/>
    <w:p>
      <w:pPr>
        <w:pStyle w:val="BodyText"/>
      </w:pPr>
      <w:r>
        <w:rPr>
          <w:i/>
          <w:iCs/>
        </w:rPr>
        <w:t xml:space="preserve">Remark 2</w:t>
      </w:r>
      <w:r>
        <w:t xml:space="preserve"> (Reading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). </w:t>
      </w:r>
      <w:r>
        <w:t xml:space="preserve">Writing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says, in one symbol,</w:t>
      </w:r>
      <w:r>
        <w:t xml:space="preserve"> </w:t>
      </w:r>
      <w:r>
        <w:t xml:space="preserve">that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 column vector 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real entries.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 because it has only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entries;</w:t>
      </w:r>
      <w:r>
        <w:t xml:space="preserve"> </w:t>
      </w:r>
      <w:r>
        <w:t xml:space="preserve">it is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r-list-as-vector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bookmarkEnd w:id="16"/>
    <w:bookmarkStart w:id="17" w:name="def-scalar"/>
    <w:p>
      <w:pPr>
        <w:pStyle w:val="BodyText"/>
      </w:pPr>
      <w:r>
        <w:rPr>
          <w:b/>
          <w:bCs/>
        </w:rPr>
        <w:t xml:space="preserve">Definition 3 (Scalar)</w:t>
      </w:r>
      <w:r>
        <w:t xml:space="preserve"> </w:t>
      </w:r>
      <w:r>
        <w:t xml:space="preserve">In linear algebra, a</w:t>
      </w:r>
      <w:r>
        <w:t xml:space="preserve"> </w:t>
      </w:r>
      <w:r>
        <w:rPr>
          <w:b/>
          <w:bCs/>
        </w:rPr>
        <w:t xml:space="preserve">scalar</w:t>
      </w:r>
      <w:r>
        <w:t xml:space="preserve"> </w:t>
      </w:r>
      <w:r>
        <w:t xml:space="preserve">is a single</w:t>
      </w:r>
      <w:r>
        <w:t xml:space="preserve"> </w:t>
      </w:r>
      <w:hyperlink r:id="rId14">
        <w:r>
          <w:rPr>
            <w:rStyle w:val="Hyperlink"/>
          </w:rPr>
          <w:t xml:space="preserve">real number</w:t>
        </w:r>
      </w:hyperlink>
      <w:r>
        <w:t xml:space="preserve">,</w:t>
      </w:r>
      <w:r>
        <w:t xml:space="preserve"> </w:t>
      </w:r>
      <w:r>
        <w:t xml:space="preserve">as opposed to a vector or a matrix, which holds several numbers.</w:t>
      </w:r>
    </w:p>
    <w:bookmarkEnd w:id="17"/>
    <w:bookmarkStart w:id="18" w:name="exm-scalar"/>
    <w:p>
      <w:pPr>
        <w:pStyle w:val="BodyText"/>
      </w:pPr>
      <w:r>
        <w:rPr>
          <w:b/>
          <w:bCs/>
        </w:rPr>
        <w:t xml:space="preserve">Example 1 (Scalars and a vector)</w:t>
      </w:r>
      <w:r>
        <w:t xml:space="preserve"> </w:t>
      </w:r>
      <w:r>
        <w:t xml:space="preserve">The numbers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0.2</m:t>
        </m:r>
      </m:oMath>
      <w:r>
        <w:t xml:space="preserve"> </w:t>
      </w:r>
      <w:r>
        <w:t xml:space="preserve">are scalars.</w:t>
      </w:r>
      <w:r>
        <w:t xml:space="preserve"> </w:t>
      </w:r>
      <w:r>
        <w:t xml:space="preserve">The column vector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0.2</m:t>
        </m:r>
        <m:r>
          <m:rPr>
            <m:sty m:val="p"/>
          </m:rPr>
          <m:t>)</m:t>
        </m:r>
      </m:oMath>
      <w:r>
        <w:t xml:space="preserve"> </w:t>
      </w:r>
      <w:r>
        <w:t xml:space="preserve">is not a scalar:</w:t>
      </w:r>
      <w:r>
        <w:t xml:space="preserve"> </w:t>
      </w:r>
      <w:r>
        <w:t xml:space="preserve">it has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entries, so it is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def-real-coordinate-space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and each of its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entries is a scalar.</w:t>
      </w:r>
    </w:p>
    <w:bookmarkEnd w:id="18"/>
    <w:bookmarkStart w:id="20" w:name="def-real-vector-valued"/>
    <w:p>
      <w:pPr>
        <w:pStyle w:val="BodyText"/>
      </w:pPr>
      <w:r>
        <w:rPr>
          <w:b/>
          <w:bCs/>
        </w:rPr>
        <w:t xml:space="preserve">Definition 4 (Real-valued (scalar-valued) function)</w:t>
      </w:r>
      <w:r>
        <w:t xml:space="preserve"> </w:t>
      </w:r>
      <w:r>
        <w:t xml:space="preserve">A</w:t>
      </w:r>
      <w:r>
        <w:t xml:space="preserve"> </w:t>
      </w:r>
      <w:hyperlink r:id="rId19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whose values are numbers,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real-valued</w:t>
      </w:r>
      <w:r>
        <w:t xml:space="preserve"> </w:t>
      </w:r>
      <w:r>
        <w:t xml:space="preserve">(also called</w:t>
      </w:r>
      <w:r>
        <w:t xml:space="preserve"> </w:t>
      </w:r>
      <w:r>
        <w:rPr>
          <w:b/>
          <w:bCs/>
        </w:rPr>
        <w:t xml:space="preserve">scalar-valued</w:t>
      </w:r>
      <w:r>
        <w:t xml:space="preserve">, since its values are</w:t>
      </w:r>
      <w:r>
        <w:t xml:space="preserve"> </w:t>
      </w:r>
      <w:hyperlink w:anchor="def-scalar">
        <w:r>
          <w:rPr>
            <w:rStyle w:val="Hyperlink"/>
          </w:rPr>
          <w:t xml:space="preserve">scalars</w:t>
        </w:r>
      </w:hyperlink>
      <w:r>
        <w:t xml:space="preserve">).</w:t>
      </w:r>
    </w:p>
    <w:bookmarkEnd w:id="20"/>
    <w:bookmarkStart w:id="21" w:name="def-vector-valued"/>
    <w:p>
      <w:pPr>
        <w:pStyle w:val="BodyText"/>
      </w:pPr>
      <w:r>
        <w:rPr>
          <w:b/>
          <w:bCs/>
        </w:rPr>
        <w:t xml:space="preserve">Definition 5 (Vector-valued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whose values are vectors (</w:t>
      </w:r>
      <w:hyperlink w:anchor="def-real-coordinate-space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vector-valued</w:t>
      </w:r>
      <w:r>
        <w:t xml:space="preserve">.</w:t>
      </w:r>
    </w:p>
    <w:bookmarkEnd w:id="21"/>
    <w:bookmarkStart w:id="22" w:name="exm-real-vector-valued"/>
    <w:p>
      <w:pPr>
        <w:pStyle w:val="BodyText"/>
      </w:pPr>
      <w:r>
        <w:rPr>
          <w:b/>
          <w:bCs/>
        </w:rPr>
        <w:t xml:space="preserve">Example 2 (A real-valued and a vector-valued function)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real-valued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mr>
              <m:m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mr>
            </m:m>
          </m:e>
        </m:d>
      </m:oMath>
      <w:r>
        <w:t xml:space="preserve"> </w:t>
      </w:r>
      <w:r>
        <w:t xml:space="preserve">is vector-valued: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r>
            <m:t>3</m:t>
          </m:r>
          <m:r>
            <m:rPr>
              <m:sty m:val="p"/>
            </m:rPr>
            <m:t>+</m:t>
          </m:r>
          <m:r>
            <m:t>4</m:t>
          </m:r>
          <m:r>
            <m:rPr>
              <m:sty m:val="p"/>
            </m:rPr>
            <m:t>=</m:t>
          </m:r>
          <m:r>
            <m:t>7</m:t>
          </m:r>
          <m:r>
            <m:rPr>
              <m:sty m:val="p"/>
            </m:rPr>
            <m:t>,</m:t>
          </m:r>
          <m:r>
            <m:t>  </m:t>
          </m:r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4</m:t>
                    </m:r>
                  </m:e>
                </m:mr>
                <m:mr>
                  <m:e>
                    <m:r>
                      <m:t>3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4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7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</m:m>
            </m:e>
          </m:d>
        </m:oMath>
      </m:oMathPara>
    </w:p>
    <w:bookmarkEnd w:id="22"/>
    <w:bookmarkStart w:id="24" w:name="def-transpose"/>
    <w:p>
      <w:pPr>
        <w:pStyle w:val="FirstParagraph"/>
      </w:pPr>
      <w:r>
        <w:rPr>
          <w:b/>
          <w:bCs/>
        </w:rPr>
        <w:t xml:space="preserve">Definition 6 (Transpose)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transpose</w:t>
      </w:r>
      <w:r>
        <w:t xml:space="preserve"> </w:t>
      </w:r>
      <w:r>
        <w:t xml:space="preserve">of a column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row vector</w:t>
      </w:r>
      <w:r>
        <w:t xml:space="preserve"> </w:t>
      </w:r>
      <w:r>
        <w:t xml:space="preserve">with the same</w:t>
      </w:r>
      <w:r>
        <w:t xml:space="preserve"> </w:t>
      </w:r>
      <w:hyperlink r:id="rId23">
        <w:r>
          <w:rPr>
            <w:rStyle w:val="Hyperlink"/>
          </w:rPr>
          <w:t xml:space="preserve">sequence</w:t>
        </w:r>
      </w:hyperlink>
      <w:r>
        <w:t xml:space="preserve"> </w:t>
      </w:r>
      <w:r>
        <w:t xml:space="preserve">of entries, written horizontally: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≡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≡</m:t>
          </m:r>
          <m:r>
            <m:rPr>
              <m:sty m:val="p"/>
            </m:rPr>
            <m:t>[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t> </m:t>
          </m:r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,</m:t>
          </m:r>
          <m:r>
            <m:t> 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 </m:t>
          </m:r>
          <m:sSub>
            <m:e>
              <m:r>
                <m:t>x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]</m:t>
          </m:r>
        </m:oMath>
      </m:oMathPara>
    </w:p>
    <w:bookmarkEnd w:id="24"/>
    <w:bookmarkStart w:id="25" w:name="exm-transpose-column-vector"/>
    <w:p>
      <w:pPr>
        <w:pStyle w:val="FirstParagraph"/>
      </w:pPr>
      <w:r>
        <w:rPr>
          <w:b/>
          <w:bCs/>
        </w:rPr>
        <w:t xml:space="preserve">Example 3 (Transposing a column vector)</w:t>
      </w:r>
      <w:r>
        <w:t xml:space="preserve"> </w:t>
      </w:r>
      <w:r>
        <w:t xml:space="preserve">The transpose of the column vector with entries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is the row vector with the same entries: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</m:m>
                </m:e>
              </m:d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[</m:t>
          </m:r>
          <m:r>
            <m:t>2</m:t>
          </m:r>
          <m:r>
            <m:rPr>
              <m:sty m:val="p"/>
            </m:rPr>
            <m:t>,</m:t>
          </m:r>
          <m:r>
            <m:t> 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,</m:t>
          </m:r>
          <m:r>
            <m:t> </m:t>
          </m:r>
          <m:r>
            <m:t>5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25"/>
    <w:bookmarkStart w:id="26" w:name="def-vector-addition"/>
    <w:p>
      <w:pPr>
        <w:pStyle w:val="FirstParagraph"/>
      </w:pPr>
      <w:r>
        <w:rPr>
          <w:b/>
          <w:bCs/>
        </w:rPr>
        <w:t xml:space="preserve">Definition 7 (Vector addition)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</w:t>
      </w:r>
      <w:r>
        <w:t xml:space="preserve"> </w:t>
      </w:r>
      <w:r>
        <w:t xml:space="preserve">of two column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of the same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the column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obtained by adding entry by entry: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+</m:t>
          </m:r>
          <m:acc>
            <m:accPr>
              <m:chr m:val="̃"/>
            </m:accPr>
            <m:e>
              <m:r>
                <m:t>y</m:t>
              </m:r>
            </m:e>
          </m:acc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</m:t>
          </m:r>
          <m:r>
            <m:t>i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p</m:t>
          </m:r>
        </m:oMath>
      </m:oMathPara>
    </w:p>
    <w:bookmarkEnd w:id="26"/>
    <w:bookmarkStart w:id="27" w:name="exm-vector-addition"/>
    <w:p>
      <w:pPr>
        <w:pStyle w:val="FirstParagraph"/>
      </w:pPr>
      <w:r>
        <w:rPr>
          <w:b/>
          <w:bCs/>
        </w:rPr>
        <w:t xml:space="preserve">Example 4 (Adding two vectors)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  <m:mr>
                      <m:e>
                        <m:r>
                          <m:t>6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</m:e>
                    </m:m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5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6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5</m:t>
                        </m:r>
                      </m:e>
                    </m:mr>
                    <m:mr>
                      <m:e>
                        <m:r>
                          <m:t>7</m:t>
                        </m:r>
                      </m:e>
                    </m:mr>
                    <m:mr>
                      <m:e>
                        <m:r>
                          <m:t>9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27"/>
    <w:bookmarkStart w:id="29" w:name="def-dot-product"/>
    <w:p>
      <w:pPr>
        <w:pStyle w:val="FirstParagraph"/>
      </w:pPr>
      <w:r>
        <w:rPr>
          <w:b/>
          <w:bCs/>
        </w:rPr>
        <w:t xml:space="preserve">Definition 8 (Dot product)</w:t>
      </w:r>
      <w:r>
        <w:t xml:space="preserve"> </w:t>
      </w:r>
      <w:r>
        <w:t xml:space="preserve">For any two real-valued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the same length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dot product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is:</w:t>
      </w:r>
    </w:p>
    <w:p>
      <w:pPr>
        <w:pStyle w:val="BodyText"/>
      </w:pPr>
      <w:bookmarkStart w:id="28" w:name="eq-inner-product"/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=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acc>
            <m:accPr>
              <m:chr m:val="̃"/>
            </m:accPr>
            <m:e>
              <m:r>
                <m:t>y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8"/>
    </w:p>
    <w:bookmarkEnd w:id="29"/>
    <w:p>
      <w:pPr>
        <w:pStyle w:val="FirstParagraph"/>
      </w:pPr>
      <w:r>
        <w:t xml:space="preserve">See also the definitions in:</w:t>
      </w:r>
    </w:p>
    <w:p>
      <w:pPr>
        <w:numPr>
          <w:ilvl w:val="0"/>
          <w:numId w:val="1003"/>
        </w:numPr>
      </w:pPr>
      <w:r>
        <w:t xml:space="preserve">Dobson and Barnett (2018)</w:t>
      </w:r>
      <w:r>
        <w:t xml:space="preserve">, Section 1.3 (equation 1.1, page 7)</w:t>
      </w:r>
    </w:p>
    <w:p>
      <w:pPr>
        <w:numPr>
          <w:ilvl w:val="0"/>
          <w:numId w:val="1003"/>
        </w:numPr>
      </w:pPr>
      <w:r>
        <w:t xml:space="preserve">Kaplan (2022)</w:t>
      </w:r>
      <w:r>
        <w:t xml:space="preserve">, chapter on vectors</w:t>
      </w:r>
      <w:r>
        <w:t xml:space="preserve"> </w:t>
      </w:r>
    </w:p>
    <w:p>
      <w:pPr>
        <w:numPr>
          <w:ilvl w:val="0"/>
          <w:numId w:val="1003"/>
        </w:numPr>
      </w:pPr>
      <w:hyperlink r:id="rId30">
        <w:r>
          <w:rPr>
            <w:rStyle w:val="Hyperlink"/>
          </w:rPr>
          <w:t xml:space="preserve">wikipedia</w:t>
        </w:r>
      </w:hyperlink>
    </w:p>
    <w:p>
      <w:pPr>
        <w:pStyle w:val="FirstParagraph"/>
      </w:pPr>
      <w:r>
        <w:t xml:space="preserve">The dot product has a different generalization for two matrices;</w:t>
      </w:r>
      <w:r>
        <w:t xml:space="preserve"> </w:t>
      </w:r>
      <w:r>
        <w:t xml:space="preserve">see</w:t>
      </w:r>
      <w:r>
        <w:t xml:space="preserve"> </w:t>
      </w:r>
      <w:hyperlink r:id="rId31">
        <w:r>
          <w:rPr>
            <w:rStyle w:val="Hyperlink"/>
          </w:rPr>
          <w:t xml:space="preserve">wikipedia</w:t>
        </w:r>
      </w:hyperlink>
      <w:r>
        <w:t xml:space="preserve"> </w:t>
      </w:r>
      <w:r>
        <w:t xml:space="preserve">for more.</w:t>
      </w:r>
    </w:p>
    <w:bookmarkStart w:id="32" w:name="exm-dot-product"/>
    <w:p>
      <w:pPr>
        <w:pStyle w:val="BodyText"/>
      </w:pPr>
      <w:r>
        <w:rPr>
          <w:b/>
          <w:bCs/>
        </w:rPr>
        <w:t xml:space="preserve">Example 5 (A dot product)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10</m:t>
              </m:r>
              <m:r>
                <m:rPr>
                  <m:sty m:val="p"/>
                </m:rPr>
                <m:t>+</m:t>
              </m:r>
              <m:r>
                <m:t>18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32"/>
    <w:bookmarkStart w:id="33" w:name="def-linear-combination"/>
    <w:p>
      <w:pPr>
        <w:pStyle w:val="FirstParagraph"/>
      </w:pPr>
      <w:r>
        <w:rPr>
          <w:b/>
          <w:bCs/>
        </w:rPr>
        <w:t xml:space="preserve">Definition 9 (Linear combination)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linear combination</w:t>
      </w:r>
      <w:r>
        <w:t xml:space="preserve"> </w:t>
      </w:r>
      <w:r>
        <w:t xml:space="preserve">of the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with coefficients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(</w:t>
      </w:r>
      <w:hyperlink w:anchor="def-lincom-coefficient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is the weighted sum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c</m:t>
              </m:r>
            </m:e>
            <m:sub>
              <m:r>
                <m:t>1</m:t>
              </m:r>
            </m:sub>
          </m:sSub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c</m:t>
              </m:r>
            </m:e>
            <m:sub>
              <m:r>
                <m:t>k</m:t>
              </m:r>
            </m:sub>
          </m:sSub>
          <m:sSub>
            <m:e>
              <m:r>
                <m:t>a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</m:e>
          </m:nary>
          <m:sSub>
            <m:e>
              <m:r>
                <m:t>a</m:t>
              </m:r>
            </m:e>
            <m:sub>
              <m:r>
                <m:t>i</m:t>
              </m:r>
            </m:sub>
          </m:sSub>
        </m:oMath>
      </m:oMathPara>
    </w:p>
    <w:p>
      <w:pPr>
        <w:pStyle w:val="FirstParagraph"/>
      </w:pPr>
      <w:r>
        <w:t xml:space="preserve">A linear combination of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of the same length</w:t>
      </w:r>
      <w:r>
        <w:t xml:space="preserve"> </w:t>
      </w:r>
      <w:r>
        <w:t xml:space="preserve">is defined entry by entry:</w:t>
      </w:r>
      <w:r>
        <w:t xml:space="preserve"> </w:t>
      </w:r>
      <w:r>
        <w:t xml:space="preserve">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c</m:t>
                </m:r>
              </m:e>
              <m:sub>
                <m:r>
                  <m:t>i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is the linear combination</w:t>
      </w:r>
      <w:r>
        <w:t xml:space="preserve"> </w:t>
      </w:r>
      <w:r>
        <w:t xml:space="preserve">of the</w:t>
      </w:r>
      <w:r>
        <w:t xml:space="preserve"> </w:t>
      </w:r>
      <m:oMath>
        <m:r>
          <m:t>j</m:t>
        </m:r>
      </m:oMath>
      <w:r>
        <w:t xml:space="preserve">th entries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with the same coefficients.</w:t>
      </w:r>
    </w:p>
    <w:bookmarkEnd w:id="33"/>
    <w:bookmarkStart w:id="34" w:name="def-lincom-coefficient"/>
    <w:p>
      <w:pPr>
        <w:pStyle w:val="BodyText"/>
      </w:pPr>
      <w:r>
        <w:rPr>
          <w:b/>
          <w:bCs/>
        </w:rPr>
        <w:t xml:space="preserve">Definition 10 (Coefficients of a linear combination)</w:t>
      </w:r>
      <w:r>
        <w:t xml:space="preserve"> </w:t>
      </w:r>
      <w:r>
        <w:t xml:space="preserve">The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in a linear combination (</w:t>
      </w:r>
      <w:hyperlink w:anchor="def-linear-combination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c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its</w:t>
      </w:r>
      <w:r>
        <w:t xml:space="preserve"> </w:t>
      </w:r>
      <w:r>
        <w:rPr>
          <w:b/>
          <w:bCs/>
        </w:rPr>
        <w:t xml:space="preserve">coefficients</w:t>
      </w:r>
      <w:r>
        <w:t xml:space="preserve">.</w:t>
      </w:r>
    </w:p>
    <w:bookmarkEnd w:id="34"/>
    <w:bookmarkStart w:id="35" w:name="exm-lincom-coefficient"/>
    <w:p>
      <w:pPr>
        <w:pStyle w:val="BodyText"/>
      </w:pPr>
      <w:r>
        <w:rPr>
          <w:b/>
          <w:bCs/>
        </w:rPr>
        <w:t xml:space="preserve">Example 6 (Coefficients of a linear combination of numbers)</w:t>
      </w:r>
      <w:r>
        <w:t xml:space="preserve"> </w:t>
      </w:r>
      <w:r>
        <w:t xml:space="preserve">The linear combination of the numbers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with coefficients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4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⋅</m:t>
        </m:r>
        <m:r>
          <m:t>5</m:t>
        </m:r>
        <m:r>
          <m:rPr>
            <m:sty m:val="p"/>
          </m:rPr>
          <m:t>=</m:t>
        </m:r>
        <m:r>
          <m:t>8</m:t>
        </m:r>
        <m:r>
          <m:rPr>
            <m:sty m:val="p"/>
          </m:rPr>
          <m:t>+</m:t>
        </m:r>
        <m:r>
          <m:t>15</m:t>
        </m:r>
        <m:r>
          <m:rPr>
            <m:sty m:val="p"/>
          </m:rPr>
          <m:t>=</m:t>
        </m:r>
        <m:r>
          <m:t>23</m:t>
        </m:r>
      </m:oMath>
      <w:r>
        <w:t xml:space="preserve">.</w:t>
      </w:r>
    </w:p>
    <w:bookmarkEnd w:id="35"/>
    <w:bookmarkStart w:id="36" w:name="exm-linear-combination-vectors"/>
    <w:p>
      <w:pPr>
        <w:pStyle w:val="BodyText"/>
      </w:pPr>
      <w:r>
        <w:rPr>
          <w:b/>
          <w:bCs/>
        </w:rPr>
        <w:t xml:space="preserve">Example 7 (A linear combination of two vectors)</w:t>
      </w:r>
      <w:r>
        <w:t xml:space="preserve"> </w:t>
      </w:r>
      <w:r>
        <w:t xml:space="preserve">The linear combination of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 coefficients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⋅</m:t>
            </m:r>
            <m:r>
              <m:t>1</m:t>
            </m:r>
            <m:r>
              <m:rPr>
                <m:sty m:val="p"/>
              </m:rPr>
              <m:t>+</m:t>
            </m:r>
            <m:r>
              <m:t>3</m:t>
            </m:r>
            <m:r>
              <m:rPr>
                <m:sty m:val="p"/>
              </m:rPr>
              <m:t>⋅</m:t>
            </m:r>
            <m:r>
              <m:t>0</m:t>
            </m:r>
            <m:r>
              <m:rPr>
                <m:sty m:val="p"/>
              </m:rPr>
              <m:t>,</m:t>
            </m:r>
            <m:r>
              <m:t> </m:t>
            </m:r>
            <m:r>
              <m:t>2</m:t>
            </m:r>
            <m:r>
              <m:rPr>
                <m:sty m:val="p"/>
              </m:rPr>
              <m:t>⋅</m:t>
            </m:r>
            <m:r>
              <m:t>0</m:t>
            </m:r>
            <m:r>
              <m:rPr>
                <m:sty m:val="p"/>
              </m:rPr>
              <m:t>+</m:t>
            </m:r>
            <m:r>
              <m:t>3</m:t>
            </m:r>
            <m:r>
              <m:rPr>
                <m:sty m:val="p"/>
              </m:rPr>
              <m:t>⋅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36"/>
    <w:bookmarkStart w:id="38" w:name="rem-dot-product-lincom"/>
    <w:p>
      <w:pPr>
        <w:pStyle w:val="BodyText"/>
      </w:pPr>
      <w:r>
        <w:rPr>
          <w:i/>
          <w:iCs/>
        </w:rPr>
        <w:t xml:space="preserve">Remark 3</w:t>
      </w:r>
      <w:r>
        <w:t xml:space="preserve"> (The dot product is a linear combination). </w:t>
      </w:r>
      <w:r>
        <w:t xml:space="preserve">The dot product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a linear combination (</w:t>
      </w:r>
      <w:hyperlink w:anchor="def-linear-combination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of the entries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 with coefficients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m-dot-product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1</m:t>
        </m:r>
        <m:r>
          <m:rPr>
            <m:sty m:val="p"/>
          </m:rPr>
          <m:t>⋅</m:t>
        </m:r>
        <m:r>
          <m:t>4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⋅</m:t>
        </m:r>
        <m:r>
          <m:t>5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⋅</m:t>
        </m:r>
        <m:r>
          <m:t>6</m:t>
        </m:r>
      </m:oMath>
      <w:r>
        <w:t xml:space="preserve"> </w:t>
      </w:r>
      <w:r>
        <w:t xml:space="preserve">is the linear combination of</w:t>
      </w:r>
      <w:r>
        <w:t xml:space="preserve"> </w:t>
      </w:r>
      <m:oMath>
        <m:r>
          <m:t>4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, and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with coefficients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2</m:t>
        </m:r>
      </m:oMath>
      <w:r>
        <w:t xml:space="preserve">, and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BodyText"/>
      </w:pPr>
      <w:r>
        <w:t xml:space="preserve">The dot product is also the standard</w:t>
      </w:r>
      <w:r>
        <w:t xml:space="preserve"> </w:t>
      </w:r>
      <w:r>
        <w:rPr>
          <w:i/>
          <w:iCs/>
        </w:rPr>
        <w:t xml:space="preserve">inner product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;</w:t>
      </w:r>
      <w:r>
        <w:t xml:space="preserve"> </w:t>
      </w:r>
      <w:r>
        <w:t xml:space="preserve">“inner product”</w:t>
      </w:r>
      <w:r>
        <w:t xml:space="preserve"> </w:t>
      </w:r>
      <w:r>
        <w:t xml:space="preserve">is the general notion (</w:t>
      </w:r>
      <w:hyperlink r:id="rId37">
        <w:r>
          <w:rPr>
            <w:rStyle w:val="Hyperlink"/>
          </w:rPr>
          <w:t xml:space="preserve">Definition 1 in Inner Products and Orthogonality</w:t>
        </w:r>
      </w:hyperlink>
      <w:r>
        <w:t xml:space="preserve">, later in these notes),</w:t>
      </w:r>
      <w:r>
        <w:t xml:space="preserve"> </w:t>
      </w:r>
      <w:r>
        <w:t xml:space="preserve">of which the dot product is one example.</w:t>
      </w:r>
    </w:p>
    <w:bookmarkEnd w:id="38"/>
    <w:bookmarkStart w:id="39" w:name="thm-lincom-symmetric"/>
    <w:p>
      <w:pPr>
        <w:pStyle w:val="BodyText"/>
      </w:pPr>
      <w:r>
        <w:rPr>
          <w:b/>
          <w:bCs/>
        </w:rPr>
        <w:t xml:space="preserve">Theorem 1 (Dot product is symmetric)</w:t>
      </w:r>
      <w:r>
        <w:t xml:space="preserve"> </w:t>
      </w:r>
      <w:r>
        <w:t xml:space="preserve">The dot product is symmetric: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</m:oMath>
      </m:oMathPara>
    </w:p>
    <w:bookmarkEnd w:id="3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(products of numbers are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</m:eqArr>
        </m:oMath>
      </m:oMathPara>
    </w:p>
    <w:bookmarkStart w:id="55" w:name="special-vectors"/>
    <w:p>
      <w:pPr>
        <w:pStyle w:val="Heading3"/>
      </w:pPr>
      <w:r>
        <w:t xml:space="preserve">1.1 Special vectors</w:t>
      </w:r>
    </w:p>
    <w:bookmarkStart w:id="40" w:name="def-zero-vector"/>
    <w:p>
      <w:pPr>
        <w:pStyle w:val="FirstParagraph"/>
      </w:pPr>
      <w:r>
        <w:rPr>
          <w:b/>
          <w:bCs/>
        </w:rPr>
        <w:t xml:space="preserve">Definition 11 (Zero vector)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zero vector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has all entries equal to zero: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0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</m:mr>
              </m:m>
            </m:e>
          </m:d>
        </m:oMath>
      </m:oMathPara>
    </w:p>
    <w:bookmarkEnd w:id="40"/>
    <w:bookmarkStart w:id="42" w:name="rem-zero-vector-identity"/>
    <w:p>
      <w:pPr>
        <w:pStyle w:val="FirstParagraph"/>
      </w:pPr>
      <w:r>
        <w:rPr>
          <w:i/>
          <w:iCs/>
        </w:rPr>
        <w:t xml:space="preserve">Remark 4</w:t>
      </w:r>
      <w:r>
        <w:t xml:space="preserve"> (The zero vector is the additive identity). </w:t>
      </w:r>
      <w:r>
        <w:t xml:space="preserve">Adding the zero vector to a vector leaves it unchanged</w:t>
      </w:r>
      <w:r>
        <w:t xml:space="preserve"> </w:t>
      </w:r>
      <w:r>
        <w:t xml:space="preserve">(</w:t>
      </w:r>
      <w:hyperlink w:anchor="def-vector-addition">
        <w:r>
          <w:rPr>
            <w:rStyle w:val="Hyperlink"/>
          </w:rPr>
          <w:t xml:space="preserve">Definition 7</w:t>
        </w:r>
      </w:hyperlink>
      <w:r>
        <w:t xml:space="preserve">):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for any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of the same length,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w:hyperlink r:id="rId41">
        <w:r>
          <w:rPr>
            <w:rStyle w:val="Hyperlink"/>
          </w:rPr>
          <w:t xml:space="preserve">identity element</w:t>
        </w:r>
      </w:hyperlink>
      <w:r>
        <w:t xml:space="preserve"> </w:t>
      </w:r>
      <w:r>
        <w:t xml:space="preserve">for vector addition.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42"/>
    <w:bookmarkStart w:id="44" w:name="def-mean"/>
    <w:p>
      <w:pPr>
        <w:pStyle w:val="FirstParagraph"/>
      </w:pPr>
      <w:r>
        <w:rPr>
          <w:b/>
          <w:bCs/>
        </w:rPr>
        <w:t xml:space="preserve">Definition 12 (Mean (average, sample mean))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average</w:t>
      </w:r>
      <w:r>
        <w:t xml:space="preserve">)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numbers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t xml:space="preserve">their</w:t>
      </w:r>
      <w:r>
        <w:t xml:space="preserve"> </w:t>
      </w:r>
      <w:hyperlink r:id="rId43">
        <w:r>
          <w:rPr>
            <w:rStyle w:val="Hyperlink"/>
          </w:rPr>
          <w:t xml:space="preserve">sum</w:t>
        </w:r>
      </w:hyperlink>
      <w:r>
        <w:t xml:space="preserve"> </w:t>
      </w:r>
      <w:r>
        <w:t xml:space="preserve">divided by how many there are: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y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44"/>
    <w:bookmarkStart w:id="45" w:name="exm-mean"/>
    <w:p>
      <w:pPr>
        <w:pStyle w:val="FirstParagraph"/>
      </w:pPr>
      <w:r>
        <w:rPr>
          <w:b/>
          <w:bCs/>
        </w:rPr>
        <w:t xml:space="preserve">Example 8 (The mean of three numbers)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mean,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⋅</m:t>
              </m:r>
              <m:r>
                <m:t>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bookmarkEnd w:id="45"/>
    <w:bookmarkStart w:id="47" w:name="rem-mean-sample-mean"/>
    <w:p>
      <w:pPr>
        <w:pStyle w:val="FirstParagraph"/>
      </w:pPr>
      <w:r>
        <w:rPr>
          <w:i/>
          <w:iCs/>
        </w:rPr>
        <w:t xml:space="preserve">Remark 5</w:t>
      </w:r>
      <w:r>
        <w:t xml:space="preserve"> (The sample mean estimates the population mean). </w:t>
      </w:r>
      <w:r>
        <w:t xml:space="preserve">When the numbers are observed data values,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is also called the sample mean,</w:t>
      </w:r>
      <w:r>
        <w:t xml:space="preserve"> </w:t>
      </w:r>
      <w:r>
        <w:t xml:space="preserve">an estimator of the</w:t>
      </w:r>
      <w:r>
        <w:t xml:space="preserve"> </w:t>
      </w:r>
      <w:hyperlink r:id="rId46">
        <w:r>
          <w:rPr>
            <w:rStyle w:val="Hyperlink"/>
          </w:rPr>
          <w:t xml:space="preserve">population mean</w:t>
        </w:r>
      </w:hyperlink>
      <w:r>
        <w:t xml:space="preserve">.</w:t>
      </w:r>
    </w:p>
    <w:bookmarkEnd w:id="47"/>
    <w:bookmarkStart w:id="48" w:name="def-ones-vector"/>
    <w:p>
      <w:pPr>
        <w:pStyle w:val="BodyText"/>
      </w:pPr>
      <w:r>
        <w:rPr>
          <w:b/>
          <w:bCs/>
        </w:rPr>
        <w:t xml:space="preserve">Definition 13 (Ones vector)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ones vector</w:t>
      </w:r>
      <w:r>
        <w:t xml:space="preserve"> </w:t>
      </w:r>
      <m:oMath>
        <m:acc>
          <m:accPr>
            <m:chr m:val="̃"/>
          </m:accPr>
          <m:e>
            <m:r>
              <m:t>1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has all entries equal to one: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1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</m:m>
            </m:e>
          </m:d>
        </m:oMath>
      </m:oMathPara>
    </w:p>
    <w:bookmarkEnd w:id="48"/>
    <w:bookmarkStart w:id="49" w:name="rem-ones-vector-sum"/>
    <w:p>
      <w:pPr>
        <w:pStyle w:val="FirstParagraph"/>
      </w:pPr>
      <w:r>
        <w:rPr>
          <w:i/>
          <w:iCs/>
        </w:rPr>
        <w:t xml:space="preserve">Remark 6</w:t>
      </w:r>
      <w:r>
        <w:t xml:space="preserve"> (The ones vector sums the entries). </w:t>
      </w:r>
      <w:r>
        <w:t xml:space="preserve">The dot product (</w:t>
      </w:r>
      <w:hyperlink w:anchor="def-dot-product">
        <w:r>
          <w:rPr>
            <w:rStyle w:val="Hyperlink"/>
          </w:rPr>
          <w:t xml:space="preserve">Definition 8</w:t>
        </w:r>
      </w:hyperlink>
      <w:r>
        <w:t xml:space="preserve">) of</w:t>
      </w:r>
      <w:r>
        <w:t xml:space="preserve"> </w:t>
      </w:r>
      <m:oMath>
        <m:acc>
          <m:accPr>
            <m:chr m:val="̃"/>
          </m:accPr>
          <m:e>
            <m:r>
              <m:t>1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sum of the entries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1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1</m:t>
                  </m:r>
                </m:e>
              </m:nary>
              <m:r>
                <m:rPr>
                  <m:sty m:val="p"/>
                </m:rPr>
                <m:t>⋅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example, 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1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dividing by the length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gives the</w:t>
      </w:r>
      <w:r>
        <w:t xml:space="preserve"> </w:t>
      </w:r>
      <w:hyperlink w:anchor="def-mean">
        <w:r>
          <w:rPr>
            <w:rStyle w:val="Hyperlink"/>
          </w:rPr>
          <w:t xml:space="preserve">mean</w:t>
        </w:r>
      </w:hyperlink>
      <w:r>
        <w:t xml:space="preserve"> </w:t>
      </w:r>
      <w:r>
        <w:t xml:space="preserve">of the entries,</w:t>
      </w:r>
      <w:r>
        <w:t xml:space="preserve"> </w:t>
      </w:r>
      <m:oMath>
        <m:r>
          <m:t>6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49"/>
    <w:bookmarkStart w:id="50" w:name="def-indicator-vector"/>
    <w:p>
      <w:pPr>
        <w:pStyle w:val="BodyText"/>
      </w:pPr>
      <w:r>
        <w:rPr>
          <w:b/>
          <w:bCs/>
        </w:rPr>
        <w:t xml:space="preserve">Definition 14 (Indicator vector (standard basis vector))</w:t>
      </w:r>
      <w:r>
        <w:t xml:space="preserve"> </w:t>
      </w:r>
      <w:r>
        <w:t xml:space="preserve">The</w:t>
      </w:r>
      <w:r>
        <w:t xml:space="preserve"> </w:t>
      </w:r>
      <m:oMath>
        <m:r>
          <m:t>j</m:t>
        </m:r>
      </m:oMath>
      <w:r>
        <w:t xml:space="preserve">-th</w:t>
      </w:r>
      <w:r>
        <w:t xml:space="preserve"> </w:t>
      </w:r>
      <w:r>
        <w:rPr>
          <w:b/>
          <w:bCs/>
        </w:rPr>
        <w:t xml:space="preserve">indicator vector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standard basis vector</w:t>
      </w:r>
      <w:r>
        <w:t xml:space="preserve">)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has a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in position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s elsewhere: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b>
            <m:e>
              <m:acc>
                <m:accPr>
                  <m:chr m:val="̃"/>
                </m:accPr>
                <m:e>
                  <m:r>
                    <m:t>e</m:t>
                  </m:r>
                </m:e>
              </m:acc>
            </m:e>
            <m:sub>
              <m:r>
                <m:t>j</m:t>
              </m:r>
            </m:sub>
          </m:sSub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i</m:t>
                    </m:r>
                    <m:r>
                      <m:rPr>
                        <m:sty m:val="p"/>
                      </m:rPr>
                      <m:t>=</m:t>
                    </m:r>
                    <m:r>
                      <m:t>j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i</m:t>
                    </m:r>
                    <m:r>
                      <m:rPr>
                        <m:sty m:val="p"/>
                      </m:rPr>
                      <m:t>≠</m:t>
                    </m:r>
                    <m:r>
                      <m:t>j</m:t>
                    </m:r>
                  </m:e>
                </m:mr>
              </m:m>
            </m:e>
          </m:d>
          <m:r>
            <m:t>  </m:t>
          </m:r>
          <m:sSub>
            <m:e>
              <m:acc>
                <m:accPr>
                  <m:chr m:val="̃"/>
                </m:accPr>
                <m:e>
                  <m:r>
                    <m:t>e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←</m:t>
          </m:r>
          <m:r>
            <m:rPr>
              <m:nor/>
              <m:sty m:val="p"/>
            </m:rPr>
            <m:t>position </m:t>
          </m:r>
          <m:r>
            <m:t>j</m:t>
          </m:r>
        </m:oMath>
      </m:oMathPara>
    </w:p>
    <w:bookmarkEnd w:id="50"/>
    <w:bookmarkStart w:id="51" w:name="rem-indicator-vector-weighted-sums"/>
    <w:p>
      <w:pPr>
        <w:pStyle w:val="FirstParagraph"/>
      </w:pPr>
      <w:r>
        <w:rPr>
          <w:i/>
          <w:iCs/>
        </w:rPr>
        <w:t xml:space="preserve">Remark 7</w:t>
      </w:r>
      <w:r>
        <w:t xml:space="preserve"> (Indicator vectors build every vector).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, the indicator vectors are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Every vector of length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a weighted sum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3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of them,</w:t>
      </w:r>
      <w:r>
        <w:t xml:space="preserve"> </w:t>
      </w:r>
      <w:r>
        <w:t xml:space="preserve">with weights equal to its entries;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1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5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3</m:t>
            </m:r>
          </m:sub>
        </m:sSub>
      </m:oMath>
      <w:r>
        <w:t xml:space="preserve">.</w:t>
      </w:r>
      <w:r>
        <w:t xml:space="preserve"> </w:t>
      </w:r>
      <w:r>
        <w:t xml:space="preserve">No other weights work:</w:t>
      </w:r>
      <w:r>
        <w:t xml:space="preserve"> </w:t>
      </w:r>
      <w:r>
        <w:t xml:space="preserve">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3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each weight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must equal 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 the vector.</w:t>
      </w:r>
    </w:p>
    <w:bookmarkEnd w:id="51"/>
    <w:bookmarkStart w:id="52" w:name="thm-indicator-selection"/>
    <w:p>
      <w:pPr>
        <w:pStyle w:val="BodyText"/>
      </w:pPr>
      <w:r>
        <w:rPr>
          <w:b/>
          <w:bCs/>
        </w:rPr>
        <w:t xml:space="preserve">Theorem 2 (Indicator vectors select entries)</w:t>
      </w:r>
      <w:r>
        <w:t xml:space="preserve"> </w:t>
      </w:r>
      <w:r>
        <w:t xml:space="preserve">For any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 any</w:t>
      </w:r>
      <w:r>
        <w:t xml:space="preserve"> </w:t>
      </w:r>
      <m:oMath>
        <m:r>
          <m:t>j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e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j</m:t>
              </m:r>
            </m:sub>
          </m:sSub>
        </m:oMath>
      </m:oMathPara>
    </w:p>
    <w:bookmarkEnd w:id="5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Writing the dot product componentwise: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d>
                    <m:dPr>
                      <m:begChr m:val="{"/>
                      <m:sepChr m:val=""/>
                      <m:endChr m:val="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left"/>
                                <m:count m:val="1"/>
                              </m:mcPr>
                            </m:mc>
                            <m:mc>
                              <m:mcPr>
                                <m:mcJc m:val="left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⋅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  <m:e>
                            <m:r>
                              <m:rPr>
                                <m:nor/>
                                <m:sty m:val="p"/>
                              </m:rPr>
                              <m:t>if </m:t>
                            </m:r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j</m:t>
                            </m:r>
                          </m:e>
                        </m:mr>
                        <m:mr>
                          <m:e>
                            <m:r>
                              <m:t>0</m:t>
                            </m:r>
                            <m:r>
                              <m:rPr>
                                <m:sty m:val="p"/>
                              </m:rPr>
                              <m:t>⋅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  <m:e>
                            <m:r>
                              <m:rPr>
                                <m:nor/>
                                <m:sty m:val="p"/>
                              </m:rPr>
                              <m:t>if </m:t>
                            </m:r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≠</m:t>
                            </m:r>
                            <m:r>
                              <m:t>j</m:t>
                            </m:r>
                          </m:e>
                        </m:mr>
                      </m:m>
                    </m:e>
                  </m:d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(only the 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 term is nonzero)</m:t>
              </m:r>
            </m:e>
          </m:eqArr>
        </m:oMath>
      </m:oMathPara>
    </w:p>
    <w:bookmarkStart w:id="53" w:name="thm-standard-basis-expansion"/>
    <w:p>
      <w:pPr>
        <w:pStyle w:val="FirstParagraph"/>
      </w:pPr>
      <w:r>
        <w:rPr>
          <w:b/>
          <w:bCs/>
        </w:rPr>
        <w:t xml:space="preserve">Theorem 3 (A vector is a linear combination of indicator vectors)</w:t>
      </w:r>
      <w:r>
        <w:t xml:space="preserve"> </w:t>
      </w:r>
      <w:r>
        <w:t xml:space="preserve">Every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linear combination</w:t>
      </w:r>
      <w:r>
        <w:t xml:space="preserve"> </w:t>
      </w:r>
      <w:r>
        <w:t xml:space="preserve">(</w:t>
      </w:r>
      <w:hyperlink w:anchor="def-linear-combination">
        <w:r>
          <w:rPr>
            <w:rStyle w:val="Hyperlink"/>
          </w:rPr>
          <w:t xml:space="preserve">Definition 9</w:t>
        </w:r>
      </w:hyperlink>
      <w:r>
        <w:t xml:space="preserve">) of the indicator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w:anchor="def-indicator-vector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with coefficients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</m:e>
          </m:nary>
          <m:sSub>
            <m:e>
              <m:acc>
                <m:accPr>
                  <m:chr m:val="̃"/>
                </m:accPr>
                <m:e>
                  <m:r>
                    <m:t>e</m:t>
                  </m:r>
                </m:e>
              </m:acc>
            </m:e>
            <m:sub>
              <m:r>
                <m:t>j</m:t>
              </m:r>
            </m:sub>
          </m:sSub>
        </m:oMath>
      </m:oMathPara>
    </w:p>
    <w:bookmarkEnd w:id="5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Compare the two sides entry by entry. For each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9</m:t>
              </m:r>
              <m:r>
                <m:rPr>
                  <m:nor/>
                  <m:sty m:val="p"/>
                </m:rPr>
                <m:t>, entry by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d>
                    <m:dPr>
                      <m:begChr m:val="{"/>
                      <m:sepChr m:val=""/>
                      <m:endChr m:val="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left"/>
                                <m:count m:val="1"/>
                              </m:mcPr>
                            </m:mc>
                            <m:mc>
                              <m:mcPr>
                                <m:mcJc m:val="left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j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⋅</m:t>
                            </m:r>
                            <m:r>
                              <m:t>1</m:t>
                            </m:r>
                          </m:e>
                          <m:e>
                            <m:r>
                              <m:rPr>
                                <m:nor/>
                                <m:sty m:val="p"/>
                              </m:rPr>
                              <m:t>if </m:t>
                            </m:r>
                            <m:r>
                              <m:t>j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i</m:t>
                            </m:r>
                          </m:e>
                        </m:m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j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⋅</m:t>
                            </m:r>
                            <m:r>
                              <m:t>0</m:t>
                            </m:r>
                          </m:e>
                          <m:e>
                            <m:r>
                              <m:rPr>
                                <m:nor/>
                                <m:sty m:val="p"/>
                              </m:rPr>
                              <m:t>if </m:t>
                            </m:r>
                            <m:r>
                              <m:t>j</m:t>
                            </m:r>
                            <m:r>
                              <m:rPr>
                                <m:sty m:val="p"/>
                              </m:rPr>
                              <m:t>≠</m:t>
                            </m:r>
                            <m:r>
                              <m:t>i</m:t>
                            </m:r>
                          </m:e>
                        </m:mr>
                      </m:m>
                    </m:e>
                  </m:d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≠</m:t>
                  </m:r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nor/>
                  <m:sty m:val="p"/>
                </m:rPr>
                <m:t>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(times </m:t>
              </m:r>
              <m:r>
                <m:t>1</m:t>
              </m:r>
              <m:r>
                <m:rPr>
                  <m:nor/>
                  <m:sty m:val="p"/>
                </m:rPr>
                <m:t> changes nothing; times </m:t>
              </m:r>
              <m:r>
                <m:t>0</m:t>
              </m:r>
              <m:r>
                <m:rPr>
                  <m:nor/>
                  <m:sty m:val="p"/>
                </m:rPr>
                <m:t> gives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t>0</m:t>
              </m:r>
              <m:r>
                <m:rPr>
                  <m:nor/>
                  <m:sty m:val="p"/>
                </m:rPr>
                <m:t> changes nothing)</m:t>
              </m:r>
            </m:e>
          </m:eqArr>
        </m:oMath>
      </m:oMathPara>
    </w:p>
    <w:bookmarkStart w:id="54" w:name="exm-standard-basis-expansion"/>
    <w:p>
      <w:pPr>
        <w:pStyle w:val="FirstParagraph"/>
      </w:pPr>
      <w:r>
        <w:rPr>
          <w:b/>
          <w:bCs/>
        </w:rPr>
        <w:t xml:space="preserve">Example 9 (Expanding a vector in indicator vectors)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r>
                <m:t>2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</m:e>
          </m:eqArr>
        </m:oMath>
      </m:oMathPara>
    </w:p>
    <w:bookmarkEnd w:id="54"/>
    <w:bookmarkEnd w:id="55"/>
    <w:bookmarkStart w:id="91" w:name="orthogonality"/>
    <w:p>
      <w:pPr>
        <w:pStyle w:val="Heading3"/>
      </w:pPr>
      <w:r>
        <w:t xml:space="preserve">1.2 Orthogonality</w:t>
      </w:r>
    </w:p>
    <w:bookmarkStart w:id="56" w:name="def-orthogonal-vectors"/>
    <w:p>
      <w:pPr>
        <w:pStyle w:val="FirstParagraph"/>
      </w:pPr>
      <w:r>
        <w:rPr>
          <w:b/>
          <w:bCs/>
        </w:rPr>
        <w:t xml:space="preserve">Definition 15 (Orthogonal vectors)</w:t>
      </w:r>
      <w:r>
        <w:t xml:space="preserve"> </w:t>
      </w:r>
      <w:r>
        <w:t xml:space="preserve">Two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of the same length are</w:t>
      </w:r>
      <w:r>
        <w:t xml:space="preserve"> </w:t>
      </w:r>
      <w:r>
        <w:rPr>
          <w:b/>
          <w:bCs/>
        </w:rPr>
        <w:t xml:space="preserve">orthogonal</w:t>
      </w:r>
      <w:r>
        <w:t xml:space="preserve"> </w:t>
      </w:r>
      <w:r>
        <w:t xml:space="preserve">(written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⟂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) if their dot product (</w:t>
      </w:r>
      <w:hyperlink w:anchor="def-dot-product">
        <w:r>
          <w:rPr>
            <w:rStyle w:val="Hyperlink"/>
          </w:rPr>
          <w:t xml:space="preserve">Definition 8</w:t>
        </w:r>
      </w:hyperlink>
      <w:r>
        <w:t xml:space="preserve">) is zero: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⟂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⇔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=</m:t>
          </m:r>
          <m:r>
            <m:t>0</m:t>
          </m:r>
        </m:oMath>
      </m:oMathPara>
    </w:p>
    <w:bookmarkEnd w:id="56"/>
    <w:bookmarkStart w:id="57" w:name="rem-orthogonal-perpendicular"/>
    <w:p>
      <w:pPr>
        <w:pStyle w:val="FirstParagraph"/>
      </w:pPr>
      <w:r>
        <w:rPr>
          <w:i/>
          <w:iCs/>
        </w:rPr>
        <w:t xml:space="preserve">Remark 8</w:t>
      </w:r>
      <w:r>
        <w:t xml:space="preserve"> (Orthogonal means perpendicular). </w:t>
      </w:r>
      <w:r>
        <w:t xml:space="preserve">Orthogonality extends the geometric idea of perpendicular lines</w:t>
      </w:r>
      <w:r>
        <w:t xml:space="preserve"> </w:t>
      </w:r>
      <w:r>
        <w:t xml:space="preserve">to vectors with any number of entries.</w:t>
      </w:r>
      <w:r>
        <w:t xml:space="preserve"> </w:t>
      </w:r>
      <w:r>
        <w:t xml:space="preserve">In the plane,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perpendicular,</w:t>
      </w:r>
      <w:r>
        <w:t xml:space="preserve"> </w:t>
      </w:r>
      <w:r>
        <w:t xml:space="preserve">and their dot product is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same test works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 where pictures are harder to draw: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⟂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.</w:t>
      </w:r>
    </w:p>
    <w:bookmarkEnd w:id="57"/>
    <w:bookmarkStart w:id="58" w:name="exm-not-orthogonal"/>
    <w:p>
      <w:pPr>
        <w:pStyle w:val="BodyText"/>
      </w:pPr>
      <w:r>
        <w:rPr>
          <w:b/>
          <w:bCs/>
        </w:rPr>
        <w:t xml:space="preserve">Example 10 (Vectors that are not orthogonal)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not orthogonal.</w:t>
      </w:r>
    </w:p>
    <w:bookmarkEnd w:id="58"/>
    <w:bookmarkStart w:id="61" w:name="def-euclidean-norm"/>
    <w:p>
      <w:pPr>
        <w:pStyle w:val="BodyText"/>
      </w:pPr>
      <w:r>
        <w:rPr>
          <w:b/>
          <w:bCs/>
        </w:rPr>
        <w:t xml:space="preserve">Definition 16 (Euclidean norm (length,</w:t>
      </w:r>
      <w:r>
        <w:rPr>
          <w:b/>
          <w:bCs/>
        </w:rPr>
        <w:t xml:space="preserve"> </w:t>
      </w:r>
      <m:oMath>
        <m:sSub>
          <m:e>
            <m:r>
              <m:t>L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Euclidean norm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length</w:t>
      </w:r>
      <w:r>
        <w:t xml:space="preserve">, also called the</w:t>
      </w:r>
      <w:r>
        <w:t xml:space="preserve"> </w:t>
      </w:r>
      <m:oMath>
        <m:sSub>
          <m:e>
            <m:r>
              <m:t>L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 </w:t>
      </w:r>
      <w:r>
        <w:t xml:space="preserve">and written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2</m:t>
            </m:r>
          </m:sub>
        </m:sSub>
      </m:oMath>
      <w:r>
        <w:t xml:space="preserve">) of a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</w:t>
      </w:r>
    </w:p>
    <w:p>
      <w:pPr>
        <w:pStyle w:val="BodyText"/>
      </w:pPr>
      <w:bookmarkStart w:id="59" w:name="eq-l2-norm"/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rad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</m:e>
          </m:rad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59"/>
    </w:p>
    <w:p>
      <w:pPr>
        <w:pStyle w:val="FirstParagraph"/>
      </w:pPr>
      <w:r>
        <w:t xml:space="preserve">where</w:t>
      </w:r>
      <w:r>
        <w:t xml:space="preserve"> </w:t>
      </w:r>
      <m:oMath>
        <m:rad>
          <m:radPr>
            <m:degHide m:val="on"/>
          </m:radPr>
          <m:deg/>
          <m:e>
            <m:r>
              <m:rPr>
                <m:sty m:val="p"/>
              </m:rPr>
              <m:t>⋅</m:t>
            </m:r>
          </m:e>
        </m:rad>
      </m:oMath>
      <w:r>
        <w:t xml:space="preserve"> </w:t>
      </w:r>
      <w:r>
        <w:t xml:space="preserve">is the</w:t>
      </w:r>
      <w:r>
        <w:t xml:space="preserve"> </w:t>
      </w:r>
      <w:hyperlink r:id="rId60">
        <w:r>
          <w:rPr>
            <w:rStyle w:val="Hyperlink"/>
          </w:rPr>
          <w:t xml:space="preserve">square root</w:t>
        </w:r>
      </w:hyperlink>
      <w:r>
        <w:t xml:space="preserve">.</w:t>
      </w:r>
    </w:p>
    <w:bookmarkEnd w:id="61"/>
    <w:bookmarkStart w:id="62" w:name="exm-euclidean-norm"/>
    <w:p>
      <w:pPr>
        <w:pStyle w:val="BodyText"/>
      </w:pPr>
      <w:r>
        <w:rPr>
          <w:b/>
          <w:bCs/>
        </w:rPr>
        <w:t xml:space="preserve">Example 11 (The length of a vector)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4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norm)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25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pStyle w:val="FirstParagraph"/>
      </w:pP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 </w:t>
      </w:r>
      <w:r>
        <w:t xml:space="preserve">has norm</w:t>
      </w:r>
      <w:r>
        <w:t xml:space="preserve"> </w:t>
      </w:r>
      <m:oMath>
        <m:rad>
          <m:radPr>
            <m:degHide m:val="on"/>
          </m:radPr>
          <m:deg/>
          <m:e>
            <m:r>
              <m:t>0.36</m:t>
            </m:r>
            <m:r>
              <m:rPr>
                <m:sty m:val="p"/>
              </m:rPr>
              <m:t>+</m:t>
            </m:r>
            <m:r>
              <m:t>0.64</m:t>
            </m:r>
          </m:e>
        </m:rad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62"/>
    <w:bookmarkStart w:id="63" w:name="def-unit-vector"/>
    <w:p>
      <w:pPr>
        <w:pStyle w:val="BodyText"/>
      </w:pPr>
      <w:r>
        <w:rPr>
          <w:b/>
          <w:bCs/>
        </w:rPr>
        <w:t xml:space="preserve">Definition 17 (Unit vector)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unit vector</w:t>
      </w:r>
      <w:r>
        <w:t xml:space="preserve"> </w:t>
      </w:r>
      <w:r>
        <w:t xml:space="preserve">is a vector whose Euclidean norm (</w:t>
      </w:r>
      <w:hyperlink w:anchor="def-euclidean-norm">
        <w:r>
          <w:rPr>
            <w:rStyle w:val="Hyperlink"/>
          </w:rPr>
          <w:t xml:space="preserve">Definition 16</w:t>
        </w:r>
      </w:hyperlink>
      <w:r>
        <w:t xml:space="preserve">)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A unit vector is said to have</w:t>
      </w:r>
      <w:r>
        <w:t xml:space="preserve"> </w:t>
      </w:r>
      <w:r>
        <w:rPr>
          <w:i/>
          <w:iCs/>
        </w:rPr>
        <w:t xml:space="preserve">unit length</w:t>
      </w:r>
      <w:r>
        <w:t xml:space="preserve">.</w:t>
      </w:r>
    </w:p>
    <w:bookmarkEnd w:id="63"/>
    <w:bookmarkStart w:id="64" w:name="exm-unit-vector"/>
    <w:p>
      <w:pPr>
        <w:pStyle w:val="BodyText"/>
      </w:pPr>
      <w:r>
        <w:rPr>
          <w:b/>
          <w:bCs/>
        </w:rPr>
        <w:t xml:space="preserve">Example 12 (A unit vector and a vector that is not one)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0.6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0.8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norm)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0.36</m:t>
                  </m:r>
                  <m:r>
                    <m:rPr>
                      <m:sty m:val="p"/>
                    </m:rPr>
                    <m:t>+</m:t>
                  </m:r>
                  <m:r>
                    <m:t>0.64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the square root)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 </w:t>
      </w:r>
      <w:r>
        <w:t xml:space="preserve">is a unit vector.</w:t>
      </w:r>
      <w:r>
        <w:t xml:space="preserve"> </w:t>
      </w: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4"/>
    <w:bookmarkStart w:id="65" w:name="exr-euclidean-distance"/>
    <w:p>
      <w:pPr>
        <w:pStyle w:val="FirstParagraph"/>
      </w:pPr>
      <w:r>
        <w:rPr>
          <w:b/>
          <w:bCs/>
        </w:rPr>
        <w:t xml:space="preserve">Exercise 2 (How far apart are two points?)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Compute the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Compute the length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using the</w:t>
      </w:r>
      <w:r>
        <w:t xml:space="preserve"> </w:t>
      </w:r>
      <w:hyperlink w:anchor="def-euclidean-norm">
        <w:r>
          <w:rPr>
            <w:rStyle w:val="Hyperlink"/>
          </w:rPr>
          <w:t xml:space="preserve">Euclidean norm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Is the result the same if you compute the length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instead?</w:t>
      </w:r>
    </w:p>
    <w:bookmarkEnd w:id="65"/>
    <w:bookmarkStart w:id="66" w:name="sol-euclidean-distance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6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25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5"/>
        </w:numPr>
      </w:pP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4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Yes, the result is the same.</w:t>
      </w:r>
    </w:p>
    <w:bookmarkEnd w:id="66"/>
    <w:bookmarkStart w:id="68" w:name="def-euclidean-distance"/>
    <w:p>
      <w:pPr>
        <w:pStyle w:val="FirstParagraph"/>
      </w:pPr>
      <w:r>
        <w:rPr>
          <w:b/>
          <w:bCs/>
        </w:rPr>
        <w:t xml:space="preserve">Definition 18 (Euclidean distance)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Euclidean distance</w:t>
      </w:r>
      <w:r>
        <w:t xml:space="preserve"> </w:t>
      </w:r>
      <w:r>
        <w:t xml:space="preserve">between two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the</w:t>
      </w:r>
      <w:r>
        <w:t xml:space="preserve"> </w:t>
      </w:r>
      <w:hyperlink w:anchor="def-euclidean-norm">
        <w:r>
          <w:rPr>
            <w:rStyle w:val="Hyperlink"/>
          </w:rPr>
          <w:t xml:space="preserve">Euclidean norm</w:t>
        </w:r>
      </w:hyperlink>
      <w:r>
        <w:t xml:space="preserve"> </w:t>
      </w:r>
      <w:r>
        <w:t xml:space="preserve">of their difference:</w:t>
      </w:r>
    </w:p>
    <w:p>
      <w:pPr>
        <w:pStyle w:val="BodyText"/>
      </w:pPr>
      <w:bookmarkStart w:id="67" w:name="eq-euclidean-distance"/>
      <m:oMathPara>
        <m:oMathParaPr>
          <m:jc m:val="center"/>
        </m:oMathParaPr>
        <m:oMath>
          <m:r>
            <m:t>d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rad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67"/>
    </w:p>
    <w:bookmarkEnd w:id="68"/>
    <w:bookmarkStart w:id="69" w:name="rem-distance-from-origin"/>
    <w:p>
      <w:pPr>
        <w:pStyle w:val="FirstParagraph"/>
      </w:pPr>
      <w:r>
        <w:rPr>
          <w:i/>
          <w:iCs/>
        </w:rPr>
        <w:t xml:space="preserve">Remark 9</w:t>
      </w:r>
      <w:r>
        <w:t xml:space="preserve"> (Distance from the origin). </w:t>
      </w:r>
      <w:r>
        <w:t xml:space="preserve">The distance from the origin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to a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norm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d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(Goodfellow et al. 2016, 39)</w:t>
      </w:r>
      <w:r>
        <w:t xml:space="preserve">.</w:t>
      </w:r>
    </w:p>
    <w:p>
      <w:pPr>
        <w:pStyle w:val="BodyText"/>
      </w:pPr>
      <w:r>
        <w:t xml:space="preserve">For example, the distance from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w:anchor="exm-euclidean-norm">
        <w:r>
          <w:rPr>
            <w:rStyle w:val="Hyperlink"/>
          </w:rPr>
          <w:t xml:space="preserve">Example 11</w:t>
        </w:r>
      </w:hyperlink>
      <w:r>
        <w:t xml:space="preserve">.</w:t>
      </w:r>
    </w:p>
    <w:bookmarkEnd w:id="69"/>
    <w:bookmarkStart w:id="70" w:name="def-orthonormal-vectors"/>
    <w:p>
      <w:pPr>
        <w:pStyle w:val="BodyText"/>
      </w:pPr>
      <w:r>
        <w:rPr>
          <w:b/>
          <w:bCs/>
        </w:rPr>
        <w:t xml:space="preserve">Definition 19 (Orthonormal vectors)</w:t>
      </w:r>
      <w:r>
        <w:t xml:space="preserve"> </w:t>
      </w:r>
      <w:r>
        <w:t xml:space="preserve">A set of vectors</w:t>
      </w:r>
      <w:r>
        <w:t xml:space="preserve"> </w:t>
      </w:r>
      <m:oMath>
        <m:r>
          <m:rPr>
            <m:sty m:val="p"/>
          </m:rPr>
          <m:t>{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}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orthonormal</w:t>
      </w:r>
      <w:r>
        <w:t xml:space="preserve"> </w:t>
      </w:r>
      <w:r>
        <w:t xml:space="preserve">if</w:t>
      </w:r>
      <w:r>
        <w:t xml:space="preserve"> </w:t>
      </w:r>
      <w:r>
        <w:t xml:space="preserve">the vectors are mutually orthogonal (</w:t>
      </w:r>
      <w:hyperlink w:anchor="def-orthogonal-vectors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w:r>
        <w:t xml:space="preserve">and each has norm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def-euclidean-norm">
        <w:r>
          <w:rPr>
            <w:rStyle w:val="Hyperlink"/>
          </w:rPr>
          <w:t xml:space="preserve">Definition 16</w:t>
        </w:r>
      </w:hyperlink>
      <w:r>
        <w:t xml:space="preserve">), that is,</w:t>
      </w:r>
      <w:r>
        <w:t xml:space="preserve"> </w:t>
      </w:r>
      <w:hyperlink w:anchor="def-unit-vector">
        <w:r>
          <w:rPr>
            <w:rStyle w:val="Hyperlink"/>
          </w:rPr>
          <w:t xml:space="preserve">unit length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⋅</m:t>
          </m:r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i</m:t>
                    </m:r>
                    <m:r>
                      <m:rPr>
                        <m:sty m:val="p"/>
                      </m:rPr>
                      <m:t>=</m:t>
                    </m:r>
                    <m:r>
                      <m:t>j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i</m:t>
                    </m:r>
                    <m:r>
                      <m:rPr>
                        <m:sty m:val="p"/>
                      </m:rPr>
                      <m:t>≠</m:t>
                    </m:r>
                    <m:r>
                      <m:t>j</m:t>
                    </m:r>
                  </m:e>
                </m:mr>
              </m:m>
            </m:e>
          </m:d>
        </m:oMath>
      </m:oMathPara>
    </w:p>
    <w:bookmarkEnd w:id="70"/>
    <w:bookmarkStart w:id="71" w:name="exm-indicator-orthonormal"/>
    <w:p>
      <w:pPr>
        <w:pStyle w:val="FirstParagraph"/>
      </w:pPr>
      <w:r>
        <w:rPr>
          <w:b/>
          <w:bCs/>
        </w:rPr>
        <w:t xml:space="preserve">Example 13 (Indicator vectors are orthonormal)</w:t>
      </w:r>
      <w:r>
        <w:t xml:space="preserve"> </w:t>
      </w:r>
      <w:r>
        <w:t xml:space="preserve">The indicator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w:anchor="def-indicator-vector">
        <w:r>
          <w:rPr>
            <w:rStyle w:val="Hyperlink"/>
          </w:rPr>
          <w:t xml:space="preserve">Definition 14</w:t>
        </w:r>
      </w:hyperlink>
      <w:r>
        <w:t xml:space="preserve">) form an orthonormal set.</w:t>
      </w:r>
      <w:r>
        <w:t xml:space="preserve"> </w:t>
      </w:r>
      <w:r>
        <w:t xml:space="preserve">By</w:t>
      </w:r>
      <w:r>
        <w:t xml:space="preserve"> </w:t>
      </w:r>
      <w:hyperlink w:anchor="thm-indicator-selection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1"/>
    <w:bookmarkStart w:id="72" w:name="exm-not-orthonormal"/>
    <w:p>
      <w:pPr>
        <w:pStyle w:val="FirstParagraph"/>
      </w:pPr>
      <w:r>
        <w:rPr>
          <w:b/>
          <w:bCs/>
        </w:rPr>
        <w:t xml:space="preserve">Example 14 (Two ways to fail to be orthonormal)</w:t>
      </w:r>
      <w:r>
        <w:t xml:space="preserve"> </w:t>
      </w:r>
      <w:r>
        <w:t xml:space="preserve"> </w:t>
      </w:r>
    </w:p>
    <w:p>
      <w:pPr>
        <w:numPr>
          <w:ilvl w:val="0"/>
          <w:numId w:val="100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orthogonal, since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but not orthonormal: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</w:p>
    <w:p>
      <w:pPr>
        <w:numPr>
          <w:ilvl w:val="0"/>
          <w:numId w:val="100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 </w:t>
      </w:r>
      <w:r>
        <w:t xml:space="preserve">both have unit length,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,</m:t>
              </m:r>
              <m:r>
                <m:t>0.8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,</m:t>
              </m:r>
              <m:r>
                <m:t>0.8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0.36</m:t>
              </m:r>
              <m:r>
                <m:rPr>
                  <m:sty m:val="p"/>
                </m:rPr>
                <m:t>+</m:t>
              </m:r>
              <m:r>
                <m:t>0.64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 they are not orthonormal: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0.6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72"/>
    <w:bookmarkStart w:id="73" w:name="exr-inner-product"/>
    <w:p>
      <w:pPr>
        <w:pStyle w:val="FirstParagraph"/>
      </w:pPr>
      <w:r>
        <w:rPr>
          <w:b/>
          <w:bCs/>
        </w:rPr>
        <w:t xml:space="preserve">Exercise 3 (Compute an inner product and a norm)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a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acc>
            <m:accPr>
              <m:chr m:val="̃"/>
            </m:accPr>
            <m:e>
              <m:r>
                <m:t>b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t>4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Compute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</m:d>
        <m:sSub>
          <m:e>
            <m:r>
              <m:t>​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73"/>
    <w:bookmarkStart w:id="74" w:name="sol-inner-product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Multiply entry by entry and add: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8</m:t>
              </m:r>
            </m:e>
          </m:eqArr>
        </m:oMath>
      </m:oMathPara>
    </w:p>
    <w:p>
      <w:pPr>
        <w:pStyle w:val="FirstParagraph"/>
      </w:pPr>
      <w:r>
        <w:t xml:space="preserve">For the norm, take the inner product of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</m:oMath>
      <w:r>
        <w:t xml:space="preserve"> </w:t>
      </w:r>
      <w:r>
        <w:t xml:space="preserve">with itself 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14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14</m:t>
              </m:r>
            </m:e>
          </m:rad>
          <m:r>
            <m:rPr>
              <m:sty m:val="p"/>
            </m:rPr>
            <m:t>≈</m:t>
          </m:r>
          <m:r>
            <m:t>3.742</m:t>
          </m:r>
        </m:oMath>
      </m:oMathPara>
    </w:p>
    <w:p>
      <w:pPr>
        <w:pStyle w:val="FirstParagraph"/>
      </w:pPr>
      <w:r>
        <w:t xml:space="preserve">The inner product came out negative while the norm cannot:</w:t>
      </w:r>
      <w:r>
        <w:t xml:space="preserve"> </w:t>
      </w:r>
      <w:r>
        <w:t xml:space="preserve">a norm is a square root of a sum of squares, so it is never below zero.</w:t>
      </w:r>
    </w:p>
    <w:p>
      <w:pPr>
        <w:pStyle w:val="BodyText"/>
      </w:pPr>
      <w:r>
        <w:t xml:space="preserve">Python has both operations built in, and R builds them from</w:t>
      </w:r>
      <w:r>
        <w:t xml:space="preserve"> </w:t>
      </w:r>
      <w:r>
        <w:rPr>
          <w:rStyle w:val="VerbatimChar"/>
        </w:rPr>
        <w:t xml:space="preserve">sum</w:t>
      </w:r>
      <w:r>
        <w:t xml:space="preserve">.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br/>
      </w:r>
      <w:r>
        <w:rPr>
          <w:rStyle w:val="NormalTok"/>
        </w:rPr>
        <w:t xml:space="preserve">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</w:t>
      </w:r>
      <w:r>
        <w:rPr>
          <w:rStyle w:val="FloatTok"/>
        </w:rPr>
        <w:t xml:space="preserve">3.0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2.0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4.0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2.0</w:t>
      </w:r>
      <w:r>
        <w:rPr>
          <w:rStyle w:val="NormalTok"/>
        </w:rPr>
        <w:t xml:space="preserve">])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(a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b, 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(np.linalg.norm(a)),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b),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)))</w:t>
      </w:r>
      <w:r>
        <w:br/>
      </w:r>
      <w:r>
        <w:rPr>
          <w:rStyle w:val="CommentTok"/>
        </w:rPr>
        <w:t xml:space="preserve">#&gt; [1] -8.000  3.742</w:t>
      </w:r>
    </w:p>
    <w:p>
      <w:pPr>
        <w:pStyle w:val="FirstParagraph"/>
      </w:pPr>
      <w:r>
        <w:t xml:space="preserve">Both print</w:t>
      </w:r>
      <w:r>
        <w:t xml:space="preserve"> </w:t>
      </w:r>
      <m:oMath>
        <m:r>
          <m:rPr>
            <m:sty m:val="p"/>
          </m:rPr>
          <m:t>−</m:t>
        </m:r>
        <m:r>
          <m:t>8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3.742</m:t>
        </m:r>
      </m:oMath>
      <w:r>
        <w:t xml:space="preserve">.</w:t>
      </w:r>
    </w:p>
    <w:bookmarkEnd w:id="74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78">
              <w:r>
                <w:rPr>
                  <w:rStyle w:val="Hyperlink"/>
                </w:rPr>
                <w:t xml:space="preserve">Linear Function Basics</w:t>
              </w:r>
            </w:hyperlink>
            <w:r>
              <w:t xml:space="preserve"> </w:t>
            </w:r>
            <w:r>
              <w:t xml:space="preserve">(24 min)</w:t>
            </w:r>
            <w:r>
              <w:t xml:space="preserve"> </w:t>
            </w:r>
            <w:r>
              <w:t xml:space="preserve">covers dot products and the Euclidean norm,</w:t>
            </w:r>
            <w:r>
              <w:t xml:space="preserve"> </w:t>
            </w:r>
            <w:r>
              <w:t xml:space="preserve">and goes on to hyperplanes (</w:t>
            </w:r>
            <w:hyperlink r:id="rId79">
              <w:r>
                <w:rPr>
                  <w:rStyle w:val="Hyperlink"/>
                </w:rPr>
                <w:t xml:space="preserve">Definition 22 in Matrices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r:id="rId80">
              <w:r>
                <w:rPr>
                  <w:rStyle w:val="Hyperlink"/>
                </w:rPr>
                <w:t xml:space="preserve">level sets</w:t>
              </w:r>
            </w:hyperlink>
            <w:r>
              <w:t xml:space="preserve"> </w:t>
            </w:r>
            <w:r>
              <w:t xml:space="preserve">(Hutchinson, n.d.)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81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bookmarkStart w:id="90" w:name="refs"/>
    <w:bookmarkStart w:id="83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82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83"/>
    <w:bookmarkStart w:id="85" w:name="ref-goodfellow2016deep"/>
    <w:p>
      <w:pPr>
        <w:pStyle w:val="Bibliography"/>
      </w:pPr>
      <w:r>
        <w:t xml:space="preserve">Goodfellow, Ian, Yoshua Bengio, and Aaron Courville. 2016.</w:t>
      </w:r>
      <w:r>
        <w:t xml:space="preserve"> </w:t>
      </w:r>
      <w:r>
        <w:rPr>
          <w:i/>
          <w:iCs/>
        </w:rPr>
        <w:t xml:space="preserve">Deep Learning</w:t>
      </w:r>
      <w:r>
        <w:t xml:space="preserve">. MIT Press.</w:t>
      </w:r>
      <w:r>
        <w:t xml:space="preserve"> </w:t>
      </w:r>
      <w:hyperlink r:id="rId84">
        <w:r>
          <w:rPr>
            <w:rStyle w:val="Hyperlink"/>
          </w:rPr>
          <w:t xml:space="preserve">https://www.deeplearningbook.org/</w:t>
        </w:r>
      </w:hyperlink>
      <w:r>
        <w:t xml:space="preserve">.</w:t>
      </w:r>
    </w:p>
    <w:bookmarkEnd w:id="85"/>
    <w:bookmarkStart w:id="87" w:name="ref-hutchinson_wwu_ml_videos"/>
    <w:p>
      <w:pPr>
        <w:pStyle w:val="Bibliography"/>
      </w:pPr>
      <w:r>
        <w:t xml:space="preserve">Hutchinson, Brian. n.d.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 (Machine Learning) and</w:t>
      </w:r>
      <w:r>
        <w:rPr>
          <w:i/>
          <w:iCs/>
        </w:rPr>
        <w:t xml:space="preserve"> </w:t>
      </w:r>
      <w:r>
        <w:rPr>
          <w:i/>
          <w:iCs/>
        </w:rPr>
        <w:t xml:space="preserve">CSCI</w:t>
      </w:r>
      <w:r>
        <w:rPr>
          <w:i/>
          <w:iCs/>
        </w:rPr>
        <w:t xml:space="preserve"> </w:t>
      </w:r>
      <w:r>
        <w:rPr>
          <w:i/>
          <w:iCs/>
        </w:rPr>
        <w:t xml:space="preserve">481/581 (Deep Learning) Video Lectures</w:t>
      </w:r>
      <w:r>
        <w:t xml:space="preserve">. Western Washington University. Accessed September 28, 2026.</w:t>
      </w:r>
      <w:r>
        <w:t xml:space="preserve"> </w:t>
      </w:r>
      <w:hyperlink r:id="rId86">
        <w:r>
          <w:rPr>
            <w:rStyle w:val="Hyperlink"/>
          </w:rPr>
          <w:t xml:space="preserve">https://facultyweb.cs.wwu.edu/~hutchib2/video_lectures/data371/</w:t>
        </w:r>
      </w:hyperlink>
      <w:r>
        <w:t xml:space="preserve">.</w:t>
      </w:r>
    </w:p>
    <w:bookmarkEnd w:id="87"/>
    <w:bookmarkStart w:id="89" w:name="ref-mosaiccalc"/>
    <w:p>
      <w:pPr>
        <w:pStyle w:val="Bibliography"/>
      </w:pPr>
      <w:r>
        <w:t xml:space="preserve">Kaplan, Daniel. 2022.</w:t>
      </w:r>
      <w:r>
        <w:t xml:space="preserve"> </w:t>
      </w:r>
      <w:r>
        <w:rPr>
          <w:i/>
          <w:iCs/>
        </w:rPr>
        <w:t xml:space="preserve">MOSAIC Calculus</w:t>
      </w:r>
      <w:r>
        <w:t xml:space="preserve">. Www.mosaic-web.org.</w:t>
      </w:r>
      <w:r>
        <w:t xml:space="preserve"> </w:t>
      </w:r>
      <w:hyperlink r:id="rId88">
        <w:r>
          <w:rPr>
            <w:rStyle w:val="Hyperlink"/>
          </w:rPr>
          <w:t xml:space="preserve">www.mosaic-web.org</w:t>
        </w:r>
      </w:hyperlink>
      <w:r>
        <w:t xml:space="preserve">.</w:t>
      </w:r>
    </w:p>
    <w:bookmarkEnd w:id="89"/>
    <w:bookmarkEnd w:id="90"/>
    <w:bookmarkEnd w:id="91"/>
    <w:bookmarkEnd w:id="9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75" Type="http://schemas.openxmlformats.org/officeDocument/2006/relationships/image" Target="media/rId75.png"/><Relationship Id="rId60" Type="http://schemas.openxmlformats.org/officeDocument/2006/relationships/hyperlink" Target="algebra-basics.html#def-square-root" TargetMode="External"/><Relationship Id="rId41" Type="http://schemas.openxmlformats.org/officeDocument/2006/relationships/hyperlink" Target="algebra-sums.html#def-identity-element" TargetMode="External"/><Relationship Id="rId43" Type="http://schemas.openxmlformats.org/officeDocument/2006/relationships/hyperlink" Target="algebra-sums.html#def-summation" TargetMode="External"/><Relationship Id="rId82" Type="http://schemas.openxmlformats.org/officeDocument/2006/relationships/hyperlink" Target="https://doi.org/10.1201/9781315182780" TargetMode="External"/><Relationship Id="rId31" Type="http://schemas.openxmlformats.org/officeDocument/2006/relationships/hyperlink" Target="https://en.wikipedia.org/wiki/Dot_product#Dyadics_and_matrices" TargetMode="External"/><Relationship Id="rId30" Type="http://schemas.openxmlformats.org/officeDocument/2006/relationships/hyperlink" Target="https://en.wikipedia.org/wiki/Linear_combination" TargetMode="External"/><Relationship Id="rId86" Type="http://schemas.openxmlformats.org/officeDocument/2006/relationships/hyperlink" Target="https://facultyweb.cs.wwu.edu/~hutchib2/video_lectures/data371/" TargetMode="External"/><Relationship Id="rId78" Type="http://schemas.openxmlformats.org/officeDocument/2006/relationships/hyperlink" Target="https://facultyweb.cs.wwu.edu/~hutchib2/video_lectures/data371/#linear_function_basics" TargetMode="External"/><Relationship Id="rId46" Type="http://schemas.openxmlformats.org/officeDocument/2006/relationships/hyperlink" Target="https://morrison-lab.github.io/pds/expectation.html#def-expectation" TargetMode="External"/><Relationship Id="rId81" Type="http://schemas.openxmlformats.org/officeDocument/2006/relationships/hyperlink" Target="https://wwu.instructure.com/courses/1906010/modules#module_3922392" TargetMode="External"/><Relationship Id="rId84" Type="http://schemas.openxmlformats.org/officeDocument/2006/relationships/hyperlink" Target="https://www.deeplearningbook.org/" TargetMode="External"/><Relationship Id="rId88" Type="http://schemas.openxmlformats.org/officeDocument/2006/relationships/hyperlink" Target="https://www.mosaic-web.org" TargetMode="External"/><Relationship Id="rId37" Type="http://schemas.openxmlformats.org/officeDocument/2006/relationships/hyperlink" Target="linear-algebra-inner-products.html#def-inner-product" TargetMode="External"/><Relationship Id="rId79" Type="http://schemas.openxmlformats.org/officeDocument/2006/relationships/hyperlink" Target="linear-algebra-matrices.html#def-hyperplane" TargetMode="External"/><Relationship Id="rId13" Type="http://schemas.openxmlformats.org/officeDocument/2006/relationships/hyperlink" Target="notation.qmd#def-integers" TargetMode="External"/><Relationship Id="rId14" Type="http://schemas.openxmlformats.org/officeDocument/2006/relationships/hyperlink" Target="notation.qmd#def-real-numbers" TargetMode="External"/><Relationship Id="rId19" Type="http://schemas.openxmlformats.org/officeDocument/2006/relationships/hyperlink" Target="sets-functions.qmd#def-function" TargetMode="External"/><Relationship Id="rId23" Type="http://schemas.openxmlformats.org/officeDocument/2006/relationships/hyperlink" Target="sets-functions.qmd#def-sequence" TargetMode="External"/><Relationship Id="rId80" Type="http://schemas.openxmlformats.org/officeDocument/2006/relationships/hyperlink" Target="vector-calculus.qmd#def-level-set" TargetMode="External"/></Relationships>
</file>

<file path=word/_rels/footnotes.xml.rels><?xml version='1.0' encoding='UTF-8' standalone='yes'?>
<Relationships xmlns="http://schemas.openxmlformats.org/package/2006/relationships"><Relationship Id="rId60" Type="http://schemas.openxmlformats.org/officeDocument/2006/relationships/hyperlink" Target="algebra-basics.html#def-square-root" TargetMode="External"/><Relationship Id="rId41" Type="http://schemas.openxmlformats.org/officeDocument/2006/relationships/hyperlink" Target="algebra-sums.html#def-identity-element" TargetMode="External"/><Relationship Id="rId43" Type="http://schemas.openxmlformats.org/officeDocument/2006/relationships/hyperlink" Target="algebra-sums.html#def-summation" TargetMode="External"/><Relationship Id="rId82" Type="http://schemas.openxmlformats.org/officeDocument/2006/relationships/hyperlink" Target="https://doi.org/10.1201/9781315182780" TargetMode="External"/><Relationship Id="rId31" Type="http://schemas.openxmlformats.org/officeDocument/2006/relationships/hyperlink" Target="https://en.wikipedia.org/wiki/Dot_product#Dyadics_and_matrices" TargetMode="External"/><Relationship Id="rId30" Type="http://schemas.openxmlformats.org/officeDocument/2006/relationships/hyperlink" Target="https://en.wikipedia.org/wiki/Linear_combination" TargetMode="External"/><Relationship Id="rId86" Type="http://schemas.openxmlformats.org/officeDocument/2006/relationships/hyperlink" Target="https://facultyweb.cs.wwu.edu/~hutchib2/video_lectures/data371/" TargetMode="External"/><Relationship Id="rId78" Type="http://schemas.openxmlformats.org/officeDocument/2006/relationships/hyperlink" Target="https://facultyweb.cs.wwu.edu/~hutchib2/video_lectures/data371/#linear_function_basics" TargetMode="External"/><Relationship Id="rId46" Type="http://schemas.openxmlformats.org/officeDocument/2006/relationships/hyperlink" Target="https://morrison-lab.github.io/pds/expectation.html#def-expectation" TargetMode="External"/><Relationship Id="rId81" Type="http://schemas.openxmlformats.org/officeDocument/2006/relationships/hyperlink" Target="https://wwu.instructure.com/courses/1906010/modules#module_3922392" TargetMode="External"/><Relationship Id="rId84" Type="http://schemas.openxmlformats.org/officeDocument/2006/relationships/hyperlink" Target="https://www.deeplearningbook.org/" TargetMode="External"/><Relationship Id="rId88" Type="http://schemas.openxmlformats.org/officeDocument/2006/relationships/hyperlink" Target="https://www.mosaic-web.org" TargetMode="External"/><Relationship Id="rId37" Type="http://schemas.openxmlformats.org/officeDocument/2006/relationships/hyperlink" Target="linear-algebra-inner-products.html#def-inner-product" TargetMode="External"/><Relationship Id="rId79" Type="http://schemas.openxmlformats.org/officeDocument/2006/relationships/hyperlink" Target="linear-algebra-matrices.html#def-hyperplane" TargetMode="External"/><Relationship Id="rId13" Type="http://schemas.openxmlformats.org/officeDocument/2006/relationships/hyperlink" Target="notation.qmd#def-integers" TargetMode="External"/><Relationship Id="rId14" Type="http://schemas.openxmlformats.org/officeDocument/2006/relationships/hyperlink" Target="notation.qmd#def-real-numbers" TargetMode="External"/><Relationship Id="rId19" Type="http://schemas.openxmlformats.org/officeDocument/2006/relationships/hyperlink" Target="sets-functions.qmd#def-function" TargetMode="External"/><Relationship Id="rId23" Type="http://schemas.openxmlformats.org/officeDocument/2006/relationships/hyperlink" Target="sets-functions.qmd#def-sequence" TargetMode="External"/><Relationship Id="rId80" Type="http://schemas.openxmlformats.org/officeDocument/2006/relationships/hyperlink" Target="vector-calculus.qmd#def-level-se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Vectors</dc:title>
  <dc:creator/>
  <cp:keywords/>
  <dcterms:created xsi:type="dcterms:W3CDTF">2026-10-16T09:31:34Z</dcterms:created>
  <dcterms:modified xsi:type="dcterms:W3CDTF">2026-10-16T09:31:34Z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01:54:17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