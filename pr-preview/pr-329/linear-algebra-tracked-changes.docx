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23:56:47 (PDT)</w:delText>
        </w:r>
      </w:del>
    </w:p>
    <w:p>
      <w:pPr>
        <w:pStyle w:val="Date"/>
      </w:pPr>
      <w:ins w:id="2" w:author="PR Preview" w:date="2026-01-01T00:00:00Z">
        <w:r>
          <w:t xml:space="preserve">Last modified: 2026-10-16 00:45:25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2026-10-16T08:26:56Z</dcterms:created>
  <dcterms:modified xsi:type="dcterms:W3CDTF">2026-10-16T08:26:56Z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00:45:25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