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</w:t>
      </w:r>
    </w:p>
    <w:p>
      <w:pPr>
        <w:pStyle w:val="Date"/>
      </w:pPr>
      <w:del w:id="1" w:author="PR Preview" w:date="2026-01-01T00:00:00Z">
        <w:r>
          <w:delText xml:space="preserve">Last modified: 2026-10-19 03:23:43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03:50:58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describe events, outcomes, and parameters as sets.</w:t>
      </w:r>
      <w:r>
        <w:t xml:space="preserve"> </w:t>
      </w:r>
      <w:r>
        <w:t xml:space="preserve">This page collects the definitions of sets</w:t>
      </w:r>
      <w:r>
        <w:t xml:space="preserve"> </w:t>
      </w:r>
      <w:r>
        <w:t xml:space="preserve">that the Morrison Lab’s probability and statistics notes build on.</w:t>
      </w:r>
      <w:r>
        <w:t xml:space="preserve"> </w:t>
      </w: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page defines functions between sets,</w:t>
      </w:r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Expressions and Algorithms</w:t>
        </w:r>
      </w:hyperlink>
      <w:r>
        <w:t xml:space="preserve"> </w:t>
      </w:r>
      <w:r>
        <w:t xml:space="preserve">page defines</w:t>
      </w:r>
      <w:r>
        <w:t xml:space="preserve"> </w:t>
      </w:r>
      <w:r>
        <w:t xml:space="preserve">the expressions that write functions down and the algorithms that compute them.</w:t>
      </w:r>
    </w:p>
    <w:bookmarkStart w:id="50" w:name="sets"/>
    <w:p>
      <w:pPr>
        <w:pStyle w:val="Heading2"/>
      </w:pPr>
      <w:r>
        <w:t xml:space="preserve">1 Sets</w:t>
      </w:r>
    </w:p>
    <w:bookmarkStart w:id="11" w:name="def-set"/>
    <w:p>
      <w:pPr>
        <w:pStyle w:val="FirstParagraph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[1]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11"/>
    <w:bookmarkStart w:id="12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2"/>
    <w:bookmarkStart w:id="13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3"/>
    <w:bookmarkStart w:id="14" w:name="def-set-builder"/>
    <w:p>
      <w:pPr>
        <w:pStyle w:val="BodyText"/>
      </w:pPr>
      <w:r>
        <w:rPr>
          <w:b/>
          <w:bCs/>
        </w:rPr>
        <w:t xml:space="preserve">Definition 2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w:r>
        <w:t xml:space="preserve">[2]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14"/>
    <w:bookmarkStart w:id="17" w:name="exm-set-builder"/>
    <w:p>
      <w:pPr>
        <w:pStyle w:val="BodyText"/>
      </w:pPr>
      <w:r>
        <w:rPr>
          <w:b/>
          <w:bCs/>
        </w:rPr>
        <w:t xml:space="preserve">Example 2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5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16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7"/>
    <w:bookmarkStart w:id="18" w:name="def-interval"/>
    <w:p>
      <w:pPr>
        <w:pStyle w:val="BodyText"/>
      </w:pPr>
      <w:r>
        <w:rPr>
          <w:b/>
          <w:bCs/>
        </w:rPr>
        <w:t xml:space="preserve">Definition 3 (Interval)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intervals</w:t>
      </w:r>
      <w:r>
        <w:t xml:space="preserve"> </w:t>
      </w:r>
      <w:r>
        <w:t xml:space="preserve">[3]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endpoints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the closed interval (</w:t>
      </w:r>
      <w:hyperlink w:anchor="def-closed-interval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open interval (</w:t>
      </w:r>
      <w:hyperlink w:anchor="def-open-interval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and the half-open intervals (</w:t>
      </w:r>
      <w:hyperlink w:anchor="def-half-open-interval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 unbounded intervals (</w:t>
      </w:r>
      <w:hyperlink w:anchor="def-unbounded-interval">
        <w:r>
          <w:rPr>
            <w:rStyle w:val="Hyperlink"/>
          </w:rPr>
          <w:t xml:space="preserve">Definition 7</w:t>
        </w:r>
      </w:hyperlink>
      <w:r>
        <w:t xml:space="preserve">) have at most one endpoint.</w:t>
      </w:r>
    </w:p>
    <w:p>
      <w:pPr>
        <w:pStyle w:val="BodyText"/>
      </w:pPr>
      <w:r>
        <w:t xml:space="preserve">A square bracket means the endpoint belongs to the interval,</w:t>
      </w:r>
      <w:r>
        <w:t xml:space="preserve"> </w:t>
      </w:r>
      <w:r>
        <w:t xml:space="preserve">and a parenthesis means it does not.</w:t>
      </w:r>
      <w:r>
        <w:t xml:space="preserve"> </w:t>
      </w:r>
      <w:r>
        <w:t xml:space="preserve">The symbols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are not real numbers,</w:t>
      </w:r>
      <w:r>
        <w:t xml:space="preserve"> </w:t>
      </w:r>
      <w:r>
        <w:t xml:space="preserve">so they always get a parenthesis.</w:t>
      </w:r>
    </w:p>
    <w:bookmarkEnd w:id="18"/>
    <w:bookmarkStart w:id="19" w:name="def-closed-interval"/>
    <w:p>
      <w:pPr>
        <w:pStyle w:val="BodyText"/>
      </w:pPr>
      <w:r>
        <w:rPr>
          <w:b/>
          <w:bCs/>
        </w:rPr>
        <w:t xml:space="preserve">Definition 4 (Closed interval)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interval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19"/>
    <w:bookmarkStart w:id="20" w:name="def-open-interval"/>
    <w:p>
      <w:pPr>
        <w:pStyle w:val="BodyText"/>
      </w:pPr>
      <w:r>
        <w:rPr>
          <w:b/>
          <w:bCs/>
        </w:rPr>
        <w:t xml:space="preserve">Definition 5 (Open interval)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interval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half-open-interval"/>
    <w:p>
      <w:pPr>
        <w:pStyle w:val="BodyText"/>
      </w:pPr>
      <w:r>
        <w:rPr>
          <w:b/>
          <w:bCs/>
        </w:rPr>
        <w:t xml:space="preserve">Definition 6 (Half-open intervals)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half-open intervals</w:t>
      </w:r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21"/>
    <w:bookmarkStart w:id="22" w:name="def-unbounded-interval"/>
    <w:p>
      <w:pPr>
        <w:pStyle w:val="BodyText"/>
      </w:pPr>
      <w:r>
        <w:rPr>
          <w:b/>
          <w:bCs/>
        </w:rPr>
        <w:t xml:space="preserve">Definition 7 (Unbounded intervals)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unbounded intervals</w:t>
      </w:r>
      <w:r>
        <w:t xml:space="preserve"> </w:t>
      </w:r>
      <w:r>
        <w:t xml:space="preserve">have at most one endpoint: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a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2"/>
    <w:bookmarkStart w:id="23" w:name="exm-interval"/>
    <w:p>
      <w:pPr>
        <w:pStyle w:val="FirstParagraph"/>
      </w:pPr>
      <w:r>
        <w:rPr>
          <w:b/>
          <w:bCs/>
        </w:rPr>
        <w:t xml:space="preserve">Example 3 (Which numbers are in an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1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1.5</m:t>
        </m:r>
      </m:oMath>
      <w:r>
        <w:t xml:space="preserve"> </w:t>
      </w:r>
      <w:r>
        <w:t xml:space="preserve">is in all four of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non-negative real numbers: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1000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−</m:t>
        </m:r>
        <m:r>
          <m:t>0.1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23"/>
    <w:bookmarkStart w:id="24" w:name="def-subset"/>
    <w:p>
      <w:pPr>
        <w:pStyle w:val="FirstParagraph"/>
      </w:pPr>
      <w:r>
        <w:rPr>
          <w:b/>
          <w:bCs/>
        </w:rPr>
        <w:t xml:space="preserve">Definition 8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[4]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4"/>
    <w:bookmarkStart w:id="25" w:name="exm-subset"/>
    <w:p>
      <w:pPr>
        <w:pStyle w:val="BodyText"/>
      </w:pPr>
      <w:r>
        <w:rPr>
          <w:b/>
          <w:bCs/>
        </w:rPr>
        <w:t xml:space="preserve">Example 4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25"/>
    <w:bookmarkStart w:id="26" w:name="thm-subset-reflexive"/>
    <w:p>
      <w:pPr>
        <w:pStyle w:val="BodyText"/>
      </w:pPr>
      <w:r>
        <w:rPr>
          <w:b/>
          <w:bCs/>
        </w:rPr>
        <w:t xml:space="preserve">Theorem 1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27" w:name="def-strict-subset"/>
    <w:p>
      <w:pPr>
        <w:pStyle w:val="BodyText"/>
      </w:pPr>
      <w:r>
        <w:rPr>
          <w:b/>
          <w:bCs/>
        </w:rPr>
        <w:t xml:space="preserve">Definition 9 (Strict 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27"/>
    <w:bookmarkStart w:id="28" w:name="rem-subset-symbol"/>
    <w:p>
      <w:pPr>
        <w:pStyle w:val="BodyText"/>
      </w:pPr>
      <w:r>
        <w:rPr>
          <w:i/>
          <w:iCs/>
        </w:rPr>
        <w:t xml:space="preserve">Remark 2</w:t>
      </w:r>
      <w:r>
        <w:t xml:space="preserve"> (Proper subsets and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Other sources call a strict subset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.</w:t>
      </w:r>
      <w:r>
        <w:t xml:space="preserve">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[4]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28"/>
    <w:bookmarkStart w:id="29" w:name="def-superset"/>
    <w:p>
      <w:pPr>
        <w:pStyle w:val="BodyText"/>
      </w:pPr>
      <w:r>
        <w:rPr>
          <w:b/>
          <w:bCs/>
        </w:rPr>
        <w:t xml:space="preserve">Definition 10 (Superset)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9"/>
    <w:bookmarkStart w:id="30" w:name="rem-superset-subset"/>
    <w:p>
      <w:pPr>
        <w:pStyle w:val="BodyText"/>
      </w:pPr>
      <w:r>
        <w:rPr>
          <w:i/>
          <w:iCs/>
        </w:rPr>
        <w:t xml:space="preserve">Remark 3</w:t>
      </w:r>
      <w:r>
        <w:t xml:space="preserve"> (Superset and subset).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⊇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is not a superset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30"/>
    <w:bookmarkStart w:id="31" w:name="def-strict-superset"/>
    <w:p>
      <w:pPr>
        <w:pStyle w:val="BodyText"/>
      </w:pPr>
      <w:r>
        <w:rPr>
          <w:b/>
          <w:bCs/>
        </w:rPr>
        <w:t xml:space="preserve">Definition 11 (Strict 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hyperlink w:anchor="def-superset">
        <w:r>
          <w:rPr>
            <w:rStyle w:val="Hyperlink"/>
          </w:rPr>
          <w:t xml:space="preserve">superset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</w:p>
    <w:bookmarkEnd w:id="31"/>
    <w:bookmarkStart w:id="32" w:name="rem-strict-superset-subset"/>
    <w:p>
      <w:pPr>
        <w:pStyle w:val="BodyText"/>
      </w:pPr>
      <w:r>
        <w:rPr>
          <w:i/>
          <w:iCs/>
        </w:rPr>
        <w:t xml:space="preserve">Remark 4</w:t>
      </w:r>
      <w:r>
        <w:t xml:space="preserve"> (Strict superset and strict subset).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 </w:t>
      </w:r>
      <w:r>
        <w:t xml:space="preserve">(</w:t>
      </w:r>
      <w:hyperlink w:anchor="def-strict-subset">
        <w:r>
          <w:rPr>
            <w:rStyle w:val="Hyperlink"/>
          </w:rPr>
          <w:t xml:space="preserve">strict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⊋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does not.</w:t>
      </w:r>
    </w:p>
    <w:bookmarkEnd w:id="32"/>
    <w:bookmarkStart w:id="33" w:name="exm-strict-subset-superset"/>
    <w:p>
      <w:pPr>
        <w:pStyle w:val="BodyText"/>
      </w:pPr>
      <w:r>
        <w:rPr>
          <w:b/>
          <w:bCs/>
        </w:rPr>
        <w:t xml:space="preserve">Example 5 (Strict subsets and supersets of die rolls)</w:t>
      </w:r>
      <w:r>
        <w:t xml:space="preserve"> </w:t>
      </w:r>
      <w:r>
        <w:t xml:space="preserve">For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the possible rolls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 because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4</w:t>
        </w:r>
      </w:hyperlink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 for the same reasons;</w:t>
      </w:r>
    </w:p>
    <w:p>
      <w:pPr>
        <w:pStyle w:val="Compact"/>
        <w:numPr>
          <w:ilvl w:val="0"/>
          <w:numId w:val="1003"/>
        </w:numPr>
      </w:pPr>
      <m:oMath>
        <m:r>
          <m:t>B</m:t>
        </m:r>
        <m:r>
          <m:rPr>
            <m:sty m:val="p"/>
          </m:rPr>
          <m:t>⊆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subset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  <w:r>
        <w:t xml:space="preserve"> </w:t>
      </w:r>
      <w:r>
        <w:t xml:space="preserve">likewise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superset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3"/>
    <w:bookmarkStart w:id="34" w:name="def-empty-set"/>
    <w:p>
      <w:pPr>
        <w:pStyle w:val="FirstParagraph"/>
      </w:pPr>
      <w:r>
        <w:rPr>
          <w:b/>
          <w:bCs/>
        </w:rPr>
        <w:t xml:space="preserve">Definition 12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 </w:t>
      </w:r>
      <w:r>
        <w:t xml:space="preserve">[5]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4"/>
    <w:bookmarkStart w:id="36" w:name="rem-empty-set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[5]</w:t>
      </w:r>
      <w:r>
        <w:t xml:space="preserve">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5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6"/>
    <w:bookmarkStart w:id="37" w:name="exm-empty-set"/>
    <w:p>
      <w:pPr>
        <w:pStyle w:val="BodyText"/>
      </w:pPr>
      <w:r>
        <w:rPr>
          <w:b/>
          <w:bCs/>
        </w:rPr>
        <w:t xml:space="preserve">Example 6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37"/>
    <w:bookmarkStart w:id="38" w:name="def-vacuous-truth"/>
    <w:p>
      <w:pPr>
        <w:pStyle w:val="BodyText"/>
      </w:pPr>
      <w:r>
        <w:rPr>
          <w:b/>
          <w:bCs/>
        </w:rPr>
        <w:t xml:space="preserve">Definition 13 (Vacuous truth)</w:t>
      </w:r>
      <w:r>
        <w:t xml:space="preserve"> </w:t>
      </w:r>
      <w:r>
        <w:t xml:space="preserve">A statement of the form</w:t>
      </w:r>
      <w:r>
        <w:t xml:space="preserve"> </w:t>
      </w:r>
      <w:r>
        <w:t xml:space="preserve">“every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property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 </w:t>
      </w:r>
      <w:r>
        <w:t xml:space="preserve">[6]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</w:t>
      </w:r>
      <w:r>
        <w:t xml:space="preserve"> </w:t>
      </w:r>
      <w:r>
        <w:t xml:space="preserve">so no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fails to have property</w:t>
      </w:r>
      <w:r>
        <w:t xml:space="preserve"> </w:t>
      </w:r>
      <m:oMath>
        <m:r>
          <m:t>P</m:t>
        </m:r>
      </m:oMath>
      <w:r>
        <w:t xml:space="preserve">.</w:t>
      </w:r>
    </w:p>
    <w:bookmarkEnd w:id="38"/>
    <w:bookmarkStart w:id="39" w:name="exm-vacuous-truth"/>
    <w:p>
      <w:pPr>
        <w:pStyle w:val="BodyText"/>
      </w:pPr>
      <w:r>
        <w:rPr>
          <w:b/>
          <w:bCs/>
        </w:rPr>
        <w:t xml:space="preserve">Example 7 (Every impossible die roll is even)</w:t>
      </w:r>
      <w:r>
        <w:t xml:space="preserve"> </w:t>
      </w:r>
      <w:r>
        <w:t xml:space="preserve">The set of die rolls greater than 6 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exm-empty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“every die roll greater than 6 is even”</w:t>
      </w:r>
      <w:r>
        <w:t xml:space="preserve"> </w:t>
      </w:r>
      <w:r>
        <w:t xml:space="preserve">is vacuously true,</w:t>
      </w:r>
      <w:r>
        <w:t xml:space="preserve"> </w:t>
      </w:r>
      <w:r>
        <w:t xml:space="preserve">and so is</w:t>
      </w:r>
      <w:r>
        <w:t xml:space="preserve"> </w:t>
      </w:r>
      <w:r>
        <w:t xml:space="preserve">“every die roll greater than 6 is odd”</w:t>
      </w:r>
      <w:r>
        <w:t xml:space="preserve">:</w:t>
      </w:r>
      <w:r>
        <w:t xml:space="preserve"> </w:t>
      </w:r>
      <w:r>
        <w:t xml:space="preserve">there is no such roll to fail either statement.</w:t>
      </w:r>
    </w:p>
    <w:bookmarkEnd w:id="39"/>
    <w:bookmarkStart w:id="40" w:name="thm-empty-set-unique"/>
    <w:p>
      <w:pPr>
        <w:pStyle w:val="BodyText"/>
      </w:pPr>
      <w:r>
        <w:rPr>
          <w:b/>
          <w:bCs/>
        </w:rPr>
        <w:t xml:space="preserve">Theorem 2 (There is only one empty set)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sets with no elements,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Neither set has any elements,</w:t>
      </w:r>
      <w:r>
        <w:t xml:space="preserve"> </w:t>
      </w:r>
      <w:r>
        <w:t xml:space="preserve">so every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an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vice versa,</w:t>
      </w:r>
      <w:r>
        <w:t xml:space="preserve"> </w:t>
      </w:r>
      <w:hyperlink w:anchor="def-vacuous-truth">
        <w:r>
          <w:rPr>
            <w:rStyle w:val="Hyperlink"/>
          </w:rPr>
          <w:t xml:space="preserve">vacuously</w:t>
        </w:r>
      </w:hyperlink>
      <w:r>
        <w:t xml:space="preserve">.</w:t>
      </w:r>
      <w:r>
        <w:t xml:space="preserve"> </w:t>
      </w:r>
      <w:r>
        <w:t xml:space="preserve">Sets with the same elements are equal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Start w:id="41" w:name="thm-empty-subset"/>
    <w:p>
      <w:pPr>
        <w:pStyle w:val="BodyText"/>
      </w:pPr>
      <w:r>
        <w:rPr>
          <w:b/>
          <w:bCs/>
        </w:rPr>
        <w:t xml:space="preserve">Theorem 3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4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42" w:name="def-collection"/>
    <w:p>
      <w:pPr>
        <w:pStyle w:val="BodyText"/>
      </w:pPr>
      <w:r>
        <w:rPr>
          <w:b/>
          <w:bCs/>
        </w:rPr>
        <w:t xml:space="preserve">Definition 14 (Collection of sets (family of sets))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collection of sets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family of sets</w:t>
      </w:r>
      <w:r>
        <w:t xml:space="preserve">)</w:t>
      </w:r>
      <w:r>
        <w:t xml:space="preserve"> </w:t>
      </w:r>
      <w:r>
        <w:t xml:space="preserve">[7]</w:t>
      </w:r>
      <w:r>
        <w:t xml:space="preserve"> </w:t>
      </w:r>
      <w:r>
        <w:t xml:space="preserve">is a set whose elements are themselves sets.</w:t>
      </w:r>
    </w:p>
    <w:bookmarkEnd w:id="42"/>
    <w:bookmarkStart w:id="43" w:name="exm-collection"/>
    <w:p>
      <w:pPr>
        <w:pStyle w:val="BodyText"/>
      </w:pPr>
      <w:r>
        <w:rPr>
          <w:b/>
          <w:bCs/>
        </w:rPr>
        <w:t xml:space="preserve">Example 8 (The collection of all subsets of a two-element set)</w:t>
      </w:r>
      <w:r>
        <w:t xml:space="preserve"> </w:t>
      </w:r>
      <w:r>
        <w:t xml:space="preserve">The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et-reflex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 the first and the last),</w:t>
      </w:r>
      <w:r>
        <w:t xml:space="preserve"> </w:t>
      </w:r>
      <w:r>
        <w:t xml:space="preserve">so the collection of all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has four elements, each of them a set.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</m:oMath>
      <w:r>
        <w:t xml:space="preserve"> </w:t>
      </w:r>
      <w:r>
        <w:t xml:space="preserve">has one element, the empty set,</w:t>
      </w:r>
      <w:r>
        <w:t xml:space="preserve"> </w:t>
      </w:r>
      <w:r>
        <w:t xml:space="preserve">so it is not equal to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which has none.</w:t>
      </w:r>
    </w:p>
    <w:bookmarkEnd w:id="43"/>
    <w:bookmarkStart w:id="44" w:name="def-label"/>
    <w:p>
      <w:pPr>
        <w:pStyle w:val="BodyText"/>
      </w:pPr>
      <w:r>
        <w:rPr>
          <w:b/>
          <w:bCs/>
        </w:rPr>
        <w:t xml:space="preserve">Definition 15 (Label)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label</w:t>
      </w:r>
      <w:r>
        <w:t xml:space="preserve"> </w:t>
      </w:r>
      <w:r>
        <w:t xml:space="preserve">is a name or symbol attached to an object,</w:t>
      </w:r>
      <w:r>
        <w:t xml:space="preserve"> </w:t>
      </w:r>
      <w:r>
        <w:t xml:space="preserve">so that we can refer to the object and tell it apart from other objects.</w:t>
      </w:r>
    </w:p>
    <w:bookmarkEnd w:id="44"/>
    <w:bookmarkStart w:id="45" w:name="exm-label"/>
    <w:p>
      <w:pPr>
        <w:pStyle w:val="BodyText"/>
      </w:pPr>
      <w:r>
        <w:rPr>
          <w:b/>
          <w:bCs/>
        </w:rPr>
        <w:t xml:space="preserve">Example 9 (Labels)</w:t>
      </w:r>
      <w:r>
        <w:t xml:space="preserve"> </w:t>
      </w: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can label three students in a class list.</w:t>
      </w:r>
      <w:r>
        <w:t xml:space="preserve"> </w:t>
      </w:r>
      <w:r>
        <w:t xml:space="preserve">Then</w:t>
      </w:r>
      <w:r>
        <w:t xml:space="preserve"> </w:t>
      </w:r>
      <w:r>
        <w:t xml:space="preserve">“student 2”</w:t>
      </w:r>
      <w:r>
        <w:t xml:space="preserve"> </w:t>
      </w:r>
      <w:r>
        <w:t xml:space="preserve">refers to one particular student.</w:t>
      </w:r>
      <w:r>
        <w:t xml:space="preserve"> </w:t>
      </w:r>
      <w:r>
        <w:t xml:space="preserve">The letters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label two sets.</w:t>
      </w:r>
    </w:p>
    <w:bookmarkEnd w:id="45"/>
    <w:bookmarkStart w:id="46" w:name="def-index-set"/>
    <w:p>
      <w:pPr>
        <w:pStyle w:val="BodyText"/>
      </w:pPr>
      <w:r>
        <w:rPr>
          <w:b/>
          <w:bCs/>
        </w:rPr>
        <w:t xml:space="preserve">Definition 16 (Index set)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index set</w:t>
      </w:r>
      <w:r>
        <w:t xml:space="preserve"> </w:t>
      </w:r>
      <w:r>
        <w:t xml:space="preserve">[8]</w:t>
      </w:r>
      <w:r>
        <w:t xml:space="preserve"> </w:t>
      </w:r>
      <w:r>
        <w:t xml:space="preserve">is a set whose elements are used as</w:t>
      </w:r>
      <w:r>
        <w:t xml:space="preserve"> </w:t>
      </w:r>
      <w:hyperlink w:anchor="def-label">
        <w:r>
          <w:rPr>
            <w:rStyle w:val="Hyperlink"/>
          </w:rPr>
          <w:t xml:space="preserve">labels</w:t>
        </w:r>
      </w:hyperlink>
      <w:r>
        <w:t xml:space="preserve"> </w:t>
      </w:r>
      <w:r>
        <w:t xml:space="preserve">for objects.</w:t>
      </w:r>
      <w:r>
        <w:t xml:space="preserve"> </w:t>
      </w:r>
      <w:r>
        <w:t xml:space="preserve">Each element of the index set is called an index.</w:t>
      </w:r>
    </w:p>
    <w:bookmarkEnd w:id="46"/>
    <w:bookmarkStart w:id="47" w:name="exm-index-set"/>
    <w:p>
      <w:pPr>
        <w:pStyle w:val="BodyText"/>
      </w:pPr>
      <w:r>
        <w:rPr>
          <w:b/>
          <w:bCs/>
        </w:rPr>
        <w:t xml:space="preserve">Example 10 (Index sets)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labels the entries of a vector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entries.</w:t>
      </w:r>
      <w:r>
        <w:t xml:space="preserve"> </w:t>
      </w:r>
      <w:r>
        <w:t xml:space="preserve">The set of nonnegative real numbers can label moments in time.</w:t>
      </w:r>
    </w:p>
    <w:bookmarkEnd w:id="47"/>
    <w:bookmarkStart w:id="48" w:name="def-indexed-family"/>
    <w:p>
      <w:pPr>
        <w:pStyle w:val="BodyText"/>
      </w:pPr>
      <w:r>
        <w:rPr>
          <w:b/>
          <w:bCs/>
        </w:rPr>
        <w:t xml:space="preserve">Definition 17 (Indexed family)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indexed family</w:t>
      </w:r>
      <w:r>
        <w:t xml:space="preserve"> </w:t>
      </w:r>
      <w:r>
        <w:t xml:space="preserve">[9]</w:t>
      </w:r>
      <w:r>
        <w:t xml:space="preserve"> </w:t>
      </w:r>
      <w:r>
        <w:t xml:space="preserve">is a collection of objects,</w:t>
      </w:r>
      <w:r>
        <w:t xml:space="preserve"> </w:t>
      </w:r>
      <w:r>
        <w:t xml:space="preserve">one for each element of a given</w:t>
      </w:r>
      <w:r>
        <w:t xml:space="preserve"> </w:t>
      </w:r>
      <w:hyperlink w:anchor="def-index-set">
        <w:r>
          <w:rPr>
            <w:rStyle w:val="Hyperlink"/>
          </w:rPr>
          <w:t xml:space="preserve">index set</w:t>
        </w:r>
      </w:hyperlink>
      <w:r>
        <w:t xml:space="preserve">.</w:t>
      </w:r>
      <w:r>
        <w:t xml:space="preserve"> </w:t>
      </w:r>
      <w:r>
        <w:t xml:space="preserve">The object for the index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8"/>
    <w:bookmarkStart w:id="49" w:name="exm-indexed-family"/>
    <w:p>
      <w:pPr>
        <w:pStyle w:val="BodyText"/>
      </w:pPr>
      <w:r>
        <w:rPr>
          <w:b/>
          <w:bCs/>
        </w:rPr>
        <w:t xml:space="preserve">Example 11 (Indexed families)</w:t>
      </w:r>
      <w:r>
        <w:t xml:space="preserve"> </w:t>
      </w:r>
      <w:r>
        <w:t xml:space="preserve">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vector are an indexed family of numbers,</w:t>
      </w:r>
      <w:r>
        <w:t xml:space="preserve"> </w:t>
      </w:r>
      <w:r>
        <w:t xml:space="preserve">with index set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 functions</w:t>
      </w:r>
      <w:r>
        <w:t xml:space="preserve"> </w:t>
      </w:r>
      <m:oMath>
        <m:sSub>
          <m:e>
            <m:r>
              <m:t>f</m:t>
            </m:r>
          </m:e>
          <m:sub>
            <m:r>
              <m:t>θ</m:t>
            </m:r>
          </m:sub>
        </m:sSub>
      </m:oMath>
      <w:r>
        <w:t xml:space="preserve">, one for each parameter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parameter set,</w:t>
      </w:r>
      <w:r>
        <w:t xml:space="preserve"> </w:t>
      </w:r>
      <w:r>
        <w:t xml:space="preserve">are an indexed family of functions.</w:t>
      </w:r>
    </w:p>
    <w:bookmarkEnd w:id="49"/>
    <w:bookmarkEnd w:id="50"/>
    <w:bookmarkStart w:id="66" w:name="combining-sets"/>
    <w:p>
      <w:pPr>
        <w:pStyle w:val="Heading2"/>
      </w:pPr>
      <w:r>
        <w:t xml:space="preserve">2 Combining sets</w:t>
      </w:r>
    </w:p>
    <w:bookmarkStart w:id="51" w:name="def-union"/>
    <w:p>
      <w:pPr>
        <w:pStyle w:val="FirstParagraph"/>
      </w:pPr>
      <w:r>
        <w:rPr>
          <w:b/>
          <w:bCs/>
        </w:rPr>
        <w:t xml:space="preserve">Definition 18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[10]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1"/>
    <w:bookmarkStart w:id="52" w:name="def-indexed-union"/>
    <w:p>
      <w:pPr>
        <w:pStyle w:val="FirstParagraph"/>
      </w:pPr>
      <w:r>
        <w:rPr>
          <w:b/>
          <w:bCs/>
        </w:rPr>
        <w:t xml:space="preserve">Definition 19 (Union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52"/>
    <w:bookmarkStart w:id="53" w:name="def-intersection"/>
    <w:p>
      <w:pPr>
        <w:pStyle w:val="BodyText"/>
      </w:pPr>
      <w:r>
        <w:rPr>
          <w:b/>
          <w:bCs/>
        </w:rPr>
        <w:t xml:space="preserve">Definition 20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[11]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3"/>
    <w:bookmarkStart w:id="54" w:name="def-indexed-intersection"/>
    <w:p>
      <w:pPr>
        <w:pStyle w:val="FirstParagraph"/>
      </w:pPr>
      <w:r>
        <w:rPr>
          <w:b/>
          <w:bCs/>
        </w:rPr>
        <w:t xml:space="preserve">Definition 21 (Intersection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54"/>
    <w:bookmarkStart w:id="55" w:name="def-set-difference"/>
    <w:p>
      <w:pPr>
        <w:pStyle w:val="BodyText"/>
      </w:pPr>
      <w:r>
        <w:rPr>
          <w:b/>
          <w:bCs/>
        </w:rPr>
        <w:t xml:space="preserve">Definition 22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[12]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55"/>
    <w:bookmarkStart w:id="56" w:name="def-complement"/>
    <w:p>
      <w:pPr>
        <w:pStyle w:val="FirstParagraph"/>
      </w:pPr>
      <w:r>
        <w:rPr>
          <w:b/>
          <w:bCs/>
        </w:rPr>
        <w:t xml:space="preserve">Definition 23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[12]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56"/>
    <w:bookmarkStart w:id="57" w:name="exm-complement"/>
    <w:p>
      <w:pPr>
        <w:pStyle w:val="FirstParagraph"/>
      </w:pPr>
      <w:r>
        <w:rPr>
          <w:b/>
          <w:bCs/>
        </w:rPr>
        <w:t xml:space="preserve">Example 12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04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04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57"/>
    <w:bookmarkStart w:id="58" w:name="exm-set-operations"/>
    <w:p>
      <w:pPr>
        <w:pStyle w:val="BodyText"/>
      </w:pPr>
      <w:r>
        <w:rPr>
          <w:b/>
          <w:bCs/>
        </w:rPr>
        <w:t xml:space="preserve">Example 13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58"/>
    <w:bookmarkStart w:id="59" w:name="exm-indexed-union-intersection"/>
    <w:p>
      <w:pPr>
        <w:pStyle w:val="FirstParagraph"/>
      </w:pPr>
      <w:r>
        <w:rPr>
          <w:b/>
          <w:bCs/>
        </w:rPr>
        <w:t xml:space="preserve">Example 14 (Unions and intersections of many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3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:</w:t>
      </w:r>
      <w:r>
        <w:t xml:space="preserve"> </w:t>
      </w:r>
      <w:r>
        <w:t xml:space="preserve">each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in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each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contains only the natural number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 every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a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;</w:t>
      </w:r>
      <w:r>
        <w:t xml:space="preserve"> </w:t>
      </w:r>
      <w:r>
        <w:t xml:space="preserve">and a number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in none of them.</w:t>
      </w:r>
    </w:p>
    <w:bookmarkEnd w:id="59"/>
    <w:bookmarkStart w:id="60" w:name="thm-de-morgan"/>
    <w:p>
      <w:pPr>
        <w:pStyle w:val="FirstParagraph"/>
      </w:pPr>
      <w:r>
        <w:rPr>
          <w:b/>
          <w:bCs/>
        </w:rPr>
        <w:t xml:space="preserve">Theorem 4 (De Morgan’s laws)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Then the complement of a union is the intersection of the complements,</w:t>
      </w:r>
      <w:r>
        <w:t xml:space="preserve"> </w:t>
      </w:r>
      <w:r>
        <w:t xml:space="preserve">[13]</w:t>
      </w:r>
      <w:r>
        <w:t xml:space="preserve"> </w:t>
      </w:r>
      <w:r>
        <w:t xml:space="preserve">and the complement of an intersection is the union of the complements: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the complement notation of</w:t>
      </w:r>
      <w:r>
        <w:t xml:space="preserve"> </w:t>
      </w:r>
      <w:hyperlink w:anchor="def-complement">
        <w:r>
          <w:rPr>
            <w:rStyle w:val="Hyperlink"/>
          </w:rPr>
          <w:t xml:space="preserve">Definition 23</w:t>
        </w:r>
      </w:hyperlink>
      <w:r>
        <w:t xml:space="preserve">,</w:t>
      </w:r>
      <w:r>
        <w:t xml:space="preserve"> </w:t>
      </w:r>
      <w:r>
        <w:t xml:space="preserve">these read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⋂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Two sets are equal when they have the same elements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 is enough to show that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</w:t>
      </w:r>
      <w:r>
        <w:t xml:space="preserve"> </w:t>
      </w:r>
      <w:hyperlink r:id="rId61">
        <w:r>
          <w:rPr>
            <w:rStyle w:val="Hyperlink"/>
          </w:rPr>
          <w:t xml:space="preserve">if and only if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⇔</m:t>
        </m:r>
      </m:oMath>
      <w:r>
        <w:t xml:space="preserve">)</w:t>
      </w:r>
      <w:r>
        <w:t xml:space="preserve"> </w:t>
      </w:r>
      <w:r>
        <w:t xml:space="preserve">it is in the right-hand side.</w:t>
      </w:r>
      <w:r>
        <w:t xml:space="preserve"> </w:t>
      </w:r>
      <w:r>
        <w:t xml:space="preserve">For the first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2" w:name="exm-de-morgan"/>
    <w:p>
      <w:pPr>
        <w:pStyle w:val="FirstParagraph"/>
      </w:pPr>
      <w:r>
        <w:rPr>
          <w:b/>
          <w:bCs/>
        </w:rPr>
        <w:t xml:space="preserve">Example 15 (De Morgan’s laws for die rolls)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 as in</w:t>
      </w:r>
      <w:r>
        <w:t xml:space="preserve"> </w:t>
      </w:r>
      <w:hyperlink w:anchor="exm-set-operations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∩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∪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Start w:id="63" w:name="def-ordered-pair"/>
    <w:p>
      <w:pPr>
        <w:pStyle w:val="FirstParagraph"/>
      </w:pPr>
      <w:r>
        <w:rPr>
          <w:b/>
          <w:bCs/>
        </w:rPr>
        <w:t xml:space="preserve">Definition 24 (Ordered pair)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w:r>
        <w:t xml:space="preserve">[14]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63"/>
    <w:bookmarkStart w:id="64" w:name="def-cartesian-product"/>
    <w:p>
      <w:pPr>
        <w:pStyle w:val="BodyText"/>
      </w:pPr>
      <w:r>
        <w:rPr>
          <w:b/>
          <w:bCs/>
        </w:rPr>
        <w:t xml:space="preserve">Definition 25 (Cartesian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[15]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64"/>
    <w:bookmarkStart w:id="65" w:name="exm-cartesian-product"/>
    <w:p>
      <w:pPr>
        <w:pStyle w:val="FirstParagraph"/>
      </w:pPr>
      <w:r>
        <w:rPr>
          <w:b/>
          <w:bCs/>
        </w:rPr>
        <w:t xml:space="preserve">Example 16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it,</w:t>
      </w:r>
      <w:r>
        <w:t xml:space="preserve"> </w:t>
      </w:r>
      <w:r>
        <w:t xml:space="preserve">because its first entry,</w:t>
      </w:r>
      <w:r>
        <w:t xml:space="preserve"> </w:t>
      </w:r>
      <m:oMath>
        <m:r>
          <m:t>5</m:t>
        </m:r>
      </m:oMath>
      <w:r>
        <w:t xml:space="preserve">, is not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results of rolling a die twice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elements, such as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3 on the first roll and a 5 on the second.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3</m:t>
        </m:r>
      </m:oMath>
      <w:r>
        <w:t xml:space="preserve">:</w:t>
      </w:r>
      <w:r>
        <w:t xml:space="preserve"> </w:t>
      </w:r>
      <w:r>
        <w:t xml:space="preserve">a rectangle of width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height</w:t>
      </w:r>
      <w:r>
        <w:t xml:space="preserve"> </w:t>
      </w:r>
      <m:oMath>
        <m:r>
          <m:t>3</m:t>
        </m:r>
      </m:oMath>
      <w:r>
        <w:t xml:space="preserve">.</w:t>
      </w:r>
    </w:p>
    <w:bookmarkEnd w:id="65"/>
    <w:bookmarkEnd w:id="66"/>
    <w:bookmarkStart w:id="70" w:name="extended-non-negative-real-numbers"/>
    <w:p>
      <w:pPr>
        <w:pStyle w:val="Heading2"/>
      </w:pPr>
      <w:r>
        <w:t xml:space="preserve">3 Extended non-negative real numbers</w:t>
      </w:r>
    </w:p>
    <w:bookmarkStart w:id="67" w:name="def-extended-nonneg-reals"/>
    <w:p>
      <w:pPr>
        <w:pStyle w:val="FirstParagraph"/>
      </w:pPr>
      <w:r>
        <w:rPr>
          <w:b/>
          <w:bCs/>
        </w:rPr>
        <w:t xml:space="preserve">Definition 26 (Extended non-negative real numbers)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extended non-negative real numbers</w:t>
      </w:r>
      <w:r>
        <w:t xml:space="preserve">, written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are the non-negative real numbers together with an extra element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that is greater than every real number: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∞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Addition extends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</w:p>
    <w:bookmarkEnd w:id="67"/>
    <w:bookmarkStart w:id="68" w:name="rem-infinity-arithmetic"/>
    <w:p>
      <w:pPr>
        <w:pStyle w:val="BodyText"/>
      </w:pPr>
      <w:r>
        <w:rPr>
          <w:i/>
          <w:iCs/>
        </w:rPr>
        <w:t xml:space="preserve">Remark 6</w:t>
      </w:r>
      <w:r>
        <w:t xml:space="preserve"> (Arithmetic with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).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so some real-number arithmetic does not extend to it: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is left undefined,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Measure theory uses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because the size of a set, such as the length of the whole real line, can be infinite</w:t>
      </w:r>
      <w:r>
        <w:t xml:space="preserve"> </w:t>
      </w:r>
      <w:r>
        <w:t xml:space="preserve">[16]</w:t>
      </w:r>
      <w:r>
        <w:t xml:space="preserve">.</w:t>
      </w:r>
    </w:p>
    <w:bookmarkEnd w:id="68"/>
    <w:bookmarkStart w:id="69" w:name="exm-extended-nonneg-reals"/>
    <w:p>
      <w:pPr>
        <w:pStyle w:val="BodyText"/>
      </w:pPr>
      <w:r>
        <w:rPr>
          <w:b/>
          <w:bCs/>
        </w:rPr>
        <w:t xml:space="preserve">Example 17 (Adding with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as usual,</w:t>
      </w:r>
      <w:r>
        <w:t xml:space="preserve"> </w:t>
      </w:r>
      <w:r>
        <w:t xml:space="preserve">while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9"/>
    <w:bookmarkEnd w:id="70"/>
    <w:bookmarkStart w:id="71" w:name="sec-further-reading"/>
    <w:p>
      <w:pPr>
        <w:pStyle w:val="Heading2"/>
      </w:pPr>
      <w:r>
        <w:t xml:space="preserve">4 Further reading</w:t>
      </w:r>
    </w:p>
    <w:p>
      <w:pPr>
        <w:pStyle w:val="FirstParagraph"/>
      </w:pPr>
      <w:r>
        <w:t xml:space="preserve">These books and articles treat sets and the logic behind them in more depth.</w:t>
      </w:r>
    </w:p>
    <w:p>
      <w:pPr>
        <w:pStyle w:val="Compact"/>
        <w:numPr>
          <w:ilvl w:val="0"/>
          <w:numId w:val="1009"/>
        </w:numPr>
      </w:pPr>
      <w:r>
        <w:t xml:space="preserve">Devlin [17]</w:t>
      </w:r>
      <w:r>
        <w:t xml:space="preserve"> </w:t>
      </w:r>
      <w:r>
        <w:t xml:space="preserve">is an undergraduate introduction to axiomatic set theory.</w:t>
      </w:r>
      <w:r>
        <w:t xml:space="preserve"> </w:t>
      </w:r>
      <w:r>
        <w:t xml:space="preserve">It covers the axioms of set theory, ordinals, and cardinals,</w:t>
      </w:r>
      <w:r>
        <w:t xml:space="preserve"> </w:t>
      </w:r>
      <w:r>
        <w:t xml:space="preserve">which go well beyond the countable sets and functions in these notes.</w:t>
      </w:r>
    </w:p>
    <w:p>
      <w:pPr>
        <w:pStyle w:val="Compact"/>
        <w:numPr>
          <w:ilvl w:val="0"/>
          <w:numId w:val="1009"/>
        </w:numPr>
      </w:pPr>
      <w:r>
        <w:t xml:space="preserve">Halmos [18]</w:t>
      </w:r>
      <w:r>
        <w:t xml:space="preserve"> </w:t>
      </w:r>
      <w:r>
        <w:t xml:space="preserve">is a short, informal treatment of the same axioms,</w:t>
      </w:r>
      <w:r>
        <w:t xml:space="preserve"> </w:t>
      </w:r>
      <w:r>
        <w:t xml:space="preserve">covering relations, functions, families of sets, and cardinal numbers.</w:t>
      </w:r>
    </w:p>
    <w:p>
      <w:pPr>
        <w:pStyle w:val="Compact"/>
        <w:numPr>
          <w:ilvl w:val="0"/>
          <w:numId w:val="1009"/>
        </w:numPr>
      </w:pPr>
      <w:r>
        <w:t xml:space="preserve">Enderton [19]</w:t>
      </w:r>
      <w:r>
        <w:t xml:space="preserve"> </w:t>
      </w:r>
      <w:r>
        <w:t xml:space="preserve">is a standard introduction to mathematical logic.</w:t>
      </w:r>
      <w:r>
        <w:t xml:space="preserve"> </w:t>
      </w:r>
      <w:r>
        <w:t xml:space="preserve">Its first chapter collects the facts about sets, relations, and functions</w:t>
      </w:r>
      <w:r>
        <w:t xml:space="preserve"> </w:t>
      </w:r>
      <w:r>
        <w:t xml:space="preserve">that the later chapters use.</w:t>
      </w:r>
    </w:p>
    <w:p>
      <w:pPr>
        <w:pStyle w:val="Compact"/>
        <w:numPr>
          <w:ilvl w:val="0"/>
          <w:numId w:val="1009"/>
        </w:numPr>
      </w:pPr>
      <w:r>
        <w:t xml:space="preserve">Barker-Plummer et al. [20]</w:t>
      </w:r>
      <w:r>
        <w:t xml:space="preserve"> </w:t>
      </w:r>
      <w:r>
        <w:t xml:space="preserve">teaches propositional and first-order logic,</w:t>
      </w:r>
      <w:r>
        <w:t xml:space="preserve"> </w:t>
      </w:r>
      <w:r>
        <w:t xml:space="preserve">the language behind statements such as</w:t>
      </w:r>
      <w:r>
        <w:t xml:space="preserve"> </w:t>
      </w:r>
      <w:r>
        <w:t xml:space="preserve">“for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 exists…”</w:t>
      </w:r>
      <w:r>
        <w:t xml:space="preserve">.</w:t>
      </w:r>
    </w:p>
    <w:bookmarkEnd w:id="71"/>
    <w:bookmarkStart w:id="113" w:name="references"/>
    <w:p>
      <w:pPr>
        <w:pStyle w:val="Heading2"/>
      </w:pPr>
      <w:r>
        <w:t xml:space="preserve">References</w:t>
      </w:r>
    </w:p>
    <w:bookmarkStart w:id="112" w:name="refs"/>
    <w:bookmarkStart w:id="73" w:name="ref-wikipedia_set_mathema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https://en.wikipedia.org/wiki/Set_(mathematics)</w:t>
        </w:r>
      </w:hyperlink>
    </w:p>
    <w:bookmarkEnd w:id="73"/>
    <w:bookmarkStart w:id="75" w:name="ref-wikipedia_set_builder_not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“Set-builder notation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https://en.wikipedia.org/wiki/Set-builder_notation</w:t>
        </w:r>
      </w:hyperlink>
    </w:p>
    <w:bookmarkEnd w:id="75"/>
    <w:bookmarkStart w:id="77" w:name="ref-wikipedia_interval_mathema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“Interval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https://en.wikipedia.org/wiki/Interval_(mathematics)</w:t>
        </w:r>
      </w:hyperlink>
    </w:p>
    <w:bookmarkEnd w:id="77"/>
    <w:bookmarkStart w:id="79" w:name="ref-wikipedia_subse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“Subset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https://en.wikipedia.org/wiki/Subset</w:t>
        </w:r>
      </w:hyperlink>
    </w:p>
    <w:bookmarkEnd w:id="79"/>
    <w:bookmarkStart w:id="81" w:name="ref-wikipedia_empty_se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“Empty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https://en.wikipedia.org/wiki/Empty_set</w:t>
        </w:r>
      </w:hyperlink>
    </w:p>
    <w:bookmarkEnd w:id="81"/>
    <w:bookmarkStart w:id="83" w:name="ref-wikipedia_vacuous_truth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“Vacuous truth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https://en.wikipedia.org/wiki/Vacuous_truth</w:t>
        </w:r>
      </w:hyperlink>
    </w:p>
    <w:bookmarkEnd w:id="83"/>
    <w:bookmarkStart w:id="85" w:name="ref-wikipedia_family_of_set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“Family of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https://en.wikipedia.org/wiki/Family_of_sets</w:t>
        </w:r>
      </w:hyperlink>
    </w:p>
    <w:bookmarkEnd w:id="85"/>
    <w:bookmarkStart w:id="87" w:name="ref-wikipedia_index_se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“Index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https://en.wikipedia.org/wiki/Index_set</w:t>
        </w:r>
      </w:hyperlink>
    </w:p>
    <w:bookmarkEnd w:id="87"/>
    <w:bookmarkStart w:id="89" w:name="ref-wikipedia_indexed_famil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“Indexed family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https://en.wikipedia.org/wiki/Indexed_family</w:t>
        </w:r>
      </w:hyperlink>
    </w:p>
    <w:bookmarkEnd w:id="89"/>
    <w:bookmarkStart w:id="91" w:name="ref-wikipedia_union_set_theor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“Union (set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https://en.wikipedia.org/wiki/Union_(set_theory)</w:t>
        </w:r>
      </w:hyperlink>
    </w:p>
    <w:bookmarkEnd w:id="91"/>
    <w:bookmarkStart w:id="93" w:name="ref-wikipedia_intersection_set_theor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“Intersection (set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https://en.wikipedia.org/wiki/Intersection_(set_theory)</w:t>
        </w:r>
      </w:hyperlink>
    </w:p>
    <w:bookmarkEnd w:id="93"/>
    <w:bookmarkStart w:id="95" w:name="ref-wikipedia_complement_set_theory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“Complement (set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https://en.wikipedia.org/wiki/Complement_(set_theory)</w:t>
        </w:r>
      </w:hyperlink>
    </w:p>
    <w:bookmarkEnd w:id="95"/>
    <w:bookmarkStart w:id="97" w:name="ref-wikipedia_de_morgans_law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 morgan’s laws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6">
        <w:r>
          <w:rPr>
            <w:rStyle w:val="Hyperlink"/>
          </w:rPr>
          <w:t xml:space="preserve">https://en.wikipedia.org/wiki/De_Morgan%27s_laws</w:t>
        </w:r>
      </w:hyperlink>
    </w:p>
    <w:bookmarkEnd w:id="97"/>
    <w:bookmarkStart w:id="99" w:name="ref-wikipedia_ordered_pair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“Ordered pair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8">
        <w:r>
          <w:rPr>
            <w:rStyle w:val="Hyperlink"/>
          </w:rPr>
          <w:t xml:space="preserve">https://en.wikipedia.org/wiki/Ordered_pair</w:t>
        </w:r>
      </w:hyperlink>
    </w:p>
    <w:bookmarkEnd w:id="99"/>
    <w:bookmarkStart w:id="101" w:name="ref-wikipedia_cartesian_produc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“Cartesian product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0">
        <w:r>
          <w:rPr>
            <w:rStyle w:val="Hyperlink"/>
          </w:rPr>
          <w:t xml:space="preserve">https://en.wikipedia.org/wiki/Cartesian_product</w:t>
        </w:r>
      </w:hyperlink>
    </w:p>
    <w:bookmarkEnd w:id="101"/>
    <w:bookmarkStart w:id="103" w:name="ref-wikipedia_extended_real_number_lin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“Extended real number line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https://en.wikipedia.org/wiki/Extended_real_number_line</w:t>
        </w:r>
      </w:hyperlink>
    </w:p>
    <w:bookmarkEnd w:id="103"/>
    <w:bookmarkStart w:id="105" w:name="ref-devlin1993joy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K. Devlin,</w:t>
      </w:r>
      <w:r>
        <w:t xml:space="preserve"> </w:t>
      </w:r>
      <w:r>
        <w:rPr>
          <w:i/>
          <w:iCs/>
        </w:rPr>
        <w:t xml:space="preserve">The joy of sets: Fundamentals of contemporary set theory</w:t>
      </w:r>
      <w:r>
        <w:t xml:space="preserve">, 2nd ed. in Undergraduate texts in mathematics. New York: Springer, 1993. doi:</w:t>
      </w:r>
      <w:r>
        <w:t xml:space="preserve"> </w:t>
      </w:r>
      <w:hyperlink r:id="rId104">
        <w:r>
          <w:rPr>
            <w:rStyle w:val="Hyperlink"/>
          </w:rPr>
          <w:t xml:space="preserve">10.1007/978-1-4612-0903-4</w:t>
        </w:r>
      </w:hyperlink>
      <w:r>
        <w:t xml:space="preserve">.</w:t>
      </w:r>
    </w:p>
    <w:bookmarkEnd w:id="105"/>
    <w:bookmarkStart w:id="107" w:name="ref-halmos1974naive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P. R. Halmos,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in Undergraduate texts in mathematics. New York: Springer, 1974. doi:</w:t>
      </w:r>
      <w:r>
        <w:t xml:space="preserve"> </w:t>
      </w:r>
      <w:hyperlink r:id="rId106">
        <w:r>
          <w:rPr>
            <w:rStyle w:val="Hyperlink"/>
          </w:rPr>
          <w:t xml:space="preserve">10.1007/978-1-4757-1645-0</w:t>
        </w:r>
      </w:hyperlink>
      <w:r>
        <w:t xml:space="preserve">.</w:t>
      </w:r>
    </w:p>
    <w:bookmarkEnd w:id="107"/>
    <w:bookmarkStart w:id="109" w:name="ref-enderton2001logic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H. B. Enderton,</w:t>
      </w:r>
      <w:r>
        <w:t xml:space="preserve"> </w:t>
      </w:r>
      <w:r>
        <w:rPr>
          <w:i/>
          <w:iCs/>
        </w:rPr>
        <w:t xml:space="preserve">A mathematical introduction to logic</w:t>
      </w:r>
      <w:r>
        <w:t xml:space="preserve">, 2nd ed. San Diego, CA: Academic Press, 2001. doi:</w:t>
      </w:r>
      <w:r>
        <w:t xml:space="preserve"> </w:t>
      </w:r>
      <w:hyperlink r:id="rId108">
        <w:r>
          <w:rPr>
            <w:rStyle w:val="Hyperlink"/>
          </w:rPr>
          <w:t xml:space="preserve">10.1016/C2009-0-22107-6</w:t>
        </w:r>
      </w:hyperlink>
      <w:r>
        <w:t xml:space="preserve">.</w:t>
      </w:r>
    </w:p>
    <w:bookmarkEnd w:id="109"/>
    <w:bookmarkStart w:id="111" w:name="ref-barkerplummer2011languag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D. Barker-Plummer, J. Barwise, and J. Etchemendy,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, 2nd ed. Stanford, CA: CSLI Publications, 2011. Available:</w:t>
      </w:r>
      <w:r>
        <w:t xml:space="preserve"> </w:t>
      </w:r>
      <w:hyperlink r:id="rId110">
        <w:r>
          <w:rPr>
            <w:rStyle w:val="Hyperlink"/>
          </w:rPr>
          <w:t xml:space="preserve">https://www.amazon.com/dp/1575866323</w:t>
        </w:r>
      </w:hyperlink>
    </w:p>
    <w:bookmarkEnd w:id="111"/>
    <w:bookmarkEnd w:id="112"/>
    <w:bookmarkEnd w:id="1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expressions-algorithms.qmd" TargetMode="External"/><Relationship Id="rId9" Type="http://schemas.openxmlformats.org/officeDocument/2006/relationships/hyperlink" Target="functions.qmd" TargetMode="External"/><Relationship Id="rId104" Type="http://schemas.openxmlformats.org/officeDocument/2006/relationships/hyperlink" Target="https://doi.org/10.1007/978-1-4612-0903-4" TargetMode="External"/><Relationship Id="rId106" Type="http://schemas.openxmlformats.org/officeDocument/2006/relationships/hyperlink" Target="https://doi.org/10.1007/978-1-4757-1645-0" TargetMode="External"/><Relationship Id="rId108" Type="http://schemas.openxmlformats.org/officeDocument/2006/relationships/hyperlink" Target="https://doi.org/10.1016/C2009-0-22107-6" TargetMode="External"/><Relationship Id="rId100" Type="http://schemas.openxmlformats.org/officeDocument/2006/relationships/hyperlink" Target="https://en.wikipedia.org/wiki/Cartesian_product" TargetMode="External"/><Relationship Id="rId94" Type="http://schemas.openxmlformats.org/officeDocument/2006/relationships/hyperlink" Target="https://en.wikipedia.org/wiki/Complement_(set_theory)" TargetMode="External"/><Relationship Id="rId96" Type="http://schemas.openxmlformats.org/officeDocument/2006/relationships/hyperlink" Target="https://en.wikipedia.org/wiki/De_Morgan%27s_laws" TargetMode="External"/><Relationship Id="rId80" Type="http://schemas.openxmlformats.org/officeDocument/2006/relationships/hyperlink" Target="https://en.wikipedia.org/wiki/Empty_set" TargetMode="External"/><Relationship Id="rId102" Type="http://schemas.openxmlformats.org/officeDocument/2006/relationships/hyperlink" Target="https://en.wikipedia.org/wiki/Extended_real_number_line" TargetMode="External"/><Relationship Id="rId84" Type="http://schemas.openxmlformats.org/officeDocument/2006/relationships/hyperlink" Target="https://en.wikipedia.org/wiki/Family_of_sets" TargetMode="External"/><Relationship Id="rId86" Type="http://schemas.openxmlformats.org/officeDocument/2006/relationships/hyperlink" Target="https://en.wikipedia.org/wiki/Index_set" TargetMode="External"/><Relationship Id="rId88" Type="http://schemas.openxmlformats.org/officeDocument/2006/relationships/hyperlink" Target="https://en.wikipedia.org/wiki/Indexed_family" TargetMode="External"/><Relationship Id="rId92" Type="http://schemas.openxmlformats.org/officeDocument/2006/relationships/hyperlink" Target="https://en.wikipedia.org/wiki/Intersection_(set_theory)" TargetMode="External"/><Relationship Id="rId76" Type="http://schemas.openxmlformats.org/officeDocument/2006/relationships/hyperlink" Target="https://en.wikipedia.org/wiki/Interval_(mathematics)" TargetMode="External"/><Relationship Id="rId98" Type="http://schemas.openxmlformats.org/officeDocument/2006/relationships/hyperlink" Target="https://en.wikipedia.org/wiki/Ordered_pair" TargetMode="External"/><Relationship Id="rId74" Type="http://schemas.openxmlformats.org/officeDocument/2006/relationships/hyperlink" Target="https://en.wikipedia.org/wiki/Set-builder_notation" TargetMode="External"/><Relationship Id="rId72" Type="http://schemas.openxmlformats.org/officeDocument/2006/relationships/hyperlink" Target="https://en.wikipedia.org/wiki/Set_(mathematics)" TargetMode="External"/><Relationship Id="rId78" Type="http://schemas.openxmlformats.org/officeDocument/2006/relationships/hyperlink" Target="https://en.wikipedia.org/wiki/Subset" TargetMode="External"/><Relationship Id="rId90" Type="http://schemas.openxmlformats.org/officeDocument/2006/relationships/hyperlink" Target="https://en.wikipedia.org/wiki/Union_(set_theory)" TargetMode="External"/><Relationship Id="rId82" Type="http://schemas.openxmlformats.org/officeDocument/2006/relationships/hyperlink" Target="https://en.wikipedia.org/wiki/Vacuous_truth" TargetMode="External"/><Relationship Id="rId110" Type="http://schemas.openxmlformats.org/officeDocument/2006/relationships/hyperlink" Target="https://www.amazon.com/dp/1575866323" TargetMode="External"/><Relationship Id="rId35" Type="http://schemas.openxmlformats.org/officeDocument/2006/relationships/hyperlink" Target="measures.qmd#def-measure-zero" TargetMode="External"/><Relationship Id="rId15" Type="http://schemas.openxmlformats.org/officeDocument/2006/relationships/hyperlink" Target="number-systems.qmd#def-even-odd" TargetMode="External"/><Relationship Id="rId16" Type="http://schemas.openxmlformats.org/officeDocument/2006/relationships/hyperlink" Target="number-systems.qmd#def-real-numbers" TargetMode="External"/><Relationship Id="rId61" Type="http://schemas.openxmlformats.org/officeDocument/2006/relationships/hyperlink" Target="proof-writing.qmd#def-necessary-sufficient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expressions-algorithms.qmd" TargetMode="External"/><Relationship Id="rId9" Type="http://schemas.openxmlformats.org/officeDocument/2006/relationships/hyperlink" Target="functions.qmd" TargetMode="External"/><Relationship Id="rId104" Type="http://schemas.openxmlformats.org/officeDocument/2006/relationships/hyperlink" Target="https://doi.org/10.1007/978-1-4612-0903-4" TargetMode="External"/><Relationship Id="rId106" Type="http://schemas.openxmlformats.org/officeDocument/2006/relationships/hyperlink" Target="https://doi.org/10.1007/978-1-4757-1645-0" TargetMode="External"/><Relationship Id="rId108" Type="http://schemas.openxmlformats.org/officeDocument/2006/relationships/hyperlink" Target="https://doi.org/10.1016/C2009-0-22107-6" TargetMode="External"/><Relationship Id="rId100" Type="http://schemas.openxmlformats.org/officeDocument/2006/relationships/hyperlink" Target="https://en.wikipedia.org/wiki/Cartesian_product" TargetMode="External"/><Relationship Id="rId94" Type="http://schemas.openxmlformats.org/officeDocument/2006/relationships/hyperlink" Target="https://en.wikipedia.org/wiki/Complement_(set_theory)" TargetMode="External"/><Relationship Id="rId96" Type="http://schemas.openxmlformats.org/officeDocument/2006/relationships/hyperlink" Target="https://en.wikipedia.org/wiki/De_Morgan%27s_laws" TargetMode="External"/><Relationship Id="rId80" Type="http://schemas.openxmlformats.org/officeDocument/2006/relationships/hyperlink" Target="https://en.wikipedia.org/wiki/Empty_set" TargetMode="External"/><Relationship Id="rId102" Type="http://schemas.openxmlformats.org/officeDocument/2006/relationships/hyperlink" Target="https://en.wikipedia.org/wiki/Extended_real_number_line" TargetMode="External"/><Relationship Id="rId84" Type="http://schemas.openxmlformats.org/officeDocument/2006/relationships/hyperlink" Target="https://en.wikipedia.org/wiki/Family_of_sets" TargetMode="External"/><Relationship Id="rId86" Type="http://schemas.openxmlformats.org/officeDocument/2006/relationships/hyperlink" Target="https://en.wikipedia.org/wiki/Index_set" TargetMode="External"/><Relationship Id="rId88" Type="http://schemas.openxmlformats.org/officeDocument/2006/relationships/hyperlink" Target="https://en.wikipedia.org/wiki/Indexed_family" TargetMode="External"/><Relationship Id="rId92" Type="http://schemas.openxmlformats.org/officeDocument/2006/relationships/hyperlink" Target="https://en.wikipedia.org/wiki/Intersection_(set_theory)" TargetMode="External"/><Relationship Id="rId76" Type="http://schemas.openxmlformats.org/officeDocument/2006/relationships/hyperlink" Target="https://en.wikipedia.org/wiki/Interval_(mathematics)" TargetMode="External"/><Relationship Id="rId98" Type="http://schemas.openxmlformats.org/officeDocument/2006/relationships/hyperlink" Target="https://en.wikipedia.org/wiki/Ordered_pair" TargetMode="External"/><Relationship Id="rId74" Type="http://schemas.openxmlformats.org/officeDocument/2006/relationships/hyperlink" Target="https://en.wikipedia.org/wiki/Set-builder_notation" TargetMode="External"/><Relationship Id="rId72" Type="http://schemas.openxmlformats.org/officeDocument/2006/relationships/hyperlink" Target="https://en.wikipedia.org/wiki/Set_(mathematics)" TargetMode="External"/><Relationship Id="rId78" Type="http://schemas.openxmlformats.org/officeDocument/2006/relationships/hyperlink" Target="https://en.wikipedia.org/wiki/Subset" TargetMode="External"/><Relationship Id="rId90" Type="http://schemas.openxmlformats.org/officeDocument/2006/relationships/hyperlink" Target="https://en.wikipedia.org/wiki/Union_(set_theory)" TargetMode="External"/><Relationship Id="rId82" Type="http://schemas.openxmlformats.org/officeDocument/2006/relationships/hyperlink" Target="https://en.wikipedia.org/wiki/Vacuous_truth" TargetMode="External"/><Relationship Id="rId110" Type="http://schemas.openxmlformats.org/officeDocument/2006/relationships/hyperlink" Target="https://www.amazon.com/dp/1575866323" TargetMode="External"/><Relationship Id="rId35" Type="http://schemas.openxmlformats.org/officeDocument/2006/relationships/hyperlink" Target="measures.qmd#def-measure-zero" TargetMode="External"/><Relationship Id="rId15" Type="http://schemas.openxmlformats.org/officeDocument/2006/relationships/hyperlink" Target="number-systems.qmd#def-even-odd" TargetMode="External"/><Relationship Id="rId16" Type="http://schemas.openxmlformats.org/officeDocument/2006/relationships/hyperlink" Target="number-systems.qmd#def-real-numbers" TargetMode="External"/><Relationship Id="rId61" Type="http://schemas.openxmlformats.org/officeDocument/2006/relationships/hyperlink" Target="proof-writing.qmd#def-necessary-suffici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</dc:title>
  <dc:creator/>
  <cp:keywords/>
  <dcterms:created xsi:type="dcterms:W3CDTF">2026-10-19T12:09:05Z</dcterms:created>
  <dcterms:modified xsi:type="dcterms:W3CDTF">2026-10-19T12:09:05Z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03:50:58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