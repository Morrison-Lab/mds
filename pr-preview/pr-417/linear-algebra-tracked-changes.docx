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03:23:43 (PDT)</w:delText>
        </w:r>
      </w:del>
    </w:p>
    <w:p>
      <w:pPr>
        <w:pStyle w:val="Date"/>
      </w:pPr>
      <w:ins w:id="2" w:author="PR Preview" w:date="2026-01-01T00:00:00Z">
        <w:r>
          <w:t xml:space="preserve">Last modified: 2026-10-19 03:50:58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4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2026-10-19T11:54:05Z</dcterms:created>
  <dcterms:modified xsi:type="dcterms:W3CDTF">2026-10-19T11:54:05Z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03:50:58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