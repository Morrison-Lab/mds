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Projections and Linear Systems</w:t>
      </w:r>
    </w:p>
    <w:p>
      <w:pPr>
        <w:pStyle w:val="Date"/>
      </w:pPr>
      <w:del w:id="1" w:author="PR Preview" w:date="2026-01-01T00:00:00Z">
        <w:r>
          <w:delText xml:space="preserve">Last modified: 2026-10-17 07:35:34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10:49:39 (PDT)</w:t>
        </w:r>
      </w:ins>
    </w:p>
    <w:bookmarkStart w:id="151" w:name="design-matrix"/>
    <w:p>
      <w:pPr>
        <w:pStyle w:val="Heading2"/>
      </w:pPr>
      <w:r>
        <w:t xml:space="preserve">1 Design Matrix</w:t>
      </w:r>
    </w:p>
    <w:bookmarkStart w:id="9" w:name="def-design-matrix"/>
    <w:p>
      <w:pPr>
        <w:pStyle w:val="FirstParagraph"/>
      </w:pPr>
      <w:r>
        <w:rPr>
          <w:b/>
          <w:bCs/>
        </w:rPr>
        <w:t xml:space="preserve">Definition 1 (Design matrix (model matrix))</w:t>
      </w:r>
      <w:r>
        <w:t xml:space="preserve"> </w:t>
      </w:r>
      <w:r>
        <w:t xml:space="preserve">In a regression model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design matrix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model matrix</w:t>
      </w:r>
      <w:r>
        <w:t xml:space="preserve">)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t>i</m:t>
        </m:r>
      </m:oMath>
      <w:r>
        <w:t xml:space="preserve">-th row is the covariate vector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w:r>
        <w:t xml:space="preserve">$$
    \begin{aligned}
    \mathbf{X}
    &amp;=
    \begin{bmatrix}
    {\mathord{\smash[b]{\underset{\raise.3ex\hbox{$\scriptstyle\sim$}}{x}}\vphantom{x}}_1}^{\top} \\
    {\mathord{\smash[b]{\underset{\raise.3ex\hbox{$\scriptstyle\sim$}}{x}}\vphantom{x}}_2}^{\top} \\
    \vdots \\
    {\mathord{\smash[b]{\underset{\raise.3ex\hbox{$\scriptstyle\sim$}}{x}}\vphantom{x}}_n}^{\top}
    \end{bmatrix} \\
    &amp;=
    \begin{bmatrix}
    x_{11} &amp; x_{12} &amp; \cdots &amp; x_{1p} \\
    x_{21} &amp; x_{22} &amp; \cdots &amp; x_{2p} \\
    \vdots &amp; \vdots &amp; \ddots &amp; \vdots \\
    x_{n1} &amp; x_{n2} &amp; \cdots &amp; x_{np}
    \end{bmatrix}
    \end{aligned}
    $$</w:t>
      </w:r>
    </w:p>
    <w:bookmarkEnd w:id="9"/>
    <w:bookmarkStart w:id="12" w:name="rem-design-matrix-produc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(Products with the design matrix). </w:t>
      </w:r>
      <w:r>
        <w:t xml:space="preserve">The product</w:t>
      </w:r>
      <w:r>
        <w:t xml:space="preserve"> </w:t>
      </w:r>
      <w:r>
        <w:t xml:space="preserve">$\mathbf{X}\mathord{\smash[b]{\underset{\raise.3ex\hbox{$\scriptstyle\sim$}}{\beta}}\vphantom{\beta}}$</w:t>
      </w:r>
      <w:r>
        <w:t xml:space="preserve"> </w:t>
      </w:r>
      <w:r>
        <w:t xml:space="preserve">collects the values</w:t>
      </w:r>
      <w:r>
        <w:t xml:space="preserve"> </w:t>
      </w:r>
      <w:r>
        <w:t xml:space="preserve">${\mathord{\smash[b]{\underset{\raise.3ex\hbox{$\scriptstyle\sim$}}{x}}\vphantom{x}}_i}^{\top}\mathord{\smash[b]{\underset{\raise.3ex\hbox{$\scriptstyle\sim$}}{\beta}}\vphantom{\beta}}$</w:t>
      </w:r>
      <w:r>
        <w:t xml:space="preserve"> </w:t>
      </w:r>
      <w:r>
        <w:t xml:space="preserve">for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into a single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vector:</w:t>
      </w:r>
    </w:p>
    <w:p>
      <w:pPr>
        <w:pStyle w:val="BodyText"/>
      </w:pPr>
      <w:r>
        <w:t xml:space="preserve">$$
    \mathbf{X}\mathord{\smash[b]{\underset{\raise.3ex\hbox{$\scriptstyle\sim$}}{\beta}}\vphantom{\beta}}=
    \begin{bmatrix}
    {\mathord{\smash[b]{\underset{\raise.3ex\hbox{$\scriptstyle\sim$}}{x}}\vphantom{x}}_1}^{\top}\mathord{\smash[b]{\underset{\raise.3ex\hbox{$\scriptstyle\sim$}}{\beta}}\vphantom{\beta}}\\
    \vdots \\
    {\mathord{\smash[b]{\underset{\raise.3ex\hbox{$\scriptstyle\sim$}}{x}}\vphantom{x}}_n}^{\top}\mathord{\smash[b]{\underset{\raise.3ex\hbox{$\scriptstyle\sim$}}{\beta}}\vphantom{\beta}}
    \end{bmatrix}
    $$</w:t>
      </w:r>
    </w:p>
    <w:p>
      <w:pPr>
        <w:pStyle w:val="FirstParagraph"/>
      </w:pPr>
      <w:r>
        <w:t xml:space="preserve">For example, take the rank-</w:t>
      </w:r>
      <m:oMath>
        <m:r>
          <m:t>2</m:t>
        </m:r>
      </m:oMath>
      <w:r>
        <w:t xml:space="preserve"> </w:t>
      </w:r>
      <w:r>
        <w:t xml:space="preserve">matrix 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columns:</w:t>
      </w:r>
      <w:r>
        <w:t xml:space="preserve"> </w:t>
      </w:r>
      <w:r>
        <w:t xml:space="preserve">an intercept column and one covariate.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$\mathord{\smash[b]{\underset{\raise.3ex\hbox{$\scriptstyle\sim$}}{\beta}}\vphantom{\beta}}= (1, 2)$</w:t>
      </w:r>
      <w:r>
        <w:t xml:space="preserve">,</w:t>
      </w:r>
    </w:p>
    <w:p>
      <w:pPr>
        <w:pStyle w:val="BodyText"/>
      </w:pPr>
      <w:r>
        <w:t xml:space="preserve">$$
    \begin{aligned}
    \mathbf{X}\mathord{\smash[b]{\underset{\raise.3ex\hbox{$\scriptstyle\sim$}}{\beta}}\vphantom{\beta}}
    &amp;= \begin{bmatrix} 1 &amp; 1 \\ 1 &amp; 2 \\ 1 &amp; 3 \end{bmatrix}
    \begin{bmatrix} 1 \\ 2 \end{bmatrix} \\
    &amp;= \begin{bmatrix} 3 \\ 5 \\ 7 \end{bmatrix}.
    \end{aligned}
    $$</w:t>
      </w:r>
    </w:p>
    <w:p>
      <w:pPr>
        <w:pStyle w:val="FirstParagraph"/>
      </w:pPr>
      <w:r>
        <w:t xml:space="preserve">The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symmetric,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it appears in the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 defined later in this chapter)</w:t>
      </w:r>
      <w:r>
        <w:t xml:space="preserve"> </w:t>
      </w:r>
      <w:r>
        <w:t xml:space="preserve">$\hat{\mathord{\smash[b]{\underset{\raise.3ex\hbox{$\scriptstyle\sim$}}{\beta}}\vphantom{\beta}}}= ({\mathbf{X}}^{\top}\mathbf{X})^{-1}{\mathbf{X}}^{\top}\mathord{\smash[b]{\underset{\raise.3ex\hbox{$\scriptstyle\sim$}}{y}}\vphantom{y}}$</w:t>
      </w:r>
      <w:r>
        <w:t xml:space="preserve">.</w:t>
      </w:r>
    </w:p>
    <w:bookmarkEnd w:id="12"/>
    <w:bookmarkStart w:id="14" w:name="thm-gram-invertible"/>
    <w:p>
      <w:pPr>
        <w:pStyle w:val="BodyText"/>
      </w:pPr>
      <w:r>
        <w:rPr>
          <w:b/>
          <w:bCs/>
        </w:rPr>
        <w:t xml:space="preserve">Theorem 1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then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${\mathbf{X}}^{\top}\mathbf{X}\mathord{\smash[b]{\underset{\raise.3ex\hbox{$\scriptstyle\sim$}}{c}}\vphantom{c}}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0
    &amp;= {\mathord{\smash[b]{\underset{\raise.3ex\hbox{$\scriptstyle\sim$}}{c}}\vphantom{c}}}^{\top}\,{\mathbf{X}}^{\top}\mathbf{X}\mathord{\smash[b]{\underset{\raise.3ex\hbox{$\scriptstyle\sim$}}{c}}\vphantom{c}}
    &amp;&amp; \text{(multiply } {\mathbf{X}}^{\top}\mathbf{X}\mathord{\smash[b]{\underset{\raise.3ex\hbox{$\scriptstyle\sim$}}{c}}\vphantom{c}} = \mathord{\smash[b]{\underset{\raise.3ex\hbox{$\scriptstyle\sim$}}{0}}\vphantom{0}}\text{ on the left by } {\mathord{\smash[b]{\underset{\raise.3ex\hbox{$\scriptstyle\sim$}}{c}}\vphantom{c}}}^{\top} \text{)}
    \\
    &amp;= {\mathopen{}\left(\mathbf{X}\mathord{\smash[b]{\underset{\raise.3ex\hbox{$\scriptstyle\sim$}}{c}}\vphantom{c}}\right)\mathclose{}}^{\top}\mathopen{}\left(\mathbf{X}\mathord{\smash[b]{\underset{\raise.3ex\hbox{$\scriptstyle\sim$}}{c}}\vphantom{c}}\right)\mathclose{}
    &amp;&amp; \text{(transpose of a product)}
    \\
    &amp;= \mathopen{}\left\lVert\mathbf{X}\mathord{\smash[b]{\underset{\raise.3ex\hbox{$\scriptstyle\sim$}}{c}}\vphantom{c}}\right\rVert\mathclose{}^2
    &amp;&amp; \text{(definition of the Euclidean norm)}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$\mathbf{X}\mathord{\smash[b]{\underset{\raise.3ex\hbox{$\scriptstyle\sim$}}{c}}\vphantom{c}}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w:r>
        <w:t xml:space="preserve">$\mathbf{X}\mathord{\smash[b]{\underset{\raise.3ex\hbox{$\scriptstyle\sim$}}{c}}\vphantom{c}} = c_1 (\text{column } 1) + \cdots + c_p (\text{column } p)$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$\mathord{\smash[b]{\underset{\raise.3ex\hbox{$\scriptstyle\sim$}}{c}}\vphantom{c}}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only solution of</w:t>
      </w:r>
      <w:r>
        <w:t xml:space="preserve"> </w:t>
      </w:r>
      <w:r>
        <w:t xml:space="preserve">${\mathbf{X}}^{\top}\mathbf{X}\mathord{\smash[b]{\underset{\raise.3ex\hbox{$\scriptstyle\sim$}}{c}}\vphantom{c}} = \mathord{\smash[b]{\underset{\raise.3ex\hbox{$\scriptstyle\sim$}}{0}}\vphantom{0}}$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$\mathord{\smash[b]{\underset{\raise.3ex\hbox{$\scriptstyle\sim$}}{c}}\vphantom{c}}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which says that the columns of the square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a square matrix with linearly independent columns is invertible</w:t>
      </w:r>
      <w:r>
        <w:t xml:space="preserve"> </w:t>
      </w:r>
      <w:r>
        <w:t xml:space="preserve">(Banerjee and Roy 2014, Corollary 5.7, p. 143)</w:t>
      </w:r>
      <w:r>
        <w:t xml:space="preserve">.</w:t>
      </w:r>
    </w:p>
    <w:bookmarkStart w:id="15" w:name="exm-gram-invertible"/>
    <w:p>
      <w:pPr>
        <w:pStyle w:val="BodyText"/>
      </w:pPr>
      <w:r>
        <w:rPr>
          <w:b/>
          <w:bCs/>
        </w:rPr>
        <w:t xml:space="preserve">Example 1 (Inverting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rank-</w:t>
      </w:r>
      <m:oMath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multiplying the two out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5"/>
    <w:bookmarkStart w:id="16" w:name="def-hat-matrix"/>
    <w:p>
      <w:pPr>
        <w:pStyle w:val="BodyText"/>
      </w:pPr>
      <w:r>
        <w:rPr>
          <w:b/>
          <w:bCs/>
        </w:rPr>
        <w:t xml:space="preserve">Definition 2 (Hat matrix)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design-matrix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hat matrix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H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rPr>
                      <m:sty m:val="bi"/>
                    </m:rPr>
                    <m:t>X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p>
      <w:pPr>
        <w:pStyle w:val="FirstParagraph"/>
      </w:pPr>
      <w:r>
        <w:t xml:space="preserve">The inverse exists by</w:t>
      </w:r>
      <w:r>
        <w:t xml:space="preserve"> 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16"/>
    <w:bookmarkStart w:id="18" w:name="exm-hat-matrix"/>
    <w:p>
      <w:pPr>
        <w:pStyle w:val="BodyText"/>
      </w:pPr>
      <w:r>
        <w:rPr>
          <w:b/>
          <w:bCs/>
        </w:rPr>
        <w:t xml:space="preserve">Example 2 (The hat matrix of an intercept-only model)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observations and only an intercept,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rank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w:r>
        <w:t xml:space="preserve">$\mathbf{H}\mathord{\smash[b]{\underset{\raise.3ex\hbox{$\scriptstyle\sim$}}{y}}\vphantom{y}}= (\bar{y}, \bar{y})$</w:t>
      </w:r>
      <w:r>
        <w:t xml:space="preserve">, 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w:r>
        <w:t xml:space="preserve">the fitted values of an intercept-only model are the</w:t>
      </w:r>
      <w:r>
        <w:t xml:space="preserve"> </w:t>
      </w:r>
      <w:hyperlink r:id="rId17">
        <w:r>
          <w:rPr>
            <w:rStyle w:val="Hyperlink"/>
          </w:rPr>
          <w:t xml:space="preserve">sample mean</w:t>
        </w:r>
      </w:hyperlink>
      <w:r>
        <w:t xml:space="preserve">.</w:t>
      </w:r>
    </w:p>
    <w:bookmarkEnd w:id="18"/>
    <w:bookmarkStart w:id="20" w:name="thm-hat-matrix"/>
    <w:p>
      <w:pPr>
        <w:pStyle w:val="BodyText"/>
      </w:pPr>
      <w:r>
        <w:rPr>
          <w:b/>
          <w:bCs/>
        </w:rPr>
        <w:t xml:space="preserve">Theorem 2 (Hat matrix is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  <w:r>
        <w:t xml:space="preserve"> </w:t>
      </w:r>
      <w:r>
        <w:t xml:space="preserve">Both use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symmetric,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  <w:r>
        <w:t xml:space="preserve"> </w:t>
      </w:r>
      <w:r>
        <w:t xml:space="preserve">so its inverse is symmetric too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inverse of a symmetric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inverse)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2" w:name="exm-hat-matrix-projection"/>
    <w:p>
      <w:pPr>
        <w:pStyle w:val="FirstParagraph"/>
      </w:pPr>
      <w:r>
        <w:rPr>
          <w:b/>
          <w:bCs/>
        </w:rPr>
        <w:t xml:space="preserve">Example 3 (The intercept-only hat matrix is a projection)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bookmarkEnd w:id="22"/>
    <w:bookmarkStart w:id="23" w:name="rem-hat-matrix-name"/>
    <w:p>
      <w:pPr>
        <w:pStyle w:val="BodyText"/>
      </w:pPr>
      <w:r>
        <w:rPr>
          <w:i/>
          <w:iCs/>
        </w:rPr>
        <w:t xml:space="preserve">Remark 2</w:t>
      </w:r>
      <w:r>
        <w:t xml:space="preserve"> (Why it is called the hat matrix). </w:t>
      </w:r>
      <w:r>
        <w:t xml:space="preserve">The hat matrix gives the fitted values of the least squares solution</w:t>
      </w:r>
      <w:r>
        <w:t xml:space="preserve"> </w:t>
      </w:r>
      <w:r>
        <w:t xml:space="preserve">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 defined later in this chapter):</w:t>
      </w:r>
    </w:p>
    <w:p>
      <w:pPr>
        <w:pStyle w:val="BodyText"/>
      </w:pPr>
      <w:r>
        <w:t xml:space="preserve">$$
    \begin{aligned}
    \hat{\mathord{\smash[b]{\underset{\raise.3ex\hbox{$\scriptstyle\sim$}}{y}}\vphantom{y}}} &amp;= \mathbf{X}\hat{\mathord{\smash[b]{\underset{\raise.3ex\hbox{$\scriptstyle\sim$}}{\beta}}\vphantom{\beta}}}\\
    &amp;= \mathbf{X}({\mathbf{X}}^{\top}\mathbf{X})^{-1}{\mathbf{X}}^{\top}\mathord{\smash[b]{\underset{\raise.3ex\hbox{$\scriptstyle\sim$}}{y}}\vphantom{y}}\\
    &amp;= \mathbf{H}\mathord{\smash[b]{\underset{\raise.3ex\hbox{$\scriptstyle\sim$}}{y}}\vphantom{y}}.
    \end{aligned}
    $$</w:t>
      </w:r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“puts a hat”</w:t>
      </w:r>
      <w:r>
        <w:t xml:space="preserve"> </w:t>
      </w:r>
      <w:r>
        <w:t xml:space="preserve">on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which is where the name comes from.</w:t>
      </w:r>
      <w:r>
        <w:t xml:space="preserve"> </w:t>
      </w:r>
      <w:r>
        <w:t xml:space="preserve">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puts a hat on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by replacing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the sample mean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3"/>
    <w:bookmarkStart w:id="61" w:name="sec-orthogonal-projection"/>
    <w:p>
      <w:pPr>
        <w:pStyle w:val="Heading3"/>
      </w:pPr>
      <w:r>
        <w:t xml:space="preserve">1.1 Orthogonal projection onto a subspace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 the second half of</w:t>
            </w:r>
            <w:r>
              <w:t xml:space="preserve"> </w:t>
            </w:r>
            <w:r>
              <w:t xml:space="preserve">Zhou (2024c)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It connects the orthogonal projection matrices of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Definition 8 in Special Matrices and Decompositions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defined by an algebraic property,</w:t>
            </w:r>
            <w:r>
              <w:t xml:space="preserve"> </w:t>
            </w:r>
            <w:r>
              <w:t xml:space="preserve">to the geometric decomposition of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Theorem 8 in Direct Sums and Orthogonal Complements</w:t>
              </w:r>
            </w:hyperlink>
            <w:r>
              <w:t xml:space="preserve">.</w:t>
            </w:r>
          </w:p>
          <w:p/>
        </w:tc>
      </w:tr>
    </w:tbl>
    <w:bookmarkStart w:id="30" w:name="def-orthogonal-projection"/>
    <w:p>
      <w:pPr>
        <w:pStyle w:val="BodyText"/>
      </w:pPr>
      <w:r>
        <w:rPr>
          <w:b/>
          <w:bCs/>
        </w:rPr>
        <w:t xml:space="preserve">Definition 3 (Orthogonal projection onto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 </w:t>
      </w:r>
      <w:r>
        <w:t xml:space="preserve">for exactly one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\mathcal{S}^\perp$</w:t>
      </w:r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orthogonal projection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It is the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4 in Direct Sums and Orthogonal Complements</w:t>
        </w:r>
      </w:hyperlink>
      <w:r>
        <w:t xml:space="preserve">).</w:t>
      </w:r>
    </w:p>
    <w:bookmarkEnd w:id="30"/>
    <w:bookmarkStart w:id="34" w:name="exm-orthogonal-projection"/>
    <w:p>
      <w:pPr>
        <w:pStyle w:val="BodyText"/>
      </w:pPr>
      <w:r>
        <w:rPr>
          <w:b/>
          <w:bCs/>
        </w:rPr>
        <w:t xml:space="preserve">Example 4 (Projecting onto 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hyperlink r:id="rId31">
        <w:r>
          <w:rPr>
            <w:rStyle w:val="Hyperlink"/>
          </w:rPr>
          <w:t xml:space="preserve">Example 15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 </w:t>
      </w:r>
      <w:r>
        <w:t xml:space="preserve">splits as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So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vector already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its own projection, since</w:t>
      </w:r>
      <w:r>
        <w:t xml:space="preserve"> </w:t>
      </w:r>
      <w:r>
        <w:t xml:space="preserve">$(5, 5, 0) = (5, 5, 0) +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$\mathord{\smash[b]{\underset{\raise.3ex\hbox{$\scriptstyle\sim$}}{0}}\vphantom{0}}\in \mathcal{S}^\perp$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Theorem 6 in Direct Sums and Orthogonal Complements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);</w:t>
      </w:r>
      <w:r>
        <w:t xml:space="preserve"> </w:t>
      </w:r>
      <w:r>
        <w:t xml:space="preserve">a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projects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since</w:t>
      </w:r>
      <w:r>
        <w:t xml:space="preserve"> </w:t>
      </w:r>
      <w:r>
        <w:t xml:space="preserve">$(1, -1, 2) = \mathord{\smash[b]{\underset{\raise.3ex\hbox{$\scriptstyle\sim$}}{0}}\vphantom{0}}+ (1, -1,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$\mathord{\smash[b]{\underset{\raise.3ex\hbox{$\scriptstyle\sim$}}{0}}\vphantom{0}}\in \mathcal{S}$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bookmarkEnd w:id="34"/>
    <w:bookmarkStart w:id="35" w:name="exm-not-orthogonal-projection"/>
    <w:p>
      <w:pPr>
        <w:pStyle w:val="BodyText"/>
      </w:pPr>
      <w:r>
        <w:rPr>
          <w:b/>
          <w:bCs/>
        </w:rPr>
        <w:t xml:space="preserve">Example 5 (A split that is not the orthogonal one)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also writes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as a vector of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plus a remainder,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remainder is not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35"/>
    <w:bookmarkStart w:id="36" w:name="thm-closest-point"/>
    <w:p>
      <w:pPr>
        <w:pStyle w:val="BodyText"/>
      </w:pPr>
      <w:r>
        <w:rPr>
          <w:b/>
          <w:bCs/>
        </w:rPr>
        <w:t xml:space="preserve">Theorem 3 (The orthogonal projection is the closest point)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be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$\mathord{\smash[b]{\underset{\raise.3ex\hbox{$\scriptstyle\sim$}}{w}}\vphantom{w}} \in \mathcal{S}$</w:t>
      </w:r>
      <w:r>
        <w:t xml:space="preserve">,</w:t>
      </w:r>
    </w:p>
    <w:p>
      <w:pPr>
        <w:pStyle w:val="BodyText"/>
      </w:pPr>
      <w:r>
        <w:t xml:space="preserve">$$
    \mathopen{}\left\lVert\mathord{\smash[b]{\underset{\raise.3ex\hbox{$\scriptstyle\sim$}}{y}}\vphantom{y}} - \mathord{\smash[b]{\underset{\raise.3ex\hbox{$\scriptstyle\sim$}}{u}}\vphantom{u}}\right\rVert\mathclose{} \le \mathopen{}\left\lVert\mathord{\smash[b]{\underset{\raise.3ex\hbox{$\scriptstyle\sim$}}{y}}\vphantom{y}} - \mathord{\smash[b]{\underset{\raise.3ex\hbox{$\scriptstyle\sim$}}{w}}\vphantom{w}}\right\rVert\mathclose{},
    $$</w:t>
      </w:r>
    </w:p>
    <w:p>
      <w:pPr>
        <w:pStyle w:val="FirstParagraph"/>
      </w:pPr>
      <w:r>
        <w:t xml:space="preserve">with equality only when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\mathord{\smash[b]{\underset{\raise.3ex\hbox{$\scriptstyle\sim$}}{u}}\vphantom{u}}$</w:t>
      </w:r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- \mathord{\smash[b]{\underset{\raise.3ex\hbox{$\scriptstyle\sim$}}{u}}\vphantom{u}} \in \mathcal{S}^\perp$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 - \mathord{\smash[b]{\underset{\raise.3ex\hbox{$\scriptstyle\sim$}}{w}}\vphantom{w}} = \mathord{\smash[b]{\underset{\raise.3ex\hbox{$\scriptstyle\sim$}}{u}}\vphantom{u}} + (-1)\,\mathord{\smash[b]{\underset{\raise.3ex\hbox{$\scriptstyle\sim$}}{w}}\vphantom{w}} \in \mathcal{S}$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and therefore</w:t>
      </w:r>
      <w:r>
        <w:t xml:space="preserve"> </w:t>
      </w:r>
      <w:r>
        <w:t xml:space="preserve">$(\mathord{\smash[b]{\underset{\raise.3ex\hbox{$\scriptstyle\sim$}}{y}}\vphantom{y}} - \mathord{\smash[b]{\underset{\raise.3ex\hbox{$\scriptstyle\sim$}}{u}}\vphantom{u}}) \perp (\mathord{\smash[b]{\underset{\raise.3ex\hbox{$\scriptstyle\sim$}}{u}}\vphantom{u}} - \mathord{\smash[b]{\underset{\raise.3ex\hbox{$\scriptstyle\sim$}}{w}}\vphantom{w}})$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5 in Direct Sums and Orthogonal Complements</w:t>
        </w:r>
      </w:hyperlink>
      <w:r>
        <w:t xml:space="preserve">). Then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 - \mathord{\smash[b]{\underset{\raise.3ex\hbox{$\scriptstyle\sim$}}{w}}\vphantom{w}}\right\rVert\mathclose{}^2
    &amp;= \mathopen{}\left\lVert(\mathord{\smash[b]{\underset{\raise.3ex\hbox{$\scriptstyle\sim$}}{y}}\vphantom{y}} - \mathord{\smash[b]{\underset{\raise.3ex\hbox{$\scriptstyle\sim$}}{u}}\vphantom{u}}) + (\mathord{\smash[b]{\underset{\raise.3ex\hbox{$\scriptstyle\sim$}}{u}}\vphantom{u}} - \mathord{\smash[b]{\underset{\raise.3ex\hbox{$\scriptstyle\sim$}}{w}}\vphantom{w}})\right\rVert\mathclose{}^2
    &amp;&amp; \text{(add and subtract } \mathord{\smash[b]{\underset{\raise.3ex\hbox{$\scriptstyle\sim$}}{u}}\vphantom{u}} \text{)}
    \\
    &amp;= \mathopen{}\left\lVert\mathord{\smash[b]{\underset{\raise.3ex\hbox{$\scriptstyle\sim$}}{y}}\vphantom{y}} - \mathord{\smash[b]{\underset{\raise.3ex\hbox{$\scriptstyle\sim$}}{u}}\vphantom{u}}\right\rVert\mathclose{}^2 + \mathopen{}\left\lVert\mathord{\smash[b]{\underset{\raise.3ex\hbox{$\scriptstyle\sim$}}{u}}\vphantom{u}} - \mathord{\smash[b]{\underset{\raise.3ex\hbox{$\scriptstyle\sim$}}{w}}\vphantom{w}}\right\rVert\mathclose{}^2
    &amp;&amp; \text{(Pythagorean theorem, }\text{Theorem~2 in Inner Products and Orthogonality}\text{)}
    \\
    &amp;\ge \mathopen{}\left\lVert\mathord{\smash[b]{\underset{\raise.3ex\hbox{$\scriptstyle\sim$}}{y}}\vphantom{y}} - \mathord{\smash[b]{\underset{\raise.3ex\hbox{$\scriptstyle\sim$}}{u}}\vphantom{u}}\right\rVert\mathclose{}^2,
    &amp;&amp; \text{(} \mathopen{}\left\lVert\mathord{\smash[b]{\underset{\raise.3ex\hbox{$\scriptstyle\sim$}}{u}}\vphantom{u}} - \mathord{\smash[b]{\underset{\raise.3ex\hbox{$\scriptstyle\sim$}}{w}}\vphantom{w}}\right\rVert\mathclose{}^2 \ge 0 \text{, }\text{Theorem~1 in Inner Products and Orthogonality}\text{)}
    \end{aligned}
    $$</w:t>
      </w:r>
    </w:p>
    <w:p>
      <w:pPr>
        <w:pStyle w:val="FirstParagraph"/>
      </w:pPr>
      <w:r>
        <w:t xml:space="preserve">with equality exactly when</w:t>
      </w:r>
      <w:r>
        <w:t xml:space="preserve"> </w:t>
      </w:r>
      <w:r>
        <w:t xml:space="preserve">$\mathopen{}\left\lVert\mathord{\smash[b]{\underset{\raise.3ex\hbox{$\scriptstyle\sim$}}{u}}\vphantom{u}} - \mathord{\smash[b]{\underset{\raise.3ex\hbox{$\scriptstyle\sim$}}{w}}\vphantom{w}}\right\rVert\mathclose{} = 0$</w:t>
      </w:r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\mathord{\smash[b]{\underset{\raise.3ex\hbox{$\scriptstyle\sim$}}{u}}\vphantom{u}}$</w:t>
      </w:r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  <w:r>
        <w:t xml:space="preserve"> </w:t>
      </w:r>
      <w:r>
        <w:t xml:space="preserve">Taking nonnegative square roots preserves the inequality.</w:t>
      </w:r>
    </w:p>
    <w:bookmarkStart w:id="41" w:name="exm-closest-point"/>
    <w:p>
      <w:pPr>
        <w:pStyle w:val="BodyText"/>
      </w:pPr>
      <w:r>
        <w:rPr>
          <w:b/>
          <w:bCs/>
        </w:rPr>
        <w:t xml:space="preserve">Example 6 (No point of the line is closer)</w:t>
      </w:r>
      <w:r>
        <w:t xml:space="preserve"> </w:t>
      </w:r>
      <w:r>
        <w:t xml:space="preserve">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 </w:t>
      </w:r>
      <w:r>
        <w:t xml:space="preserve">has projection</w:t>
      </w:r>
      <w:r>
        <w:t xml:space="preserve"> </w:t>
      </w:r>
      <w:r>
        <w:t xml:space="preserve">$\mathord{\smash[b]{\underset{\raise.3ex\hbox{$\scriptstyle\sim$}}{u}}\vphantom{u}} = (2, 2, 0)$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at distance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.</w:t>
      </w:r>
      <w:r>
        <w:t xml:space="preserve"> </w:t>
      </w:r>
      <w:r>
        <w:t xml:space="preserve">Another point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w:r>
        <w:t xml:space="preserve">$\mathord{\smash[b]{\underset{\raise.3ex\hbox{$\scriptstyle\sim$}}{w}}\vphantom{w}} = (3, 3, 0)$</w:t>
      </w:r>
      <w:r>
        <w:t xml:space="preserve">,</w:t>
      </w:r>
      <w:r>
        <w:t xml:space="preserve"> </w:t>
      </w:r>
      <w:r>
        <w:t xml:space="preserve">is farther: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 - \mathord{\smash[b]{\underset{\raise.3ex\hbox{$\scriptstyle\sim$}}{w}}\vphantom{w}}\right\rVert\mathclose{} &amp;= \mathopen{}\left\lVert(0, -2, 2)\right\rVert\mathclose{} \\
    &amp;= \sqrt{8} \\
    &amp;&gt; \sqrt{6},
    \end{aligned}
    $$</w:t>
      </w:r>
    </w:p>
    <w:p>
      <w:pPr>
        <w:pStyle w:val="FirstParagraph"/>
      </w:pPr>
      <w:r>
        <w:t xml:space="preserve">and the difference of squares is</w:t>
      </w:r>
    </w:p>
    <w:p>
      <w:pPr>
        <w:pStyle w:val="BodyText"/>
      </w:pPr>
      <w:r>
        <w:t xml:space="preserve">$$
    \begin{aligned}
    \mathopen{}\left\lVert\mathord{\smash[b]{\underset{\raise.3ex\hbox{$\scriptstyle\sim$}}{u}}\vphantom{u}} - \mathord{\smash[b]{\underset{\raise.3ex\hbox{$\scriptstyle\sim$}}{w}}\vphantom{w}}\right\rVert\mathclose{}^2 &amp;= \mathopen{}\left\lVert(-1, -1, 0)\right\rVert\mathclose{}^2 \\
    &amp;= 2 \\
    &amp;= 8 - 6,
    \end{aligned}
    $$</w:t>
      </w:r>
    </w:p>
    <w:p>
      <w:pPr>
        <w:pStyle w:val="FirstParagraph"/>
      </w:pPr>
      <w:r>
        <w:t xml:space="preserve">by the Pythagorean theorem (</w:t>
      </w:r>
      <w:hyperlink r:id="rId40">
        <w:r>
          <w:rPr>
            <w:rStyle w:val="Hyperlink"/>
          </w:rPr>
          <w:t xml:space="preserve">Theorem 2 in Inner Products and Orthogonality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$\mathord{\smash[b]{\underset{\raise.3ex\hbox{$\scriptstyle\sim$}}{y}}\vphantom{y}} - \mathord{\smash[b]{\underset{\raise.3ex\hbox{$\scriptstyle\sim$}}{u}}\vphantom{u}} \in \mathcal{S}^\perp$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 - \mathord{\smash[b]{\underset{\raise.3ex\hbox{$\scriptstyle\sim$}}{w}}\vphantom{w}} \in \mathcal{S}$</w:t>
      </w:r>
      <w:r>
        <w:t xml:space="preserve">.</w:t>
      </w:r>
    </w:p>
    <w:bookmarkEnd w:id="41"/>
    <w:bookmarkStart w:id="44" w:name="thm-projector-onb"/>
    <w:p>
      <w:pPr>
        <w:pStyle w:val="BodyText"/>
      </w:pPr>
      <w:r>
        <w:rPr>
          <w:b/>
          <w:bCs/>
        </w:rPr>
        <w:t xml:space="preserve">Theorem 4 (Projecting with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whose columns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\mathord{\smash[b]{\underset{\raise.3ex\hbox{$\scriptstyle\sim$}}{q}}\vphantom{q}}_r$</w:t>
      </w:r>
      <w:r>
        <w:t xml:space="preserve"> </w:t>
      </w:r>
      <w:r>
        <w:t xml:space="preserve">are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 10 in Inner Products and Orthogonality</w:t>
        </w:r>
      </w:hyperlink>
      <w:r>
        <w:t xml:space="preserve">,</w:t>
      </w:r>
      <w:r>
        <w:t xml:space="preserve"> </w:t>
      </w:r>
      <w:hyperlink r:id="rId43">
        <w:r>
          <w:rPr>
            <w:rStyle w:val="Hyperlink"/>
          </w:rPr>
          <w:t xml:space="preserve">Corollary 4 in Inner Products and Orthogonality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,</w:t>
      </w:r>
      <w:r>
        <w:t xml:space="preserve"> </w:t>
      </w:r>
      <w:r>
        <w:t xml:space="preserve">$\mathbf{Q} {\mathbf{Q}}^{\top}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, which is entry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w:r>
        <w:t xml:space="preserve">$$
    \begin{aligned}
    ({\mathbf{Q}}^{\top} \mathbf{Q})_{ij}
    &amp;= \sum_{k=1}^{p} ({\mathbf{Q}}^{\top})_{ik}\, q_{kj}
    &amp;&amp; \text{(}\text{Definition~7 in Matrices}\text{)}
    \\
    &amp;= \sum_{k=1}^{p} q_{ki}\, q_{kj}
    &amp;&amp; \text{(}\text{Definition~3 in Matrices}\text{)}
    \\
    &amp;= \mathord{\smash[b]{\underset{\raise.3ex\hbox{$\scriptstyle\sim$}}{q}}\vphantom{q}}_i \cdot \mathord{\smash[b]{\underset{\raise.3ex\hbox{$\scriptstyle\sim$}}{q}}\vphantom{q}}_j,
    &amp;&amp; \text{(}\text{Definition~8 in Vectors}\text{)}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 (</w:t>
      </w:r>
      <w:hyperlink r:id="rId45">
        <w:r>
          <w:rPr>
            <w:rStyle w:val="Hyperlink"/>
          </w:rPr>
          <w:t xml:space="preserve">Definition 19 in Vectors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12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 = \mathbf{Q} {\mathbf{Q}}^{\top}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\mathord{\smash[b]{\underset{\raise.3ex\hbox{$\scriptstyle\sim$}}{y}}\vphantom{y}} -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.</w:t>
      </w:r>
      <w:r>
        <w:t xml:space="preserve"> </w:t>
      </w:r>
      <w:r>
        <w:t xml:space="preserve">$\mathord{\smash[b]{\underset{\raise.3ex\hbox{$\scriptstyle\sim$}}{u}}\vphantom{u}} = \mathbf{Q}\,({\mathbf{Q}}^{\top} \mathord{\smash[b]{\underset{\raise.3ex\hbox{$\scriptstyle\sim$}}{y}}\vphantom{y}})$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w:r>
        <w:t xml:space="preserve">$\operatorname{span}\mathopen{}\left\{\mathord{\smash[b]{\underset{\raise.3ex\hbox{$\scriptstyle\sim$}}{q}}\vphantom{q}}_1, \ldots, \mathord{\smash[b]{\underset{\raise.3ex\hbox{$\scriptstyle\sim$}}{q}}\vphantom{q}}_r\right\}\mathclose{} = \mathcal{S}$</w:t>
      </w:r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,</w:t>
      </w:r>
    </w:p>
    <w:p>
      <w:pPr>
        <w:pStyle w:val="BodyText"/>
      </w:pPr>
      <w:r>
        <w:t xml:space="preserve">$$
    \begin{aligned}
    {\mathbf{Q}}^{\top} \mathord{\smash[b]{\underset{\raise.3ex\hbox{$\scriptstyle\sim$}}{v}}\vphantom{v}}
    &amp;= {\mathbf{Q}}^{\top}\,(\mathord{\smash[b]{\underset{\raise.3ex\hbox{$\scriptstyle\sim$}}{y}}\vphantom{y}} - \mathbf{Q} {\mathbf{Q}}^{\top} \mathord{\smash[b]{\underset{\raise.3ex\hbox{$\scriptstyle\sim$}}{y}}\vphantom{y}})
    &amp;&amp; \text{(substitute)}
    \\
    &amp;= {\mathbf{Q}}^{\top} \mathord{\smash[b]{\underset{\raise.3ex\hbox{$\scriptstyle\sim$}}{y}}\vphantom{y}} - {\mathbf{Q}}^{\top}\,(\mathbf{Q} {\mathbf{Q}}^{\top} \mathord{\smash[b]{\underset{\raise.3ex\hbox{$\scriptstyle\sim$}}{y}}\vphantom{y}})
    &amp;&amp; \text{(}\text{Theorem~4 in Subspaces and Rank}\text{, with coefficients } 1 \text{ and } -1 \text{)}
    \\
    &amp;= {\mathbf{Q}}^{\top} \mathord{\smash[b]{\underset{\raise.3ex\hbox{$\scriptstyle\sim$}}{y}}\vphantom{y}} - ({\mathbf{Q}}^{\top} \mathbf{Q})\,{\mathbf{Q}}^{\top} \mathord{\smash[b]{\underset{\raise.3ex\hbox{$\scriptstyle\sim$}}{y}}\vphantom{y}}
    &amp;&amp; \text{(}\text{Theorem~5 in Matrices}\text{)}
    \\
    &amp;= {\mathbf{Q}}^{\top} \mathord{\smash[b]{\underset{\raise.3ex\hbox{$\scriptstyle\sim$}}{y}}\vphantom{y}} - \mathbf{I}_r\,{\mathbf{Q}}^{\top} \mathord{\smash[b]{\underset{\raise.3ex\hbox{$\scriptstyle\sim$}}{y}}\vphantom{y}}
    &amp;&amp; \text{(} {\mathbf{Q}}^{\top} \mathbf{Q} = \mathbf{I}_r \text{, from the first part of the proof)}
    \\
    &amp;= {\mathbf{Q}}^{\top} \mathord{\smash[b]{\underset{\raise.3ex\hbox{$\scriptstyle\sim$}}{y}}\vphantom{y}} - {\mathbf{Q}}^{\top} \mathord{\smash[b]{\underset{\raise.3ex\hbox{$\scriptstyle\sim$}}{y}}\vphantom{y}}
    &amp;&amp; \text{(}\text{Theorem~7 in Matrices}\text{)}
    \\
    &amp;= \mathord{\smash[b]{\underset{\raise.3ex\hbox{$\scriptstyle\sim$}}{0}}\vphantom{0}}_r,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$\mathord{\smash[b]{\underset{\raise.3ex\hbox{$\scriptstyle\sim$}}{v}}\vphantom{v}} \in \mathcal{N}({\mathbf{Q}}^{\top})$</w:t>
      </w:r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symmetric and idempotent.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rojector-onb"/>
    <w:p>
      <w:pPr>
        <w:pStyle w:val="FirstParagraph"/>
      </w:pPr>
      <w:r>
        <w:rPr>
          <w:b/>
          <w:bCs/>
        </w:rPr>
        <w:t xml:space="preserve">Example 7 (The projection matrix onto a line)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single vector</w:t>
      </w:r>
      <w:r>
        <w:t xml:space="preserve"> </w:t>
      </w:r>
      <w:r>
        <w:t xml:space="preserve">$\mathord{\smash[b]{\underset{\raise.3ex\hbox{$\scriptstyle\sim$}}{q}}\vphantom{q}}_1 = \tfrac{1}{\sqrt{2}}\,(1, 1, 0)$</w:t>
      </w:r>
      <w:r>
        <w:t xml:space="preserve"> </w:t>
      </w:r>
      <w:r>
        <w:t xml:space="preserve">is an orthonormal basis:</w:t>
      </w:r>
      <w:r>
        <w:t xml:space="preserve"> </w:t>
      </w:r>
      <w:r>
        <w:t xml:space="preserve">it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it is nonzero and so linearly independent,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\mathopen{}\left\lVert\mathord{\smash[b]{\underset{\raise.3ex\hbox{$\scriptstyle\sim$}}{q}}\vphantom{q}}_1\right\rVert\mathclose{} &amp;= \sqrt{\tfrac{1}{2} + \tfrac{1}{2} + 0} \\
    &amp;= 1.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$\mathbf{Q} = [\mathord{\smash[b]{\underset{\raise.3ex\hbox{$\scriptstyle\sim$}}{q}}\vphantom{q}}_1]$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Applied to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, it 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projection found 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51"/>
    <w:bookmarkStart w:id="52" w:name="thm-projection-matrix-projects"/>
    <w:p>
      <w:pPr>
        <w:pStyle w:val="BodyText"/>
      </w:pPr>
      <w:r>
        <w:rPr>
          <w:b/>
          <w:bCs/>
        </w:rPr>
        <w:t xml:space="preserve">Theorem 5 (A projection matrix projects onto its column space, and is the only one that does)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),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,</w:t>
      </w:r>
      <w:r>
        <w:t xml:space="preserve"> </w:t>
      </w:r>
      <w:r>
        <w:t xml:space="preserve">$\mathbf{P}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such that, for every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w:r>
        <w:t xml:space="preserve">$\mathbf{P}_1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$\mathbf{P}_2 \mathord{\smash[b]{\underset{\raise.3ex\hbox{$\scriptstyle\sim$}}{y}}\vphantom{y}}$</w:t>
      </w:r>
      <w:r>
        <w:t xml:space="preserve"> </w:t>
      </w:r>
      <w:r>
        <w:t xml:space="preserve">are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 the same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$\mathord{\smash[b]{\underset{\raise.3ex\hbox{$\scriptstyle\sim$}}{y}}\vphantom{y}} = \mathbf{P} \mathord{\smash[b]{\underset{\raise.3ex\hbox{$\scriptstyle\sim$}}{y}}\vphantom{y}} + (\mathord{\smash[b]{\underset{\raise.3ex\hbox{$\scriptstyle\sim$}}{y}}\vphantom{y}} - \mathbf{P} 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The first term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 the second,</w:t>
      </w:r>
    </w:p>
    <w:p>
      <w:pPr>
        <w:pStyle w:val="BodyText"/>
      </w:pPr>
      <w:r>
        <w:t xml:space="preserve">$$
    \begin{aligned}
    \mathbf{P}\,(\mathord{\smash[b]{\underset{\raise.3ex\hbox{$\scriptstyle\sim$}}{y}}\vphantom{y}} - \mathbf{P} \mathord{\smash[b]{\underset{\raise.3ex\hbox{$\scriptstyle\sim$}}{y}}\vphantom{y}})
    &amp;= \mathbf{P} \mathord{\smash[b]{\underset{\raise.3ex\hbox{$\scriptstyle\sim$}}{y}}\vphantom{y}} - \mathbf{P}\,(\mathbf{P} \mathord{\smash[b]{\underset{\raise.3ex\hbox{$\scriptstyle\sim$}}{y}}\vphantom{y}})
    &amp;&amp; \text{(}\text{Theorem~4 in Subspaces and Rank}\text{, with coefficients } 1 \text{ and } -1 \text{)}
    \\
    &amp;= \mathbf{P} \mathord{\smash[b]{\underset{\raise.3ex\hbox{$\scriptstyle\sim$}}{y}}\vphantom{y}} - (\mathbf{P} \mathbf{P})\,\mathord{\smash[b]{\underset{\raise.3ex\hbox{$\scriptstyle\sim$}}{y}}\vphantom{y}}
    &amp;&amp; \text{(}\text{Theorem~5 in Matrices}\text{)}
    \\
    &amp;= \mathbf{P} \mathord{\smash[b]{\underset{\raise.3ex\hbox{$\scriptstyle\sim$}}{y}}\vphantom{y}} - \mathbf{P}^2 \mathord{\smash[b]{\underset{\raise.3ex\hbox{$\scriptstyle\sim$}}{y}}\vphantom{y}}
    &amp;&amp; \text{(}\text{Definition~2 in Special Matrices and Decompositions}\text{)}
    \\
    &amp;= \mathbf{P} \mathord{\smash[b]{\underset{\raise.3ex\hbox{$\scriptstyle\sim$}}{y}}\vphantom{y}} - \mathbf{P} \mathord{\smash[b]{\underset{\raise.3ex\hbox{$\scriptstyle\sim$}}{y}}\vphantom{y}}
    &amp;&amp; \text{(} \mathbf{P} \text{ is idempotent)}
    \\
    &amp;= \mathord{\smash[b]{\underset{\raise.3ex\hbox{$\scriptstyle\sim$}}{0}}\vphantom{0}}_p,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$\mathord{\smash[b]{\underset{\raise.3ex\hbox{$\scriptstyle\sim$}}{y}}\vphantom{y}} - \mathbf{P} \mathord{\smash[b]{\underset{\raise.3ex\hbox{$\scriptstyle\sim$}}{y}}\vphantom{y}} \in \mathcal{N}(\mathbf{P})$</w:t>
      </w:r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$\mathbf{P}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orthogonal projection of a vector 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unique 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$\mathbf{P}_1 \mathord{\smash[b]{\underset{\raise.3ex\hbox{$\scriptstyle\sim$}}{e}}\vphantom{e}}_j = \mathbf{P}_2 \mathord{\smash[b]{\underset{\raise.3ex\hbox{$\scriptstyle\sim$}}{e}}\vphantom{e}}_j$</w:t>
      </w:r>
      <w:r>
        <w:t xml:space="preserve"> </w:t>
      </w:r>
      <w:r>
        <w:t xml:space="preserve">for each indicator vector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$\mathbf{P}_1 \mathord{\smash[b]{\underset{\raise.3ex\hbox{$\scriptstyle\sim$}}{e}}\vphantom{e}}_j$</w:t>
      </w:r>
      <w:r>
        <w:t xml:space="preserve"> </w:t>
      </w:r>
      <w:r>
        <w:t xml:space="preserve">is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Theorem 3 in Subspaces and Rank</w:t>
        </w:r>
      </w:hyperlink>
      <w:r>
        <w:t xml:space="preserve"> </w:t>
      </w:r>
      <w:r>
        <w:t xml:space="preserve">it is the combination of the columns 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 coefficients the entries of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place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 (</w:t>
      </w:r>
      <w:hyperlink r:id="rId5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Likewise for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two matrices have the same columns.</w:t>
      </w:r>
    </w:p>
    <w:bookmarkStart w:id="56" w:name="exm-projection-matrix-projects"/>
    <w:p>
      <w:pPr>
        <w:pStyle w:val="BodyText"/>
      </w:pPr>
      <w:r>
        <w:rPr>
          <w:b/>
          <w:bCs/>
        </w:rPr>
        <w:t xml:space="preserve">Example 8 (Two routes to the same projection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12 in Special Matrices and Decompositions</w:t>
        </w:r>
      </w:hyperlink>
      <w:r>
        <w:t xml:space="preserve"> </w:t>
      </w:r>
      <w:r>
        <w:t xml:space="preserve">is an orthogonal projection matrix,</w:t>
      </w:r>
      <w:r>
        <w:t xml:space="preserve"> </w:t>
      </w:r>
      <w:r>
        <w:t xml:space="preserve">and its column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axis.</w:t>
      </w:r>
      <w:r>
        <w:t xml:space="preserve"> </w:t>
      </w:r>
      <w:r>
        <w:t xml:space="preserve">By part 1,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orthogonal projection onto that axis:</w:t>
      </w:r>
      <w:r>
        <w:t xml:space="preserve"> </w:t>
      </w:r>
      <w:r>
        <w:t xml:space="preserve">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$\mathord{\smash[b]{\underset{\raise.3ex\hbox{$\scriptstyle\sim$}}{q}}\vphantom{q}}_1 = (1, 0)$</w:t>
      </w:r>
      <w:r>
        <w:t xml:space="preserve"> </w:t>
      </w:r>
      <w:r>
        <w:t xml:space="preserve">has length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spans the axis,</w:t>
      </w:r>
      <w:r>
        <w:t xml:space="preserve"> </w:t>
      </w:r>
      <w:r>
        <w:t xml:space="preserve">so it is an orthonormal basis of it, and with</w:t>
      </w:r>
      <w:r>
        <w:t xml:space="preserve"> </w:t>
      </w:r>
      <w:r>
        <w:t xml:space="preserve">$\mathbf{B} = [\mathord{\smash[b]{\underset{\raise.3ex\hbox{$\scriptstyle\sim$}}{q}}\vphantom{q}}_1]$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and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require.</w:t>
      </w:r>
    </w:p>
    <w:p>
      <w:pPr>
        <w:pStyle w:val="BodyText"/>
      </w:pPr>
      <w:r>
        <w:t xml:space="preserve">The oblique projection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12 in Special Matrices and Decompositions</w:t>
        </w:r>
      </w:hyperlink>
      <w:r>
        <w:t xml:space="preserve"> </w:t>
      </w:r>
      <w:r>
        <w:t xml:space="preserve">also maps every vector into the horizontal axis.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 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orthogonal to the axis,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onto the axis,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hat-matrix-projects"/>
    <w:p>
      <w:pPr>
        <w:pStyle w:val="BodyText"/>
      </w:pPr>
      <w:r>
        <w:rPr>
          <w:b/>
          <w:bCs/>
        </w:rPr>
        <w:t xml:space="preserve">Theorem 6 (The hat matrix projects onto the column space of the design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$\mathord{\smash[b]{\underset{\raise.3ex\hbox{$\scriptstyle\sim$}}{y}}\vphantom{y}}\in \mathbb{R}^n$</w:t>
      </w:r>
      <w:r>
        <w:t xml:space="preserve">,</w:t>
      </w:r>
      <w:r>
        <w:t xml:space="preserve"> </w:t>
      </w:r>
      <w:r>
        <w:t xml:space="preserve">$\mathbf{H} \mathord{\smash[b]{\underset{\raise.3ex\hbox{$\scriptstyle\sim$}}{y}}\vphantom{y}}$</w:t>
      </w:r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 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whose columns are an orthonormal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an orthogonal projection matrix (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$\mathbf{H}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1).</w:t>
      </w:r>
      <w:r>
        <w:t xml:space="preserve"> </w:t>
      </w:r>
      <w:r>
        <w:t xml:space="preserve">It remains to show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$\mathbf{H} \mathord{\smash[b]{\underset{\raise.3ex\hbox{$\scriptstyle\sim$}}{z}}\vphantom{z}} = \mathbf{X}\,\mathopen{}\left(({\mathbf{X}}^{\top}\mathbf{X})^{-1} {\mathbf{X}}^{\top} \mathord{\smash[b]{\underset{\raise.3ex\hbox{$\scriptstyle\sim$}}{z}}\vphantom{z}}\right)\mathclose{}$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</w:t>
      </w:r>
      <w:r>
        <w:t xml:space="preserve"> </w:t>
      </w:r>
      <w:r>
        <w:t xml:space="preserve">$\mathord{\smash[b]{\underset{\raise.3ex\hbox{$\scriptstyle\sim$}}{b}}\vphantom{b}} \in \mathbb{R}^p$</w:t>
      </w:r>
      <w:r>
        <w:t xml:space="preserve">,</w:t>
      </w:r>
      <w:r>
        <w:t xml:space="preserve"> </w:t>
      </w:r>
      <w:r>
        <w:t xml:space="preserve">$\mathbf{X}\mathord{\smash[b]{\underset{\raise.3ex\hbox{$\scriptstyle\sim$}}{b}}\vphantom{b}} = (\mathbf{H} \mathbf{X})\,\mathord{\smash[b]{\underset{\raise.3ex\hbox{$\scriptstyle\sim$}}{b}}\vphantom{b}}$</w:t>
      </w:r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$(\mathbf{H} \mathbf{X})\,\mathord{\smash[b]{\underset{\raise.3ex\hbox{$\scriptstyle\sim$}}{b}}\vphantom{b}} = \mathbf{H}\,(\mathbf{X}\mathord{\smash[b]{\underset{\raise.3ex\hbox{$\scriptstyle\sim$}}{b}}\vphantom{b}})$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</w:t>
      </w:r>
      <w:r>
        <w:t xml:space="preserve"> </w:t>
      </w:r>
      <w:r>
        <w:t xml:space="preserve">so an orthonormal basis of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also gives the orthogonal projection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,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p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2,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Start w:id="60" w:name="exm-hat-matrix-projects"/>
    <w:p>
      <w:pPr>
        <w:pStyle w:val="BodyText"/>
      </w:pPr>
      <w:r>
        <w:rPr>
          <w:b/>
          <w:bCs/>
        </w:rPr>
        <w:t xml:space="preserve">Example 9 (The intercept-only hat matrix, from an orthonormal basis)</w:t>
      </w:r>
      <w:r>
        <w:t xml:space="preserve"> </w:t>
      </w:r>
      <w:r>
        <w:t xml:space="preserve">For the intercept-only design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orthonormal basis</w:t>
      </w:r>
      <w:r>
        <w:t xml:space="preserve"> </w:t>
      </w:r>
      <w:r>
        <w:t xml:space="preserve">$\mathord{\smash[b]{\underset{\raise.3ex\hbox{$\scriptstyle\sim$}}{q}}\vphantom{q}}_1 = \tfrac{1}{\sqrt{2}}\,(1, 1)$</w:t>
      </w:r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w:r>
        <w:t xml:space="preserve">$$
    \begin{aligned}
    \mathopen{}\left\lVert\mathord{\smash[b]{\underset{\raise.3ex\hbox{$\scriptstyle\sim$}}{q}}\vphantom{q}}_1\right\rVert\mathclose{} &amp;= \sqrt{\tfrac{1}{2} + \tfrac{1}{2}} \\
    &amp;= 1.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$\mathbf{Q} = [\mathord{\smash[b]{\underset{\raise.3ex\hbox{$\scriptstyle\sim$}}{q}}\vphantom{q}}_1]$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hat matrix found 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The fitted values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the closest point to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 the line of constant vectors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 residuals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2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0"/>
    <w:bookmarkEnd w:id="61"/>
    <w:bookmarkStart w:id="110" w:name="sec-generalized-inverse"/>
    <w:p>
      <w:pPr>
        <w:pStyle w:val="Heading3"/>
      </w:pPr>
      <w:r>
        <w:t xml:space="preserve">1.2 Generalized inverses and linear systems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defers the existence of the Moore-Penrose inverse to the singular value decomposition;</w:t>
            </w:r>
            <w:r>
              <w:t xml:space="preserve"> </w:t>
            </w:r>
            <w:r>
              <w:t xml:space="preserve">the proof here builds it from a rank factorization (</w:t>
            </w:r>
            <w:hyperlink r:id="rId64">
              <w:r>
                <w:rPr>
                  <w:rStyle w:val="Hyperlink"/>
                </w:rPr>
                <w:t xml:space="preserve">Theorem 15 in Column Space, Null Space and Rank-Nullity</w:t>
              </w:r>
            </w:hyperlink>
            <w:r>
              <w:t xml:space="preserve">) instead,</w:t>
            </w:r>
            <w:r>
              <w:t xml:space="preserve"> </w:t>
            </w:r>
            <w:r>
              <w:t xml:space="preserve">and the section adds the projection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for any generalized inverse</w:t>
            </w:r>
            <w:r>
              <w:t xml:space="preserve"> </w:t>
            </w:r>
            <m:oMath>
              <m:r>
                <m:rPr>
                  <m:sty m:val="bi"/>
                </m:rPr>
                <m:t>G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oMath>
            <w:r>
              <w:t xml:space="preserve">, which the source does not cover.</w:t>
            </w:r>
          </w:p>
          <w:p/>
        </w:tc>
      </w:tr>
    </w:tbl>
    <w:bookmarkStart w:id="67" w:name="thm-scalar-matmul"/>
    <w:p>
      <w:pPr>
        <w:pStyle w:val="BodyText"/>
      </w:pPr>
      <w:r>
        <w:rPr>
          <w:b/>
          <w:bCs/>
        </w:rPr>
        <w:t xml:space="preserve">Theorem 7 (A scalar factor passes through a matrix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for matrices of compatible sizes,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4 in Matrices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Definition 6 in Matrices</w:t>
        </w:r>
      </w:hyperlink>
      <w:r>
        <w:t xml:space="preserve">).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product of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Differences.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part)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the same way, using the second law in</w:t>
      </w:r>
      <w:r>
        <w:t xml:space="preserve"> </w:t>
      </w:r>
      <w:hyperlink r:id="rId68">
        <w:r>
          <w:rPr>
            <w:rStyle w:val="Hyperlink"/>
          </w:rPr>
          <w:t xml:space="preserve">Theorem 6 in Matrices</w:t>
        </w:r>
      </w:hyperlink>
      <w:r>
        <w:t xml:space="preserve"> </w:t>
      </w:r>
      <w:r>
        <w:t xml:space="preserve">and the second part.</w:t>
      </w:r>
      <w:r>
        <w:t xml:space="preserve"> </w:t>
      </w:r>
      <w:r>
        <w:t xml:space="preserve">A column vector is a matrix with one column,</w:t>
      </w:r>
      <w:r>
        <w:t xml:space="preserve"> </w:t>
      </w:r>
      <w:r>
        <w:t xml:space="preserve">so all of this applies with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 vector.</w:t>
      </w:r>
    </w:p>
    <w:bookmarkStart w:id="69" w:name="exm-scalar-matmul"/>
    <w:p>
      <w:pPr>
        <w:pStyle w:val="BodyText"/>
      </w:pPr>
      <w:r>
        <w:rPr>
          <w:b/>
          <w:bCs/>
        </w:rPr>
        <w:t xml:space="preserve">Example 10 (Pulling a scalar out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generalized-inverse"/>
    <w:p>
      <w:pPr>
        <w:pStyle w:val="FirstParagraph"/>
      </w:pPr>
      <w:r>
        <w:rPr>
          <w:b/>
          <w:bCs/>
        </w:rPr>
        <w:t xml:space="preserve">Definition 4 (Generalized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generalized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G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70"/>
    <w:bookmarkStart w:id="71" w:name="exm-generalized-inverse"/>
    <w:p>
      <w:pPr>
        <w:pStyle w:val="FirstParagraph"/>
      </w:pPr>
      <w:r>
        <w:rPr>
          <w:b/>
          <w:bCs/>
        </w:rPr>
        <w:t xml:space="preserve">Example 11 (A matrix with many generalized inverses)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g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every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a generalized inverse need not be unique.</w:t>
      </w:r>
      <w:r>
        <w:t xml:space="preserve"> </w:t>
      </w:r>
      <w:r>
        <w:t xml:space="preserve">The zero matrix is not one, since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r>
          <m:t>0</m:t>
        </m:r>
      </m:oMath>
      <w:r>
        <w:t xml:space="preserve">.</w:t>
      </w:r>
    </w:p>
    <w:bookmarkEnd w:id="71"/>
    <w:bookmarkStart w:id="73" w:name="thm-generalized-inverse-invertible"/>
    <w:p>
      <w:pPr>
        <w:pStyle w:val="BodyText"/>
      </w:pPr>
      <w:r>
        <w:rPr>
          <w:b/>
          <w:bCs/>
        </w:rPr>
        <w:t xml:space="preserve">Theorem 8 (An invertible matrix has only one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r:id="rId72">
        <w:r>
          <w:rPr>
            <w:rStyle w:val="Hyperlink"/>
          </w:rPr>
          <w:t xml:space="preserve">Definition 6 in Special Matrices and Decompositions</w:t>
        </w:r>
      </w:hyperlink>
      <w:r>
        <w:t xml:space="preserve">),</w:t>
      </w:r>
      <w:r>
        <w:t xml:space="preserve"> </w:t>
      </w:r>
      <w:r>
        <w:t xml:space="preserve">its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,</w:t>
      </w:r>
      <w:r>
        <w:t xml:space="preserve"> </w:t>
      </w:r>
      <w:hyperlink r:id="rId75">
        <w:r>
          <w:rPr>
            <w:rStyle w:val="Hyperlink"/>
          </w:rPr>
          <w:t xml:space="preserve">Theorem 7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 generalized inverse.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any generalized inverse,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generalized-inverse-invertible"/>
    <w:p>
      <w:pPr>
        <w:pStyle w:val="FirstParagraph"/>
      </w:pPr>
      <w:r>
        <w:rPr>
          <w:b/>
          <w:bCs/>
        </w:rPr>
        <w:t xml:space="preserve">Example 12 (The generalized inverse of an invertible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76">
        <w:r>
          <w:rPr>
            <w:rStyle w:val="Hyperlink"/>
          </w:rPr>
          <w:t xml:space="preserve">Example 5 in Special Matrices and Decompositions</w:t>
        </w:r>
      </w:hyperlink>
      <w:r>
        <w:t xml:space="preserve">,</w:t>
      </w:r>
      <w:r>
        <w:t xml:space="preserve"> </w:t>
      </w:r>
      <w:r>
        <w:t xml:space="preserve">the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matrix of</w:t>
      </w:r>
      <w:r>
        <w:t xml:space="preserve"> 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, by contrast, has infinitely many,</w:t>
      </w:r>
      <w:r>
        <w:t xml:space="preserve"> </w:t>
      </w:r>
      <w:r>
        <w:t xml:space="preserve">so by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singular.</w:t>
      </w:r>
    </w:p>
    <w:bookmarkEnd w:id="77"/>
    <w:bookmarkStart w:id="78" w:name="thm-generalized-inverse-solves"/>
    <w:p>
      <w:pPr>
        <w:pStyle w:val="BodyText"/>
      </w:pPr>
      <w:r>
        <w:rPr>
          <w:b/>
          <w:bCs/>
        </w:rPr>
        <w:t xml:space="preserve">Theorem 9 (A generalized inverse solves every solvable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), and let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a solution,</w:t>
      </w:r>
      <w:r>
        <w:t xml:space="preserve"> </w:t>
      </w:r>
      <w:r>
        <w:t xml:space="preserve">then</w:t>
      </w:r>
      <w:r>
        <w:t xml:space="preserve"> </w:t>
      </w:r>
      <w:r>
        <w:t xml:space="preserve">$\mathbf{G} \mathord{\smash[b]{\underset{\raise.3ex\hbox{$\scriptstyle\sim$}}{b}}\vphantom{b}}$</w:t>
      </w:r>
      <w:r>
        <w:t xml:space="preserve"> </w:t>
      </w:r>
      <w:r>
        <w:t xml:space="preserve">is a solution.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be a solution, so</w:t>
      </w:r>
      <w:r>
        <w:t xml:space="preserve"> </w:t>
      </w:r>
      <w:r>
        <w:t xml:space="preserve">$\mathbf{A} \mathord{\smash[b]{\underset{\raise.3ex\hbox{$\scriptstyle\sim$}}{x}}\vphantom{x}}_0 = \mathord{\smash[b]{\underset{\raise.3ex\hbox{$\scriptstyle\sim$}}{b}}\vphantom{b}}$</w:t>
      </w:r>
      <w:r>
        <w:t xml:space="preserve">. Then</w:t>
      </w:r>
    </w:p>
    <w:p>
      <w:pPr>
        <w:pStyle w:val="BodyText"/>
      </w:pPr>
      <w:r>
        <w:t xml:space="preserve">$$
    \begin{aligned}
    \mathbf{A}\,(\mathbf{G} \mathord{\smash[b]{\underset{\raise.3ex\hbox{$\scriptstyle\sim$}}{b}}\vphantom{b}})
    &amp;= \mathbf{A} \mathbf{G}\,(\mathbf{A} \mathord{\smash[b]{\underset{\raise.3ex\hbox{$\scriptstyle\sim$}}{x}}\vphantom{x}}_0)
    &amp;&amp; \text{(substitute } \mathord{\smash[b]{\underset{\raise.3ex\hbox{$\scriptstyle\sim$}}{b}}\vphantom{b}} = \mathbf{A} \mathord{\smash[b]{\underset{\raise.3ex\hbox{$\scriptstyle\sim$}}{x}}\vphantom{x}}_0 \text{)}
    \\
    &amp;= (\mathbf{A} \mathbf{G} \mathbf{A})\,\mathord{\smash[b]{\underset{\raise.3ex\hbox{$\scriptstyle\sim$}}{x}}\vphantom{x}}_0
    &amp;&amp; \text{(}\text{Theorem~5 in Matrices}\text{)}
    \\
    &amp;= \mathbf{A} \mathord{\smash[b]{\underset{\raise.3ex\hbox{$\scriptstyle\sim$}}{x}}\vphantom{x}}_0
    &amp;&amp; \text{(}\text{Definition~4}\text{)}
    \\
    &amp;= \mathord{\smash[b]{\underset{\raise.3ex\hbox{$\scriptstyle\sim$}}{b}}\vphantom{b}}.
    &amp;&amp; \text{(} \mathord{\smash[b]{\underset{\raise.3ex\hbox{$\scriptstyle\sim$}}{x}}\vphantom{x}}_0 \text{ is a solution)}
    \end{aligned}
    $$</w:t>
      </w:r>
    </w:p>
    <w:bookmarkStart w:id="79" w:name="exm-generalized-inverse-solves"/>
    <w:p>
      <w:pPr>
        <w:pStyle w:val="FirstParagraph"/>
      </w:pPr>
      <w:r>
        <w:rPr>
          <w:b/>
          <w:bCs/>
        </w:rPr>
        <w:t xml:space="preserve">Example 13 (Solving with a generalized inverse)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its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the system</w:t>
      </w:r>
      <w:r>
        <w:t xml:space="preserve"> </w:t>
      </w:r>
      <w:r>
        <w:t xml:space="preserve">$\mathbf{A} \mathord{\smash[b]{\underset{\raise.3ex\hbox{$\scriptstyle\sim$}}{x}}\vphantom{x}} = (2, 0)$</w:t>
      </w:r>
      <w:r>
        <w:t xml:space="preserve"> </w:t>
      </w:r>
      <w:r>
        <w:t xml:space="preserve">has the solution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 too: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w:r>
        <w:t xml:space="preserve">$\mathbf{A} \mathord{\smash[b]{\underset{\raise.3ex\hbox{$\scriptstyle\sim$}}{x}}\vphantom{x}} = (2, 1)$</w:t>
      </w:r>
      <w:r>
        <w:t xml:space="preserve"> </w:t>
      </w:r>
      <w:r>
        <w:t xml:space="preserve">has no solution,</w:t>
      </w:r>
      <w:r>
        <w:t xml:space="preserve"> </w:t>
      </w:r>
      <w:r>
        <w:t xml:space="preserve">since the second entry of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there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9"/>
    <w:bookmarkStart w:id="80" w:name="def-moore-penrose"/>
    <w:p>
      <w:pPr>
        <w:pStyle w:val="BodyText"/>
      </w:pPr>
      <w:r>
        <w:rPr>
          <w:b/>
          <w:bCs/>
        </w:rPr>
        <w:t xml:space="preserve">Definition 5 (Moore-Penrose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Moore-Penrose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satisfying all four conditions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.</w:t>
      </w:r>
    </w:p>
    <w:bookmarkEnd w:id="80"/>
    <w:bookmarkStart w:id="81" w:name="exm-moore-penrose"/>
    <w:p>
      <w:pPr>
        <w:pStyle w:val="FirstParagraph"/>
      </w:pPr>
      <w:r>
        <w:rPr>
          <w:b/>
          <w:bCs/>
        </w:rPr>
        <w:t xml:space="preserve">Example 14 (Checking the four conditions)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satisfies all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conditions 1 and 2 read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 conditions 3 and 4 hold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The generalized inverse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 is not a Moore-Penrose inverse: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not symmetric, so condition 3 fails.</w:t>
      </w:r>
    </w:p>
    <w:bookmarkEnd w:id="81"/>
    <w:bookmarkStart w:id="82" w:name="thm-moore-penrose-generalized-inverse"/>
    <w:p>
      <w:pPr>
        <w:pStyle w:val="BodyText"/>
      </w:pPr>
      <w:r>
        <w:rPr>
          <w:b/>
          <w:bCs/>
        </w:rPr>
        <w:t xml:space="preserve">Theorem 10 (A Moore-Penrose inverse is a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 Moore-Penrose inverse 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 and condition 1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3" w:name="exm-moore-penrose-generalized-inverse"/>
    <w:p>
      <w:pPr>
        <w:pStyle w:val="BodyText"/>
      </w:pPr>
      <w:r>
        <w:rPr>
          <w:b/>
          <w:bCs/>
        </w:rPr>
        <w:t xml:space="preserve">Example 15 (The Moore-Penrose inverse of a rank-one matrix)</w:t>
      </w:r>
      <w:r>
        <w:t xml:space="preserve"> </w:t>
      </w: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below has rank</w:t>
      </w:r>
      <w:r>
        <w:t xml:space="preserve"> </w:t>
      </w:r>
      <m:oMath>
        <m:r>
          <m:t>1</m:t>
        </m:r>
      </m:oMath>
      <w:r>
        <w:t xml:space="preserve">, because its second column is twice its first,</w:t>
      </w:r>
      <w:r>
        <w:t xml:space="preserve"> </w:t>
      </w:r>
      <w:r>
        <w:t xml:space="preserve">so it has no ordinary inverse.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MASS::ginv()</w:t>
      </w:r>
      <w:r>
        <w:t xml:space="preserve"> </w:t>
      </w:r>
      <w:r>
        <w:t xml:space="preserve">computes its Moore-Penrose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.</w:t>
      </w:r>
      <w:r>
        <w:t xml:space="preserve"> </w:t>
      </w:r>
      <w:r>
        <w:t xml:space="preserve">The code checks the four conditions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of which the first is the equation that makes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a generalized inverse.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ginv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conditions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"1: AGA = 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A)),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"2: GAG = 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G)),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"3: AG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G))),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"4: GA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conditions</w:t>
      </w:r>
      <w:r>
        <w:br/>
      </w:r>
      <w:r>
        <w:rPr>
          <w:rStyle w:val="CommentTok"/>
        </w:rPr>
        <w:t xml:space="preserve">#&gt;      1: AGA = A      2: GAG = G 3: AG symmetric 4: GA symmetric </w:t>
      </w:r>
      <w:r>
        <w:br/>
      </w:r>
      <w:r>
        <w:rPr>
          <w:rStyle w:val="CommentTok"/>
        </w:rPr>
        <w:t xml:space="preserve">#&gt;            TRUE            TRUE            TRUE            TRUE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[,1]   [,2]   [,3]</w:t>
      </w:r>
      <w:r>
        <w:br/>
      </w:r>
      <w:r>
        <w:rPr>
          <w:rStyle w:val="CommentTok"/>
        </w:rPr>
        <w:t xml:space="preserve">#&gt; [1,] 0.0143 0.0286 0.0429</w:t>
      </w:r>
      <w:r>
        <w:br/>
      </w:r>
      <w:r>
        <w:rPr>
          <w:rStyle w:val="CommentTok"/>
        </w:rPr>
        <w:t xml:space="preserve">#&gt; [2,] 0.0286 0.0571 0.0857</w:t>
      </w:r>
    </w:p>
    <w:p>
      <w:pPr>
        <w:pStyle w:val="FirstParagraph"/>
      </w:pPr>
      <w:r>
        <w:t xml:space="preserve">All 4 of 4 conditions hold,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moore-penrose-generalized-invers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it is also a generalized inverse,</w:t>
      </w:r>
      <w:r>
        <w:t xml:space="preserve"> </w:t>
      </w:r>
      <w:r>
        <w:t xml:space="preserve">which is 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up to rounding error.</w:t>
      </w:r>
    </w:p>
    <w:bookmarkEnd w:id="83"/>
    <w:bookmarkStart w:id="84" w:name="thm-moore-penrose-unique"/>
    <w:p>
      <w:pPr>
        <w:pStyle w:val="BodyText"/>
      </w:pPr>
      <w:r>
        <w:rPr>
          <w:b/>
          <w:bCs/>
        </w:rPr>
        <w:t xml:space="preserve">Theorem 11 (A matrix has at most one Moore-Penrose inverse)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both Moore-Penrose inverses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second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5" w:name="exm-moore-penrose-unique"/>
    <w:p>
      <w:pPr>
        <w:pStyle w:val="FirstParagraph"/>
      </w:pPr>
      <w:r>
        <w:rPr>
          <w:b/>
          <w:bCs/>
        </w:rPr>
        <w:t xml:space="preserve">Example 16 (Only one of the many generalized inverses qualifies)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infinitely many generalized inverses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Moore-Penrose inverse (</w:t>
      </w:r>
      <w:hyperlink w:anchor="exm-moore-penrose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it is the only one,</w:t>
      </w:r>
      <w:r>
        <w:t xml:space="preserve"> </w:t>
      </w:r>
      <w:r>
        <w:t xml:space="preserve">so every other choice of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breaks condition 2, 3 or 4.</w:t>
      </w:r>
      <w:r>
        <w:t xml:space="preserve"> </w:t>
      </w:r>
      <w:r>
        <w:t xml:space="preserve">For instance,</w:t>
      </w:r>
      <w:r>
        <w:t xml:space="preserve"> </w:t>
      </w:r>
      <m:oMath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(the rest</w:t>
      </w:r>
      <w:r>
        <w:t xml:space="preserve"> </w:t>
      </w:r>
      <m:oMath>
        <m:r>
          <m:t>0</m:t>
        </m:r>
      </m:oMath>
      <w:r>
        <w:t xml:space="preserve">) gives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is not symmetric.</w:t>
      </w:r>
    </w:p>
    <w:bookmarkEnd w:id="85"/>
    <w:bookmarkStart w:id="87" w:name="thm-moore-penrose-exists"/>
    <w:p>
      <w:pPr>
        <w:pStyle w:val="BodyText"/>
      </w:pPr>
      <w:r>
        <w:rPr>
          <w:b/>
          <w:bCs/>
        </w:rPr>
        <w:t xml:space="preserve">Theorem 12 (Every matrix has a Moore-Penrose inverse)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a Moore-Penrose inverse 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; it is unique 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 a rank factorization (</w:t>
      </w:r>
      <w:hyperlink r:id="rId86">
        <w:r>
          <w:rPr>
            <w:rStyle w:val="Hyperlink"/>
          </w:rPr>
          <w:t xml:space="preserve">Definition 11 in Column Space, Null Space and Rank-Nullity</w:t>
        </w:r>
      </w:hyperlink>
      <w:r>
        <w:t xml:space="preserve">), then</w:t>
      </w:r>
    </w:p>
    <w:p>
      <w:pPr>
        <w:pStyle w:val="FirstParagraph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R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The two cases cover every matrix.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it has a nonzero column,</w:t>
      </w:r>
      <w:r>
        <w:t xml:space="preserve"> </w:t>
      </w:r>
      <w:r>
        <w:t xml:space="preserve">which is linearly independent on its own</w:t>
      </w:r>
      <w:r>
        <w:t xml:space="preserve"> </w:t>
      </w:r>
      <w:r>
        <w:t xml:space="preserve">(</w:t>
      </w:r>
      <w:r>
        <w:t xml:space="preserve">$c\,\mathord{\smash[b]{\underset{\raise.3ex\hbox{$\scriptstyle\sim$}}{v}}\vphantom{v}}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zero matrix.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every product in conditions 1 to 4 is a zero matrix,</w:t>
      </w:r>
      <w:r>
        <w:t xml:space="preserve"> </w:t>
      </w:r>
      <w:r>
        <w:t xml:space="preserve">and a zero matrix equals its own transpose,</w:t>
      </w:r>
      <w:r>
        <w:t xml:space="preserve"> </w:t>
      </w:r>
      <w:r>
        <w:t xml:space="preserve">so all four conditions hold.</w:t>
      </w:r>
    </w:p>
    <w:p>
      <w:pPr>
        <w:pStyle w:val="BodyText"/>
      </w:pPr>
      <w:del w:id="3" w:author="PR Preview" w:date="2026-01-01T00:00:00Z">
        <w:r>
          <w:rPr>
            <w:b/>
            <w:bCs/>
          </w:rPr>
          <w:delText xml:space="preserve">The two inverses exist.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Now suppose</w:delText>
        </w:r>
      </w:del>
      <w:del w:id="6" w:author="PR Preview" w:date="2026-01-01T00:00:00Z">
        <w:r>
          <w:delText xml:space="preserve"> </w:delText>
        </w:r>
      </w:del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del w:id="7" w:author="PR Preview" w:date="2026-01-01T00:00:00Z">
        <w:r>
          <w:delText xml:space="preserve">.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A rank factorization exists (</w:delText>
        </w:r>
      </w:del>
      <w:hyperlink r:id="rId64">
        <w:del w:id="10" w:author="PR Preview" w:date="2026-01-01T00:00:00Z">
          <w:r>
            <w:rPr>
              <w:rStyle w:val="Hyperlink"/>
            </w:rPr>
            <w:delText xml:space="preserve">Theorem 14 in Column Space, Null Space and Rank-Nullity</w:delText>
          </w:r>
        </w:del>
      </w:hyperlink>
      <w:del w:id="11" w:author="PR Preview" w:date="2026-01-01T00:00:00Z">
        <w:r>
          <w:delText xml:space="preserve">).</w:delText>
        </w:r>
      </w:del>
      <w:del w:id="12" w:author="PR Preview" w:date="2026-01-01T00:00:00Z">
        <w:r>
          <w:delText xml:space="preserve"> </w:delText>
        </w:r>
      </w:del>
      <m:oMath>
        <m:r>
          <m:rPr>
            <m:sty m:val="bi"/>
          </m:rPr>
          <m:t>C</m:t>
        </m:r>
      </m:oMath>
      <w:del w:id="13" w:author="PR Preview" w:date="2026-01-01T00:00:00Z">
        <w:r>
          <w:delText xml:space="preserve"> </w:delText>
        </w:r>
      </w:del>
      <w:del w:id="14" w:author="PR Preview" w:date="2026-01-01T00:00:00Z">
        <w:r>
          <w:delText xml:space="preserve">is</w:delText>
        </w:r>
      </w:del>
      <w:del w:id="15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×</m:t>
        </m:r>
        <m:r>
          <m:t>r</m:t>
        </m:r>
      </m:oMath>
      <w:del w:id="16" w:author="PR Preview" w:date="2026-01-01T00:00:00Z">
        <w:r>
          <w:delText xml:space="preserve"> </w:delText>
        </w:r>
      </w:del>
      <w:del w:id="17" w:author="PR Preview" w:date="2026-01-01T00:00:00Z">
        <w:r>
          <w:delText xml:space="preserve">and</w:delText>
        </w:r>
      </w:del>
      <w:del w:id="18" w:author="PR Preview" w:date="2026-01-01T00:00:00Z">
        <w:r>
          <w:delText xml:space="preserve"> </w:delText>
        </w:r>
      </w:del>
      <m:oMath>
        <m:r>
          <m:rPr>
            <m:sty m:val="bi"/>
          </m:rPr>
          <m:t>R</m:t>
        </m:r>
      </m:oMath>
      <w:del w:id="19" w:author="PR Preview" w:date="2026-01-01T00:00:00Z">
        <w:r>
          <w:delText xml:space="preserve"> </w:delText>
        </w:r>
      </w:del>
      <w:del w:id="20" w:author="PR Preview" w:date="2026-01-01T00:00:00Z">
        <w:r>
          <w:delText xml:space="preserve">is</w:delText>
        </w:r>
      </w:del>
      <w:del w:id="21" w:author="PR Preview" w:date="2026-01-01T00:00:00Z">
        <w:r>
          <w:delText xml:space="preserve"> </w:delText>
        </w:r>
      </w:del>
      <m:oMath>
        <m:r>
          <m:t>r</m:t>
        </m:r>
        <m:r>
          <m:rPr>
            <m:sty m:val="p"/>
          </m:rPr>
          <m:t>×</m:t>
        </m:r>
        <m:r>
          <m:t>n</m:t>
        </m:r>
      </m:oMath>
      <w:del w:id="22" w:author="PR Preview" w:date="2026-01-01T00:00:00Z">
        <w:r>
          <w:delText xml:space="preserve">.</w:delText>
        </w:r>
      </w:del>
      <w:del w:id="23" w:author="PR Preview" w:date="2026-01-01T00:00:00Z">
        <w:r>
          <w:delText xml:space="preserve"> </w:delText>
        </w:r>
      </w:del>
      <w:del w:id="24" w:author="PR Preview" w:date="2026-01-01T00:00:00Z">
        <w:r>
          <w:delText xml:space="preserve">Both have rank</w:delText>
        </w:r>
      </w:del>
      <w:del w:id="25" w:author="PR Preview" w:date="2026-01-01T00:00:00Z">
        <w:r>
          <w:delText xml:space="preserve"> </w:delText>
        </w:r>
      </w:del>
      <m:oMath>
        <m:r>
          <m:t>r</m:t>
        </m:r>
      </m:oMath>
      <w:del w:id="26" w:author="PR Preview" w:date="2026-01-01T00:00:00Z">
        <w:r>
          <w:delText xml:space="preserve">:</w:delText>
        </w:r>
      </w:del>
    </w:p>
    <w:p>
      <w:pPr>
        <w:pStyle w:val="BodyText"/>
      </w:pPr>
      <w:ins w:id="27" w:author="PR Preview" w:date="2026-01-01T00:00:00Z">
        <w:r>
          <w:rPr>
            <w:b/>
            <w:bCs/>
          </w:rPr>
          <w:t xml:space="preserve">The two inverses exist.</w:t>
        </w:r>
      </w:ins>
      <w:ins w:id="28" w:author="PR Preview" w:date="2026-01-01T00:00:00Z">
        <w:r>
          <w:t xml:space="preserve"> </w:t>
        </w:r>
      </w:ins>
      <w:ins w:id="29" w:author="PR Preview" w:date="2026-01-01T00:00:00Z">
        <w:r>
          <w:t xml:space="preserve">Now suppose</w:t>
        </w:r>
      </w:ins>
      <w:ins w:id="30" w:author="PR Preview" w:date="2026-01-01T00:00:00Z">
        <w:r>
          <w:t xml:space="preserve"> </w:t>
        </w:r>
      </w:ins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ins w:id="31" w:author="PR Preview" w:date="2026-01-01T00:00:00Z">
        <w:r>
          <w:t xml:space="preserve">.</w:t>
        </w:r>
      </w:ins>
      <w:ins w:id="32" w:author="PR Preview" w:date="2026-01-01T00:00:00Z">
        <w:r>
          <w:t xml:space="preserve"> </w:t>
        </w:r>
      </w:ins>
      <w:ins w:id="33" w:author="PR Preview" w:date="2026-01-01T00:00:00Z">
        <w:r>
          <w:t xml:space="preserve">A rank factorization exists (</w:t>
        </w:r>
      </w:ins>
      <w:hyperlink r:id="rId64">
        <w:ins w:id="34" w:author="PR Preview" w:date="2026-01-01T00:00:00Z">
          <w:r>
            <w:rPr>
              <w:rStyle w:val="Hyperlink"/>
            </w:rPr>
            <w:t xml:space="preserve">Theorem 15 in Column Space, Null Space and Rank-Nullity</w:t>
          </w:r>
        </w:ins>
      </w:hyperlink>
      <w:ins w:id="35" w:author="PR Preview" w:date="2026-01-01T00:00:00Z">
        <w:r>
          <w:t xml:space="preserve">).</w:t>
        </w:r>
      </w:ins>
      <w:ins w:id="36" w:author="PR Preview" w:date="2026-01-01T00:00:00Z">
        <w:r>
          <w:t xml:space="preserve"> </w:t>
        </w:r>
      </w:ins>
      <m:oMath>
        <m:r>
          <m:rPr>
            <m:sty m:val="bi"/>
          </m:rPr>
          <m:t>C</m:t>
        </m:r>
      </m:oMath>
      <w:ins w:id="37" w:author="PR Preview" w:date="2026-01-01T00:00:00Z">
        <w:r>
          <w:t xml:space="preserve"> </w:t>
        </w:r>
      </w:ins>
      <w:ins w:id="38" w:author="PR Preview" w:date="2026-01-01T00:00:00Z">
        <w:r>
          <w:t xml:space="preserve">is</w:t>
        </w:r>
      </w:ins>
      <w:ins w:id="39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r</m:t>
        </m:r>
      </m:oMath>
      <w:ins w:id="40" w:author="PR Preview" w:date="2026-01-01T00:00:00Z">
        <w:r>
          <w:t xml:space="preserve"> </w:t>
        </w:r>
      </w:ins>
      <w:ins w:id="41" w:author="PR Preview" w:date="2026-01-01T00:00:00Z">
        <w:r>
          <w:t xml:space="preserve">and</w:t>
        </w:r>
      </w:ins>
      <w:ins w:id="42" w:author="PR Preview" w:date="2026-01-01T00:00:00Z">
        <w:r>
          <w:t xml:space="preserve"> </w:t>
        </w:r>
      </w:ins>
      <m:oMath>
        <m:r>
          <m:rPr>
            <m:sty m:val="bi"/>
          </m:rPr>
          <m:t>R</m:t>
        </m:r>
      </m:oMath>
      <w:ins w:id="43" w:author="PR Preview" w:date="2026-01-01T00:00:00Z">
        <w:r>
          <w:t xml:space="preserve"> </w:t>
        </w:r>
      </w:ins>
      <w:ins w:id="44" w:author="PR Preview" w:date="2026-01-01T00:00:00Z">
        <w:r>
          <w:t xml:space="preserve">is</w:t>
        </w:r>
      </w:ins>
      <w:ins w:id="45" w:author="PR Preview" w:date="2026-01-01T00:00:00Z">
        <w:r>
          <w:t xml:space="preserve"> </w:t>
        </w:r>
      </w:ins>
      <m:oMath>
        <m:r>
          <m:t>r</m:t>
        </m:r>
        <m:r>
          <m:rPr>
            <m:sty m:val="p"/>
          </m:rPr>
          <m:t>×</m:t>
        </m:r>
        <m:r>
          <m:t>n</m:t>
        </m:r>
      </m:oMath>
      <w:ins w:id="46" w:author="PR Preview" w:date="2026-01-01T00:00:00Z">
        <w:r>
          <w:t xml:space="preserve">.</w:t>
        </w:r>
      </w:ins>
      <w:ins w:id="47" w:author="PR Preview" w:date="2026-01-01T00:00:00Z">
        <w:r>
          <w:t xml:space="preserve"> </w:t>
        </w:r>
      </w:ins>
      <w:ins w:id="48" w:author="PR Preview" w:date="2026-01-01T00:00:00Z">
        <w:r>
          <w:t xml:space="preserve">Both have rank</w:t>
        </w:r>
      </w:ins>
      <w:ins w:id="49" w:author="PR Preview" w:date="2026-01-01T00:00:00Z">
        <w:r>
          <w:t xml:space="preserve"> </w:t>
        </w:r>
      </w:ins>
      <m:oMath>
        <m:r>
          <m:t>r</m:t>
        </m:r>
      </m:oMath>
      <w:ins w:id="50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and, 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C</m:t>
            </m:r>
            <m:r>
              <m:rPr>
                <m:sty m:val="bi"/>
              </m:rPr>
              <m:t>R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have full column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R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They are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), and likewise for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both symmetric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r>
          <m:rPr>
            <m:sty m:val="bi"/>
          </m:rPr>
          <m:t>T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Two products.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Conditions 3 and 4.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C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T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C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T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R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S</m:t>
                      </m:r>
                      <m:r>
                        <m:rPr>
                          <m:sty m:val="bi"/>
                        </m:rP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exm-moore-penrose-exists"/>
    <w:p>
      <w:pPr>
        <w:pStyle w:val="FirstParagraph"/>
      </w:pPr>
      <w:del w:id="51" w:author="PR Preview" w:date="2026-01-01T00:00:00Z">
        <w:r>
          <w:rPr>
            <w:b/>
            <w:bCs/>
          </w:rPr>
          <w:delText xml:space="preserve">Example 17 (The Moore-Penrose inverse of a rank-one matrix)</w:delText>
        </w:r>
      </w:del>
      <w:del w:id="52" w:author="PR Preview" w:date="2026-01-01T00:00:00Z">
        <w:r>
          <w:delText xml:space="preserve"> </w:delText>
        </w:r>
      </w:del>
      <w:del w:id="53" w:author="PR Preview" w:date="2026-01-01T00:00:00Z">
        <w:r>
          <w:delText xml:space="preserve">For</w:delText>
        </w:r>
      </w:del>
      <w:del w:id="54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55" w:author="PR Preview" w:date="2026-01-01T00:00:00Z">
        <w:r>
          <w:delText xml:space="preserve"> </w:delText>
        </w:r>
      </w:del>
      <w:del w:id="56" w:author="PR Preview" w:date="2026-01-01T00:00:00Z">
        <w:r>
          <w:delText xml:space="preserve">in</w:delText>
        </w:r>
      </w:del>
      <w:del w:id="57" w:author="PR Preview" w:date="2026-01-01T00:00:00Z">
        <w:r>
          <w:delText xml:space="preserve"> </w:delText>
        </w:r>
      </w:del>
      <w:hyperlink r:id="rId89">
        <w:del w:id="58" w:author="PR Preview" w:date="2026-01-01T00:00:00Z">
          <w:r>
            <w:rPr>
              <w:rStyle w:val="Hyperlink"/>
            </w:rPr>
            <w:delText xml:space="preserve">Example 1 in Column Space, Null Space and Rank-Nullity</w:delText>
          </w:r>
        </w:del>
      </w:hyperlink>
      <w:del w:id="59" w:author="PR Preview" w:date="2026-01-01T00:00:00Z">
        <w:r>
          <w:delText xml:space="preserve">, the rank factorization</w:delText>
        </w:r>
      </w:del>
      <w:del w:id="60" w:author="PR Preview" w:date="2026-01-01T00:00:00Z">
        <w:r>
          <w:delText xml:space="preserve"> </w:delText>
        </w:r>
      </w:del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del w:id="61" w:author="PR Preview" w:date="2026-01-01T00:00:00Z">
        <w:r>
          <w:delText xml:space="preserve">,</w:delText>
        </w:r>
      </w:del>
      <w:del w:id="62" w:author="PR Preview" w:date="2026-01-01T00:00:00Z">
        <w:r>
          <w:delText xml:space="preserve"> </w:delText>
        </w:r>
      </w:del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del w:id="63" w:author="PR Preview" w:date="2026-01-01T00:00:00Z">
        <w:r>
          <w:delText xml:space="preserve"> </w:delText>
        </w:r>
      </w:del>
      <w:del w:id="64" w:author="PR Preview" w:date="2026-01-01T00:00:00Z">
        <w:r>
          <w:delText xml:space="preserve">(</w:delText>
        </w:r>
      </w:del>
      <w:hyperlink r:id="rId90">
        <w:del w:id="65" w:author="PR Preview" w:date="2026-01-01T00:00:00Z">
          <w:r>
            <w:rPr>
              <w:rStyle w:val="Hyperlink"/>
            </w:rPr>
            <w:delText xml:space="preserve">Example 22 in Column Space, Null Space and Rank-Nullity</w:delText>
          </w:r>
        </w:del>
      </w:hyperlink>
      <w:del w:id="66" w:author="PR Preview" w:date="2026-01-01T00:00:00Z">
        <w:r>
          <w:delText xml:space="preserve">) gives</w:delText>
        </w:r>
      </w:del>
    </w:p>
    <w:p>
      <w:pPr>
        <w:pStyle w:val="FirstParagraph"/>
      </w:pPr>
      <w:ins w:id="67" w:author="PR Preview" w:date="2026-01-01T00:00:00Z">
        <w:r>
          <w:rPr>
            <w:b/>
            <w:bCs/>
          </w:rPr>
          <w:t xml:space="preserve">Example 17 (The Moore-Penrose inverse of a rank-one matrix)</w:t>
        </w:r>
      </w:ins>
      <w:ins w:id="68" w:author="PR Preview" w:date="2026-01-01T00:00:00Z">
        <w:r>
          <w:t xml:space="preserve"> </w:t>
        </w:r>
      </w:ins>
      <w:ins w:id="69" w:author="PR Preview" w:date="2026-01-01T00:00:00Z">
        <w:r>
          <w:t xml:space="preserve">For</w:t>
        </w:r>
      </w:ins>
      <w:ins w:id="70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71" w:author="PR Preview" w:date="2026-01-01T00:00:00Z">
        <w:r>
          <w:t xml:space="preserve"> </w:t>
        </w:r>
      </w:ins>
      <w:ins w:id="72" w:author="PR Preview" w:date="2026-01-01T00:00:00Z">
        <w:r>
          <w:t xml:space="preserve">in</w:t>
        </w:r>
      </w:ins>
      <w:ins w:id="73" w:author="PR Preview" w:date="2026-01-01T00:00:00Z">
        <w:r>
          <w:t xml:space="preserve"> </w:t>
        </w:r>
      </w:ins>
      <w:hyperlink r:id="rId89">
        <w:ins w:id="74" w:author="PR Preview" w:date="2026-01-01T00:00:00Z">
          <w:r>
            <w:rPr>
              <w:rStyle w:val="Hyperlink"/>
            </w:rPr>
            <w:t xml:space="preserve">Example 1 in Column Space, Null Space and Rank-Nullity</w:t>
          </w:r>
        </w:ins>
      </w:hyperlink>
      <w:ins w:id="75" w:author="PR Preview" w:date="2026-01-01T00:00:00Z">
        <w:r>
          <w:t xml:space="preserve">, the rank factorization</w:t>
        </w:r>
      </w:ins>
      <w:ins w:id="76" w:author="PR Preview" w:date="2026-01-01T00:00:00Z">
        <w:r>
          <w:t xml:space="preserve"> </w:t>
        </w:r>
      </w:ins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ins w:id="77" w:author="PR Preview" w:date="2026-01-01T00:00:00Z">
        <w:r>
          <w:t xml:space="preserve">,</w:t>
        </w:r>
      </w:ins>
      <w:ins w:id="78" w:author="PR Preview" w:date="2026-01-01T00:00:00Z">
        <w:r>
          <w:t xml:space="preserve"> </w:t>
        </w:r>
      </w:ins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ins w:id="79" w:author="PR Preview" w:date="2026-01-01T00:00:00Z">
        <w:r>
          <w:t xml:space="preserve"> </w:t>
        </w:r>
      </w:ins>
      <w:ins w:id="80" w:author="PR Preview" w:date="2026-01-01T00:00:00Z">
        <w:r>
          <w:t xml:space="preserve">(</w:t>
        </w:r>
      </w:ins>
      <w:hyperlink r:id="rId90">
        <w:ins w:id="81" w:author="PR Preview" w:date="2026-01-01T00:00:00Z">
          <w:r>
            <w:rPr>
              <w:rStyle w:val="Hyperlink"/>
            </w:rPr>
            <w:t xml:space="preserve">Example 24 in Column Space, Null Space and Rank-Nullity</w:t>
          </w:r>
        </w:ins>
      </w:hyperlink>
      <w:ins w:id="82" w:author="PR Preview" w:date="2026-01-01T00:00:00Z">
        <w:r>
          <w:t xml:space="preserve">) gives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  <m:r>
                    <m:rPr>
                      <m:sty m:val="p"/>
                    </m:rPr>
                    <m:t>⋅</m:t>
                  </m:r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 on condition 1,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9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its first row times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first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 the second row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the first,</w:t>
      </w:r>
      <w:r>
        <w:t xml:space="preserve"> </w:t>
      </w:r>
      <w:r>
        <w:t xml:space="preserve">like the second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1"/>
    <w:bookmarkStart w:id="93" w:name="def-consistent-system"/>
    <w:p>
      <w:pPr>
        <w:pStyle w:val="BodyText"/>
      </w:pPr>
      <w:r>
        <w:rPr>
          <w:b/>
          <w:bCs/>
        </w:rPr>
        <w:t xml:space="preserve">Definition 6 (Consistent linear system)</w:t>
      </w:r>
      <w:r>
        <w:t xml:space="preserve"> </w:t>
      </w:r>
      <w:r>
        <w:t xml:space="preserve">A linear system (</w:t>
      </w:r>
      <w:hyperlink r:id="rId92">
        <w:r>
          <w:rPr>
            <w:rStyle w:val="Hyperlink"/>
          </w:rPr>
          <w:t xml:space="preserve">Definition 14 in Matrices</w:t>
        </w:r>
      </w:hyperlink>
      <w:r>
        <w:t xml:space="preserve">)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 it has at least one solution</w:t>
      </w:r>
      <w:r>
        <w:t xml:space="preserve"> </w:t>
      </w:r>
      <w:r>
        <w:t xml:space="preserve">$\mathord{\smash[b]{\underset{\raise.3ex\hbox{$\scriptstyle\sim$}}{x}}\vphantom{x}} \in \mathbb{R}^n$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inconsistent</w:t>
      </w:r>
      <w:r>
        <w:t xml:space="preserve"> </w:t>
      </w:r>
      <w:r>
        <w:t xml:space="preserve">otherwise.</w:t>
      </w:r>
    </w:p>
    <w:bookmarkEnd w:id="93"/>
    <w:bookmarkStart w:id="95" w:name="exm-consistent-system"/>
    <w:p>
      <w:pPr>
        <w:pStyle w:val="BodyText"/>
      </w:pPr>
      <w:r>
        <w:rPr>
          <w:b/>
          <w:bCs/>
        </w:rPr>
        <w:t xml:space="preserve">Example 18 (A consistent system and an inconsistent one)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Definition 13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$\mathbf{A} \mathord{\smash[b]{\underset{\raise.3ex\hbox{$\scriptstyle\sim$}}{x}}\vphantom{x}} = (2, 0)$</w:t>
      </w:r>
      <w:r>
        <w:t xml:space="preserve"> </w:t>
      </w:r>
      <w:r>
        <w:t xml:space="preserve">is consistent:</w:t>
      </w:r>
      <w:r>
        <w:t xml:space="preserve"> </w:t>
      </w:r>
      <w:r>
        <w:t xml:space="preserve">$\mathord{\smash[b]{\underset{\raise.3ex\hbox{$\scriptstyle\sim$}}{x}}\vphantom{x}} = (2, 0)$</w:t>
      </w:r>
      <w:r>
        <w:t xml:space="preserve"> </w:t>
      </w:r>
      <w:r>
        <w:t xml:space="preserve">is a solution.</w:t>
      </w:r>
    </w:p>
    <w:p>
      <w:pPr>
        <w:pStyle w:val="Compact"/>
        <w:numPr>
          <w:ilvl w:val="0"/>
          <w:numId w:val="1004"/>
        </w:numPr>
      </w:pPr>
      <w:r>
        <w:t xml:space="preserve">$\mathbf{A} \mathord{\smash[b]{\underset{\raise.3ex\hbox{$\scriptstyle\sim$}}{x}}\vphantom{x}} = (2, 1)$</w:t>
      </w:r>
      <w:r>
        <w:t xml:space="preserve"> </w:t>
      </w:r>
      <w:r>
        <w:t xml:space="preserve">is inconsistent:</w:t>
      </w:r>
      <w:r>
        <w:t xml:space="preserve"> </w:t>
      </w:r>
      <w:r>
        <w:t xml:space="preserve">the second entry of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, never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96" w:name="thm-consistency"/>
    <w:p>
      <w:pPr>
        <w:pStyle w:val="FirstParagraph"/>
      </w:pPr>
      <w:r>
        <w:rPr>
          <w:b/>
          <w:bCs/>
        </w:rPr>
        <w:t xml:space="preserve">Theorem 13 (When a linear system has a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w:r>
        <w:t xml:space="preserve">$\mathord{\smash[b]{\underset{\raise.3ex\hbox{$\scriptstyle\sim$}}{b}}\vphantom{b}} \in \mathcal{C}(\mathbf{A})$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w:r>
        <w:t xml:space="preserve">$\mathbf{A} \mathbf{G} \mathord{\smash[b]{\underset{\raise.3ex\hbox{$\scriptstyle\sim$}}{b}}\vphantom{b}} = \mathord{\smash[b]{\underset{\raise.3ex\hbox{$\scriptstyle\sim$}}{b}}\vphantom{b}}$</w:t>
      </w:r>
      <w:r>
        <w:t xml:space="preserve">.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1 and 2 are equivalent.</w:t>
      </w:r>
      <w:r>
        <w:t xml:space="preserve"> </w:t>
      </w:r>
      <w:r>
        <w:t xml:space="preserve">Statement 1 says</w:t>
      </w:r>
      <w:r>
        <w:t xml:space="preserve"> </w:t>
      </w:r>
      <w:r>
        <w:t xml:space="preserve">$\mathord{\smash[b]{\underset{\raise.3ex\hbox{$\scriptstyle\sim$}}{b}}\vphantom{b}} = \mathbf{A} 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vectors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in it exactly when</w:t>
      </w:r>
      <w:r>
        <w:t xml:space="preserve"> </w:t>
      </w:r>
      <w:r>
        <w:t xml:space="preserve">$\mathord{\smash[b]{\underset{\raise.3ex\hbox{$\scriptstyle\sim$}}{b}}\vphantom{b}} = \mathbf{A} 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By</w:t>
      </w:r>
      <w:r>
        <w:t xml:space="preserve"> 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$\mathbf{G} \mathord{\smash[b]{\underset{\raise.3ex\hbox{$\scriptstyle\sim$}}{b}}\vphantom{b}}$</w:t>
      </w:r>
      <w:r>
        <w:t xml:space="preserve"> </w:t>
      </w:r>
      <w:r>
        <w:t xml:space="preserve">is a solution,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$\mathbf{A}\,(\mathbf{G} \mathord{\smash[b]{\underset{\raise.3ex\hbox{$\scriptstyle\sim$}}{b}}\vphantom{b}}) 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which is statement 3 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\mathbf{G} \mathord{\smash[b]{\underset{\raise.3ex\hbox{$\scriptstyle\sim$}}{b}}\vphantom{b}} 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 = \mathbf{G} \mathord{\smash[b]{\underset{\raise.3ex\hbox{$\scriptstyle\sim$}}{b}}\vphantom{b}}$</w:t>
      </w:r>
      <w:r>
        <w:t xml:space="preserve"> </w:t>
      </w:r>
      <w:r>
        <w:t xml:space="preserve">is a solution,</w:t>
      </w:r>
      <w:r>
        <w:t xml:space="preserve"> </w:t>
      </w:r>
      <w:r>
        <w:t xml:space="preserve">since</w:t>
      </w:r>
      <w:r>
        <w:t xml:space="preserve"> </w:t>
      </w:r>
      <w:r>
        <w:t xml:space="preserve">$\mathbf{A}\,(\mathbf{G} \mathord{\smash[b]{\underset{\raise.3ex\hbox{$\scriptstyle\sim$}}{b}}\vphantom{b}}) = (\mathbf{A} \mathbf{G})\,\mathord{\smash[b]{\underset{\raise.3ex\hbox{$\scriptstyle\sim$}}{b}}\vphantom{b}}$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bookmarkStart w:id="97" w:name="exm-consistency"/>
    <w:p>
      <w:pPr>
        <w:pStyle w:val="BodyText"/>
      </w:pPr>
      <w:r>
        <w:rPr>
          <w:b/>
          <w:bCs/>
        </w:rPr>
        <w:t xml:space="preserve">Example 19 (Testing consistency with a generalized inverse)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the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$\mathord{\smash[b]{\underset{\raise.3ex\hbox{$\scriptstyle\sim$}}{b}}\vphantom{b}} = (2, 0)$</w:t>
      </w:r>
      <w:r>
        <w:t xml:space="preserve">:</w:t>
      </w:r>
    </w:p>
    <w:p>
      <w:pPr>
        <w:pStyle w:val="BodyText"/>
      </w:pPr>
      <w:r>
        <w:t xml:space="preserve">$$
    \begin{aligned}
    \mathbf{A} \mathbf{G} \mathord{\smash[b]{\underset{\raise.3ex\hbox{$\scriptstyle\sim$}}{b}}\vphantom{b}} &amp;= (2, 0) \\
    &amp;= \mathord{\smash[b]{\underset{\raise.3ex\hbox{$\scriptstyle\sim$}}{b}}\vphantom{b}},
    \end{aligned}
    $$</w:t>
      </w:r>
    </w:p>
    <w:p>
      <w:pPr>
        <w:numPr>
          <w:ilvl w:val="0"/>
          <w:numId w:val="1000"/>
        </w:numPr>
      </w:pPr>
      <w:r>
        <w:t xml:space="preserve">so the system is consistent.</w:t>
      </w:r>
    </w:p>
    <w:p>
      <w:pPr>
        <w:numPr>
          <w:ilvl w:val="0"/>
          <w:numId w:val="1006"/>
        </w:numPr>
      </w:pPr>
      <w:r>
        <w:t xml:space="preserve">$\mathord{\smash[b]{\underset{\raise.3ex\hbox{$\scriptstyle\sim$}}{b}}\vphantom{b}} = (2, 1)$</w:t>
      </w:r>
      <w:r>
        <w:t xml:space="preserve">:</w:t>
      </w:r>
      <w:r>
        <w:t xml:space="preserve"> </w:t>
      </w:r>
      <w:r>
        <w:t xml:space="preserve">$\mathbf{A} \mathbf{G} \mathord{\smash[b]{\underset{\raise.3ex\hbox{$\scriptstyle\sim$}}{b}}\vphantom{b}} = (7, 0) \ne \mathord{\smash[b]{\underset{\raise.3ex\hbox{$\scriptstyle\sim$}}{b}}\vphantom{b}}$</w:t>
      </w:r>
      <w:r>
        <w:t xml:space="preserve">, so it is not,</w:t>
      </w:r>
      <w:r>
        <w:t xml:space="preserve"> </w:t>
      </w:r>
      <w:r>
        <w:t xml:space="preserve">as</w:t>
      </w:r>
      <w:r>
        <w:t xml:space="preserve"> </w:t>
      </w:r>
      <w:hyperlink w:anchor="exm-generalized-inverse-solves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found directly.</w:t>
      </w:r>
    </w:p>
    <w:bookmarkEnd w:id="97"/>
    <w:bookmarkStart w:id="98" w:name="thm-solution-set"/>
    <w:p>
      <w:pPr>
        <w:pStyle w:val="FirstParagraph"/>
      </w:pPr>
      <w:r>
        <w:rPr>
          <w:b/>
          <w:bCs/>
        </w:rPr>
        <w:t xml:space="preserve">Theorem 14 (All solutions of a linear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 a generalized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solves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 = (\mathbf{I}_n - \mathbf{G} \mathbf{A})\,\mathord{\smash[b]{\underset{\raise.3ex\hbox{$\scriptstyle\sim$}}{q}}\vphantom{q}}$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$\mathord{\smash[b]{\underset{\raise.3ex\hbox{$\scriptstyle\sim$}}{q}}\vphantom{q}} \in \mathbb{R}^n$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solution exactly when</w:t>
      </w:r>
    </w:p>
    <w:p>
      <w:pPr>
        <w:pStyle w:val="Compact"/>
      </w:pPr>
      <w:r>
        <w:t xml:space="preserve">$$
    \mathord{\smash[b]{\underset{\raise.3ex\hbox{$\scriptstyle\sim$}}{x}}\vphantom{x}} = \mathbf{G} \mathord{\smash[b]{\underset{\raise.3ex\hbox{$\scriptstyle\sim$}}{b}}\vphantom{b}} + (\mathbf{I}_n - \mathbf{G} \mathbf{A})\,\mathord{\smash[b]{\underset{\raise.3ex\hbox{$\scriptstyle\sim$}}{q}}\vphantom{q}}
    \quad \text{for some } \mathord{\smash[b]{\underset{\raise.3ex\hbox{$\scriptstyle\sim$}}{q}}\vphantom{q}} \in \mathbb{R}^n:
    $$</w:t>
      </w:r>
    </w:p>
    <w:p>
      <w:pPr>
        <w:pStyle w:val="Compact"/>
        <w:numPr>
          <w:ilvl w:val="0"/>
          <w:numId w:val="1000"/>
        </w:numPr>
      </w:pPr>
      <w:r>
        <w:t xml:space="preserve">one particular solution plus a vector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$\mathbf{A}\,(\mathbf{I}_n - \mathbf{G} \mathbf{A})\,\mathord{\smash[b]{\underset{\raise.3ex\hbox{$\scriptstyle\sim$}}{q}}\vphantom{q}} = \mathord{\smash[b]{\underset{\raise.3ex\hbox{$\scriptstyle\sim$}}{0}}\vphantom{0}}_m$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$\mathord{\smash[b]{\underset{\raise.3ex\hbox{$\scriptstyle\sim$}}{q}}\vphantom{q}}$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, then</w:t>
      </w:r>
    </w:p>
    <w:p>
      <w:pPr>
        <w:pStyle w:val="BodyText"/>
      </w:pPr>
      <w:r>
        <w:t xml:space="preserve">$$
    \begin{aligned}
    (\mathbf{I}_n - \mathbf{G} \mathbf{A})\,\mathord{\smash[b]{\underset{\raise.3ex\hbox{$\scriptstyle\sim$}}{x}}\vphantom{x}}
    &amp;= \mathbf{I}_n \mathord{\smash[b]{\underset{\raise.3ex\hbox{$\scriptstyle\sim$}}{x}}\vphantom{x}} - (\mathbf{G} \mathbf{A})\,\mathord{\smash[b]{\underset{\raise.3ex\hbox{$\scriptstyle\sim$}}{x}}\vphantom{x}}
    &amp;&amp; \text{(}\text{Theorem~7}\text{, with } \mathord{\smash[b]{\underset{\raise.3ex\hbox{$\scriptstyle\sim$}}{x}}\vphantom{x}} \text{ as the last factor)}
    \\
    &amp;= \mathord{\smash[b]{\underset{\raise.3ex\hbox{$\scriptstyle\sim$}}{x}}\vphantom{x}} - (\mathbf{G} \mathbf{A})\,\mathord{\smash[b]{\underset{\raise.3ex\hbox{$\scriptstyle\sim$}}{x}}\vphantom{x}}
    &amp;&amp; \text{(}\text{Theorem~7 in Matrices}\text{)}
    \\
    &amp;= \mathord{\smash[b]{\underset{\raise.3ex\hbox{$\scriptstyle\sim$}}{x}}\vphantom{x}} - \mathbf{G}\,(\mathbf{A} \mathord{\smash[b]{\underset{\raise.3ex\hbox{$\scriptstyle\sim$}}{x}}\vphantom{x}})
    &amp;&amp; \text{(}\text{Theorem~5 in Matrices}\text{)}
    \\
    &amp;= \mathord{\smash[b]{\underset{\raise.3ex\hbox{$\scriptstyle\sim$}}{x}}\vphantom{x}} - \mathbf{G}\,\mathord{\smash[b]{\underset{\raise.3ex\hbox{$\scriptstyle\sim$}}{0}}\vphantom{0}}_m
    &amp;&amp; \text{(} \mathbf{A} \mathord{\smash[b]{\underset{\raise.3ex\hbox{$\scriptstyle\sim$}}{x}}\vphantom{x}} = \mathord{\smash[b]{\underset{\raise.3ex\hbox{$\scriptstyle\sim$}}{0}}\vphantom{0}}_m \text{)}
    \\
    &amp;= \mathord{\smash[b]{\underset{\raise.3ex\hbox{$\scriptstyle\sim$}}{x}}\vphantom{x}},
    &amp;&amp; \text{(} \mathbf{G}\,\mathord{\smash[b]{\underset{\raise.3ex\hbox{$\scriptstyle\sim$}}{0}}\vphantom{0}}_m = \mathord{\smash[b]{\underset{\raise.3ex\hbox{$\scriptstyle\sim$}}{0}}\vphantom{0}}_n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w:r>
        <w:t xml:space="preserve">$\mathord{\smash[b]{\underset{\raise.3ex\hbox{$\scriptstyle\sim$}}{q}}\vphantom{q}} = \mathord{\smash[b]{\underset{\raise.3ex\hbox{$\scriptstyle\sim$}}{x}}\vphantom{x}}$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$\mathbf{G} \mathord{\smash[b]{\underset{\raise.3ex\hbox{$\scriptstyle\sim$}}{b}}\vphantom{b}}$</w:t>
      </w:r>
      <w:r>
        <w:t xml:space="preserve"> </w:t>
      </w:r>
      <w:r>
        <w:t xml:space="preserve">is a solution (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\mathbf{A}\,(\mathord{\smash[b]{\underset{\raise.3ex\hbox{$\scriptstyle\sim$}}{x}}\vphantom{x}} - \mathbf{G} \mathord{\smash[b]{\underset{\raise.3ex\hbox{$\scriptstyle\sim$}}{b}}\vphantom{b}})
    &amp;= \mathbf{A} \mathord{\smash[b]{\underset{\raise.3ex\hbox{$\scriptstyle\sim$}}{x}}\vphantom{x}} - \mathbf{A}\,(\mathbf{G} \mathord{\smash[b]{\underset{\raise.3ex\hbox{$\scriptstyle\sim$}}{b}}\vphantom{b}})
    &amp;&amp; \text{(}\text{Theorem~4 in Subspaces and Rank}\text{, with coefficients } 1 \text{ and } -1 \text{)}
    \\
    &amp;= \mathbf{A} \mathord{\smash[b]{\underset{\raise.3ex\hbox{$\scriptstyle\sim$}}{x}}\vphantom{x}} - \mathbf{A} \mathbf{G} \mathord{\smash[b]{\underset{\raise.3ex\hbox{$\scriptstyle\sim$}}{b}}\vphantom{b}}
    &amp;&amp; \text{(}\text{Theorem~5 in Matrices}\text{)}
    \\
    &amp;= \mathbf{A} \mathord{\smash[b]{\underset{\raise.3ex\hbox{$\scriptstyle\sim$}}{x}}\vphantom{x}} - \mathord{\smash[b]{\underset{\raise.3ex\hbox{$\scriptstyle\sim$}}{b}}\vphantom{b}},
    &amp;&amp; \text{(}\text{Theorem~13}\text{, statement 3)}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solves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 - \mathbf{G} \mathord{\smash[b]{\underset{\raise.3ex\hbox{$\scriptstyle\sim$}}{b}}\vphantom{b}} \in \mathcal{N}(\mathbf{A})$</w:t>
      </w:r>
      <w:r>
        <w:t xml:space="preserve">,</w:t>
      </w:r>
      <w:r>
        <w:t xml:space="preserve"> </w:t>
      </w:r>
      <w:r>
        <w:t xml:space="preserve">that is, by part 1, exactly when</w:t>
      </w:r>
      <w:r>
        <w:t xml:space="preserve"> </w:t>
      </w:r>
      <w:r>
        <w:t xml:space="preserve">$\mathord{\smash[b]{\underset{\raise.3ex\hbox{$\scriptstyle\sim$}}{x}}\vphantom{x}} - \mathbf{G} \mathord{\smash[b]{\underset{\raise.3ex\hbox{$\scriptstyle\sim$}}{b}}\vphantom{b}} = (\mathbf{I}_n - \mathbf{G} \mathbf{A})\,\mathord{\smash[b]{\underset{\raise.3ex\hbox{$\scriptstyle\sim$}}{q}}\vphantom{q}}$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$\mathord{\smash[b]{\underset{\raise.3ex\hbox{$\scriptstyle\sim$}}{q}}\vphantom{q}}$</w:t>
      </w:r>
      <w:r>
        <w:t xml:space="preserve">.</w:t>
      </w:r>
    </w:p>
    <w:bookmarkStart w:id="99" w:name="exm-solution-set"/>
    <w:p>
      <w:pPr>
        <w:pStyle w:val="BodyText"/>
      </w:pPr>
      <w:r>
        <w:rPr>
          <w:b/>
          <w:bCs/>
        </w:rPr>
        <w:t xml:space="preserve">Example 20 (All solutions of a consistent system)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(2, 0)$</w:t>
      </w:r>
      <w:r>
        <w:t xml:space="preserve">:</w:t>
      </w:r>
      <w:r>
        <w:t xml:space="preserve"> </w:t>
      </w:r>
      <w:r>
        <w:t xml:space="preserve">$\mathbf{G} \mathord{\smash[b]{\underset{\raise.3ex\hbox{$\scriptstyle\sim$}}{b}}\vphantom{b}} = (2, 14)$</w:t>
      </w:r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\mathord{\smash[b]{\underset{\raise.3ex\hbox{$\scriptstyle\sim$}}{x}}\vphantom{x}} = (2, 14) + (0, -7 q_1 + q_2), \qquad q_1, q_2 \in \mathbb{R}.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can be any number,</w:t>
      </w:r>
      <w:r>
        <w:t xml:space="preserve"> </w:t>
      </w:r>
      <w:r>
        <w:t xml:space="preserve">the solutions are exactly the vectors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what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says directly.</w:t>
      </w:r>
    </w:p>
    <w:bookmarkEnd w:id="99"/>
    <w:bookmarkStart w:id="100" w:name="cor-solution-unique"/>
    <w:p>
      <w:pPr>
        <w:pStyle w:val="BodyText"/>
      </w:pPr>
      <w:r>
        <w:rPr>
          <w:b/>
          <w:bCs/>
        </w:rPr>
        <w:t xml:space="preserve">Corollary 1 (Solvable for every right-hand side, and solvable uniquely)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for every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consistent system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exactly one solution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consistency">
        <w:r>
          <w:rPr>
            <w:rStyle w:val="Hyperlink"/>
          </w:rPr>
          <w:t xml:space="preserve">Theorem 13</w:t>
        </w:r>
      </w:hyperlink>
      <w:r>
        <w:t xml:space="preserve">, the system is consistent for every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dimension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 the dimension is</w:t>
      </w:r>
      <w:r>
        <w:t xml:space="preserve"> </w:t>
      </w:r>
      <m:oMath>
        <m:r>
          <m:t>m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);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the dimension is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By</w:t>
      </w:r>
      <w:r>
        <w:t xml:space="preserve"> </w:t>
      </w:r>
      <w:hyperlink w:anchor="thm-solution-set">
        <w:r>
          <w:rPr>
            <w:rStyle w:val="Hyperlink"/>
          </w:rPr>
          <w:t xml:space="preserve">Theorem 14</w:t>
        </w:r>
      </w:hyperlink>
      <w:r>
        <w:t xml:space="preserve">, the solutions are a particular solution</w:t>
      </w:r>
      <w:r>
        <w:t xml:space="preserve"> </w:t>
      </w:r>
      <w:r>
        <w:t xml:space="preserve">plus the vectors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there is exactly one solution exactly when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 </w:t>
      </w:r>
      <w:r>
        <w:t xml:space="preserve">and</w:t>
      </w:r>
      <w:r>
        <w:t xml:space="preserve"> </w:t>
      </w:r>
      <w:hyperlink r:id="rId103">
        <w:r>
          <w:rPr>
            <w:rStyle w:val="Hyperlink"/>
          </w:rPr>
          <w:t xml:space="preserve">Definition 5 in Subspaces and Rank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, by</w:t>
      </w:r>
      <w:r>
        <w:t xml:space="preserve"> 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, that is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Start w:id="106" w:name="exm-solution-unique"/>
    <w:p>
      <w:pPr>
        <w:pStyle w:val="BodyText"/>
      </w:pPr>
      <w:r>
        <w:rPr>
          <w:b/>
          <w:bCs/>
        </w:rPr>
        <w:t xml:space="preserve">Example 21 (Three systems)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105">
        <w:r>
          <w:rPr>
            <w:rStyle w:val="Hyperlink"/>
          </w:rPr>
          <w:t xml:space="preserve">Example 16 in Column Space, Null Space and Rank-Nullity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m</m:t>
        </m:r>
      </m:oMath>
      <w:r>
        <w:t xml:space="preserve">, so every system with it is consistent,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n</m:t>
        </m:r>
      </m:oMath>
      <w:r>
        <w:t xml:space="preserve">, so the solutions are never unique.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</m:oMath>
      <w:r>
        <w:t xml:space="preserve">, so a consistent system has one solution,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m</m:t>
        </m:r>
      </m:oMath>
      <w:r>
        <w:t xml:space="preserve">, so some systems are inconsistent: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differences between consecutive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pPr>
        <w:numPr>
          <w:ilvl w:val="0"/>
          <w:numId w:val="1009"/>
        </w:numPr>
      </w:pPr>
      <w:r>
        <w:t xml:space="preserve">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\mathord{\smash[b]{\underset{\raise.3ex\hbox{$\scriptstyle\sim$}}{0}}\vphantom{0}}$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\mathord{\smash[b]{\underset{\raise.3ex\hbox{$\scriptstyle\sim$}}{x}}\vphantom{x}} &amp;= \mathbf{A}^{-1} \mathbf{A} \mathord{\smash[b]{\underset{\raise.3ex\hbox{$\scriptstyle\sim$}}{x}}\vphantom{x}} \\
    &amp;= \mathord{\smash[b]{\underset{\raise.3ex\hbox{$\scriptstyle\sim$}}{0}}\vphantom{0}},
    \end{aligned}
    $$</w:t>
      </w:r>
    </w:p>
    <w:p>
      <w:pPr>
        <w:numPr>
          <w:ilvl w:val="0"/>
          <w:numId w:val="1000"/>
        </w:numPr>
      </w:pPr>
      <w:r>
        <w:t xml:space="preserve">so its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rank is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w:r>
        <w:t xml:space="preserve">So every system with it is consistent (part 1,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m</m:t>
        </m:r>
      </m:oMath>
      <w:r>
        <w:t xml:space="preserve">)</w:t>
      </w:r>
      <w:r>
        <w:t xml:space="preserve"> </w:t>
      </w:r>
      <w:r>
        <w:t xml:space="preserve">and has exactly one solution (part 2,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n</m:t>
        </m:r>
      </m:oMath>
      <w:r>
        <w:t xml:space="preserve">),</w:t>
      </w:r>
      <w:r>
        <w:t xml:space="preserve"> </w:t>
      </w:r>
      <w:r>
        <w:t xml:space="preserve">namely</w:t>
      </w:r>
      <w:r>
        <w:t xml:space="preserve"> </w:t>
      </w:r>
      <w:r>
        <w:t xml:space="preserve">$\mathbf{A}^{-1} \mathord{\smash[b]{\underset{\raise.3ex\hbox{$\scriptstyle\sim$}}{b}}\vphantom{b}}$</w:t>
      </w:r>
      <w:r>
        <w:t xml:space="preserve">, since</w:t>
      </w:r>
      <w:r>
        <w:t xml:space="preserve"> </w:t>
      </w:r>
      <w:r>
        <w:t xml:space="preserve">$\mathbf{A}\,(\mathbf{A}^{-1} \mathord{\smash[b]{\underset{\raise.3ex\hbox{$\scriptstyle\sim$}}{b}}\vphantom{b}}) = \mathord{\smash[b]{\underset{\raise.3ex\hbox{$\scriptstyle\sim$}}{b}}\vphantom{b}}$</w:t>
      </w:r>
      <w:r>
        <w:t xml:space="preserve">.</w:t>
      </w:r>
    </w:p>
    <w:bookmarkEnd w:id="106"/>
    <w:bookmarkStart w:id="107" w:name="thm-projector-generalized-inverse"/>
    <w:p>
      <w:pPr>
        <w:pStyle w:val="FirstParagraph"/>
      </w:pPr>
      <w:r>
        <w:rPr>
          <w:b/>
          <w:bCs/>
        </w:rPr>
        <w:t xml:space="preserve">Theorem 15 (The projection onto a column space, with any generalized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any rank,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$\mathord{\smash[b]{\underset{\raise.3ex\hbox{$\scriptstyle\sim$}}{y}}\vphantom{y}}\in \mathbb{R}^n$</w:t>
      </w:r>
      <w:r>
        <w:t xml:space="preserve">,</w:t>
      </w:r>
      <w:r>
        <w:t xml:space="preserve"> </w:t>
      </w:r>
      <w:r>
        <w:t xml:space="preserve">$\mathbf{X}\mathbf{G} {\mathbf{X}}^{\top}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So the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same for 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,</w:t>
      </w:r>
      <w:r>
        <w:t xml:space="preserve"> </w:t>
      </w:r>
      <w:r>
        <w:t xml:space="preserve">and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it is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${\mathbf{X}}^{\top} \mathord{\smash[b]{\underset{\raise.3ex\hbox{$\scriptstyle\sim$}}{y}}\vphantom{y}}$</w:t>
      </w:r>
      <w:r>
        <w:rPr>
          <w:b/>
          <w:bCs/>
        </w:rPr>
        <w:t xml:space="preserve"> </w:t>
      </w:r>
      <w:r>
        <w:rPr>
          <w:b/>
          <w:bCs/>
        </w:rPr>
        <w:t xml:space="preserve">is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$({\mathbf{X}}^{\top} \mathbf{X})\,\mathord{\smash[b]{\underset{\raise.3ex\hbox{$\scriptstyle\sim$}}{z}}\vphantom{z}} = {\mathbf{X}}^{\top}\,(\mathbf{X}\mathord{\smash[b]{\underset{\raise.3ex\hbox{$\scriptstyle\sim$}}{z}}\vphantom{z}})$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  <w:r>
        <w:t xml:space="preserve"> </w:t>
      </w:r>
      <w:r>
        <w:t xml:space="preserve">Both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the same dimension: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,</w:t>
      </w:r>
      <w:r>
        <w:t xml:space="preserve"> 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),</w:t>
      </w:r>
      <w:r>
        <w:t xml:space="preserve"> </w:t>
      </w:r>
      <w:r>
        <w:t xml:space="preserve">and since</w:t>
      </w:r>
      <w:r>
        <w:t xml:space="preserve"> </w:t>
      </w:r>
      <w:r>
        <w:t xml:space="preserve">${\mathbf{X}}^{\top} \mathord{\smash[b]{\underset{\raise.3ex\hbox{$\scriptstyle\sim$}}{y}}\vphantom{y}}\in \mathcal{C}({\mathbf{X}}^{\top})$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${\mathbf{X}}^{\top} \mathord{\smash[b]{\underset{\raise.3ex\hbox{$\scriptstyle\sim$}}{y}}\vphantom{y}}= {\mathbf{X}}^{\top} \mathbf{X}\mathord{\smash[b]{\underset{\raise.3ex\hbox{$\scriptstyle\sim$}}{z}}\vphantom{z}}$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$\mathord{\smash[b]{\underset{\raise.3ex\hbox{$\scriptstyle\sim$}}{z}}\vphantom{z}} \in \mathbb{R}^p$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\begin{aligned}
    \mathord{\smash[b]{\underset{\raise.3ex\hbox{$\scriptstyle\sim$}}{u}}\vphantom{u}} &amp;= \mathbf{X}\mathbf{G} {\mathbf{X}}^{\top} \mathord{\smash[b]{\underset{\raise.3ex\hbox{$\scriptstyle\sim$}}{y}}\vphantom{y}}\\
    &amp;= \mathbf{X}\,(\mathbf{G} {\mathbf{X}}^{\top} \mathord{\smash[b]{\underset{\raise.3ex\hbox{$\scriptstyle\sim$}}{y}}\vphantom{y}})
    \end{aligned}
    $$</w:t>
      </w:r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\mathord{\smash[b]{\underset{\raise.3ex\hbox{$\scriptstyle\sim$}}{u}}\vphantom{u}}$</w:t>
      </w:r>
      <w:r>
        <w:t xml:space="preserve">,</w:t>
      </w:r>
    </w:p>
    <w:p>
      <w:pPr>
        <w:pStyle w:val="BodyText"/>
      </w:pPr>
      <w:r>
        <w:t xml:space="preserve">$$
    \begin{aligned}
    {\mathbf{X}}^{\top}\,(\mathord{\smash[b]{\underset{\raise.3ex\hbox{$\scriptstyle\sim$}}{y}}\vphantom{y}}- \mathord{\smash[b]{\underset{\raise.3ex\hbox{$\scriptstyle\sim$}}{u}}\vphantom{u}})
    &amp;= {\mathbf{X}}^{\top} \mathord{\smash[b]{\underset{\raise.3ex\hbox{$\scriptstyle\sim$}}{y}}\vphantom{y}}- {\mathbf{X}}^{\top}\,\mathord{\smash[b]{\underset{\raise.3ex\hbox{$\scriptstyle\sim$}}{u}}\vphantom{u}}
    &amp;&amp; \text{(}\text{Theorem~4 in Subspaces and Rank}\text{, with coefficients } 1 \text{ and } -1 \text{)}
    \\
    &amp;= {\mathbf{X}}^{\top} \mathord{\smash[b]{\underset{\raise.3ex\hbox{$\scriptstyle\sim$}}{y}}\vphantom{y}}- {\mathbf{X}}^{\top}\,(\mathbf{X}\mathbf{G} {\mathbf{X}}^{\top} \mathord{\smash[b]{\underset{\raise.3ex\hbox{$\scriptstyle\sim$}}{y}}\vphantom{y}})
    &amp;&amp; \text{(substitute } \mathord{\smash[b]{\underset{\raise.3ex\hbox{$\scriptstyle\sim$}}{u}}\vphantom{u}} \text{)}
    \\
    &amp;= {\mathbf{X}}^{\top} \mathord{\smash[b]{\underset{\raise.3ex\hbox{$\scriptstyle\sim$}}{y}}\vphantom{y}}- ({\mathbf{X}}^{\top} \mathbf{X})\,\mathbf{G}\,({\mathbf{X}}^{\top} \mathord{\smash[b]{\underset{\raise.3ex\hbox{$\scriptstyle\sim$}}{y}}\vphantom{y}})
    &amp;&amp; \text{(}\text{Theorem~5 in Matrices}\text{)}
    \\
    &amp;= {\mathbf{X}}^{\top} \mathord{\smash[b]{\underset{\raise.3ex\hbox{$\scriptstyle\sim$}}{y}}\vphantom{y}}- ({\mathbf{X}}^{\top} \mathbf{X})\,\mathbf{G}\,({\mathbf{X}}^{\top} \mathbf{X})\,\mathord{\smash[b]{\underset{\raise.3ex\hbox{$\scriptstyle\sim$}}{z}}\vphantom{z}}
    &amp;&amp; \text{(first step)}
    \\
    &amp;= {\mathbf{X}}^{\top} \mathord{\smash[b]{\underset{\raise.3ex\hbox{$\scriptstyle\sim$}}{y}}\vphantom{y}}- \mathopen{}\left(({\mathbf{X}}^{\top} \mathbf{X})\,\mathbf{G}\,({\mathbf{X}}^{\top} \mathbf{X})\right)\mathclose{}\,\mathord{\smash[b]{\underset{\raise.3ex\hbox{$\scriptstyle\sim$}}{z}}\vphantom{z}}
    &amp;&amp; \text{(}\text{Theorem~5 in Matrices}\text{)}
    \\
    &amp;= {\mathbf{X}}^{\top} \mathord{\smash[b]{\underset{\raise.3ex\hbox{$\scriptstyle\sim$}}{y}}\vphantom{y}}- ({\mathbf{X}}^{\top} \mathbf{X})\,\mathord{\smash[b]{\underset{\raise.3ex\hbox{$\scriptstyle\sim$}}{z}}\vphantom{z}}
    &amp;&amp; \text{(}\text{Definition~4}\text{)}
    \\
    &amp;= {\mathbf{X}}^{\top} \mathord{\smash[b]{\underset{\raise.3ex\hbox{$\scriptstyle\sim$}}{y}}\vphantom{y}}- {\mathbf{X}}^{\top} \mathord{\smash[b]{\underset{\raise.3ex\hbox{$\scriptstyle\sim$}}{y}}\vphantom{y}}
    &amp;&amp; \text{(first step)}
    \\
    &amp;= \mathord{\smash[b]{\underset{\raise.3ex\hbox{$\scriptstyle\sim$}}{0}}\vphantom{0}}_p,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\mathord{\smash[b]{\underset{\raise.3ex\hbox{$\scriptstyle\sim$}}{u}}\vphantom{u}} \in \mathcal{N}({\mathbf{X}}^{\top}) = \mathcal{C}(\mathbf{X})^\perp$</w:t>
      </w:r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Same matrix.</w:t>
      </w:r>
      <w:r>
        <w:t xml:space="preserve"> </w:t>
      </w:r>
      <w:r>
        <w:t xml:space="preserve">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gives a matrix that projects every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all choices give the same matrix 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one choice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it gives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.</w:t>
      </w:r>
    </w:p>
    <w:bookmarkStart w:id="109" w:name="exm-projector-generalized-inverse"/>
    <w:p>
      <w:pPr>
        <w:pStyle w:val="BodyText"/>
      </w:pPr>
      <w:r>
        <w:rPr>
          <w:b/>
          <w:bCs/>
        </w:rPr>
        <w:t xml:space="preserve">Example 22 (A design matrix with a repeated column)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 intercept column entered twice,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its rank is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),</w:t>
      </w:r>
      <w:r>
        <w:t xml:space="preserve"> </w:t>
      </w:r>
      <w:r>
        <w:t xml:space="preserve">while an invertible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solution-unique">
        <w:r>
          <w:rPr>
            <w:rStyle w:val="Hyperlink"/>
          </w:rPr>
          <w:t xml:space="preserve">Example 21</w:t>
        </w:r>
      </w:hyperlink>
      <w:r>
        <w:t xml:space="preserve">).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generalized inverse of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the 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hat matrix of the intercept-only model (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Another generalized inverse,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one because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that times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again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t xml:space="preserve">and the same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projector-generalized-invers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it must.</w:t>
      </w:r>
      <w:r>
        <w:t xml:space="preserve"> </w:t>
      </w:r>
      <w:r>
        <w:t xml:space="preserve">Both project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column space of the intercept-only design.</w:t>
      </w:r>
    </w:p>
    <w:bookmarkEnd w:id="109"/>
    <w:bookmarkEnd w:id="110"/>
    <w:bookmarkStart w:id="150" w:name="sec-solving-linear-systems"/>
    <w:p>
      <w:pPr>
        <w:pStyle w:val="Heading3"/>
      </w:pPr>
      <w:r>
        <w:t xml:space="preserve">1.3 Solving linear systems and least squares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first source states that every invertible matrix has an LU factorization;</w:t>
            </w:r>
            <w:r>
              <w:t xml:space="preserve"> </w:t>
            </w:r>
            <w:r>
              <w:t xml:space="preserve">that is false without reordering rows (the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 </w:t>
            </w:r>
            <w:r>
              <w:t xml:space="preserve">row swap</w:t>
            </w:r>
            <w:r>
              <w:t xml:space="preserve"> </w:t>
            </w:r>
            <m:oMath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t xml:space="preserve"> </w:t>
            </w:r>
            <w:r>
              <w:t xml:space="preserve">has none),</w:t>
            </w:r>
            <w:r>
              <w:t xml:space="preserve"> </w:t>
            </w:r>
            <w:r>
              <w:t xml:space="preserve">so this section states only how an LU factorization, when one exists, solves a system.</w:t>
            </w:r>
            <w:r>
              <w:t xml:space="preserve"> </w:t>
            </w:r>
            <w:r>
              <w:t xml:space="preserve">The least squares results are proved here from the closest-point theorem (</w:t>
            </w:r>
            <w:hyperlink w:anchor="thm-closest-point">
              <w:r>
                <w:rPr>
                  <w:rStyle w:val="Hyperlink"/>
                </w:rPr>
                <w:t xml:space="preserve">Theorem 3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rather than by differentiating, and the QR factorization is derived from Gram-Schmidt (</w:t>
            </w:r>
            <w:hyperlink r:id="rId113">
              <w:r>
                <w:rPr>
                  <w:rStyle w:val="Hyperlink"/>
                </w:rPr>
                <w:t xml:space="preserve">Theorem 10 in Inner Products and Orthogonality</w:t>
              </w:r>
            </w:hyperlink>
            <w:r>
              <w:t xml:space="preserve">).</w:t>
            </w:r>
          </w:p>
          <w:p/>
        </w:tc>
      </w:tr>
    </w:tbl>
    <w:bookmarkStart w:id="114" w:name="def-triangular-matrix"/>
    <w:p>
      <w:pPr>
        <w:pStyle w:val="BodyText"/>
      </w:pPr>
      <w:r>
        <w:rPr>
          <w:b/>
          <w:bCs/>
        </w:rPr>
        <w:t xml:space="preserve">Definition 7 (Upper 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upper triangular</w:t>
      </w:r>
      <w:r>
        <w:t xml:space="preserve"> </w:t>
      </w:r>
      <w:r>
        <w:t xml:space="preserve">if every entry below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j</m:t>
        </m:r>
      </m:oMath>
      <w:r>
        <w:t xml:space="preserve">.</w:t>
      </w:r>
    </w:p>
    <w:bookmarkEnd w:id="114"/>
    <w:bookmarkStart w:id="115" w:name="def-lower-triangular-matrix"/>
    <w:p>
      <w:pPr>
        <w:pStyle w:val="BodyText"/>
      </w:pPr>
      <w:r>
        <w:rPr>
          <w:b/>
          <w:bCs/>
        </w:rPr>
        <w:t xml:space="preserve">Definition 8 (Lower 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lower triangular</w:t>
      </w:r>
      <w:r>
        <w:t xml:space="preserve"> </w:t>
      </w:r>
      <w:r>
        <w:t xml:space="preserve">if every entry above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</w:p>
    <w:bookmarkEnd w:id="115"/>
    <w:bookmarkStart w:id="116" w:name="def-unit-lower-triangular-matrix"/>
    <w:p>
      <w:pPr>
        <w:pStyle w:val="BodyText"/>
      </w:pPr>
      <w:r>
        <w:rPr>
          <w:b/>
          <w:bCs/>
        </w:rPr>
        <w:t xml:space="preserve">Definition 9 (Unit lower triangular matrix)</w:t>
      </w:r>
      <w:r>
        <w:t xml:space="preserve"> </w:t>
      </w:r>
      <w:r>
        <w:t xml:space="preserve">A lower triangular matrix (</w:t>
      </w:r>
      <w:hyperlink w:anchor="def-lower-triangular-matrix">
        <w:r>
          <w:rPr>
            <w:rStyle w:val="Hyperlink"/>
          </w:rPr>
          <w:t xml:space="preserve">Definition 8</w:t>
        </w:r>
      </w:hyperlink>
      <w:r>
        <w:t xml:space="preserve">) whose diagonal entries are all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unit lower triangular</w:t>
      </w:r>
      <w:r>
        <w:t xml:space="preserve">.</w:t>
      </w:r>
    </w:p>
    <w:bookmarkEnd w:id="116"/>
    <w:bookmarkStart w:id="118" w:name="exm-triangular-matrix"/>
    <w:p>
      <w:pPr>
        <w:pStyle w:val="BodyText"/>
      </w:pPr>
      <w:r>
        <w:rPr>
          <w:b/>
          <w:bCs/>
        </w:rPr>
        <w:t xml:space="preserve">Example 23 (Triangular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upper triangular: its entries below the diagonal, in positions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are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unit lower triangular.</w:t>
      </w:r>
    </w:p>
    <w:p>
      <w:pPr>
        <w:pStyle w:val="Compact"/>
        <w:numPr>
          <w:ilvl w:val="0"/>
          <w:numId w:val="1010"/>
        </w:numPr>
      </w:pPr>
      <w:r>
        <w:t xml:space="preserve">A diagonal matrix (</w:t>
      </w:r>
      <w:hyperlink r:id="rId117">
        <w:r>
          <w:rPr>
            <w:rStyle w:val="Hyperlink"/>
          </w:rPr>
          <w:t xml:space="preserve">Definition 4 in Special Matrices and Decompositions</w:t>
        </w:r>
      </w:hyperlink>
      <w:r>
        <w:t xml:space="preserve">) is both upper and lower triangular.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neither:</w:t>
      </w:r>
      <w:r>
        <w:t xml:space="preserve"> </w:t>
      </w:r>
      <w:r>
        <w:t xml:space="preserve">its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not</w:t>
      </w:r>
      <w:r>
        <w:t xml:space="preserve"> </w:t>
      </w:r>
      <m:oMath>
        <m:r>
          <m:t>0</m:t>
        </m:r>
      </m:oMath>
      <w:r>
        <w:t xml:space="preserve">, and neither is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entry.</w:t>
      </w:r>
    </w:p>
    <w:bookmarkEnd w:id="118"/>
    <w:bookmarkStart w:id="119" w:name="thm-back-substitution"/>
    <w:p>
      <w:pPr>
        <w:pStyle w:val="FirstParagraph"/>
      </w:pPr>
      <w:r>
        <w:rPr>
          <w:b/>
          <w:bCs/>
        </w:rPr>
        <w:t xml:space="preserve">Theorem 16 (Solving a triangular system by substitution)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upper triangular matrix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whose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n</m:t>
            </m:r>
            <m:r>
              <m:t>n</m:t>
            </m:r>
          </m:sub>
        </m:sSub>
      </m:oMath>
      <w:r>
        <w:t xml:space="preserve"> </w:t>
      </w:r>
      <w:r>
        <w:t xml:space="preserve">are all nonzero.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$\mathord{\smash[b]{\underset{\raise.3ex\hbox{$\scriptstyle\sim$}}{b}}\vphantom{b}} \in \mathbb{R}^n$</w:t>
      </w:r>
      <w:r>
        <w:t xml:space="preserve">, the system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in turn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r>
        <w:rPr>
          <w:b/>
          <w:bCs/>
        </w:rPr>
        <w:t xml:space="preserve">back substitution</w:t>
      </w:r>
      <w:r>
        <w:t xml:space="preserve">).</w:t>
      </w:r>
      <w:r>
        <w:t xml:space="preserve"> </w:t>
      </w:r>
      <w:r>
        <w:t xml:space="preserve">Likewise, if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nonzero diagonal,</w:t>
      </w:r>
      <w:r>
        <w:t xml:space="preserve"> </w:t>
      </w:r>
      <w:r>
        <w:t xml:space="preserve">$\mathbf{L} \mathord{\smash[b]{\underset{\raise.3ex\hbox{$\scriptstyle\sim$}}{y}}\vphantom{y}} = \mathord{\smash[b]{\underset{\raise.3ex\hbox{$\scriptstyle\sim$}}{b}}\vphantom{b}}$</w:t>
      </w:r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  <m:e>
                <m:sSub>
                  <m:e>
                    <m:r>
                      <m:t>ℓ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nary>
            <m:r>
              <m:t> 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forward substitution</w:t>
      </w:r>
      <w:r>
        <w:t xml:space="preserve">).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</m:eqArr>
        </m:oMath>
      </m:oMathPara>
    </w:p>
    <w:p>
      <w:pPr>
        <w:pStyle w:val="FirstParagraph"/>
      </w:pPr>
      <w:r>
        <w:t xml:space="preserve">This equation is equivalent to each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the sum from both sides)</m:t>
              </m:r>
            </m:e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involves only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 so it fixes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once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fixed,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fixes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rows, taken from the last to the first, hold exactly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vector the formula builds:</w:t>
      </w:r>
      <w:r>
        <w:t xml:space="preserve"> </w:t>
      </w:r>
      <w:r>
        <w:t xml:space="preserve">there is one solution, and only one.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ℓ</m:t>
            </m:r>
          </m:e>
          <m:sub>
            <m:r>
              <m:t>i</m:t>
            </m:r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same argument runs from the first row to the last.</w:t>
      </w:r>
    </w:p>
    <w:bookmarkStart w:id="120" w:name="exm-back-substitution"/>
    <w:p>
      <w:pPr>
        <w:pStyle w:val="BodyText"/>
      </w:pPr>
      <w:r>
        <w:rPr>
          <w:b/>
          <w:bCs/>
        </w:rPr>
        <w:t xml:space="preserve">Example 24 (Back substitution on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system)</w:t>
      </w:r>
      <w:r>
        <w:t xml:space="preserve"> </w:t>
      </w:r>
      <w:r>
        <w:t xml:space="preserve">Solve</w:t>
      </w:r>
      <w:r>
        <w:t xml:space="preserve"> </w:t>
      </w:r>
      <w:r>
        <w:t xml:space="preserve">$\begin{bmatrix} 2 &amp; 1 &amp; -1 \\ 0 &amp; \frac{1}{2} &amp; \frac{1}{2} \\ 0 &amp; 0 &amp; -1 \end{bmatrix} \mathord{\smash[b]{\underset{\raise.3ex\hbox{$\scriptstyle\sim$}}{x}}\vphantom{x}}
    = \begin{bmatrix} 8 \\ 1 \\ 1 \end{bmatrix}$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 = (2, 3, -1)$</w:t>
      </w:r>
      <w:r>
        <w:t xml:space="preserve">.</w:t>
      </w:r>
      <w:r>
        <w:t xml:space="preserve"> </w:t>
      </w:r>
      <w:r>
        <w:t xml:space="preserve">Without a nonzero diagonal the method fails:</w:t>
      </w:r>
      <w:r>
        <w:t xml:space="preserve"> </w:t>
      </w:r>
      <w:r>
        <w:t xml:space="preserve">$\begin{bmatrix} 1 &amp; 1 \\ 0 &amp; 0 \end{bmatrix} \mathord{\smash[b]{\underset{\raise.3ex\hbox{$\scriptstyle\sim$}}{x}}\vphantom{x}} = (1, 1)$</w:t>
      </w:r>
      <w:r>
        <w:t xml:space="preserve"> </w:t>
      </w:r>
      <w:r>
        <w:t xml:space="preserve">has no solution,</w:t>
      </w:r>
      <w:r>
        <w:t xml:space="preserve"> </w:t>
      </w:r>
      <w:r>
        <w:t xml:space="preserve">since its second row reads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20"/>
    <w:bookmarkStart w:id="121" w:name="thm-qr"/>
    <w:p>
      <w:pPr>
        <w:pStyle w:val="BodyText"/>
      </w:pPr>
      <w:r>
        <w:rPr>
          <w:b/>
          <w:bCs/>
        </w:rPr>
        <w:t xml:space="preserve">Theorem 17 (QR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5">
        <w:r>
          <w:rPr>
            <w:rStyle w:val="Hyperlink"/>
          </w:rPr>
          <w:t xml:space="preserve">Definition 19 in Vectors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 with positive diagonal entries.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so the Gram-Schmidt process (</w:t>
      </w:r>
      <w:hyperlink r:id="rId123">
        <w:r>
          <w:rPr>
            <w:rStyle w:val="Hyperlink"/>
          </w:rPr>
          <w:t xml:space="preserve">Definition 11 in Inner Products and Orthogonality</w:t>
        </w:r>
      </w:hyperlink>
      <w:r>
        <w:t xml:space="preserve">) runs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and gives orthonormal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\mathord{\smash[b]{\underset{\raise.3ex\hbox{$\scriptstyle\sim$}}{q}}\vphantom{q}}_n$</w:t>
      </w:r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Theorem 10 in Inner Products and Orthogonality</w:t>
        </w:r>
      </w:hyperlink>
      <w:r>
        <w:t xml:space="preserve">, parts 1 and 3);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have these columns.</w:t>
      </w:r>
      <w:r>
        <w:t xml:space="preserve"> </w:t>
      </w:r>
      <w:r>
        <w:t xml:space="preserve">At step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$\mathord{\smash[b]{\underset{\raise.3ex\hbox{$\scriptstyle\sim$}}{q}}\vphantom{q}}'_i \ne \mathord{\smash[b]{\underset{\raise.3ex\hbox{$\scriptstyle\sim$}}{0}}\vphantom{0}}$</w:t>
      </w:r>
      <w:r>
        <w:t xml:space="preserve">, and rearranging the orthogonalize step,</w:t>
      </w:r>
    </w:p>
    <w:p>
      <w:pPr>
        <w:pStyle w:val="BodyText"/>
      </w:pPr>
      <w:r>
        <w:t xml:space="preserve">$$
    \begin{aligned}
    \mathord{\smash[b]{\underset{\raise.3ex\hbox{$\scriptstyle\sim$}}{a}}\vphantom{a}}_i
    &amp;= \mathord{\smash[b]{\underset{\raise.3ex\hbox{$\scriptstyle\sim$}}{q}}\vphantom{q}}'_i +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
    &amp;&amp; \text{(add the sum to both sides of the orthogonalize step)}
    \\
    &amp;= \mathopen{}\left\lVert\mathord{\smash[b]{\underset{\raise.3ex\hbox{$\scriptstyle\sim$}}{q}}\vphantom{q}}'_i\right\rVert\mathclose{}\,\mathord{\smash[b]{\underset{\raise.3ex\hbox{$\scriptstyle\sim$}}{q}}\vphantom{q}}_i +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\mathord{\smash[b]{\underset{\raise.3ex\hbox{$\scriptstyle\sim$}}{a}}\vphantom{a}}_i)\,\mathord{\smash[b]{\underset{\raise.3ex\hbox{$\scriptstyle\sim$}}{q}}\vphantom{q}}_j.
    &amp;&amp; \text{(normalize step: } \mathord{\smash[b]{\underset{\raise.3ex\hbox{$\scriptstyle\sim$}}{q}}\vphantom{q}}'_i = \mathopen{}\left\lVert\mathord{\smash[b]{\underset{\raise.3ex\hbox{$\scriptstyle\sim$}}{q}}\vphantom{q}}'_i\right\rVert\mathclose{}\,\mathord{\smash[b]{\underset{\raise.3ex\hbox{$\scriptstyle\sim$}}{q}}\vphantom{q}}_i \text{)}
    \end{aligned}
    $$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w:r>
        <w:t xml:space="preserve">$r_{ji} = \mathord{\smash[b]{\underset{\raise.3ex\hbox{$\scriptstyle\sim$}}{q}}\vphantom{q}}_j \cdot \mathord{\smash[b]{\underset{\raise.3ex\hbox{$\scriptstyle\sim$}}{a}}\vphantom{a}}_i$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  <w:r>
        <w:t xml:space="preserve"> </w:t>
      </w:r>
      <w:r>
        <w:t xml:space="preserve">$r_{ii} = \mathopen{}\left\lVert\mathord{\smash[b]{\underset{\raise.3ex\hbox{$\scriptstyle\sim$}}{q}}\vphantom{q}}'_i\right\rVert\mathclose{} &gt; 0$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;</w:t>
      </w:r>
      <w:r>
        <w:t xml:space="preserve"> </w:t>
      </w:r>
      <w:r>
        <w:t xml:space="preserve">it is upper triangular with positive diagonal.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r:id="rId124">
        <w:r>
          <w:rPr>
            <w:rStyle w:val="Hyperlink"/>
          </w:rPr>
          <w:t xml:space="preserve">Definition 7 in Matrices</w:t>
        </w:r>
      </w:hyperlink>
      <w:r>
        <w:t xml:space="preserve">), and</w:t>
      </w:r>
    </w:p>
    <w:p>
      <w:pPr>
        <w:pStyle w:val="BodyText"/>
      </w:pPr>
      <w:r>
        <w:t xml:space="preserve">$$
    \begin{aligned}
    \mathbf{Q}\,(r_{1i}, \ldots, r_{ni})
    &amp;= \sum_{j=1}^nr_{ji}\,\mathord{\smash[b]{\underset{\raise.3ex\hbox{$\scriptstyle\sim$}}{q}}\vphantom{q}}_j
    &amp;&amp; \text{(}\text{Theorem~3 in Subspaces and Rank}\text{)}
    \\
    &amp;= \sum_{j=1}^{i} r_{ji}\,\mathord{\smash[b]{\underset{\raise.3ex\hbox{$\scriptstyle\sim$}}{q}}\vphantom{q}}_j
    &amp;&amp; \text{(} r_{ji} = 0 \text{ for } j &gt; i \text{)}
    \\
    &amp;= r_{ii}\,\mathord{\smash[b]{\underset{\raise.3ex\hbox{$\scriptstyle\sim$}}{q}}\vphantom{q}}_i + \sum_{j=1}^{i-1} r_{ji}\,\mathord{\smash[b]{\underset{\raise.3ex\hbox{$\scriptstyle\sim$}}{q}}\vphantom{q}}_j
    &amp;&amp; \text{(split off the } j = i \text{ term)}
    \\
    &amp;= \mathopen{}\left\lVert\mathord{\smash[b]{\underset{\raise.3ex\hbox{$\scriptstyle\sim$}}{q}}\vphantom{q}}'_i\right\rVert\mathclose{}\,\mathord{\smash[b]{\underset{\raise.3ex\hbox{$\scriptstyle\sim$}}{q}}\vphantom{q}}_i +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
    &amp;&amp; \text{(the entries of } \mathbf{R} \text{)}
    \\
    &amp;= \mathord{\smash[b]{\underset{\raise.3ex\hbox{$\scriptstyle\sim$}}{a}}\vphantom{a}}_i.
    &amp;&amp; \text{(the display)}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27" w:name="exm-qr"/>
    <w:p>
      <w:pPr>
        <w:pStyle w:val="BodyText"/>
      </w:pPr>
      <w:r>
        <w:rPr>
          <w:b/>
          <w:bCs/>
        </w:rPr>
        <w:t xml:space="preserve">Example 25 (A QR factorization from Gram-Schmidt)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 = (1, 1, 0)$</w:t>
      </w:r>
      <w:r>
        <w:t xml:space="preserve">,</w:t>
      </w:r>
      <w:r>
        <w:t xml:space="preserve"> </w:t>
      </w:r>
      <w:r>
        <w:t xml:space="preserve">$\mathord{\smash[b]{\underset{\raise.3ex\hbox{$\scriptstyle\sim$}}{a}}\vphantom{a}}_2 = (1, 0, 1)$</w:t>
      </w:r>
      <w:r>
        <w:t xml:space="preserve">,</w:t>
      </w:r>
      <w:r>
        <w:t xml:space="preserve"> </w:t>
      </w:r>
      <w:r>
        <w:t xml:space="preserve">$\mathord{\smash[b]{\underset{\raise.3ex\hbox{$\scriptstyle\sim$}}{a}}\vphantom{a}}_3 = (0, 1, 1)$</w:t>
      </w:r>
      <w:r>
        <w:t xml:space="preserve">,</w:t>
      </w:r>
      <w:r>
        <w:t xml:space="preserve"> </w:t>
      </w:r>
      <w:hyperlink r:id="rId125">
        <w:r>
          <w:rPr>
            <w:rStyle w:val="Hyperlink"/>
          </w:rPr>
          <w:t xml:space="preserve">Example 21 in Inner Products and Orthogonality</w:t>
        </w:r>
      </w:hyperlink>
      <w:r>
        <w:t xml:space="preserve"> </w:t>
      </w:r>
      <w:r>
        <w:t xml:space="preserve">and</w:t>
      </w:r>
      <w:r>
        <w:t xml:space="preserve"> </w:t>
      </w:r>
      <w:hyperlink r:id="rId126">
        <w:r>
          <w:rPr>
            <w:rStyle w:val="Hyperlink"/>
          </w:rPr>
          <w:t xml:space="preserve">Example 23 in Inner Products and Orthogonality</w:t>
        </w:r>
      </w:hyperlink>
      <w:r>
        <w:t xml:space="preserve"> </w:t>
      </w:r>
      <w:r>
        <w:t xml:space="preserve">found</w:t>
      </w:r>
      <w:r>
        <w:t xml:space="preserve"> </w:t>
      </w:r>
      <w:r>
        <w:t xml:space="preserve">$\mathord{\smash[b]{\underset{\raise.3ex\hbox{$\scriptstyle\sim$}}{q}}\vphantom{q}}_1 = \tfrac{1}{\sqrt{2}}\,(1, 1, 0)$</w:t>
      </w:r>
      <w:r>
        <w:t xml:space="preserve">,</w:t>
      </w:r>
      <w:r>
        <w:t xml:space="preserve"> </w:t>
      </w:r>
      <w:r>
        <w:t xml:space="preserve">$\mathord{\smash[b]{\underset{\raise.3ex\hbox{$\scriptstyle\sim$}}{q}}\vphantom{q}}_2 = \tfrac{1}{\sqrt{6}}\,(1, -1, 2)$</w:t>
      </w:r>
      <w:r>
        <w:t xml:space="preserve">,</w:t>
      </w:r>
      <w:r>
        <w:t xml:space="preserve"> </w:t>
      </w:r>
      <w:r>
        <w:t xml:space="preserve">$\mathord{\smash[b]{\underset{\raise.3ex\hbox{$\scriptstyle\sim$}}{q}}\vphantom{q}}_3 = \tfrac{1}{\sqrt{3}}\,(-1, 1, 1)$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$\mathopen{}\left\lVert\mathord{\smash[b]{\underset{\raise.3ex\hbox{$\scriptstyle\sim$}}{q}}\vphantom{q}}'_1\right\rVert\mathclose{} = \sqrt{2}$</w:t>
      </w:r>
      <w:r>
        <w:t xml:space="preserve">,</w:t>
      </w:r>
      <w:r>
        <w:t xml:space="preserve"> </w:t>
      </w:r>
      <w:r>
        <w:t xml:space="preserve">$\mathopen{}\left\lVert\mathord{\smash[b]{\underset{\raise.3ex\hbox{$\scriptstyle\sim$}}{q}}\vphantom{q}}'_2\right\rVert\mathclose{} = \sqrt{3/2}$</w:t>
      </w:r>
      <w:r>
        <w:t xml:space="preserve">,</w:t>
      </w:r>
      <w:r>
        <w:t xml:space="preserve"> </w:t>
      </w:r>
      <w:r>
        <w:t xml:space="preserve">$\mathopen{}\left\lVert\mathord{\smash[b]{\underset{\raise.3ex\hbox{$\scriptstyle\sim$}}{q}}\vphantom{q}}'_3\right\rVert\mathclose{} = 2/\sqrt{3}$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\mathord{\smash[b]{\underset{\raise.3ex\hbox{$\scriptstyle\sim$}}{a}}\vphantom{a}}_2 &amp;= \mathord{\smash[b]{\underset{\raise.3ex\hbox{$\scriptstyle\sim$}}{q}}\vphantom{q}}_1 \cdot \mathord{\smash[b]{\underset{\raise.3ex\hbox{$\scriptstyle\sim$}}{a}}\vphantom{a}}_3 \\
    &amp;= \tfrac{1}{\sqrt{2}}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$\mathord{\smash[b]{\underset{\raise.3ex\hbox{$\scriptstyle\sim$}}{q}}\vphantom{q}}_2 \cdot \mathord{\smash[b]{\underset{\raise.3ex\hbox{$\scriptstyle\sim$}}{a}}\vphantom{a}}_3 = \tfrac{1}{\sqrt{6}}$</w:t>
      </w:r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R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lin"/>
                      </m:fPr>
                      <m:num>
                        <m:r>
                          <m:t>2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 a check on the second column,</w:t>
      </w:r>
    </w:p>
    <w:p>
      <w:pPr>
        <w:pStyle w:val="BodyText"/>
      </w:pPr>
      <w:r>
        <w:t xml:space="preserve">$$
    \begin{aligned}
    \tfrac{1}{\sqrt{2}}\,\mathord{\smash[b]{\underset{\raise.3ex\hbox{$\scriptstyle\sim$}}{q}}\vphantom{q}}_1 + \sqrt{3/2}\,\mathord{\smash[b]{\underset{\raise.3ex\hbox{$\scriptstyle\sim$}}{q}}\vphantom{q}}_2 &amp;= \tfrac{1}{2}\,(1, 1, 0) + \tfrac{1}{2}\,(1, -1, 2) \\
    &amp;= (1, 0, 1) \\
    &amp;= \mathord{\smash[b]{\underset{\raise.3ex\hbox{$\scriptstyle\sim$}}{a}}\vphantom{a}}_2.
    \end{aligned}
    $$</w:t>
      </w:r>
    </w:p>
    <w:bookmarkEnd w:id="127"/>
    <w:bookmarkStart w:id="128" w:name="def-least-squares"/>
    <w:p>
      <w:pPr>
        <w:pStyle w:val="FirstParagraph"/>
      </w:pPr>
      <w:r>
        <w:rPr>
          <w:b/>
          <w:bCs/>
        </w:rPr>
        <w:t xml:space="preserve">Definition 10 (Least squares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least squares solution</w:t>
      </w:r>
      <w:r>
        <w:t xml:space="preserve"> </w:t>
      </w:r>
      <w:r>
        <w:t xml:space="preserve">of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a vector</w:t>
      </w:r>
      <w:r>
        <w:t xml:space="preserve"> </w:t>
      </w:r>
      <w:r>
        <w:t xml:space="preserve">$\hat{\mathord{\smash[b]{\underset{\raise.3ex\hbox{$\scriptstyle\sim$}}{x}}\vphantom{x}}} \in \mathbb{R}^n$</w:t>
      </w:r>
      <w:r>
        <w:t xml:space="preserve"> </w:t>
      </w:r>
      <w:r>
        <w:t xml:space="preserve">such that</w:t>
      </w:r>
    </w:p>
    <w:p>
      <w:pPr>
        <w:pStyle w:val="BodyText"/>
      </w:pPr>
      <w:r>
        <w:t xml:space="preserve">$$
    \mathopen{}\left\lVert\mathord{\smash[b]{\underset{\raise.3ex\hbox{$\scriptstyle\sim$}}{b}}\vphantom{b}} - \mathbf{A} \hat{\mathord{\smash[b]{\underset{\raise.3ex\hbox{$\scriptstyle\sim$}}{x}}\vphantom{x}}}\right\rVert\mathclose{} \le \mathopen{}\left\lVert\mathord{\smash[b]{\underset{\raise.3ex\hbox{$\scriptstyle\sim$}}{b}}\vphantom{b}} - \mathbf{A} \mathord{\smash[b]{\underset{\raise.3ex\hbox{$\scriptstyle\sim$}}{x}}\vphantom{x}}\right\rVert\mathclose{}
    \quad \text{for every } \mathord{\smash[b]{\underset{\raise.3ex\hbox{$\scriptstyle\sim$}}{x}}\vphantom{x}} \in \mathbb{R}^n.
    $$</w:t>
      </w:r>
    </w:p>
    <w:bookmarkEnd w:id="128"/>
    <w:bookmarkStart w:id="129" w:name="exm-least-squares"/>
    <w:p>
      <w:pPr>
        <w:pStyle w:val="FirstParagraph"/>
      </w:pPr>
      <w:r>
        <w:rPr>
          <w:b/>
          <w:bCs/>
        </w:rPr>
        <w:t xml:space="preserve">Example 26 (Fitting a constant)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(1, 3)$</w:t>
      </w:r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its first entry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its second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For any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\mathopen{}\left\lVert\mathord{\smash[b]{\underset{\raise.3ex\hbox{$\scriptstyle\sim$}}{b}}\vphantom{b}} - \mathbf{A} x\right\rVert\mathclose{}^2 &amp;= (1 - x)^2 + (3 - x)^2 \\
    &amp;= 2\,(x - 2)^2 + 2,
    \end{aligned}
    $$</w:t>
      </w:r>
    </w:p>
    <w:p>
      <w:pPr>
        <w:pStyle w:val="FirstParagraph"/>
      </w:pPr>
      <w:r>
        <w:t xml:space="preserve">which is smallest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least squares solution.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one: it gives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The normal equations read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and their solution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too.</w:t>
      </w:r>
    </w:p>
    <w:bookmarkEnd w:id="129"/>
    <w:bookmarkStart w:id="130" w:name="def-normal-equations"/>
    <w:p>
      <w:pPr>
        <w:pStyle w:val="BodyText"/>
      </w:pPr>
      <w:r>
        <w:rPr>
          <w:b/>
          <w:bCs/>
        </w:rPr>
        <w:t xml:space="preserve">Definition 11 (Normal equations)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as in</w:t>
      </w:r>
      <w:r>
        <w:t xml:space="preserve"> 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the equations</w:t>
      </w:r>
      <w:r>
        <w:t xml:space="preserve"> </w:t>
      </w:r>
      <w:r>
        <w:t xml:space="preserve">${\mathbf{A}}^{\top} \mathbf{A} \mathord{\smash[b]{\underset{\raise.3ex\hbox{$\scriptstyle\sim$}}{x}}\vphantom{x}} = {\mathbf{A}}^{\top} \mathord{\smash[b]{\underset{\raise.3ex\hbox{$\scriptstyle\sim$}}{b}}\vphantom{b}}$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.</w:t>
      </w:r>
    </w:p>
    <w:bookmarkEnd w:id="130"/>
    <w:bookmarkStart w:id="131" w:name="thm-normal-equations"/>
    <w:p>
      <w:pPr>
        <w:pStyle w:val="BodyText"/>
      </w:pPr>
      <w:r>
        <w:rPr>
          <w:b/>
          <w:bCs/>
        </w:rPr>
        <w:t xml:space="preserve">Theorem 18 (Least squares solutions solve the normal equations)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$\hat{\mathord{\smash[b]{\underset{\raise.3ex\hbox{$\scriptstyle\sim$}}{x}}\vphantom{x}}}$</w:t>
      </w:r>
      <w:r>
        <w:t xml:space="preserve"> </w:t>
      </w:r>
      <w:r>
        <w:t xml:space="preserve">is a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exactly when it solves the normal equations</w:t>
      </w:r>
      <w:r>
        <w:t xml:space="preserve"> </w:t>
      </w:r>
      <w:r>
        <w:t xml:space="preserve">${\mathbf{A}}^{\top} \mathbf{A} \hat{\mathord{\smash[b]{\underset{\raise.3ex\hbox{$\scriptstyle\sim$}}{x}}\vphantom{x}}} = {\mathbf{A}}^{\top} \mathord{\smash[b]{\underset{\raise.3ex\hbox{$\scriptstyle\sim$}}{b}}\vphantom{b}}$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normal equations are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Every least squares solution gives the same fitted vector</w:t>
      </w:r>
      <w:r>
        <w:t xml:space="preserve"> </w:t>
      </w:r>
      <w:r>
        <w:t xml:space="preserve">$\mathbf{A} \hat{\mathord{\smash[b]{\underset{\raise.3ex\hbox{$\scriptstyle\sim$}}{x}}\vphantom{x}}}$</w:t>
      </w:r>
      <w:r>
        <w:t xml:space="preserve">:</w:t>
      </w:r>
      <w:r>
        <w:t xml:space="preserve"> </w:t>
      </w:r>
      <w:r>
        <w:t xml:space="preserve">the orthogonal projection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The least squares solution is unique 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t xml:space="preserve">$\hat{\mathord{\smash[b]{\underset{\raise.3ex\hbox{$\scriptstyle\sim$}}{x}}\vphantom{x}}} = ({\mathbf{A}}^{\top} \mathbf{A})^{-1} {\mathbf{A}}^{\top} \mathord{\smash[b]{\underset{\raise.3ex\hbox{$\scriptstyle\sim$}}{b}}\vphantom{b}}$</w:t>
      </w:r>
      <w:r>
        <w:t xml:space="preserve">.</w:t>
      </w:r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be the orthogonal projection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, as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are exactly the points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Least squares solutions are the solutions of</w:t>
      </w:r>
      <w:r>
        <w:rPr>
          <w:b/>
          <w:bCs/>
        </w:rPr>
        <w:t xml:space="preserve"> </w:t>
      </w:r>
      <w:r>
        <w:rPr>
          <w:b/>
          <w:bCs/>
        </w:rPr>
        <w:t xml:space="preserve">$\mathbf{A} \mathord{\smash[b]{\underset{\raise.3ex\hbox{$\scriptstyle\sim$}}{x}}\vphantom{x}} = \mathord{\smash[b]{\underset{\raise.3ex\hbox{$\scriptstyle\sim$}}{u}}\vphantom{u}}$</w:t>
      </w:r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, then 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$\mathbf{A} \mathord{\smash[b]{\underset{\raise.3ex\hbox{$\scriptstyle\sim$}}{x}}\vphantom{x}} \in \mathcal{C}(\mathbf{A})$</w:t>
      </w:r>
      <w:r>
        <w:t xml:space="preserve">, so</w:t>
      </w:r>
      <w:r>
        <w:t xml:space="preserve"> </w:t>
      </w:r>
      <w:r>
        <w:t xml:space="preserve">$\mathopen{}\left\lVert\mathord{\smash[b]{\underset{\raise.3ex\hbox{$\scriptstyle\sim$}}{b}}\vphantom{b}} - \mathbf{A} \hat{\mathord{\smash[b]{\underset{\raise.3ex\hbox{$\scriptstyle\sim$}}{x}}\vphantom{x}}}\right\rVert\mathclose{} = \mathopen{}\left\lVert\mathord{\smash[b]{\underset{\raise.3ex\hbox{$\scriptstyle\sim$}}{b}}\vphantom{b}} - \mathord{\smash[b]{\underset{\raise.3ex\hbox{$\scriptstyle\sim$}}{u}}\vphantom{u}}\right\rVert\mathclose{} \le \mathopen{}\left\lVert\mathord{\smash[b]{\underset{\raise.3ex\hbox{$\scriptstyle\sim$}}{b}}\vphantom{b}} - \mathbf{A} \mathord{\smash[b]{\underset{\raise.3ex\hbox{$\scriptstyle\sim$}}{x}}\vphantom{x}}\right\rVert\mathclose{}$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 and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is a least squares solution.</w:t>
      </w:r>
      <w:r>
        <w:t xml:space="preserve"> </w:t>
      </w:r>
      <w:r>
        <w:t xml:space="preserve">Conversely, let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be a least squares solution.</w:t>
      </w:r>
      <w:r>
        <w:t xml:space="preserve"> </w:t>
      </w:r>
      <w:r>
        <w:t xml:space="preserve">$\mathord{\smash[b]{\underset{\raise.3ex\hbox{$\scriptstyle\sim$}}{u}}\vphantom{u}} \in \mathcal{C}(\mathbf{A})$</w:t>
      </w:r>
      <w:r>
        <w:t xml:space="preserve">, so</w:t>
      </w:r>
      <w:r>
        <w:t xml:space="preserve"> </w:t>
      </w:r>
      <w:r>
        <w:t xml:space="preserve">$\mathord{\smash[b]{\underset{\raise.3ex\hbox{$\scriptstyle\sim$}}{u}}\vphantom{u}} = \mathbf{A} \mathord{\smash[b]{\underset{\raise.3ex\hbox{$\scriptstyle\sim$}}{x}}\vphantom{x}}_0$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</w:p>
    <w:p>
      <w:pPr>
        <w:pStyle w:val="BodyText"/>
      </w:pPr>
      <w:r>
        <w:t xml:space="preserve">$$
    \begin{aligned}
    \mathopen{}\left\lVert\mathord{\smash[b]{\underset{\raise.3ex\hbox{$\scriptstyle\sim$}}{b}}\vphantom{b}} - \mathbf{A} \hat{\mathord{\smash[b]{\underset{\raise.3ex\hbox{$\scriptstyle\sim$}}{x}}\vphantom{x}}}\right\rVert\mathclose{}
    &amp;\le \mathopen{}\left\lVert\mathord{\smash[b]{\underset{\raise.3ex\hbox{$\scriptstyle\sim$}}{b}}\vphantom{b}} - \mathbf{A} \mathord{\smash[b]{\underset{\raise.3ex\hbox{$\scriptstyle\sim$}}{x}}\vphantom{x}}_0\right\rVert\mathclose{}
    &amp;&amp; \text{(}\text{Definition~10}\text{)}
    \\
    &amp;= \mathopen{}\left\lVert\mathord{\smash[b]{\underset{\raise.3ex\hbox{$\scriptstyle\sim$}}{b}}\vphantom{b}} - \mathord{\smash[b]{\underset{\raise.3ex\hbox{$\scriptstyle\sim$}}{u}}\vphantom{u}}\right\rVert\mathclose{}
    &amp;&amp; \text{(} \mathord{\smash[b]{\underset{\raise.3ex\hbox{$\scriptstyle\sim$}}{u}}\vphantom{u}} = \mathbf{A} \mathord{\smash[b]{\underset{\raise.3ex\hbox{$\scriptstyle\sim$}}{x}}\vphantom{x}}_0 \text{)}
    \\
    &amp;\le \mathopen{}\left\lVert\mathord{\smash[b]{\underset{\raise.3ex\hbox{$\scriptstyle\sim$}}{b}}\vphantom{b}} - \mathbf{A} \hat{\mathord{\smash[b]{\underset{\raise.3ex\hbox{$\scriptstyle\sim$}}{x}}\vphantom{x}}}\right\rVert\mathclose{},
    &amp;&amp; \text{(}\text{Theorem~3}\text{, with } \mathord{\smash[b]{\underset{\raise.3ex\hbox{$\scriptstyle\sim$}}{w}}\vphantom{w}} = \mathbf{A} \hat{\mathord{\smash[b]{\underset{\raise.3ex\hbox{$\scriptstyle\sim$}}{x}}\vphantom{x}}} \in \mathcal{C}(\mathbf{A}) \text{)}
    \end{aligned}
    $$</w:t>
      </w:r>
    </w:p>
    <w:p>
      <w:pPr>
        <w:pStyle w:val="FirstParagraph"/>
      </w:pPr>
      <w:r>
        <w:t xml:space="preserve">so the last inequality is an equality,</w:t>
      </w:r>
      <w:r>
        <w:t xml:space="preserve"> </w:t>
      </w:r>
      <w:r>
        <w:t xml:space="preserve">and the equality case of</w:t>
      </w:r>
      <w:r>
        <w:t xml:space="preserve"> 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Parts 1 and 3.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 </w:t>
      </w:r>
      <w:r>
        <w:t xml:space="preserve">holds exactly when</w:t>
      </w:r>
      <w:r>
        <w:t xml:space="preserve"> </w:t>
      </w:r>
      <w:r>
        <w:t xml:space="preserve">$\mathord{\smash[b]{\underset{\raise.3ex\hbox{$\scriptstyle\sim$}}{b}}\vphantom{b}} - \mathbf{A} \hat{\mathord{\smash[b]{\underset{\raise.3ex\hbox{$\scriptstyle\sim$}}{x}}\vphantom{x}}} \in \mathcal{C}(\mathbf{A})^\perp$</w:t>
      </w:r>
      <w:r>
        <w:t xml:space="preserve">: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, then</w:t>
      </w:r>
      <w:r>
        <w:t xml:space="preserve"> </w:t>
      </w:r>
      <w:r>
        <w:t xml:space="preserve">$\mathord{\smash[b]{\underset{\raise.3ex\hbox{$\scriptstyle\sim$}}{b}}\vphantom{b}} - \mathord{\smash[b]{\underset{\raise.3ex\hbox{$\scriptstyle\sim$}}{u}}\vphantom{u}} \in \mathcal{C}(\mathbf{A})^\perp$</w:t>
      </w:r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$\mathord{\smash[b]{\underset{\raise.3ex\hbox{$\scriptstyle\sim$}}{b}}\vphantom{b}} - \mathbf{A} \hat{\mathord{\smash[b]{\underset{\raise.3ex\hbox{$\scriptstyle\sim$}}{x}}\vphantom{x}}} \in \mathcal{C}(\mathbf{A})^\perp$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$\mathord{\smash[b]{\underset{\raise.3ex\hbox{$\scriptstyle\sim$}}{b}}\vphantom{b}} = \mathbf{A} \hat{\mathord{\smash[b]{\underset{\raise.3ex\hbox{$\scriptstyle\sim$}}{x}}\vphantom{x}}} + (\mathord{\smash[b]{\underset{\raise.3ex\hbox{$\scriptstyle\sim$}}{b}}\vphantom{b}} - \mathbf{A} \hat{\mathord{\smash[b]{\underset{\raise.3ex\hbox{$\scriptstyle\sim$}}{x}}\vphantom{x}}})$</w:t>
      </w:r>
      <w:r>
        <w:t xml:space="preserve"> </w:t>
      </w:r>
      <w:r>
        <w:t xml:space="preserve">is a split into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), where</w:t>
      </w:r>
    </w:p>
    <w:p>
      <w:pPr>
        <w:pStyle w:val="BodyText"/>
      </w:pPr>
      <w:r>
        <w:t xml:space="preserve">$$
    \begin{aligned}
    {\mathbf{A}}^{\top}\,(\mathord{\smash[b]{\underset{\raise.3ex\hbox{$\scriptstyle\sim$}}{b}}\vphantom{b}} - \mathbf{A} \hat{\mathord{\smash[b]{\underset{\raise.3ex\hbox{$\scriptstyle\sim$}}{x}}\vphantom{x}}})
    &amp;= {\mathbf{A}}^{\top} \mathord{\smash[b]{\underset{\raise.3ex\hbox{$\scriptstyle\sim$}}{b}}\vphantom{b}} - {\mathbf{A}}^{\top}\,(\mathbf{A} \hat{\mathord{\smash[b]{\underset{\raise.3ex\hbox{$\scriptstyle\sim$}}{x}}\vphantom{x}}})
    &amp;&amp; \text{(}\text{Theorem~7}\text{)}
    \\
    &amp;= {\mathbf{A}}^{\top} \mathord{\smash[b]{\underset{\raise.3ex\hbox{$\scriptstyle\sim$}}{b}}\vphantom{b}} - {\mathbf{A}}^{\top} \mathbf{A} \hat{\mathord{\smash[b]{\underset{\raise.3ex\hbox{$\scriptstyle\sim$}}{x}}\vphantom{x}}},
    &amp;&amp; \text{(}\text{Theorem~5 in Matrices}\text{)}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$\mathord{\smash[b]{\underset{\raise.3ex\hbox{$\scriptstyle\sim$}}{0}}\vphantom{0}}_n$</w:t>
      </w:r>
      <w:r>
        <w:t xml:space="preserve"> </w:t>
      </w:r>
      <w:r>
        <w:t xml:space="preserve">exactly when the normal equations hold.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above satisfies</w:t>
      </w:r>
      <w:r>
        <w:t xml:space="preserve"> </w:t>
      </w:r>
      <w:r>
        <w:t xml:space="preserve">$\mathbf{A} \mathord{\smash[b]{\underset{\raise.3ex\hbox{$\scriptstyle\sim$}}{x}}\vphantom{x}}_0 =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so it is a least squares solution, and it solves the normal equations by part 1.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w:r>
        <w:t xml:space="preserve">The least squares solutions are exactly the solutions of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a consistent system,</w:t>
      </w:r>
      <w:r>
        <w:t xml:space="preserve"> </w:t>
      </w:r>
      <w:r>
        <w:t xml:space="preserve">so there is exactly one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 more than one otherwise 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with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w:r>
        <w:t xml:space="preserve">$$
    \begin{aligned}
    \hat{\mathord{\smash[b]{\underset{\raise.3ex\hbox{$\scriptstyle\sim$}}{x}}\vphantom{x}}}
    &amp;= \mathbf{I}_n\,\hat{\mathord{\smash[b]{\underset{\raise.3ex\hbox{$\scriptstyle\sim$}}{x}}\vphantom{x}}}
    &amp;&amp; \text{(}\text{Theorem~7 in Matrices}\text{)}
    \\
    &amp;= (\mathbf{M}^{-1} \mathbf{M})\,\hat{\mathord{\smash[b]{\underset{\raise.3ex\hbox{$\scriptstyle\sim$}}{x}}\vphantom{x}}}
    &amp;&amp; \text{(}\text{Definition~5 in Special Matrices and Decompositions}\text{)}
    \\
    &amp;= \mathbf{M}^{-1}\,(\mathbf{M} \hat{\mathord{\smash[b]{\underset{\raise.3ex\hbox{$\scriptstyle\sim$}}{x}}\vphantom{x}}})
    &amp;&amp; \text{(}\text{Theorem~5 in Matrices}\text{)}
    \\
    &amp;= \mathbf{M}^{-1}\,{\mathbf{A}}^{\top} \mathord{\smash[b]{\underset{\raise.3ex\hbox{$\scriptstyle\sim$}}{b}}\vphantom{b}}.
    &amp;&amp; \text{(the normal equations)}
    \end{aligned}
    $$</w:t>
      </w:r>
    </w:p>
    <w:bookmarkStart w:id="132" w:name="exm-normal-equations"/>
    <w:p>
      <w:pPr>
        <w:pStyle w:val="FirstParagraph"/>
      </w:pPr>
      <w:r>
        <w:rPr>
          <w:b/>
          <w:bCs/>
        </w:rPr>
        <w:t xml:space="preserve">Example 27 (A least squares line)</w:t>
      </w:r>
      <w:r>
        <w:t xml:space="preserve"> </w:t>
      </w:r>
      <w:r>
        <w:t xml:space="preserve">Fit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 </m:t>
        </m:r>
        <m:r>
          <m:t>t</m:t>
        </m:r>
      </m:oMath>
      <w:r>
        <w:t xml:space="preserve"> </w:t>
      </w:r>
      <w:r>
        <w:t xml:space="preserve">to the points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(the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(1, 2, 2)$</w:t>
      </w:r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), so the solution is unique (part 4).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has inverse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{\mathbf{A}}^{\top} \mathord{\smash[b]{\underset{\raise.3ex\hbox{$\scriptstyle\sim$}}{b}}\vphantom{b}} &amp;= (1 + 2 + 2,\; 1 + 4 + 6) \\
    &amp;= (5, 11),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\hat{\mathord{\smash[b]{\underset{\raise.3ex\hbox{$\scriptstyle\sim$}}{x}}\vphantom{x}}}
    &amp;= \frac{1}{6} \mathopen{}\left(14 \cdot 5 - 6 \cdot 11,\; -6 \cdot 5 + 3 \cdot 11\right)\mathclose{} \\
    &amp;= \frac{1}{6}\,(4, 3) \\
    &amp;= \mathopen{}\left(\tfrac{2}{3}, \tfrac{1}{2}\right)\mathclose{}.
    \end{aligned}
    $$</w:t>
      </w:r>
    </w:p>
    <w:p>
      <w:pPr>
        <w:pStyle w:val="FirstParagraph"/>
      </w:pPr>
      <w:r>
        <w:t xml:space="preserve">The fitted values are</w:t>
      </w:r>
      <w:r>
        <w:t xml:space="preserve"> </w:t>
      </w:r>
      <w:r>
        <w:t xml:space="preserve">$\mathbf{A} \hat{\mathord{\smash[b]{\underset{\raise.3ex\hbox{$\scriptstyle\sim$}}{x}}\vphantom{x}}} = \mathopen{}\left(\tfrac{7}{6}, \tfrac{5}{3}, \tfrac{13}{6}\right)\mathclose{}$</w:t>
      </w:r>
      <w:r>
        <w:t xml:space="preserve">,</w:t>
      </w:r>
      <w:r>
        <w:t xml:space="preserve"> </w:t>
      </w:r>
      <w:r>
        <w:t xml:space="preserve">and the residuals</w:t>
      </w:r>
      <w:r>
        <w:t xml:space="preserve"> </w:t>
      </w:r>
      <w:r>
        <w:t xml:space="preserve">$\mathord{\smash[b]{\underset{\raise.3ex\hbox{$\scriptstyle\sim$}}{b}}\vphantom{b}} - \mathbf{A} \hat{\mathord{\smash[b]{\underset{\raise.3ex\hbox{$\scriptstyle\sim$}}{x}}\vphantom{x}}} = \mathopen{}\left(-\tfrac{1}{6}, \tfrac{1}{3}, -\tfrac{1}{6}\right)\mathclose{}$</w:t>
      </w:r>
      <w:r>
        <w:t xml:space="preserve"> </w:t>
      </w:r>
      <w:r>
        <w:t xml:space="preserve">are orthogonal to both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2"/>
    <w:bookmarkStart w:id="133" w:name="exm-normal-equations-rank-deficient"/>
    <w:p>
      <w:pPr>
        <w:pStyle w:val="BodyText"/>
      </w:pPr>
      <w:r>
        <w:rPr>
          <w:b/>
          <w:bCs/>
        </w:rPr>
        <w:t xml:space="preserve">Example 28 (Many least squares solutions, one fitted vector)</w:t>
      </w:r>
      <w:r>
        <w:t xml:space="preserve"> </w:t>
      </w:r>
      <w:r>
        <w:t xml:space="preserve">With the rank-</w:t>
      </w:r>
      <m:oMath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(1, 2, 2)$</w:t>
      </w:r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${\mathbf{A}}^{\top} \mathord{\smash[b]{\underset{\raise.3ex\hbox{$\scriptstyle\sim$}}{b}}\vphantom{b}} = (5, 10)$</w:t>
      </w:r>
      <w:r>
        <w:t xml:space="preserve">,</w:t>
      </w:r>
      <w:r>
        <w:t xml:space="preserve"> </w:t>
      </w:r>
      <w:r>
        <w:t xml:space="preserve">so both normal equations say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There are infinitely many least squares solutions, such as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as part 4 predicts for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;</w:t>
      </w:r>
      <w:r>
        <w:t xml:space="preserve"> </w:t>
      </w:r>
      <w:r>
        <w:t xml:space="preserve">but every one gives the same fitted vector</w:t>
      </w:r>
    </w:p>
    <w:p>
      <w:pPr>
        <w:pStyle w:val="BodyText"/>
      </w:pPr>
      <w:r>
        <w:t xml:space="preserve">$$
    \begin{aligned}
    \mathbf{A} \hat{\mathord{\smash[b]{\underset{\raise.3ex\hbox{$\scriptstyle\sim$}}{x}}\vphantom{x}}} &amp;= (x_1 + 2 x_2)\,(1, 1, 1) \\
    &amp;= \tfrac{5}{3}\,(1, 1, 1),
    \end{aligned}
    $$</w:t>
      </w:r>
    </w:p>
    <w:p>
      <w:pPr>
        <w:pStyle w:val="FirstParagraph"/>
      </w:pPr>
      <w:r>
        <w:t xml:space="preserve">as part 3 says.</w:t>
      </w:r>
    </w:p>
    <w:bookmarkEnd w:id="133"/>
    <w:bookmarkStart w:id="134" w:name="thm-qr-least-squares"/>
    <w:p>
      <w:pPr>
        <w:pStyle w:val="BodyText"/>
      </w:pPr>
      <w:r>
        <w:rPr>
          <w:b/>
          <w:bCs/>
        </w:rPr>
        <w:t xml:space="preserve">Theorem 19 (Solving least squares by QR)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with QR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w:anchor="thm-qr">
        <w:r>
          <w:rPr>
            <w:rStyle w:val="Hyperlink"/>
          </w:rPr>
          <w:t xml:space="preserve">Theorem 17</w:t>
        </w:r>
      </w:hyperlink>
      <w:r>
        <w:t xml:space="preserve">), and let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The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) is the unique solution of</w:t>
      </w:r>
    </w:p>
    <w:p>
      <w:pPr>
        <w:pStyle w:val="BodyText"/>
      </w:pPr>
      <w:r>
        <w:t xml:space="preserve">$$
    \underbrace{\mathbf{R}}_{n \times n}\,\hat{\mathord{\smash[b]{\underset{\raise.3ex\hbox{$\scriptstyle\sim$}}{x}}\vphantom{x}}} = \underbrace{{\mathbf{Q}}^{\top}}_{n \times m}\,\mathord{\smash[b]{\underset{\raise.3ex\hbox{$\scriptstyle\sim$}}{b}}\vphantom{b}},
    $$</w:t>
      </w:r>
    </w:p>
    <w:p>
      <w:pPr>
        <w:pStyle w:val="FirstParagraph"/>
      </w:pPr>
      <w:r>
        <w:t xml:space="preserve">which back substitution computes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 it is the unique solution of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.</w:t>
      </w:r>
    </w:p>
    <w:bookmarkEnd w:id="1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with positive diagonal,</w:t>
      </w:r>
      <w:r>
        <w:t xml:space="preserve"> </w:t>
      </w:r>
      <w:r>
        <w:t xml:space="preserve">so</w:t>
      </w:r>
      <w:r>
        <w:t xml:space="preserve"> </w:t>
      </w:r>
      <w:r>
        <w:t xml:space="preserve">$\mathbf{R} \mathord{\smash[b]{\underset{\raise.3ex\hbox{$\scriptstyle\sim$}}{x}}\vphantom{x}} = {\mathbf{Q}}^{\top} \mathord{\smash[b]{\underset{\raise.3ex\hbox{$\scriptstyle\sim$}}{b}}\vphantom{b}}$</w:t>
      </w:r>
      <w:r>
        <w:t xml:space="preserve"> </w:t>
      </w:r>
      <w:r>
        <w:t xml:space="preserve">has exactly one solution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{\mathbf{A}}^{\top} \mathbf{A} \hat{\mathord{\smash[b]{\underset{\raise.3ex\hbox{$\scriptstyle\sim$}}{x}}\vphantom{x}}}
    &amp;= {(\mathbf{Q} \mathbf{R})}^{\top}\,(\mathbf{Q} \mathbf{R})\,\hat{\mathord{\smash[b]{\underset{\raise.3ex\hbox{$\scriptstyle\sim$}}{x}}\vphantom{x}}}
    &amp;&amp; \text{(substitute } \mathbf{A} = \mathbf{Q} \mathbf{R} \text{)}
    \\
    &amp;= {\mathbf{R}}^{\top}\,{\mathbf{Q}}^{\top}\,(\mathbf{Q} \mathbf{R})\,\hat{\mathord{\smash[b]{\underset{\raise.3ex\hbox{$\scriptstyle\sim$}}{x}}\vphantom{x}}}
    &amp;&amp; \text{(}\text{Theorem~16 in Matrices}\text{)}
    \\
    &amp;= {\mathbf{R}}^{\top}\,({\mathbf{Q}}^{\top} \mathbf{Q})\,(\mathbf{R} \hat{\mathord{\smash[b]{\underset{\raise.3ex\hbox{$\scriptstyle\sim$}}{x}}\vphantom{x}}})
    &amp;&amp; \text{(}\text{Theorem~5 in Matrices}\text{)}
    \\
    &amp;= {\mathbf{R}}^{\top}\,\mathbf{I}_n\,(\mathbf{R} \hat{\mathord{\smash[b]{\underset{\raise.3ex\hbox{$\scriptstyle\sim$}}{x}}\vphantom{x}}})
    &amp;&amp; \text{(} {\mathbf{Q}}^{\top} \mathbf{Q} = \mathbf{I}_n \text{)}
    \\
    &amp;= {\mathbf{R}}^{\top}\,(\mathbf{R} \hat{\mathord{\smash[b]{\underset{\raise.3ex\hbox{$\scriptstyle\sim$}}{x}}\vphantom{x}}})
    &amp;&amp; \text{(}\text{Theorem~7 in Matrices}\text{)}
    \\
    &amp;= {\mathbf{R}}^{\top}\,({\mathbf{Q}}^{\top} \mathord{\smash[b]{\underset{\raise.3ex\hbox{$\scriptstyle\sim$}}{b}}\vphantom{b}})
    &amp;&amp; \text{(} \mathbf{R} \hat{\mathord{\smash[b]{\underset{\raise.3ex\hbox{$\scriptstyle\sim$}}{x}}\vphantom{x}}} = {\mathbf{Q}}^{\top} \mathord{\smash[b]{\underset{\raise.3ex\hbox{$\scriptstyle\sim$}}{b}}\vphantom{b}} \text{)}
    \\
    &amp;= ({\mathbf{R}}^{\top}\,{\mathbf{Q}}^{\top})\,\mathord{\smash[b]{\underset{\raise.3ex\hbox{$\scriptstyle\sim$}}{b}}\vphantom{b}}
    &amp;&amp; \text{(}\text{Theorem~5 in Matrices}\text{)}
    \\
    &amp;= {(\mathbf{Q} \mathbf{R})}^{\top}\,\mathord{\smash[b]{\underset{\raise.3ex\hbox{$\scriptstyle\sim$}}{b}}\vphantom{b}}
    &amp;&amp; \text{(}\text{Theorem~16 in Matrices}\text{)}
    \\
    &amp;= {\mathbf{A}}^{\top} \mathord{\smash[b]{\underset{\raise.3ex\hbox{$\scriptstyle\sim$}}{b}}\vphantom{b}},
    &amp;&amp; \text{(} \mathbf{A} = \mathbf{Q} \mathbf{R}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solves the normal equations and is the least squares solution</w:t>
      </w:r>
      <w:r>
        <w:t xml:space="preserve"> </w:t>
      </w:r>
      <w:r>
        <w:t xml:space="preserve">(</w:t>
      </w:r>
      <w:hyperlink w:anchor="thm-normal-equations">
        <w:r>
          <w:rPr>
            <w:rStyle w:val="Hyperlink"/>
          </w:rPr>
          <w:t xml:space="preserve">Theorem 18</w:t>
        </w:r>
      </w:hyperlink>
      <w:r>
        <w:t xml:space="preserve">), which is unique because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for every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, part 1),</w:t>
      </w:r>
      <w:r>
        <w:t xml:space="preserve"> </w:t>
      </w:r>
      <w:r>
        <w:t xml:space="preserve">so its solution leaves residual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is a least squares solution,</w:t>
      </w:r>
      <w:r>
        <w:t xml:space="preserve"> </w:t>
      </w:r>
      <w:r>
        <w:t xml:space="preserve">and is therefore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.</w:t>
      </w:r>
    </w:p>
    <w:bookmarkStart w:id="135" w:name="exm-qr-least-squares"/>
    <w:p>
      <w:pPr>
        <w:pStyle w:val="BodyText"/>
      </w:pPr>
      <w:r>
        <w:rPr>
          <w:b/>
          <w:bCs/>
        </w:rPr>
        <w:t xml:space="preserve">Example 29 (The least squares line by QR)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of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Gram-Schmidt gives</w:t>
      </w:r>
      <w:r>
        <w:t xml:space="preserve"> </w:t>
      </w:r>
      <w:r>
        <w:t xml:space="preserve">$\mathord{\smash[b]{\underset{\raise.3ex\hbox{$\scriptstyle\sim$}}{q}}\vphantom{q}}_1 = \tfrac{1}{\sqrt{3}}\,(1, 1, 1)$</w:t>
      </w:r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\mathord{\smash[b]{\underset{\raise.3ex\hbox{$\scriptstyle\sim$}}{q}}\vphantom{q}}_1 \cdot (1, 2, 3) &amp;= \tfrac{6}{\sqrt{3}} \\
    &amp;= 2\sqrt{3},
    \end{aligned}
    $$</w:t>
      </w:r>
    </w:p>
    <w:p>
      <w:pPr>
        <w:pStyle w:val="FirstParagraph"/>
      </w:pPr>
      <w:r>
        <w:t xml:space="preserve">$$
    \begin{aligned}
    \mathord{\smash[b]{\underset{\raise.3ex\hbox{$\scriptstyle\sim$}}{q}}\vphantom{q}}'_2 &amp;= (1, 2, 3) - 2\,(1, 1, 1) \\
    &amp;= (-1, 0, 1)
    \end{aligned}
    $$</w:t>
      </w:r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$\mathord{\smash[b]{\underset{\raise.3ex\hbox{$\scriptstyle\sim$}}{q}}\vphantom{q}}_2 = \tfrac{1}{\sqrt{2}}\,(-1, 0, 1)$</w:t>
      </w:r>
      <w:r>
        <w:t xml:space="preserve">. So</w:t>
      </w:r>
    </w:p>
    <w:p>
      <w:pPr>
        <w:pStyle w:val="BodyText"/>
      </w:pPr>
      <w:r>
        <w:t xml:space="preserve">$$
    \begin{aligned}
    \mathbf{R}
    &amp;= \begin{bmatrix} \sqrt{3} &amp; 2\sqrt{3} \\ 0 &amp; \sqrt{2} \end{bmatrix}, \\
    {\mathbf{Q}}^{\top} \mathord{\smash[b]{\underset{\raise.3ex\hbox{$\scriptstyle\sim$}}{b}}\vphantom{b}}
    &amp;= \mathopen{}\left(\tfrac{1 + 2 + 2}{\sqrt{3}},\; \tfrac{-1 + 0 + 2}{\sqrt{2}}\right)\mathclose{} \\
    &amp;= \mathopen{}\left(\tfrac{5}{\sqrt{3}}, \tfrac{1}{\sqrt{2}}\right)\mathclose{}.
    \end{aligned}
    $$</w:t>
      </w:r>
    </w:p>
    <w:p>
      <w:pPr>
        <w:pStyle w:val="FirstParagraph"/>
      </w:pPr>
      <w:r>
        <w:t xml:space="preserve">Back substitution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solution found in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35"/>
    <w:bookmarkStart w:id="136" w:name="def-lu"/>
    <w:p>
      <w:pPr>
        <w:pStyle w:val="BodyText"/>
      </w:pPr>
      <w:r>
        <w:rPr>
          <w:b/>
          <w:bCs/>
        </w:rPr>
        <w:t xml:space="preserve">Definition 12 (LU factorization)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LU factorization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unit lower triangular (</w:t>
      </w:r>
      <w:hyperlink w:anchor="def-unit-lower-triangular-matrix">
        <w:r>
          <w:rPr>
            <w:rStyle w:val="Hyperlink"/>
          </w:rPr>
          <w:t xml:space="preserve">Definition 9</w:t>
        </w:r>
      </w:hyperlink>
      <w:r>
        <w:t xml:space="preserve">) 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36"/>
    <w:bookmarkStart w:id="137" w:name="exm-lu"/>
    <w:p>
      <w:pPr>
        <w:pStyle w:val="BodyText"/>
      </w:pPr>
      <w:r>
        <w:rPr>
          <w:b/>
          <w:bCs/>
        </w:rPr>
        <w:t xml:space="preserve">Example 30 (An LU factorization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(unit lower triangular) and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(upper triangular).</w:t>
      </w:r>
      <w:r>
        <w:t xml:space="preserve"> </w:t>
      </w:r>
      <w:r>
        <w:t xml:space="preserve">By</w:t>
      </w:r>
      <w:r>
        <w:t xml:space="preserve"> </w:t>
      </w:r>
      <w:hyperlink r:id="rId124">
        <w:r>
          <w:rPr>
            <w:rStyle w:val="Hyperlink"/>
          </w:rPr>
          <w:t xml:space="preserve">Definition 7 in Matrices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  <m:r>
          <m:t> </m:t>
        </m:r>
        <m:sSub>
          <m:e>
            <m:r>
              <m:t>u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</m:oMath>
      <w:r>
        <w:t xml:space="preserve"> </w:t>
      </w:r>
      <w:r>
        <w:t xml:space="preserve">times row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  <w:r>
        <w:t xml:space="preserve"> </w:t>
      </w:r>
      <w:r>
        <w:t xml:space="preserve">Row 1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row 2 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row 3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is an LU factorization.</w:t>
      </w:r>
      <w:r>
        <w:t xml:space="preserve"> </w:t>
      </w:r>
      <w:r>
        <w:t xml:space="preserve">The below-diagonal entries 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are the negatives of the multiples of earlier rows</w:t>
      </w:r>
      <w:r>
        <w:t xml:space="preserve"> </w:t>
      </w:r>
      <w:r>
        <w:t xml:space="preserve">that Gaussian elimination adds to reduce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</w:p>
    <w:bookmarkEnd w:id="137"/>
    <w:bookmarkStart w:id="138" w:name="exm-not-lu"/>
    <w:p>
      <w:pPr>
        <w:pStyle w:val="BodyText"/>
      </w:pPr>
      <w:r>
        <w:rPr>
          <w:b/>
          <w:bCs/>
        </w:rPr>
        <w:t xml:space="preserve">Example 31 (An invertible matrix with no LU factorization)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invertible: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);</w:t>
      </w:r>
      <w:r>
        <w:t xml:space="preserve"> </w:t>
      </w:r>
      <w:r>
        <w:t xml:space="preserve">but it has no LU factorization.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sSub>
          <m:e>
            <m:r>
              <m:t>u</m:t>
            </m:r>
          </m:e>
          <m:sub>
            <m:r>
              <m:t>11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11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impossible.</w:t>
      </w:r>
      <w:r>
        <w:t xml:space="preserve"> </w:t>
      </w:r>
      <w:r>
        <w:t xml:space="preserve">Swapping the two rows first removes the obstacle:</w:t>
      </w:r>
      <w:r>
        <w:t xml:space="preserve"> </w:t>
      </w:r>
      <w:r>
        <w:t xml:space="preserve">the swapped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38"/>
    <w:bookmarkStart w:id="139" w:name="thm-lu-solve"/>
    <w:p>
      <w:pPr>
        <w:pStyle w:val="BodyText"/>
      </w:pPr>
      <w:r>
        <w:rPr>
          <w:b/>
          <w:bCs/>
        </w:rPr>
        <w:t xml:space="preserve">Theorem 20 (Solving a system with an LU factorization)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 an LU factorization (</w:t>
      </w:r>
      <w:hyperlink w:anchor="def-lu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the diagonal entries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are all nonzero,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$\mathord{\smash[b]{\underset{\raise.3ex\hbox{$\scriptstyle\sim$}}{b}}\vphantom{b}} \in \mathbb{R}^n$</w:t>
      </w:r>
      <w:r>
        <w:t xml:space="preserve"> </w:t>
      </w:r>
      <w:r>
        <w:t xml:space="preserve">the system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exactly one solution:</w:t>
      </w:r>
      <w:r>
        <w:t xml:space="preserve"> </w:t>
      </w:r>
      <w:r>
        <w:t xml:space="preserve">solve</w:t>
      </w:r>
      <w:r>
        <w:t xml:space="preserve"> </w:t>
      </w:r>
      <w:r>
        <w:t xml:space="preserve">$\mathbf{L} \mathord{\smash[b]{\underset{\raise.3ex\hbox{$\scriptstyle\sim$}}{y}}\vphantom{y}} = \mathord{\smash[b]{\underset{\raise.3ex\hbox{$\scriptstyle\sim$}}{b}}\vphantom{b}}$</w:t>
      </w:r>
      <w:r>
        <w:t xml:space="preserve"> </w:t>
      </w:r>
      <w:r>
        <w:t xml:space="preserve">by forward substitution,</w:t>
      </w:r>
      <w:r>
        <w:t xml:space="preserve"> </w:t>
      </w:r>
      <w:r>
        <w:t xml:space="preserve">then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\mathord{\smash[b]{\underset{\raise.3ex\hbox{$\scriptstyle\sim$}}{y}}\vphantom{y}}$</w:t>
      </w:r>
      <w:r>
        <w:t xml:space="preserve"> </w:t>
      </w:r>
      <w:r>
        <w:t xml:space="preserve">by back substitution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</w:p>
    <w:bookmarkEnd w:id="1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has diagonal entries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has nonzero ones,</w:t>
      </w:r>
      <w:r>
        <w:t xml:space="preserve"> </w:t>
      </w:r>
      <w:r>
        <w:t xml:space="preserve">so each of the two triangular systems has exactly one solution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are those solutions, then</w:t>
      </w:r>
    </w:p>
    <w:p>
      <w:pPr>
        <w:pStyle w:val="BodyText"/>
      </w:pPr>
      <w:r>
        <w:t xml:space="preserve">$$
    \begin{aligned}
    \mathbf{A} \mathord{\smash[b]{\underset{\raise.3ex\hbox{$\scriptstyle\sim$}}{x}}\vphantom{x}} &amp;= \mathbf{L}\,(\mathbf{U} \mathord{\smash[b]{\underset{\raise.3ex\hbox{$\scriptstyle\sim$}}{x}}\vphantom{x}}) \\
    &amp;= \mathbf{L} \mathord{\smash[b]{\underset{\raise.3ex\hbox{$\scriptstyle\sim$}}{y}}\vphantom{y}} \\
    &amp;= \mathord{\smash[b]{\underset{\raise.3ex\hbox{$\scriptstyle\sim$}}{b}}\vphantom{b}}
    \end{aligned}
    $$</w:t>
      </w:r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solution.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, then</w:t>
      </w:r>
      <w:r>
        <w:t xml:space="preserve"> </w:t>
      </w:r>
      <w:r>
        <w:t xml:space="preserve">$\mathord{\smash[b]{\underset{\raise.3ex\hbox{$\scriptstyle\sim$}}{y}}\vphantom{y}} \stackrel{\text{def}}{=}\mathbf{U} \mathord{\smash[b]{\underset{\raise.3ex\hbox{$\scriptstyle\sim$}}{x}}\vphantom{x}}$</w:t>
      </w:r>
      <w:r>
        <w:t xml:space="preserve"> </w:t>
      </w:r>
      <w:r>
        <w:t xml:space="preserve">satisfies</w:t>
      </w:r>
    </w:p>
    <w:p>
      <w:pPr>
        <w:pStyle w:val="BodyText"/>
      </w:pPr>
      <w:r>
        <w:t xml:space="preserve">$$
    \begin{aligned}
    \mathbf{L} \mathord{\smash[b]{\underset{\raise.3ex\hbox{$\scriptstyle\sim$}}{y}}\vphantom{y}} &amp;= \mathbf{L}\,(\mathbf{U} \mathord{\smash[b]{\underset{\raise.3ex\hbox{$\scriptstyle\sim$}}{x}}\vphantom{x}}) \\
    &amp;= (\mathbf{L} \mathbf{U})\,\mathord{\smash[b]{\underset{\raise.3ex\hbox{$\scriptstyle\sim$}}{x}}\vphantom{x}} \\
    &amp;= \mathbf{A} \mathord{\smash[b]{\underset{\raise.3ex\hbox{$\scriptstyle\sim$}}{x}}\vphantom{x}} \\
    &amp;= \mathord{\smash[b]{\underset{\raise.3ex\hbox{$\scriptstyle\sim$}}{b}}\vphantom{b}}
    \end{aligned}
    $$</w:t>
      </w:r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unique solution of that system,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then the unique solution of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\mathord{\smash[b]{\underset{\raise.3ex\hbox{$\scriptstyle\sim$}}{y}}\vphantom{y}}$</w:t>
      </w:r>
      <w:r>
        <w:t xml:space="preserve">.</w:t>
      </w:r>
    </w:p>
    <w:bookmarkStart w:id="140" w:name="exm-lu-solve"/>
    <w:p>
      <w:pPr>
        <w:pStyle w:val="BodyText"/>
      </w:pPr>
      <w:r>
        <w:rPr>
          <w:b/>
          <w:bCs/>
        </w:rPr>
        <w:t xml:space="preserve">Example 32 (Two triangular solves)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lu">
        <w:r>
          <w:rPr>
            <w:rStyle w:val="Hyperlink"/>
          </w:rPr>
          <w:t xml:space="preserve">Example 30</w:t>
        </w:r>
      </w:hyperlink>
      <w:r>
        <w:t xml:space="preserve">, solve</w:t>
      </w:r>
      <w:r>
        <w:t xml:space="preserve"> </w:t>
      </w:r>
      <w:r>
        <w:t xml:space="preserve">$\mathbf{A} \mathord{\smash[b]{\underset{\raise.3ex\hbox{$\scriptstyle\sim$}}{x}}\vphantom{x}} = (8, -11, -3)$</w:t>
      </w:r>
      <w:r>
        <w:t xml:space="preserve">.</w:t>
      </w:r>
      <w:r>
        <w:t xml:space="preserve"> </w:t>
      </w:r>
      <w:r>
        <w:t xml:space="preserve">Forward substitution on</w:t>
      </w:r>
      <w:r>
        <w:t xml:space="preserve"> </w:t>
      </w:r>
      <w:r>
        <w:t xml:space="preserve">$\mathbf{L} \mathord{\smash[b]{\underset{\raise.3ex\hbox{$\scriptstyle\sim$}}{y}}\vphantom{y}} = (8, -11, -3)$</w:t>
      </w:r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on</w:t>
      </w:r>
      <w:r>
        <w:t xml:space="preserve"> </w:t>
      </w:r>
      <w:r>
        <w:t xml:space="preserve">$\mathbf{U} \mathord{\smash[b]{\underset{\raise.3ex\hbox{$\scriptstyle\sim$}}{x}}\vphantom{x}} = (8, 1, 1)$</w:t>
      </w:r>
      <w:r>
        <w:t xml:space="preserve"> </w:t>
      </w:r>
      <w:r>
        <w:t xml:space="preserve">is</w:t>
      </w:r>
      <w:r>
        <w:t xml:space="preserve"> </w:t>
      </w:r>
      <w:hyperlink w:anchor="exm-back-substitution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w:r>
        <w:t xml:space="preserve">$\mathord{\smash[b]{\underset{\raise.3ex\hbox{$\scriptstyle\sim$}}{x}}\vphantom{x}} = (2, 3, -1)$</w:t>
      </w:r>
      <w:r>
        <w:t xml:space="preserve">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bookmarkStart w:id="149" w:name="refs"/>
    <w:bookmarkStart w:id="142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41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42"/>
    <w:bookmarkStart w:id="144" w:name="ref-zhou2024ls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Least Squares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3">
        <w:r>
          <w:rPr>
            <w:rStyle w:val="Hyperlink"/>
          </w:rPr>
          <w:t xml:space="preserve">https://ucla-biostat-216.github.io/2024fall/slides/08-ls/08-ls.html</w:t>
        </w:r>
      </w:hyperlink>
      <w:r>
        <w:t xml:space="preserve">.</w:t>
      </w:r>
    </w:p>
    <w:bookmarkEnd w:id="144"/>
    <w:bookmarkStart w:id="146" w:name="ref-zhou2024matinv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Linear Equations and Matrix Inverses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5">
        <w:r>
          <w:rPr>
            <w:rStyle w:val="Hyperlink"/>
          </w:rPr>
          <w:t xml:space="preserve">https://ucla-biostat-216.github.io/2024fall/slides/07-matinv/07-matinv.html</w:t>
        </w:r>
      </w:hyperlink>
      <w:r>
        <w:t xml:space="preserve">.</w:t>
      </w:r>
    </w:p>
    <w:bookmarkEnd w:id="146"/>
    <w:bookmarkStart w:id="148" w:name="ref-zhou2024orthproj"/>
    <w:p>
      <w:pPr>
        <w:pStyle w:val="Bibliography"/>
      </w:pPr>
      <w:r>
        <w:t xml:space="preserve">Zhou, Hua. 2024c.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7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148"/>
    <w:bookmarkEnd w:id="149"/>
    <w:bookmarkEnd w:id="150"/>
    <w:bookmarkEnd w:id="1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image" Target="media/rId24.png"/><Relationship Id="rId147" Type="http://schemas.openxmlformats.org/officeDocument/2006/relationships/hyperlink" Target="https://ucla-biostat-216.github.io/2024fall/slides/06-orthproj/06-orthproj.html" TargetMode="External"/><Relationship Id="rId145" Type="http://schemas.openxmlformats.org/officeDocument/2006/relationships/hyperlink" Target="https://ucla-biostat-216.github.io/2024fall/slides/07-matinv/07-matinv.html" TargetMode="External"/><Relationship Id="rId143" Type="http://schemas.openxmlformats.org/officeDocument/2006/relationships/hyperlink" Target="https://ucla-biostat-216.github.io/2024fall/slides/08-ls/08-ls.html" TargetMode="External"/><Relationship Id="rId141" Type="http://schemas.openxmlformats.org/officeDocument/2006/relationships/hyperlink" Target="https://www.routledge.com/Linear-Algebra-and-Matrix-Analysis-for-Statistics/Banerjee-Roy/p/book/9781420095388" TargetMode="External"/><Relationship Id="rId38" Type="http://schemas.openxmlformats.org/officeDocument/2006/relationships/hyperlink" Target="linear-algebra-direct-sums.html#def-orthogonal-complement" TargetMode="External"/><Relationship Id="rId29" Type="http://schemas.openxmlformats.org/officeDocument/2006/relationships/hyperlink" Target="linear-algebra-direct-sums.html#def-projection" TargetMode="External"/><Relationship Id="rId31" Type="http://schemas.openxmlformats.org/officeDocument/2006/relationships/hyperlink" Target="linear-algebra-direct-sums.html#exm-orthogonal-direct-sum" TargetMode="External"/><Relationship Id="rId50" Type="http://schemas.openxmlformats.org/officeDocument/2006/relationships/hyperlink" Target="linear-algebra-direct-sums.html#thm-complement-null-space" TargetMode="External"/><Relationship Id="rId32" Type="http://schemas.openxmlformats.org/officeDocument/2006/relationships/hyperlink" Target="linear-algebra-direct-sums.html#thm-orthogonal-complement-subspace" TargetMode="External"/><Relationship Id="rId28" Type="http://schemas.openxmlformats.org/officeDocument/2006/relationships/hyperlink" Target="linear-algebra-direct-sums.html#thm-orthogonal-direct-sum" TargetMode="External"/><Relationship Id="rId43" Type="http://schemas.openxmlformats.org/officeDocument/2006/relationships/hyperlink" Target="linear-algebra-inner-products.html#cor-orthonormal-basis-exists" TargetMode="External"/><Relationship Id="rId123" Type="http://schemas.openxmlformats.org/officeDocument/2006/relationships/hyperlink" Target="linear-algebra-inner-products.html#def-gram-schmidt" TargetMode="External"/><Relationship Id="rId42" Type="http://schemas.openxmlformats.org/officeDocument/2006/relationships/hyperlink" Target="linear-algebra-inner-products.html#def-orthonormal-basis" TargetMode="External"/><Relationship Id="rId125" Type="http://schemas.openxmlformats.org/officeDocument/2006/relationships/hyperlink" Target="linear-algebra-inner-products.html#exm-gram-schmidt" TargetMode="External"/><Relationship Id="rId126" Type="http://schemas.openxmlformats.org/officeDocument/2006/relationships/hyperlink" Target="linear-algebra-inner-products.html#exm-thm-gram-schmidt" TargetMode="External"/><Relationship Id="rId113" Type="http://schemas.openxmlformats.org/officeDocument/2006/relationships/hyperlink" Target="linear-algebra-inner-products.html#thm-gram-schmidt" TargetMode="External"/><Relationship Id="rId39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inner-products.html#thm-norm-sum-square" TargetMode="External"/><Relationship Id="rId46" Type="http://schemas.openxmlformats.org/officeDocument/2006/relationships/hyperlink" Target="linear-algebra-matrices.html#def-identity-matrix" TargetMode="External"/><Relationship Id="rId92" Type="http://schemas.openxmlformats.org/officeDocument/2006/relationships/hyperlink" Target="linear-algebra-matrices.html#def-linear-system" TargetMode="External"/><Relationship Id="rId124" Type="http://schemas.openxmlformats.org/officeDocument/2006/relationships/hyperlink" Target="linear-algebra-matrices.html#def-matrix-mult" TargetMode="External"/><Relationship Id="rId88" Type="http://schemas.openxmlformats.org/officeDocument/2006/relationships/hyperlink" Target="linear-algebra-matrices.html#def-matrix-transpose" TargetMode="External"/><Relationship Id="rId94" Type="http://schemas.openxmlformats.org/officeDocument/2006/relationships/hyperlink" Target="linear-algebra-matrices.html#def-matvec-mult" TargetMode="External"/><Relationship Id="rId66" Type="http://schemas.openxmlformats.org/officeDocument/2006/relationships/hyperlink" Target="linear-algebra-matrices.html#def-scalar-mult" TargetMode="External"/><Relationship Id="rId75" Type="http://schemas.openxmlformats.org/officeDocument/2006/relationships/hyperlink" Target="linear-algebra-matrices.html#thm-identity" TargetMode="External"/><Relationship Id="rId65" Type="http://schemas.openxmlformats.org/officeDocument/2006/relationships/hyperlink" Target="linear-algebra-matrices.html#thm-matadd-inverse" TargetMode="External"/><Relationship Id="rId47" Type="http://schemas.openxmlformats.org/officeDocument/2006/relationships/hyperlink" Target="linear-algebra-matrices.html#thm-matmul-assoc" TargetMode="External"/><Relationship Id="rId68" Type="http://schemas.openxmlformats.org/officeDocument/2006/relationships/hyperlink" Target="linear-algebra-matrices.html#thm-matmul-distrib" TargetMode="External"/><Relationship Id="rId11" Type="http://schemas.openxmlformats.org/officeDocument/2006/relationships/hyperlink" Target="linear-algebra-matrices.html#thm-transpose-product" TargetMode="External"/><Relationship Id="rId48" Type="http://schemas.openxmlformats.org/officeDocument/2006/relationships/hyperlink" Target="linear-algebra-rank-nullity.html#def-column-space" TargetMode="External"/><Relationship Id="rId86" Type="http://schemas.openxmlformats.org/officeDocument/2006/relationships/hyperlink" Target="linear-algebra-rank-nullity.html#def-rank-factorization" TargetMode="External"/><Relationship Id="rId89" Type="http://schemas.openxmlformats.org/officeDocument/2006/relationships/hyperlink" Target="linear-algebra-rank-nullity.html#exm-column-space" TargetMode="External"/><Relationship Id="rId105" Type="http://schemas.openxmlformats.org/officeDocument/2006/relationships/hyperlink" Target="linear-algebra-rank-nullity.html#exm-rank-bound" TargetMode="External"/><Relationship Id="rId90" Type="http://schemas.openxmlformats.org/officeDocument/2006/relationships/hyperlink" Target="linear-algebra-rank-nullity.html#exm-rank-factorization" TargetMode="External"/><Relationship Id="rId49" Type="http://schemas.openxmlformats.org/officeDocument/2006/relationships/hyperlink" Target="linear-algebra-rank-nullity.html#thm-column-space-span" TargetMode="External"/><Relationship Id="rId58" Type="http://schemas.openxmlformats.org/officeDocument/2006/relationships/hyperlink" Target="linear-algebra-rank-nullity.html#thm-rank-dim" TargetMode="External"/><Relationship Id="rId64" Type="http://schemas.openxmlformats.org/officeDocument/2006/relationships/hyperlink" Target="linear-algebra-rank-nullity.html#thm-rank-factorization" TargetMode="External"/><Relationship Id="rId104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rank-nullity.html#thm-rank-transpose" TargetMode="External"/><Relationship Id="rId21" Type="http://schemas.openxmlformats.org/officeDocument/2006/relationships/hyperlink" Target="linear-algebra-special-matrices.html#cor-inverse-symmetric" TargetMode="External"/><Relationship Id="rId117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invertible-matrix" TargetMode="External"/><Relationship Id="rId74" Type="http://schemas.openxmlformats.org/officeDocument/2006/relationships/hyperlink" Target="linear-algebra-special-matrices.html#def-matrix-inverse" TargetMode="External"/><Relationship Id="rId19" Type="http://schemas.openxmlformats.org/officeDocument/2006/relationships/hyperlink" Target="linear-algebra-special-matrices.html#def-projection-matrix" TargetMode="External"/><Relationship Id="rId76" Type="http://schemas.openxmlformats.org/officeDocument/2006/relationships/hyperlink" Target="linear-algebra-special-matrices.html#exm-invertible-matrix" TargetMode="External"/><Relationship Id="rId55" Type="http://schemas.openxmlformats.org/officeDocument/2006/relationships/hyperlink" Target="linear-algebra-special-matrices.html#exm-projection-matrix" TargetMode="External"/><Relationship Id="rId59" Type="http://schemas.openxmlformats.org/officeDocument/2006/relationships/hyperlink" Target="linear-algebra-subspaces.html#def-dimension" TargetMode="External"/><Relationship Id="rId122" Type="http://schemas.openxmlformats.org/officeDocument/2006/relationships/hyperlink" Target="linear-algebra-subspaces.html#def-full-column-rank" TargetMode="External"/><Relationship Id="rId13" Type="http://schemas.openxmlformats.org/officeDocument/2006/relationships/hyperlink" Target="linear-algebra-subspaces.html#def-rank" TargetMode="External"/><Relationship Id="rId103" Type="http://schemas.openxmlformats.org/officeDocument/2006/relationships/hyperlink" Target="linear-algebra-subspaces.html#def-span" TargetMode="External"/><Relationship Id="rId37" Type="http://schemas.openxmlformats.org/officeDocument/2006/relationships/hyperlink" Target="linear-algebra-subspaces.html#def-subspace" TargetMode="External"/><Relationship Id="rId101" Type="http://schemas.openxmlformats.org/officeDocument/2006/relationships/hyperlink" Target="linear-algebra-subspaces.html#exm-dimension" TargetMode="External"/><Relationship Id="rId10" Type="http://schemas.openxmlformats.org/officeDocument/2006/relationships/hyperlink" Target="linear-algebra-subspaces.html#exm-rank" TargetMode="External"/><Relationship Id="rId27" Type="http://schemas.openxmlformats.org/officeDocument/2006/relationships/hyperlink" Target="linear-algebra-subspaces.html#sec-subspaces" TargetMode="External"/><Relationship Id="rId54" Type="http://schemas.openxmlformats.org/officeDocument/2006/relationships/hyperlink" Target="linear-algebra-subspaces.html#thm-matvec-columns" TargetMode="External"/><Relationship Id="rId102" Type="http://schemas.openxmlformats.org/officeDocument/2006/relationships/hyperlink" Target="linear-algebra-subspaces.html#thm-subspace-equal-dim" TargetMode="External"/><Relationship Id="rId33" Type="http://schemas.openxmlformats.org/officeDocument/2006/relationships/hyperlink" Target="linear-algebra-subspaces.html#thm-subspace-zero" TargetMode="External"/><Relationship Id="rId53" Type="http://schemas.openxmlformats.org/officeDocument/2006/relationships/hyperlink" Target="linear-algebra-vectors.html#def-indicator-vector" TargetMode="External"/><Relationship Id="rId17" Type="http://schemas.openxmlformats.org/officeDocument/2006/relationships/hyperlink" Target="linear-algebra-vectors.html#def-mean" TargetMode="External"/><Relationship Id="rId45" Type="http://schemas.openxmlformats.org/officeDocument/2006/relationships/hyperlink" Target="linear-algebra-vectors.html#def-orthonormal-vectors" TargetMode="External"/></Relationships>
</file>

<file path=word/_rels/footnotes.xml.rels><?xml version='1.0' encoding='UTF-8' standalone='yes'?>
<Relationships xmlns="http://schemas.openxmlformats.org/package/2006/relationships"><Relationship Id="rId147" Type="http://schemas.openxmlformats.org/officeDocument/2006/relationships/hyperlink" Target="https://ucla-biostat-216.github.io/2024fall/slides/06-orthproj/06-orthproj.html" TargetMode="External"/><Relationship Id="rId145" Type="http://schemas.openxmlformats.org/officeDocument/2006/relationships/hyperlink" Target="https://ucla-biostat-216.github.io/2024fall/slides/07-matinv/07-matinv.html" TargetMode="External"/><Relationship Id="rId143" Type="http://schemas.openxmlformats.org/officeDocument/2006/relationships/hyperlink" Target="https://ucla-biostat-216.github.io/2024fall/slides/08-ls/08-ls.html" TargetMode="External"/><Relationship Id="rId141" Type="http://schemas.openxmlformats.org/officeDocument/2006/relationships/hyperlink" Target="https://www.routledge.com/Linear-Algebra-and-Matrix-Analysis-for-Statistics/Banerjee-Roy/p/book/9781420095388" TargetMode="External"/><Relationship Id="rId38" Type="http://schemas.openxmlformats.org/officeDocument/2006/relationships/hyperlink" Target="linear-algebra-direct-sums.html#def-orthogonal-complement" TargetMode="External"/><Relationship Id="rId29" Type="http://schemas.openxmlformats.org/officeDocument/2006/relationships/hyperlink" Target="linear-algebra-direct-sums.html#def-projection" TargetMode="External"/><Relationship Id="rId31" Type="http://schemas.openxmlformats.org/officeDocument/2006/relationships/hyperlink" Target="linear-algebra-direct-sums.html#exm-orthogonal-direct-sum" TargetMode="External"/><Relationship Id="rId50" Type="http://schemas.openxmlformats.org/officeDocument/2006/relationships/hyperlink" Target="linear-algebra-direct-sums.html#thm-complement-null-space" TargetMode="External"/><Relationship Id="rId32" Type="http://schemas.openxmlformats.org/officeDocument/2006/relationships/hyperlink" Target="linear-algebra-direct-sums.html#thm-orthogonal-complement-subspace" TargetMode="External"/><Relationship Id="rId28" Type="http://schemas.openxmlformats.org/officeDocument/2006/relationships/hyperlink" Target="linear-algebra-direct-sums.html#thm-orthogonal-direct-sum" TargetMode="External"/><Relationship Id="rId43" Type="http://schemas.openxmlformats.org/officeDocument/2006/relationships/hyperlink" Target="linear-algebra-inner-products.html#cor-orthonormal-basis-exists" TargetMode="External"/><Relationship Id="rId123" Type="http://schemas.openxmlformats.org/officeDocument/2006/relationships/hyperlink" Target="linear-algebra-inner-products.html#def-gram-schmidt" TargetMode="External"/><Relationship Id="rId42" Type="http://schemas.openxmlformats.org/officeDocument/2006/relationships/hyperlink" Target="linear-algebra-inner-products.html#def-orthonormal-basis" TargetMode="External"/><Relationship Id="rId125" Type="http://schemas.openxmlformats.org/officeDocument/2006/relationships/hyperlink" Target="linear-algebra-inner-products.html#exm-gram-schmidt" TargetMode="External"/><Relationship Id="rId126" Type="http://schemas.openxmlformats.org/officeDocument/2006/relationships/hyperlink" Target="linear-algebra-inner-products.html#exm-thm-gram-schmidt" TargetMode="External"/><Relationship Id="rId113" Type="http://schemas.openxmlformats.org/officeDocument/2006/relationships/hyperlink" Target="linear-algebra-inner-products.html#thm-gram-schmidt" TargetMode="External"/><Relationship Id="rId39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inner-products.html#thm-norm-sum-square" TargetMode="External"/><Relationship Id="rId46" Type="http://schemas.openxmlformats.org/officeDocument/2006/relationships/hyperlink" Target="linear-algebra-matrices.html#def-identity-matrix" TargetMode="External"/><Relationship Id="rId92" Type="http://schemas.openxmlformats.org/officeDocument/2006/relationships/hyperlink" Target="linear-algebra-matrices.html#def-linear-system" TargetMode="External"/><Relationship Id="rId124" Type="http://schemas.openxmlformats.org/officeDocument/2006/relationships/hyperlink" Target="linear-algebra-matrices.html#def-matrix-mult" TargetMode="External"/><Relationship Id="rId88" Type="http://schemas.openxmlformats.org/officeDocument/2006/relationships/hyperlink" Target="linear-algebra-matrices.html#def-matrix-transpose" TargetMode="External"/><Relationship Id="rId94" Type="http://schemas.openxmlformats.org/officeDocument/2006/relationships/hyperlink" Target="linear-algebra-matrices.html#def-matvec-mult" TargetMode="External"/><Relationship Id="rId66" Type="http://schemas.openxmlformats.org/officeDocument/2006/relationships/hyperlink" Target="linear-algebra-matrices.html#def-scalar-mult" TargetMode="External"/><Relationship Id="rId75" Type="http://schemas.openxmlformats.org/officeDocument/2006/relationships/hyperlink" Target="linear-algebra-matrices.html#thm-identity" TargetMode="External"/><Relationship Id="rId65" Type="http://schemas.openxmlformats.org/officeDocument/2006/relationships/hyperlink" Target="linear-algebra-matrices.html#thm-matadd-inverse" TargetMode="External"/><Relationship Id="rId47" Type="http://schemas.openxmlformats.org/officeDocument/2006/relationships/hyperlink" Target="linear-algebra-matrices.html#thm-matmul-assoc" TargetMode="External"/><Relationship Id="rId68" Type="http://schemas.openxmlformats.org/officeDocument/2006/relationships/hyperlink" Target="linear-algebra-matrices.html#thm-matmul-distrib" TargetMode="External"/><Relationship Id="rId11" Type="http://schemas.openxmlformats.org/officeDocument/2006/relationships/hyperlink" Target="linear-algebra-matrices.html#thm-transpose-product" TargetMode="External"/><Relationship Id="rId48" Type="http://schemas.openxmlformats.org/officeDocument/2006/relationships/hyperlink" Target="linear-algebra-rank-nullity.html#def-column-space" TargetMode="External"/><Relationship Id="rId86" Type="http://schemas.openxmlformats.org/officeDocument/2006/relationships/hyperlink" Target="linear-algebra-rank-nullity.html#def-rank-factorization" TargetMode="External"/><Relationship Id="rId89" Type="http://schemas.openxmlformats.org/officeDocument/2006/relationships/hyperlink" Target="linear-algebra-rank-nullity.html#exm-column-space" TargetMode="External"/><Relationship Id="rId105" Type="http://schemas.openxmlformats.org/officeDocument/2006/relationships/hyperlink" Target="linear-algebra-rank-nullity.html#exm-rank-bound" TargetMode="External"/><Relationship Id="rId90" Type="http://schemas.openxmlformats.org/officeDocument/2006/relationships/hyperlink" Target="linear-algebra-rank-nullity.html#exm-rank-factorization" TargetMode="External"/><Relationship Id="rId49" Type="http://schemas.openxmlformats.org/officeDocument/2006/relationships/hyperlink" Target="linear-algebra-rank-nullity.html#thm-column-space-span" TargetMode="External"/><Relationship Id="rId58" Type="http://schemas.openxmlformats.org/officeDocument/2006/relationships/hyperlink" Target="linear-algebra-rank-nullity.html#thm-rank-dim" TargetMode="External"/><Relationship Id="rId64" Type="http://schemas.openxmlformats.org/officeDocument/2006/relationships/hyperlink" Target="linear-algebra-rank-nullity.html#thm-rank-factorization" TargetMode="External"/><Relationship Id="rId104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rank-nullity.html#thm-rank-transpose" TargetMode="External"/><Relationship Id="rId21" Type="http://schemas.openxmlformats.org/officeDocument/2006/relationships/hyperlink" Target="linear-algebra-special-matrices.html#cor-inverse-symmetric" TargetMode="External"/><Relationship Id="rId117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invertible-matrix" TargetMode="External"/><Relationship Id="rId74" Type="http://schemas.openxmlformats.org/officeDocument/2006/relationships/hyperlink" Target="linear-algebra-special-matrices.html#def-matrix-inverse" TargetMode="External"/><Relationship Id="rId19" Type="http://schemas.openxmlformats.org/officeDocument/2006/relationships/hyperlink" Target="linear-algebra-special-matrices.html#def-projection-matrix" TargetMode="External"/><Relationship Id="rId76" Type="http://schemas.openxmlformats.org/officeDocument/2006/relationships/hyperlink" Target="linear-algebra-special-matrices.html#exm-invertible-matrix" TargetMode="External"/><Relationship Id="rId55" Type="http://schemas.openxmlformats.org/officeDocument/2006/relationships/hyperlink" Target="linear-algebra-special-matrices.html#exm-projection-matrix" TargetMode="External"/><Relationship Id="rId59" Type="http://schemas.openxmlformats.org/officeDocument/2006/relationships/hyperlink" Target="linear-algebra-subspaces.html#def-dimension" TargetMode="External"/><Relationship Id="rId122" Type="http://schemas.openxmlformats.org/officeDocument/2006/relationships/hyperlink" Target="linear-algebra-subspaces.html#def-full-column-rank" TargetMode="External"/><Relationship Id="rId13" Type="http://schemas.openxmlformats.org/officeDocument/2006/relationships/hyperlink" Target="linear-algebra-subspaces.html#def-rank" TargetMode="External"/><Relationship Id="rId103" Type="http://schemas.openxmlformats.org/officeDocument/2006/relationships/hyperlink" Target="linear-algebra-subspaces.html#def-span" TargetMode="External"/><Relationship Id="rId37" Type="http://schemas.openxmlformats.org/officeDocument/2006/relationships/hyperlink" Target="linear-algebra-subspaces.html#def-subspace" TargetMode="External"/><Relationship Id="rId101" Type="http://schemas.openxmlformats.org/officeDocument/2006/relationships/hyperlink" Target="linear-algebra-subspaces.html#exm-dimension" TargetMode="External"/><Relationship Id="rId10" Type="http://schemas.openxmlformats.org/officeDocument/2006/relationships/hyperlink" Target="linear-algebra-subspaces.html#exm-rank" TargetMode="External"/><Relationship Id="rId27" Type="http://schemas.openxmlformats.org/officeDocument/2006/relationships/hyperlink" Target="linear-algebra-subspaces.html#sec-subspaces" TargetMode="External"/><Relationship Id="rId54" Type="http://schemas.openxmlformats.org/officeDocument/2006/relationships/hyperlink" Target="linear-algebra-subspaces.html#thm-matvec-columns" TargetMode="External"/><Relationship Id="rId102" Type="http://schemas.openxmlformats.org/officeDocument/2006/relationships/hyperlink" Target="linear-algebra-subspaces.html#thm-subspace-equal-dim" TargetMode="External"/><Relationship Id="rId33" Type="http://schemas.openxmlformats.org/officeDocument/2006/relationships/hyperlink" Target="linear-algebra-subspaces.html#thm-subspace-zero" TargetMode="External"/><Relationship Id="rId53" Type="http://schemas.openxmlformats.org/officeDocument/2006/relationships/hyperlink" Target="linear-algebra-vectors.html#def-indicator-vector" TargetMode="External"/><Relationship Id="rId17" Type="http://schemas.openxmlformats.org/officeDocument/2006/relationships/hyperlink" Target="linear-algebra-vectors.html#def-mean" TargetMode="External"/><Relationship Id="rId45" Type="http://schemas.openxmlformats.org/officeDocument/2006/relationships/hyperlink" Target="linear-algebra-vectors.html#def-orthonormal-vecto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Projections and Linear Systems</dc:title>
  <dc:creator/>
  <cp:keywords/>
  <dcterms:created xsi:type="dcterms:W3CDTF">2026-10-17T18:26:12Z</dcterms:created>
  <dcterms:modified xsi:type="dcterms:W3CDTF">2026-10-17T18:26:12Z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10:49:39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