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10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Theorem 11 (A centered data matrix has rank at most</w:t>
        </w:r>
      </w:ins>
      <w:ins w:id="4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5" w:author="PR Preview" w:date="2026-01-01T00:00:00Z">
        <w:r>
          <w:rPr>
            <w:b/>
            <w:bCs/>
          </w:rPr>
          <w:t xml:space="preserve">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Let</w:t>
        </w:r>
      </w:ins>
      <w:ins w:id="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be an</w:t>
        </w:r>
      </w:ins>
      <w:ins w:id="1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matrix with rows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${\mathord{\smash[b]{\underset{\raise.3ex\hbox{$\scriptstyle\sim$}}{x}}\vphantom{x}}_1}^{\top}, \ldots, {\mathord{\smash[b]{\underset{\raise.3ex\hbox{$\scriptstyle\sim$}}{x}}\vphantom{x}}_n}^{\top}$</w:t>
        </w:r>
      </w:ins>
      <w:ins w:id="16" w:author="PR Preview" w:date="2026-01-01T00:00:00Z">
        <w:r>
          <w:t xml:space="preserve">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let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$\bar{\mathord{\smash[b]{\underset{\raise.3ex\hbox{$\scriptstyle\sim$}}{x}}\vphantom{x}}} = \frac{1}{n}\sum_{i=1}^n \mathord{\smash[b]{\underset{\raise.3ex\hbox{$\scriptstyle\sim$}}{x}}\vphantom{x}}_i$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be the mean of the rows,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 let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$\mathbf{X}_c = \mathbf{X}- \mathord{\smash[b]{\underset{\raise.3ex\hbox{$\scriptstyle\sim$}}{1}}\vphantom{1}}\,{\bar{\mathord{\smash[b]{\underset{\raise.3ex\hbox{$\scriptstyle\sim$}}{x}}\vphantom{x}}}}^{\top}$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be the matrix whose row</w:t>
        </w:r>
      </w:ins>
      <w:ins w:id="29" w:author="PR Preview" w:date="2026-01-01T00:00:00Z">
        <w:r>
          <w:t xml:space="preserve"> </w:t>
        </w:r>
      </w:ins>
      <m:oMath>
        <m:r>
          <m:t>i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is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${(\mathord{\smash[b]{\underset{\raise.3ex\hbox{$\scriptstyle\sim$}}{x}}\vphantom{x}}_i - \bar{\mathord{\smash[b]{\underset{\raise.3ex\hbox{$\scriptstyle\sim$}}{x}}\vphantom{x}}})}^{\top}$</w:t>
        </w:r>
      </w:ins>
      <w:ins w:id="34" w:author="PR Preview" w:date="2026-01-01T00:00:00Z">
        <w:r>
          <w:t xml:space="preserve">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where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$\mathord{\smash[b]{\underset{\raise.3ex\hbox{$\scriptstyle\sim$}}{1}}\vphantom{1}}$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is the ones vector of length</w:t>
        </w:r>
      </w:ins>
      <w:ins w:id="41" w:author="PR Preview" w:date="2026-01-01T00:00:00Z">
        <w:r>
          <w:t xml:space="preserve"> </w:t>
        </w:r>
      </w:ins>
      <m:oMath>
        <m:r>
          <m:t>n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(</w:t>
        </w:r>
      </w:ins>
      <w:hyperlink r:id="rId70">
        <w:ins w:id="44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45" w:author="PR Preview" w:date="2026-01-01T00:00:00Z">
        <w:r>
          <w:t xml:space="preserve">).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Then</w:t>
        </w:r>
      </w:ins>
      <w:ins w:id="4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ins w:id="49" w:author="PR Preview" w:date="2026-01-01T00:00:00Z">
        <w:r>
          <w:t xml:space="preserve">.</w:t>
        </w:r>
      </w:ins>
    </w:p>
    <w:bookmarkEnd w:id="71"/>
    <w:p>
      <w:pPr>
        <w:pStyle w:val="BodyText"/>
      </w:pPr>
      <w:ins w:id="50" w:author="PR Preview" w:date="2026-01-01T00:00:00Z">
        <w:r>
          <w:rPr>
            <w:i/>
            <w:iCs/>
          </w:rPr>
          <w:t xml:space="preserve">Proof</w:t>
        </w:r>
      </w:ins>
      <w:ins w:id="51" w:author="PR Preview" w:date="2026-01-01T00:00:00Z">
        <w:r>
          <w:t xml:space="preserve">. </w:t>
        </w:r>
      </w:ins>
      <w:ins w:id="52" w:author="PR Preview" w:date="2026-01-01T00:00:00Z">
        <w:r>
          <w:t xml:space="preserve">The entries of each column of</w:t>
        </w:r>
      </w:ins>
      <w:ins w:id="5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sum to zero:</w:t>
        </w:r>
      </w:ins>
    </w:p>
    <w:p>
      <w:pPr>
        <w:pStyle w:val="BodyText"/>
      </w:pPr>
      <w:ins w:id="56" w:author="PR Preview" w:date="2026-01-01T00:00:00Z">
        <w:r>
  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  </w:r>
      </w:ins>
    </w:p>
    <w:p>
      <w:pPr>
        <w:pStyle w:val="FirstParagraph"/>
      </w:pPr>
      <w:ins w:id="57" w:author="PR Preview" w:date="2026-01-01T00:00:00Z">
        <w:r>
          <w:t xml:space="preserve">Transposing,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${\mathbf{X}_c}^{\top}\mathord{\smash[b]{\underset{\raise.3ex\hbox{$\scriptstyle\sim$}}{1}}\vphantom{1}} = \mathord{\smash[b]{\underset{\raise.3ex\hbox{$\scriptstyle\sim$}}{0}}\vphantom{0}}_p$</w:t>
        </w:r>
      </w:ins>
      <w:ins w:id="60" w:author="PR Preview" w:date="2026-01-01T00:00:00Z">
        <w:r>
          <w:t xml:space="preserve">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The ones vector is nonzero, so it is in the null space of the</w:t>
        </w:r>
      </w:ins>
      <w:ins w:id="6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n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matrix</w:t>
        </w:r>
      </w:ins>
      <w:ins w:id="66" w:author="PR Preview" w:date="2026-01-01T00:00:00Z">
        <w:r>
          <w:t xml:space="preserve"> </w:t>
        </w:r>
      </w:ins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and</w:t>
        </w:r>
      </w:ins>
      <w:ins w:id="70" w:author="PR Preview" w:date="2026-01-01T00:00:00Z">
        <w:r>
          <w:t xml:space="preserve"> </w:t>
        </w:r>
      </w:ins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ins w:id="71" w:author="PR Preview" w:date="2026-01-01T00:00:00Z">
        <w:r>
          <w:t xml:space="preserve">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By</w:t>
        </w:r>
      </w:ins>
      <w:ins w:id="74" w:author="PR Preview" w:date="2026-01-01T00:00:00Z">
        <w:r>
          <w:t xml:space="preserve"> </w:t>
        </w:r>
      </w:ins>
      <w:hyperlink w:anchor="thm-rank-nullity">
        <w:ins w:id="75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76" w:author="PR Preview" w:date="2026-01-01T00:00:00Z">
        <w:r>
          <w:t xml:space="preserve">, applied to the</w:t>
        </w:r>
      </w:ins>
      <w:ins w:id="77" w:author="PR Preview" w:date="2026-01-01T00:00:00Z">
        <w:r>
          <w:t xml:space="preserve"> </w:t>
        </w:r>
      </w:ins>
      <m:oMath>
        <m:r>
          <m:t>n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columns of</w:t>
        </w:r>
      </w:ins>
      <w:ins w:id="80" w:author="PR Preview" w:date="2026-01-01T00:00:00Z">
        <w:r>
          <w:t xml:space="preserve"> </w:t>
        </w:r>
      </w:ins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8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ins w:id="82" w:author="PR Preview" w:date="2026-01-01T00:00:00Z">
        <w:r>
          <w:rPr>
            <w:b/>
            <w:bCs/>
          </w:rPr>
          <w:t xml:space="preserve">Example 17 (Two points in three dimensions)</w:t>
        </w:r>
      </w:ins>
      <w:ins w:id="8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has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$\bar{\mathord{\smash[b]{\underset{\raise.3ex\hbox{$\scriptstyle\sim$}}{x}}\vphantom{x}}} = (2, 2, 2)$</w:t>
        </w:r>
      </w:ins>
      <w:ins w:id="88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89" w:author="PR Preview" w:date="2026-01-01T00:00:00Z">
        <w:r>
          <w:t xml:space="preserve">The second row is</w:t>
        </w:r>
      </w:ins>
      <w:ins w:id="9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times the first, so</w:t>
        </w:r>
      </w:ins>
      <w:ins w:id="9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and the column sums are zero: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${\mathord{\smash[b]{\underset{\raise.3ex\hbox{$\scriptstyle\sim$}}{1}}\vphantom{1}}}^{\top}\mathbf{X}_c = {\mathord{\smash[b]{\underset{\raise.3ex\hbox{$\scriptstyle\sim$}}{0}}\vphantom{0}}_3}^{\top}$</w:t>
        </w:r>
      </w:ins>
      <w:ins w:id="99" w:author="PR Preview" w:date="2026-01-01T00:00:00Z">
        <w:r>
          <w:t xml:space="preserve">.</w:t>
        </w:r>
      </w:ins>
    </w:p>
    <w:bookmarkEnd w:id="72"/>
    <w:bookmarkStart w:id="73" w:name="cor-sample-covariance-singular"/>
    <w:p>
      <w:pPr>
        <w:pStyle w:val="BodyText"/>
      </w:pPr>
      <w:ins w:id="100" w:author="PR Preview" w:date="2026-01-01T00:00:00Z">
        <w:r>
          <w:rPr>
            <w:b/>
            <w:bCs/>
          </w:rPr>
          <w:t xml:space="preserve">Corollary 2 (A sample covariance matrix from</w:t>
        </w:r>
      </w:ins>
      <w:ins w:id="101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  <m:r>
          <m:rPr>
            <m:sty m:val="p"/>
          </m:rPr>
          <m:t>≤</m:t>
        </m:r>
        <m:r>
          <m:t>p</m:t>
        </m:r>
      </m:oMath>
      <w:ins w:id="102" w:author="PR Preview" w:date="2026-01-01T00:00:00Z">
        <w:r>
          <w:rPr>
            <w:b/>
            <w:bCs/>
          </w:rPr>
          <w:t xml:space="preserve"> </w:t>
        </w:r>
      </w:ins>
      <w:ins w:id="103" w:author="PR Preview" w:date="2026-01-01T00:00:00Z">
        <w:r>
          <w:rPr>
            <w:b/>
            <w:bCs/>
          </w:rPr>
          <w:t xml:space="preserve">points is singular)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With</w:t>
        </w:r>
      </w:ins>
      <w:ins w:id="106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as in</w:t>
        </w:r>
      </w:ins>
      <w:ins w:id="109" w:author="PR Preview" w:date="2026-01-01T00:00:00Z">
        <w:r>
          <w:t xml:space="preserve"> </w:t>
        </w:r>
      </w:ins>
      <w:hyperlink w:anchor="thm-centered-data-rank">
        <w:ins w:id="11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11" w:author="PR Preview" w:date="2026-01-01T00:00:00Z">
        <w:r>
          <w:t xml:space="preserve">, the sample covariance 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ins w:id="112" w:author="PR Preview" w:date="2026-01-01T00:00:00Z">
        <w:r>
          <w:t xml:space="preserve">is</w:t>
        </w:r>
      </w:ins>
      <w:ins w:id="11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with</w:t>
        </w:r>
      </w:ins>
      <w:ins w:id="11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ins w:id="117" w:author="PR Preview" w:date="2026-01-01T00:00:00Z">
        <w:r>
          <w:t xml:space="preserve">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So if</w:t>
        </w:r>
      </w:ins>
      <w:ins w:id="12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≤</m:t>
        </m:r>
        <m:r>
          <m:t>p</m:t>
        </m:r>
      </m:oMath>
      <w:ins w:id="121" w:author="PR Preview" w:date="2026-01-01T00:00:00Z">
        <w:r>
          <w:t xml:space="preserve">, then</w:t>
        </w:r>
      </w:ins>
      <w:ins w:id="12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is not invertible.</w:t>
        </w:r>
      </w:ins>
    </w:p>
    <w:bookmarkEnd w:id="73"/>
    <w:p>
      <w:pPr>
        <w:pStyle w:val="BodyText"/>
      </w:pPr>
      <w:ins w:id="125" w:author="PR Preview" w:date="2026-01-01T00:00:00Z">
        <w:r>
          <w:rPr>
            <w:i/>
            <w:iCs/>
          </w:rPr>
          <w:t xml:space="preserve">Proof</w:t>
        </w:r>
      </w:ins>
      <w:ins w:id="126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27" w:author="PR Preview" w:date="2026-01-01T00:00:00Z">
        <w:r>
          <w:t xml:space="preserve">If</w:t>
        </w:r>
      </w:ins>
      <w:ins w:id="12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≤</m:t>
        </m:r>
        <m:r>
          <m:t>p</m:t>
        </m:r>
      </m:oMath>
      <w:ins w:id="129" w:author="PR Preview" w:date="2026-01-01T00:00:00Z">
        <w:r>
          <w:t xml:space="preserve">, then</w:t>
        </w:r>
      </w:ins>
      <w:ins w:id="13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ins w:id="131" w:author="PR Preview" w:date="2026-01-01T00:00:00Z">
        <w:r>
          <w:t xml:space="preserve">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so</w:t>
        </w:r>
      </w:ins>
      <w:ins w:id="134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does not have full column rank,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and it is not invertible by</w:t>
        </w:r>
      </w:ins>
      <w:ins w:id="139" w:author="PR Preview" w:date="2026-01-01T00:00:00Z">
        <w:r>
          <w:t xml:space="preserve"> </w:t>
        </w:r>
      </w:ins>
      <w:hyperlink r:id="rId74">
        <w:ins w:id="140" w:author="PR Preview" w:date="2026-01-01T00:00:00Z">
          <w:r>
            <w:rPr>
              <w:rStyle w:val="Hyperlink"/>
            </w:rPr>
            <w:t xml:space="preserve">Theorem 1 in Diagonalization and Cholesky</w:t>
          </w:r>
        </w:ins>
      </w:hyperlink>
      <w:ins w:id="141" w:author="PR Preview" w:date="2026-01-01T00:00:00Z">
        <w:r>
          <w:t xml:space="preserve">.</w:t>
        </w:r>
      </w:ins>
    </w:p>
    <w:bookmarkStart w:id="75" w:name="exm-sample-covariance-singular"/>
    <w:p>
      <w:pPr>
        <w:pStyle w:val="BodyText"/>
      </w:pPr>
      <w:ins w:id="142" w:author="PR Preview" w:date="2026-01-01T00:00:00Z">
        <w:r>
          <w:rPr>
            <w:b/>
            <w:bCs/>
          </w:rPr>
          <w:t xml:space="preserve">Example 18 (As many points as dimensions)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The</w:t>
        </w:r>
      </w:ins>
      <w:ins w:id="14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points</w:t>
        </w:r>
      </w:ins>
      <w:ins w:id="1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9" w:author="PR Preview" w:date="2026-01-01T00:00:00Z">
        <w:r>
          <w:t xml:space="preserve">,</w:t>
        </w:r>
      </w:ins>
      <w:ins w:id="1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and</w:t>
        </w:r>
      </w:ins>
      <w:ins w:id="1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in</w:t>
        </w:r>
      </w:ins>
      <w:ins w:id="15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dimensions have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$\bar{\mathord{\smash[b]{\underset{\raise.3ex\hbox{$\scriptstyle\sim$}}{x}}\vphantom{x}}} = \frac{1}{3}(1, 1, 1)$</w:t>
        </w:r>
      </w:ins>
      <w:ins w:id="161" w:author="PR Preview" w:date="2026-01-01T00:00:00Z">
        <w:r>
          <w:t xml:space="preserve">, so</w:t>
        </w:r>
      </w:ins>
    </w:p>
    <w:p>
      <w:pPr>
        <w:pStyle w:val="BodyText"/>
      </w:pPr>
      <w:ins w:id="162" w:author="PR Preview" w:date="2026-01-01T00:00:00Z">
        <w:r>
  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  </w:r>
      </w:ins>
    </w:p>
    <w:p>
      <w:pPr>
        <w:pStyle w:val="FirstParagraph"/>
      </w:pPr>
      <w:ins w:id="163" w:author="PR Preview" w:date="2026-01-01T00:00:00Z">
        <w:r>
          <w:t xml:space="preserve">using</w:t>
        </w:r>
      </w:ins>
      <w:ins w:id="164" w:author="PR Preview" w:date="2026-01-01T00:00:00Z">
        <w:r>
          <w:t xml:space="preserve"> </w:t>
        </w:r>
      </w:ins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(the centering matrix is a symmetric projection).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Then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$\mathbf{S}\,\mathord{\smash[b]{\underset{\raise.3ex\hbox{$\scriptstyle\sim$}}{1}}\vphantom{1}} = \mathord{\smash[b]{\underset{\raise.3ex\hbox{$\scriptstyle\sim$}}{0}}\vphantom{0}}_3$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and</w:t>
        </w:r>
      </w:ins>
      <w:ins w:id="17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ins w:id="174" w:author="PR Preview" w:date="2026-01-01T00:00:00Z">
        <w:r>
          <w:t xml:space="preserve">.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With one more point than dimensions (</w:t>
        </w:r>
      </w:ins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ins w:id="177" w:author="PR Preview" w:date="2026-01-01T00:00:00Z">
        <w:r>
          <w:t xml:space="preserve">), the rank bound allows</w:t>
        </w:r>
      </w:ins>
      <w:ins w:id="17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to have full rank</w:t>
        </w:r>
      </w:ins>
      <w:ins w:id="181" w:author="PR Preview" w:date="2026-01-01T00:00:00Z">
        <w:r>
          <w:t xml:space="preserve"> </w:t>
        </w:r>
      </w:ins>
      <m:oMath>
        <m:r>
          <m:t>p</m:t>
        </m:r>
      </m:oMath>
      <w:ins w:id="182" w:author="PR Preview" w:date="2026-01-01T00:00:00Z">
        <w:r>
          <w:t xml:space="preserve">.</w:t>
        </w:r>
      </w:ins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del w:id="183" w:author="PR Preview" w:date="2026-01-01T00:00:00Z">
        <w:r>
          <w:rPr>
            <w:b/>
            <w:bCs/>
          </w:rPr>
          <w:delText xml:space="preserve">Example 17 (A line that misses the origin is an affine subspace)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The line</w:delText>
        </w:r>
      </w:del>
      <w:del w:id="18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of</w:delText>
        </w:r>
      </w:del>
      <w:del w:id="189" w:author="PR Preview" w:date="2026-01-01T00:00:00Z">
        <w:r>
          <w:delText xml:space="preserve"> </w:delText>
        </w:r>
      </w:del>
      <w:hyperlink r:id="rId79">
        <w:del w:id="190" w:author="PR Preview" w:date="2026-01-01T00:00:00Z">
          <w:r>
            <w:rPr>
              <w:rStyle w:val="Hyperlink"/>
            </w:rPr>
            <w:delText xml:space="preserve">Example 4 in Subspaces and Rank</w:delText>
          </w:r>
        </w:del>
      </w:hyperlink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is not a subspace,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but it is an affine subspace,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with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$\mathord{\smash[b]{\underset{\raise.3ex\hbox{$\scriptstyle\sim$}}{x}}\vphantom{x}}_0 = (0, 1)$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and</w:delText>
        </w:r>
      </w:del>
      <w:del w:id="20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(</w:delText>
        </w:r>
      </w:del>
      <w:hyperlink r:id="rId15">
        <w:del w:id="204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205" w:author="PR Preview" w:date="2026-01-01T00:00:00Z">
        <w:r>
          <w:delText xml:space="preserve">):</w:delText>
        </w:r>
      </w:del>
    </w:p>
    <w:p>
      <w:pPr>
        <w:pStyle w:val="BodyText"/>
      </w:pPr>
      <w:ins w:id="206" w:author="PR Preview" w:date="2026-01-01T00:00:00Z">
        <w:r>
          <w:rPr>
            <w:b/>
            <w:bCs/>
          </w:rPr>
          <w:t xml:space="preserve">Example 19 (A line that misses the origin is an affine subspace)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The line</w:t>
        </w:r>
      </w:ins>
      <w:ins w:id="20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of</w:t>
        </w:r>
      </w:ins>
      <w:ins w:id="212" w:author="PR Preview" w:date="2026-01-01T00:00:00Z">
        <w:r>
          <w:t xml:space="preserve"> </w:t>
        </w:r>
      </w:ins>
      <w:hyperlink r:id="rId79">
        <w:ins w:id="213" w:author="PR Preview" w:date="2026-01-01T00:00:00Z">
          <w:r>
            <w:rPr>
              <w:rStyle w:val="Hyperlink"/>
            </w:rPr>
            <w:t xml:space="preserve">Example 4 in Subspaces and Rank</w:t>
          </w:r>
        </w:ins>
      </w:hyperlink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is not a subspace,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but it is an affine subspace,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with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$\mathord{\smash[b]{\underset{\raise.3ex\hbox{$\scriptstyle\sim$}}{x}}\vphantom{x}}_0 = (0, 1)$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and</w:t>
        </w:r>
      </w:ins>
      <w:ins w:id="22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(</w:t>
        </w:r>
      </w:ins>
      <w:hyperlink r:id="rId15">
        <w:ins w:id="227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228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del w:id="229" w:author="PR Preview" w:date="2026-01-01T00:00:00Z">
        <w:r>
          <w:rPr>
            <w:b/>
            <w:bCs/>
          </w:rPr>
          <w:delText xml:space="preserve">Theorem 11 (A hyperplane is a translated subspace of dimension</w:delText>
        </w:r>
      </w:del>
      <w:del w:id="230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231" w:author="PR Preview" w:date="2026-01-01T00:00:00Z">
        <w:r>
          <w:rPr>
            <w:b/>
            <w:bCs/>
          </w:rPr>
          <w:delText xml:space="preserve">)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Let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$\mathord{\smash[b]{\underset{\raise.3ex\hbox{$\scriptstyle\sim$}}{w}}\vphantom{w}} \in \mathbb{R}^p$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be nonzero, let</w:delText>
        </w:r>
      </w:del>
      <w:del w:id="23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39" w:author="PR Preview" w:date="2026-01-01T00:00:00Z">
        <w:r>
          <w:delText xml:space="preserve">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let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be the hyperplane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with normal vector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$\mathord{\smash[b]{\underset{\raise.3ex\hbox{$\scriptstyle\sim$}}{w}}\vphantom{w}}$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and offset</w:delText>
        </w:r>
      </w:del>
      <w:del w:id="252" w:author="PR Preview" w:date="2026-01-01T00:00:00Z">
        <w:r>
          <w:delText xml:space="preserve"> </w:delText>
        </w:r>
      </w:del>
      <m:oMath>
        <m:r>
          <m:t>b</m:t>
        </m:r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(</w:delText>
        </w:r>
      </w:del>
      <w:hyperlink r:id="rId81">
        <w:del w:id="255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256" w:author="PR Preview" w:date="2026-01-01T00:00:00Z">
        <w:r>
          <w:delText xml:space="preserve">),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and let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be the hyperplane with the same normal vector and offset</w:delText>
        </w:r>
      </w:del>
      <w:del w:id="263" w:author="PR Preview" w:date="2026-01-01T00:00:00Z">
        <w:r>
          <w:delText xml:space="preserve"> </w:delText>
        </w:r>
      </w:del>
      <m:oMath>
        <m:r>
          <m:t>0</m:t>
        </m:r>
      </m:oMath>
      <w:del w:id="264" w:author="PR Preview" w:date="2026-01-01T00:00:00Z">
        <w:r>
          <w:delText xml:space="preserve">.</w:delText>
        </w:r>
      </w:del>
    </w:p>
    <w:p>
      <w:pPr>
        <w:pStyle w:val="BodyText"/>
      </w:pPr>
      <w:ins w:id="265" w:author="PR Preview" w:date="2026-01-01T00:00:00Z">
        <w:r>
          <w:rPr>
            <w:b/>
            <w:bCs/>
          </w:rPr>
          <w:t xml:space="preserve">Theorem 12 (A hyperplane is a translated subspace of dimension</w:t>
        </w:r>
      </w:ins>
      <w:ins w:id="266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267" w:author="PR Preview" w:date="2026-01-01T00:00:00Z">
        <w:r>
          <w:rPr>
            <w:b/>
            <w:bCs/>
          </w:rPr>
          <w:t xml:space="preserve">)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Let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$\mathord{\smash[b]{\underset{\raise.3ex\hbox{$\scriptstyle\sim$}}{w}}\vphantom{w}} \in \mathbb{R}^p$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be nonzero, let</w:t>
        </w:r>
      </w:ins>
      <w:ins w:id="27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75" w:author="PR Preview" w:date="2026-01-01T00:00:00Z">
        <w:r>
          <w:t xml:space="preserve">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let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be the hyperplane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with normal vector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$\mathord{\smash[b]{\underset{\raise.3ex\hbox{$\scriptstyle\sim$}}{w}}\vphantom{w}}$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and offset</w:t>
        </w:r>
      </w:ins>
      <w:ins w:id="288" w:author="PR Preview" w:date="2026-01-01T00:00:00Z">
        <w:r>
          <w:t xml:space="preserve"> </w:t>
        </w:r>
      </w:ins>
      <m:oMath>
        <m:r>
          <m:t>b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(</w:t>
        </w:r>
      </w:ins>
      <w:hyperlink r:id="rId81">
        <w:ins w:id="291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292" w:author="PR Preview" w:date="2026-01-01T00:00:00Z">
        <w:r>
          <w:t xml:space="preserve">),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and let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be the hyperplane with the same normal vector and offset</w:t>
        </w:r>
      </w:ins>
      <w:ins w:id="299" w:author="PR Preview" w:date="2026-01-01T00:00:00Z">
        <w:r>
          <w:t xml:space="preserve"> </w:t>
        </w:r>
      </w:ins>
      <m:oMath>
        <m:r>
          <m:t>0</m:t>
        </m:r>
      </m:oMath>
      <w:ins w:id="30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del w:id="301" w:author="PR Preview" w:date="2026-01-01T00:00:00Z">
        <w:r>
          <w:rPr>
            <w:b/>
            <w:bCs/>
          </w:rPr>
          <w:delText xml:space="preserve">Example 18 (The plane</w:delText>
        </w:r>
      </w:del>
      <w:del w:id="302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del w:id="303" w:author="PR Preview" w:date="2026-01-01T00:00:00Z">
        <w:r>
          <w:rPr>
            <w:b/>
            <w:bCs/>
          </w:rPr>
          <w:delText xml:space="preserve"> </w:delText>
        </w:r>
      </w:del>
      <w:del w:id="304" w:author="PR Preview" w:date="2026-01-01T00:00:00Z">
        <w:r>
          <w:rPr>
            <w:b/>
            <w:bCs/>
          </w:rPr>
          <w:delText xml:space="preserve">in</w:delText>
        </w:r>
      </w:del>
      <w:del w:id="30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06" w:author="PR Preview" w:date="2026-01-01T00:00:00Z">
        <w:r>
          <w:rPr>
            <w:b/>
            <w:bCs/>
          </w:rPr>
          <w:delText xml:space="preserve">)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Take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$\mathord{\smash[b]{\underset{\raise.3ex\hbox{$\scriptstyle\sim$}}{w}}\vphantom{w}} = (1, 1, 1)$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and</w:delText>
        </w:r>
      </w:del>
      <w:del w:id="31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314" w:author="PR Preview" w:date="2026-01-01T00:00:00Z">
        <w:r>
          <w:delText xml:space="preserve">,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so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$\mathcal{H} = \mathopen{}\left\{\mathord{\smash[b]{\underset{\raise.3ex\hbox{$\scriptstyle\sim$}}{x}}\vphantom{x}}: x_1 + x_2 + x_3 - 1 = 0\right\}\mathclose{}$</w:delText>
        </w:r>
      </w:del>
      <w:del w:id="319" w:author="PR Preview" w:date="2026-01-01T00:00:00Z">
        <w:r>
          <w:delText xml:space="preserve">,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the plane that</w:delText>
        </w:r>
      </w:del>
      <w:del w:id="322" w:author="PR Preview" w:date="2026-01-01T00:00:00Z">
        <w:r>
          <w:delText xml:space="preserve"> </w:delText>
        </w:r>
      </w:del>
      <w:hyperlink r:id="rId85">
        <w:del w:id="323" w:author="PR Preview" w:date="2026-01-01T00:00:00Z">
          <w:r>
            <w:rPr>
              <w:rStyle w:val="Hyperlink"/>
            </w:rPr>
            <w:delText xml:space="preserve">Example 5 in Subspaces and Rank</w:delText>
          </w:r>
        </w:del>
      </w:hyperlink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showed is not a subspace.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By part 1,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$\mathcal{H}_0 = \mathopen{}\left\{\mathord{\smash[b]{\underset{\raise.3ex\hbox{$\scriptstyle\sim$}}{x}}\vphantom{x}}: x_1 + x_2 + x_3 = 0\right\}\mathclose{}$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is a subspace of dimension</w:delText>
        </w:r>
      </w:del>
      <w:del w:id="332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333" w:author="PR Preview" w:date="2026-01-01T00:00:00Z">
        <w:r>
          <w:delText xml:space="preserve">.</w:delText>
        </w:r>
      </w:del>
    </w:p>
    <w:p>
      <w:pPr>
        <w:pStyle w:val="FirstParagraph"/>
      </w:pPr>
      <w:ins w:id="334" w:author="PR Preview" w:date="2026-01-01T00:00:00Z">
        <w:r>
          <w:rPr>
            <w:b/>
            <w:bCs/>
          </w:rPr>
          <w:t xml:space="preserve">Example 20 (The plane</w:t>
        </w:r>
      </w:ins>
      <w:ins w:id="335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ins w:id="336" w:author="PR Preview" w:date="2026-01-01T00:00:00Z">
        <w:r>
          <w:rPr>
            <w:b/>
            <w:bCs/>
          </w:rPr>
          <w:t xml:space="preserve"> </w:t>
        </w:r>
      </w:ins>
      <w:ins w:id="337" w:author="PR Preview" w:date="2026-01-01T00:00:00Z">
        <w:r>
          <w:rPr>
            <w:b/>
            <w:bCs/>
          </w:rPr>
          <w:t xml:space="preserve">in</w:t>
        </w:r>
      </w:ins>
      <w:ins w:id="33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39" w:author="PR Preview" w:date="2026-01-01T00:00:00Z">
        <w:r>
          <w:rPr>
            <w:b/>
            <w:bCs/>
          </w:rPr>
          <w:t xml:space="preserve">)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Take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$\mathord{\smash[b]{\underset{\raise.3ex\hbox{$\scriptstyle\sim$}}{w}}\vphantom{w}} = (1, 1, 1)$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and</w:t>
        </w:r>
      </w:ins>
      <w:ins w:id="34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47" w:author="PR Preview" w:date="2026-01-01T00:00:00Z">
        <w:r>
          <w:t xml:space="preserve">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so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$\mathcal{H} = \mathopen{}\left\{\mathord{\smash[b]{\underset{\raise.3ex\hbox{$\scriptstyle\sim$}}{x}}\vphantom{x}}: x_1 + x_2 + x_3 - 1 = 0\right\}\mathclose{}$</w:t>
        </w:r>
      </w:ins>
      <w:ins w:id="352" w:author="PR Preview" w:date="2026-01-01T00:00:00Z">
        <w:r>
          <w:t xml:space="preserve">,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the plane that</w:t>
        </w:r>
      </w:ins>
      <w:ins w:id="355" w:author="PR Preview" w:date="2026-01-01T00:00:00Z">
        <w:r>
          <w:t xml:space="preserve"> </w:t>
        </w:r>
      </w:ins>
      <w:hyperlink r:id="rId85">
        <w:ins w:id="356" w:author="PR Preview" w:date="2026-01-01T00:00:00Z">
          <w:r>
            <w:rPr>
              <w:rStyle w:val="Hyperlink"/>
            </w:rPr>
            <w:t xml:space="preserve">Example 5 in Subspaces and Rank</w:t>
          </w:r>
        </w:ins>
      </w:hyperlink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showed is not a subspace.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By part 1,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$\mathcal{H}_0 = \mathopen{}\left\{\mathord{\smash[b]{\underset{\raise.3ex\hbox{$\scriptstyle\sim$}}{x}}\vphantom{x}}: x_1 + x_2 + x_3 = 0\right\}\mathclose{}$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is a subspace of dimension</w:t>
        </w:r>
      </w:ins>
      <w:ins w:id="36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366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del w:id="367" w:author="PR Preview" w:date="2026-01-01T00:00:00Z">
        <w:r>
          <w:rPr>
            <w:b/>
            <w:bCs/>
          </w:rPr>
          <w:delText xml:space="preserve">Theorem 12 (Where a hyperplane passes, and its shape in</w:delText>
        </w:r>
      </w:del>
      <w:del w:id="368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369" w:author="PR Preview" w:date="2026-01-01T00:00:00Z">
        <w:r>
          <w:rPr>
            <w:b/>
            <w:bCs/>
          </w:rPr>
          <w:delText xml:space="preserve"> </w:delText>
        </w:r>
      </w:del>
      <w:del w:id="370" w:author="PR Preview" w:date="2026-01-01T00:00:00Z">
        <w:r>
          <w:rPr>
            <w:b/>
            <w:bCs/>
          </w:rPr>
          <w:delText xml:space="preserve">and</w:delText>
        </w:r>
      </w:del>
      <w:del w:id="37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72" w:author="PR Preview" w:date="2026-01-01T00:00:00Z">
        <w:r>
          <w:rPr>
            <w:b/>
            <w:bCs/>
          </w:rPr>
          <w:delText xml:space="preserve">)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Let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be a hyperplane (</w:delText>
        </w:r>
      </w:del>
      <w:hyperlink r:id="rId81">
        <w:del w:id="379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380" w:author="PR Preview" w:date="2026-01-01T00:00:00Z">
        <w:r>
          <w:delText xml:space="preserve">).</w:delText>
        </w:r>
      </w:del>
    </w:p>
    <w:p>
      <w:pPr>
        <w:pStyle w:val="FirstParagraph"/>
      </w:pPr>
      <w:ins w:id="381" w:author="PR Preview" w:date="2026-01-01T00:00:00Z">
        <w:r>
          <w:rPr>
            <w:b/>
            <w:bCs/>
          </w:rPr>
          <w:t xml:space="preserve">Theorem 13 (Where a hyperplane passes, and its shape in</w:t>
        </w:r>
      </w:ins>
      <w:ins w:id="38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383" w:author="PR Preview" w:date="2026-01-01T00:00:00Z">
        <w:r>
          <w:rPr>
            <w:b/>
            <w:bCs/>
          </w:rPr>
          <w:t xml:space="preserve"> </w:t>
        </w:r>
      </w:ins>
      <w:ins w:id="384" w:author="PR Preview" w:date="2026-01-01T00:00:00Z">
        <w:r>
          <w:rPr>
            <w:b/>
            <w:bCs/>
          </w:rPr>
          <w:t xml:space="preserve">and</w:t>
        </w:r>
      </w:ins>
      <w:ins w:id="38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86" w:author="PR Preview" w:date="2026-01-01T00:00:00Z">
        <w:r>
          <w:rPr>
            <w:b/>
            <w:bCs/>
          </w:rPr>
          <w:t xml:space="preserve">)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Let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be a hyperplane (</w:t>
        </w:r>
      </w:ins>
      <w:hyperlink r:id="rId81">
        <w:ins w:id="393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39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395" w:author="PR Preview" w:date="2026-01-01T00:00:00Z">
        <w:r>
          <w:rPr>
            <w:b/>
            <w:bCs/>
          </w:rPr>
          <w:delText xml:space="preserve">Parts 2 and 3.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By</w:delText>
        </w:r>
      </w:del>
      <w:del w:id="398" w:author="PR Preview" w:date="2026-01-01T00:00:00Z">
        <w:r>
          <w:delText xml:space="preserve"> </w:delText>
        </w:r>
      </w:del>
      <w:hyperlink w:anchor="thm-hyperplane-subspace">
        <w:del w:id="399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400" w:author="PR Preview" w:date="2026-01-01T00:00:00Z">
        <w:r>
          <w:delText xml:space="preserve">,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for any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$\mathord{\smash[b]{\underset{\raise.3ex\hbox{$\scriptstyle\sim$}}{x}}\vphantom{x}}_0 \in \mathcal{H}$</w:delText>
        </w:r>
      </w:del>
      <w:del w:id="407" w:author="PR Preview" w:date="2026-01-01T00:00:00Z">
        <w:r>
          <w:delText xml:space="preserve">,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where</w:delText>
        </w:r>
      </w:del>
      <w:del w:id="41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is a subspace of</w:delText>
        </w:r>
      </w:del>
      <w:del w:id="41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of dimension</w:delText>
        </w:r>
      </w:del>
      <w:del w:id="41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417" w:author="PR Preview" w:date="2026-01-01T00:00:00Z">
        <w:r>
          <w:delText xml:space="preserve">.</w:delText>
        </w:r>
      </w:del>
    </w:p>
    <w:p>
      <w:pPr>
        <w:pStyle w:val="BodyText"/>
      </w:pPr>
      <w:ins w:id="418" w:author="PR Preview" w:date="2026-01-01T00:00:00Z">
        <w:r>
          <w:rPr>
            <w:b/>
            <w:bCs/>
          </w:rPr>
          <w:t xml:space="preserve">Parts 2 and 3.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By</w:t>
        </w:r>
      </w:ins>
      <w:ins w:id="421" w:author="PR Preview" w:date="2026-01-01T00:00:00Z">
        <w:r>
          <w:t xml:space="preserve"> </w:t>
        </w:r>
      </w:ins>
      <w:hyperlink w:anchor="thm-hyperplane-subspace">
        <w:ins w:id="422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423" w:author="PR Preview" w:date="2026-01-01T00:00:00Z">
        <w:r>
          <w:t xml:space="preserve">,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for any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$\mathord{\smash[b]{\underset{\raise.3ex\hbox{$\scriptstyle\sim$}}{x}}\vphantom{x}}_0 \in \mathcal{H}$</w:t>
        </w:r>
      </w:ins>
      <w:ins w:id="430" w:author="PR Preview" w:date="2026-01-01T00:00:00Z">
        <w:r>
          <w:t xml:space="preserve">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where</w:t>
        </w:r>
      </w:ins>
      <w:ins w:id="4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is a subspace of</w:t>
        </w:r>
      </w:ins>
      <w:ins w:id="43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of dimension</w:t>
        </w:r>
      </w:ins>
      <w:ins w:id="43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440" w:author="PR Preview" w:date="2026-01-01T00:00:00Z">
        <w:r>
          <w:t xml:space="preserve">.</w:t>
        </w:r>
      </w:ins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del w:id="441" w:author="PR Preview" w:date="2026-01-01T00:00:00Z">
        <w:r>
          <w:rPr>
            <w:b/>
            <w:bCs/>
          </w:rPr>
          <w:delText xml:space="preserve">Example 19 (A line in</w:delText>
        </w:r>
      </w:del>
      <w:del w:id="44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43" w:author="PR Preview" w:date="2026-01-01T00:00:00Z">
        <w:r>
          <w:rPr>
            <w:b/>
            <w:bCs/>
          </w:rPr>
          <w:delText xml:space="preserve"> </w:delText>
        </w:r>
      </w:del>
      <w:del w:id="444" w:author="PR Preview" w:date="2026-01-01T00:00:00Z">
        <w:r>
          <w:rPr>
            <w:b/>
            <w:bCs/>
          </w:rPr>
          <w:delText xml:space="preserve">and a plane in</w:delText>
        </w:r>
      </w:del>
      <w:del w:id="44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46" w:author="PR Preview" w:date="2026-01-01T00:00:00Z">
        <w:r>
          <w:rPr>
            <w:b/>
            <w:bCs/>
          </w:rPr>
          <w:delText xml:space="preserve">, checked on a grid of points)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In</w:delText>
        </w:r>
      </w:del>
      <w:del w:id="44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50" w:author="PR Preview" w:date="2026-01-01T00:00:00Z">
        <w:r>
          <w:delText xml:space="preserve">, take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$\mathord{\smash[b]{\underset{\raise.3ex\hbox{$\scriptstyle\sim$}}{w}}\vphantom{w}} = (1, 1)$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and</w:delText>
        </w:r>
      </w:del>
      <w:del w:id="45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56" w:author="PR Preview" w:date="2026-01-01T00:00:00Z">
        <w:r>
          <w:delText xml:space="preserve">, the line of</w:delText>
        </w:r>
      </w:del>
      <w:del w:id="457" w:author="PR Preview" w:date="2026-01-01T00:00:00Z">
        <w:r>
          <w:delText xml:space="preserve"> </w:delText>
        </w:r>
      </w:del>
      <w:hyperlink r:id="rId88">
        <w:del w:id="458" w:author="PR Preview" w:date="2026-01-01T00:00:00Z">
          <w:r>
            <w:rPr>
              <w:rStyle w:val="Hyperlink"/>
            </w:rPr>
            <w:delText xml:space="preserve">Example 19 in Matrices</w:delText>
          </w:r>
        </w:del>
      </w:hyperlink>
      <w:del w:id="459" w:author="PR Preview" w:date="2026-01-01T00:00:00Z">
        <w:r>
          <w:delText xml:space="preserve">.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The point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is on it,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and the vector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$\mathord{\smash[b]{\underset{\raise.3ex\hbox{$\scriptstyle\sim$}}{v}}\vphantom{v}} = (-w_2, w_1)$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is nonzero with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$\mathord{\smash[b]{\underset{\raise.3ex\hbox{$\scriptstyle\sim$}}{w}}\vphantom{w}} \cdot \mathord{\smash[b]{\underset{\raise.3ex\hbox{$\scriptstyle\sim$}}{v}}\vphantom{v}} = 0$</w:delText>
        </w:r>
      </w:del>
      <w:del w:id="474" w:author="PR Preview" w:date="2026-01-01T00:00:00Z">
        <w:r>
          <w:delText xml:space="preserve">,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so it spans the subspace</w:delText>
        </w:r>
      </w:del>
      <w:del w:id="47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of</w:delText>
        </w:r>
      </w:del>
      <w:del w:id="480" w:author="PR Preview" w:date="2026-01-01T00:00:00Z">
        <w:r>
          <w:delText xml:space="preserve"> </w:delText>
        </w:r>
      </w:del>
      <w:hyperlink w:anchor="thm-hyperplane-subspace">
        <w:del w:id="48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482" w:author="PR Preview" w:date="2026-01-01T00:00:00Z">
        <w:r>
          <w:delText xml:space="preserve">.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In</w:delText>
        </w:r>
      </w:del>
      <w:del w:id="48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86" w:author="PR Preview" w:date="2026-01-01T00:00:00Z">
        <w:r>
          <w:delText xml:space="preserve">, take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$\mathord{\smash[b]{\underset{\raise.3ex\hbox{$\scriptstyle\sim$}}{w}}\vphantom{w}} = (1, 1, 1)$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and</w:delText>
        </w:r>
      </w:del>
      <w:del w:id="49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92" w:author="PR Preview" w:date="2026-01-01T00:00:00Z">
        <w:r>
          <w:delText xml:space="preserve">, the plane of</w:delText>
        </w:r>
      </w:del>
      <w:del w:id="493" w:author="PR Preview" w:date="2026-01-01T00:00:00Z">
        <w:r>
          <w:delText xml:space="preserve"> </w:delText>
        </w:r>
      </w:del>
      <w:hyperlink w:anchor="exm-hyperplane-subspace">
        <w:del w:id="494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495" w:author="PR Preview" w:date="2026-01-01T00:00:00Z">
        <w:r>
          <w:delText xml:space="preserve">,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with the independent vectors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$\mathord{\smash[b]{\underset{\raise.3ex\hbox{$\scriptstyle\sim$}}{v}}\vphantom{v}}_1 = (1, -1, 0)$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and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$\mathord{\smash[b]{\underset{\raise.3ex\hbox{$\scriptstyle\sim$}}{v}}\vphantom{v}}_2 = (0, 1, -1)$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in</w:delText>
        </w:r>
      </w:del>
      <w:del w:id="5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507" w:author="PR Preview" w:date="2026-01-01T00:00:00Z">
        <w:r>
          <w:delText xml:space="preserve">.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The code evaluates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$\mathord{\smash[b]{\underset{\raise.3ex\hbox{$\scriptstyle\sim$}}{w}}\vphantom{w}} \cdot \mathord{\smash[b]{\underset{\raise.3ex\hbox{$\scriptstyle\sim$}}{x}}\vphantom{x}} + b$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at the origin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and at points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$\mathord{\smash[b]{\underset{\raise.3ex\hbox{$\scriptstyle\sim$}}{x}}\vphantom{x}}_0 + t\,\mathord{\smash[b]{\underset{\raise.3ex\hbox{$\scriptstyle\sim$}}{v}}\vphantom{v}}$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and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delText>
        </w:r>
      </w:del>
      <w:del w:id="522" w:author="PR Preview" w:date="2026-01-01T00:00:00Z">
        <w:r>
          <w:delText xml:space="preserve">.</w:delText>
        </w:r>
      </w:del>
    </w:p>
    <w:p>
      <w:pPr>
        <w:pStyle w:val="BodyText"/>
      </w:pPr>
      <w:ins w:id="523" w:author="PR Preview" w:date="2026-01-01T00:00:00Z">
        <w:r>
          <w:rPr>
            <w:b/>
            <w:bCs/>
          </w:rPr>
          <w:t xml:space="preserve">Example 21 (A line in</w:t>
        </w:r>
      </w:ins>
      <w:ins w:id="52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525" w:author="PR Preview" w:date="2026-01-01T00:00:00Z">
        <w:r>
          <w:rPr>
            <w:b/>
            <w:bCs/>
          </w:rPr>
          <w:t xml:space="preserve"> </w:t>
        </w:r>
      </w:ins>
      <w:ins w:id="526" w:author="PR Preview" w:date="2026-01-01T00:00:00Z">
        <w:r>
          <w:rPr>
            <w:b/>
            <w:bCs/>
          </w:rPr>
          <w:t xml:space="preserve">and a plane in</w:t>
        </w:r>
      </w:ins>
      <w:ins w:id="52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28" w:author="PR Preview" w:date="2026-01-01T00:00:00Z">
        <w:r>
          <w:rPr>
            <w:b/>
            <w:bCs/>
          </w:rPr>
          <w:t xml:space="preserve">, checked on a grid of points)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In</w:t>
        </w:r>
      </w:ins>
      <w:ins w:id="53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532" w:author="PR Preview" w:date="2026-01-01T00:00:00Z">
        <w:r>
          <w:t xml:space="preserve">, take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$\mathord{\smash[b]{\underset{\raise.3ex\hbox{$\scriptstyle\sim$}}{w}}\vphantom{w}} = (1, 1)$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and</w:t>
        </w:r>
      </w:ins>
      <w:ins w:id="53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538" w:author="PR Preview" w:date="2026-01-01T00:00:00Z">
        <w:r>
          <w:t xml:space="preserve">, the line of</w:t>
        </w:r>
      </w:ins>
      <w:ins w:id="539" w:author="PR Preview" w:date="2026-01-01T00:00:00Z">
        <w:r>
          <w:t xml:space="preserve"> </w:t>
        </w:r>
      </w:ins>
      <w:hyperlink r:id="rId88">
        <w:ins w:id="540" w:author="PR Preview" w:date="2026-01-01T00:00:00Z">
          <w:r>
            <w:rPr>
              <w:rStyle w:val="Hyperlink"/>
            </w:rPr>
            <w:t xml:space="preserve">Example 19 in Matrices</w:t>
          </w:r>
        </w:ins>
      </w:hyperlink>
      <w:ins w:id="541" w:author="PR Preview" w:date="2026-01-01T00:00:00Z">
        <w:r>
          <w:t xml:space="preserve">.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The point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is on it,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and the vector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$\mathord{\smash[b]{\underset{\raise.3ex\hbox{$\scriptstyle\sim$}}{v}}\vphantom{v}} = (-w_2, w_1)$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is nonzero with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$\mathord{\smash[b]{\underset{\raise.3ex\hbox{$\scriptstyle\sim$}}{w}}\vphantom{w}} \cdot \mathord{\smash[b]{\underset{\raise.3ex\hbox{$\scriptstyle\sim$}}{v}}\vphantom{v}} = 0$</w:t>
        </w:r>
      </w:ins>
      <w:ins w:id="556" w:author="PR Preview" w:date="2026-01-01T00:00:00Z">
        <w:r>
          <w:t xml:space="preserve">,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so it spans the subspace</w:t>
        </w:r>
      </w:ins>
      <w:ins w:id="55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of</w:t>
        </w:r>
      </w:ins>
      <w:ins w:id="562" w:author="PR Preview" w:date="2026-01-01T00:00:00Z">
        <w:r>
          <w:t xml:space="preserve"> </w:t>
        </w:r>
      </w:ins>
      <w:hyperlink w:anchor="thm-hyperplane-subspace">
        <w:ins w:id="56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564" w:author="PR Preview" w:date="2026-01-01T00:00:00Z">
        <w:r>
          <w:t xml:space="preserve">.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In</w:t>
        </w:r>
      </w:ins>
      <w:ins w:id="56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68" w:author="PR Preview" w:date="2026-01-01T00:00:00Z">
        <w:r>
          <w:t xml:space="preserve">, take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$\mathord{\smash[b]{\underset{\raise.3ex\hbox{$\scriptstyle\sim$}}{w}}\vphantom{w}} = (1, 1, 1)$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and</w:t>
        </w:r>
      </w:ins>
      <w:ins w:id="57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574" w:author="PR Preview" w:date="2026-01-01T00:00:00Z">
        <w:r>
          <w:t xml:space="preserve">, the plane of</w:t>
        </w:r>
      </w:ins>
      <w:ins w:id="575" w:author="PR Preview" w:date="2026-01-01T00:00:00Z">
        <w:r>
          <w:t xml:space="preserve"> </w:t>
        </w:r>
      </w:ins>
      <w:hyperlink w:anchor="exm-hyperplane-subspace">
        <w:ins w:id="576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577" w:author="PR Preview" w:date="2026-01-01T00:00:00Z">
        <w:r>
          <w:t xml:space="preserve">,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with the independent vectors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$\mathord{\smash[b]{\underset{\raise.3ex\hbox{$\scriptstyle\sim$}}{v}}\vphantom{v}}_1 = (1, -1, 0)$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and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$\mathord{\smash[b]{\underset{\raise.3ex\hbox{$\scriptstyle\sim$}}{v}}\vphantom{v}}_2 = (0, 1, -1)$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in</w:t>
        </w:r>
      </w:ins>
      <w:ins w:id="58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589" w:author="PR Preview" w:date="2026-01-01T00:00:00Z">
        <w:r>
          <w:t xml:space="preserve">.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The code evaluates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at the origin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and at points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$\mathord{\smash[b]{\underset{\raise.3ex\hbox{$\scriptstyle\sim$}}{x}}\vphantom{x}}_0 + t\,\mathord{\smash[b]{\underset{\raise.3ex\hbox{$\scriptstyle\sim$}}{v}}\vphantom{v}}$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and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  </w:r>
      </w:ins>
      <w:ins w:id="604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del w:id="605" w:author="PR Preview" w:date="2026-01-01T00:00:00Z">
        <w:r>
          <w:rPr>
            <w:b/>
            <w:bCs/>
          </w:rPr>
          <w:delText xml:space="preserve">Example 20 (Half-spaces of a line in the plane)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Let</w:delText>
        </w:r>
      </w:del>
      <w:del w:id="60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be the line in</w:delText>
        </w:r>
      </w:del>
      <w:del w:id="61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with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$\mathord{\smash[b]{\underset{\raise.3ex\hbox{$\scriptstyle\sim$}}{w}}\vphantom{w}} = (1, 2)$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and</w:delText>
        </w:r>
      </w:del>
      <w:del w:id="61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(</w:delText>
        </w:r>
      </w:del>
      <w:hyperlink r:id="rId81">
        <w:del w:id="621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622" w:author="PR Preview" w:date="2026-01-01T00:00:00Z">
        <w:r>
          <w:delText xml:space="preserve">),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so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$\mathcal{H} = \mathopen{}\left\{\mathord{\smash[b]{\underset{\raise.3ex\hbox{$\scriptstyle\sim$}}{x}}\vphantom{x}}: x_1 + 2 x_2 - 2 = 0\right\}\mathclose{}$</w:delText>
        </w:r>
      </w:del>
      <w:del w:id="627" w:author="PR Preview" w:date="2026-01-01T00:00:00Z">
        <w:r>
          <w:delText xml:space="preserve">.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Evaluate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$\mathord{\smash[b]{\underset{\raise.3ex\hbox{$\scriptstyle\sim$}}{w}}\vphantom{w}} \cdot \mathord{\smash[b]{\underset{\raise.3ex\hbox{$\scriptstyle\sim$}}{x}}\vphantom{x}} + b$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at three points (</w:delText>
        </w:r>
      </w:del>
      <w:hyperlink w:anchor="def-half-space">
        <w:del w:id="634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635" w:author="PR Preview" w:date="2026-01-01T00:00:00Z">
        <w:r>
          <w:delText xml:space="preserve">):</w:delText>
        </w:r>
      </w:del>
    </w:p>
    <w:p>
      <w:pPr>
        <w:pStyle w:val="BodyText"/>
      </w:pPr>
      <w:ins w:id="636" w:author="PR Preview" w:date="2026-01-01T00:00:00Z">
        <w:r>
          <w:rPr>
            <w:b/>
            <w:bCs/>
          </w:rPr>
          <w:t xml:space="preserve">Example 22 (Half-spaces of a line in the plane)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Let</w:t>
        </w:r>
      </w:ins>
      <w:ins w:id="63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be the line in</w:t>
        </w:r>
      </w:ins>
      <w:ins w:id="64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with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$\mathord{\smash[b]{\underset{\raise.3ex\hbox{$\scriptstyle\sim$}}{w}}\vphantom{w}} = (1, 2)$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and</w:t>
        </w:r>
      </w:ins>
      <w:ins w:id="64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(</w:t>
        </w:r>
      </w:ins>
      <w:hyperlink r:id="rId81">
        <w:ins w:id="652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653" w:author="PR Preview" w:date="2026-01-01T00:00:00Z">
        <w:r>
          <w:t xml:space="preserve">),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so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$\mathcal{H} = \mathopen{}\left\{\mathord{\smash[b]{\underset{\raise.3ex\hbox{$\scriptstyle\sim$}}{x}}\vphantom{x}}: x_1 + 2 x_2 - 2 = 0\right\}\mathclose{}$</w:t>
        </w:r>
      </w:ins>
      <w:ins w:id="658" w:author="PR Preview" w:date="2026-01-01T00:00:00Z">
        <w:r>
          <w:t xml:space="preserve">.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Evaluate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at three points (</w:t>
        </w:r>
      </w:ins>
      <w:hyperlink w:anchor="def-half-space">
        <w:ins w:id="66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66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del w:id="667" w:author="PR Preview" w:date="2026-01-01T00:00:00Z">
        <w:r>
          <w:rPr>
            <w:b/>
            <w:bCs/>
          </w:rPr>
          <w:delText xml:space="preserve">Theorem 13 (Differences of points in a hyperplane and in a half-space)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Let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$\mathord{\smash[b]{\underset{\raise.3ex\hbox{$\scriptstyle\sim$}}{w}}\vphantom{w}} \in \mathbb{R}^p$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be nonzero, let</w:delText>
        </w:r>
      </w:del>
      <w:del w:id="67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675" w:author="PR Preview" w:date="2026-01-01T00:00:00Z">
        <w:r>
          <w:delText xml:space="preserve">,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and let</w:delText>
        </w:r>
      </w:del>
      <w:del w:id="67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679" w:author="PR Preview" w:date="2026-01-01T00:00:00Z">
        <w:r>
          <w:delText xml:space="preserve">,</w:delText>
        </w:r>
      </w:del>
      <w:del w:id="680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be the hyperplane and open half-space of</w:delText>
        </w:r>
      </w:del>
      <w:del w:id="683" w:author="PR Preview" w:date="2026-01-01T00:00:00Z">
        <w:r>
          <w:delText xml:space="preserve"> </w:delText>
        </w:r>
      </w:del>
      <w:hyperlink w:anchor="def-half-space">
        <w:del w:id="684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685" w:author="PR Preview" w:date="2026-01-01T00:00:00Z">
        <w:r>
          <w:delText xml:space="preserve">.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For a set</w:delText>
        </w:r>
      </w:del>
      <w:del w:id="688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89" w:author="PR Preview" w:date="2026-01-01T00:00:00Z">
        <w:r>
          <w:delText xml:space="preserve">, let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be the set of differences of its points.</w:delText>
        </w:r>
      </w:del>
    </w:p>
    <w:p>
      <w:pPr>
        <w:pStyle w:val="BodyText"/>
      </w:pPr>
      <w:ins w:id="694" w:author="PR Preview" w:date="2026-01-01T00:00:00Z">
        <w:r>
          <w:rPr>
            <w:b/>
            <w:bCs/>
          </w:rPr>
          <w:t xml:space="preserve">Theorem 14 (Differences of points in a hyperplane and in a half-space)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Let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$\mathord{\smash[b]{\underset{\raise.3ex\hbox{$\scriptstyle\sim$}}{w}}\vphantom{w}} \in \mathbb{R}^p$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be nonzero, let</w:t>
        </w:r>
      </w:ins>
      <w:ins w:id="70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02" w:author="PR Preview" w:date="2026-01-01T00:00:00Z">
        <w:r>
          <w:t xml:space="preserve">,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and let</w:t>
        </w:r>
      </w:ins>
      <w:ins w:id="7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706" w:author="PR Preview" w:date="2026-01-01T00:00:00Z">
        <w:r>
          <w:t xml:space="preserve">,</w:t>
        </w:r>
      </w:ins>
      <w:ins w:id="70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be the hyperplane and open half-space of</w:t>
        </w:r>
      </w:ins>
      <w:ins w:id="710" w:author="PR Preview" w:date="2026-01-01T00:00:00Z">
        <w:r>
          <w:t xml:space="preserve"> </w:t>
        </w:r>
      </w:ins>
      <w:hyperlink w:anchor="def-half-space">
        <w:ins w:id="71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712" w:author="PR Preview" w:date="2026-01-01T00:00:00Z">
        <w:r>
          <w:t xml:space="preserve">.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For a set</w:t>
        </w:r>
      </w:ins>
      <w:ins w:id="71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16" w:author="PR Preview" w:date="2026-01-01T00:00:00Z">
        <w:r>
          <w:t xml:space="preserve">, let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be the set of differences of its points.</w:t>
        </w:r>
      </w:ins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del w:id="721" w:author="PR Preview" w:date="2026-01-01T00:00:00Z">
        <w:r>
          <w:rPr>
            <w:i/>
            <w:iCs/>
          </w:rPr>
          <w:delText xml:space="preserve">Proof</w:delText>
        </w:r>
      </w:del>
      <w:del w:id="722" w:author="PR Preview" w:date="2026-01-01T00:00:00Z">
        <w:r>
          <w:delText xml:space="preserve">. </w:delText>
        </w:r>
      </w:del>
      <w:del w:id="723" w:author="PR Preview" w:date="2026-01-01T00:00:00Z">
        <w:r>
          <w:rPr>
            <w:b/>
            <w:bCs/>
          </w:rPr>
          <w:delText xml:space="preserve">Part 1.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Let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\mathcal{H}$</w:delText>
        </w:r>
      </w:del>
      <w:del w:id="728" w:author="PR Preview" w:date="2026-01-01T00:00:00Z">
        <w:r>
          <w:delText xml:space="preserve">.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By</w:delText>
        </w:r>
      </w:del>
      <w:del w:id="731" w:author="PR Preview" w:date="2026-01-01T00:00:00Z">
        <w:r>
          <w:delText xml:space="preserve"> </w:delText>
        </w:r>
      </w:del>
      <w:hyperlink w:anchor="thm-hyperplane-subspace">
        <w:del w:id="732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part 3,</w:delText>
        </w:r>
      </w:del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delText>
        </w:r>
      </w:del>
      <w:del w:id="737" w:author="PR Preview" w:date="2026-01-01T00:00:00Z">
        <w:r>
          <w:delText xml:space="preserve">,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so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delText>
        </w:r>
      </w:del>
      <w:del w:id="742" w:author="PR Preview" w:date="2026-01-01T00:00:00Z">
        <w:r>
          <w:delText xml:space="preserve">.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Conversely, fix any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$\mathord{\smash[b]{\underset{\raise.3ex\hbox{$\scriptstyle\sim$}}{x}}\vphantom{x}}_0 \in \mathcal{H}$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(it exists by</w:delText>
        </w:r>
      </w:del>
      <w:del w:id="749" w:author="PR Preview" w:date="2026-01-01T00:00:00Z">
        <w:r>
          <w:delText xml:space="preserve"> </w:delText>
        </w:r>
      </w:del>
      <w:hyperlink w:anchor="thm-hyperplane-subspace">
        <w:del w:id="750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part 2).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For any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$\mathord{\smash[b]{\underset{\raise.3ex\hbox{$\scriptstyle\sim$}}{s}}\vphantom{s}} \in \mathcal{H}_0$</w:delText>
        </w:r>
      </w:del>
      <w:del w:id="757" w:author="PR Preview" w:date="2026-01-01T00:00:00Z">
        <w:r>
          <w:delText xml:space="preserve">, the point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$\mathord{\smash[b]{\underset{\raise.3ex\hbox{$\scriptstyle\sim$}}{x}}\vphantom{x}}_0 + \mathord{\smash[b]{\underset{\raise.3ex\hbox{$\scriptstyle\sim$}}{s}}\vphantom{s}}$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is in</w:delText>
        </w:r>
      </w:del>
      <w:del w:id="76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by the same part,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and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delText>
        </w:r>
      </w:del>
      <w:del w:id="769" w:author="PR Preview" w:date="2026-01-01T00:00:00Z">
        <w:r>
          <w:delText xml:space="preserve">.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So</w:delText>
        </w:r>
      </w:del>
      <w:del w:id="77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773" w:author="PR Preview" w:date="2026-01-01T00:00:00Z">
        <w:r>
          <w:delText xml:space="preserve">, which has dimension</w:delText>
        </w:r>
      </w:del>
      <w:del w:id="77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by</w:delText>
        </w:r>
      </w:del>
      <w:del w:id="777" w:author="PR Preview" w:date="2026-01-01T00:00:00Z">
        <w:r>
          <w:delText xml:space="preserve"> </w:delText>
        </w:r>
      </w:del>
      <w:hyperlink w:anchor="thm-hyperplane-subspace">
        <w:del w:id="778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part 1.</w:delText>
        </w:r>
      </w:del>
    </w:p>
    <w:p>
      <w:pPr>
        <w:pStyle w:val="BodyText"/>
      </w:pPr>
      <w:ins w:id="781" w:author="PR Preview" w:date="2026-01-01T00:00:00Z">
        <w:r>
          <w:rPr>
            <w:i/>
            <w:iCs/>
          </w:rPr>
          <w:t xml:space="preserve">Proof</w:t>
        </w:r>
      </w:ins>
      <w:ins w:id="782" w:author="PR Preview" w:date="2026-01-01T00:00:00Z">
        <w:r>
          <w:t xml:space="preserve">. </w:t>
        </w:r>
      </w:ins>
      <w:ins w:id="783" w:author="PR Preview" w:date="2026-01-01T00:00:00Z">
        <w:r>
          <w:rPr>
            <w:b/>
            <w:bCs/>
          </w:rPr>
          <w:t xml:space="preserve">Part 1.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Let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\mathcal{H}$</w:t>
        </w:r>
      </w:ins>
      <w:ins w:id="788" w:author="PR Preview" w:date="2026-01-01T00:00:00Z">
        <w:r>
          <w:t xml:space="preserve">.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By</w:t>
        </w:r>
      </w:ins>
      <w:ins w:id="791" w:author="PR Preview" w:date="2026-01-01T00:00:00Z">
        <w:r>
          <w:t xml:space="preserve"> </w:t>
        </w:r>
      </w:ins>
      <w:hyperlink w:anchor="thm-hyperplane-subspace">
        <w:ins w:id="792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part 3,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  </w:r>
      </w:ins>
      <w:ins w:id="797" w:author="PR Preview" w:date="2026-01-01T00:00:00Z">
        <w:r>
          <w:t xml:space="preserve">,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so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  </w:r>
      </w:ins>
      <w:ins w:id="802" w:author="PR Preview" w:date="2026-01-01T00:00:00Z">
        <w:r>
          <w:t xml:space="preserve">.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Conversely, fix any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$\mathord{\smash[b]{\underset{\raise.3ex\hbox{$\scriptstyle\sim$}}{x}}\vphantom{x}}_0 \in \mathcal{H}$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(it exists by</w:t>
        </w:r>
      </w:ins>
      <w:ins w:id="809" w:author="PR Preview" w:date="2026-01-01T00:00:00Z">
        <w:r>
          <w:t xml:space="preserve"> </w:t>
        </w:r>
      </w:ins>
      <w:hyperlink w:anchor="thm-hyperplane-subspace">
        <w:ins w:id="81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part 2).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For any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$\mathord{\smash[b]{\underset{\raise.3ex\hbox{$\scriptstyle\sim$}}{s}}\vphantom{s}} \in \mathcal{H}_0$</w:t>
        </w:r>
      </w:ins>
      <w:ins w:id="817" w:author="PR Preview" w:date="2026-01-01T00:00:00Z">
        <w:r>
          <w:t xml:space="preserve">, the point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$\mathord{\smash[b]{\underset{\raise.3ex\hbox{$\scriptstyle\sim$}}{x}}\vphantom{x}}_0 + \mathord{\smash[b]{\underset{\raise.3ex\hbox{$\scriptstyle\sim$}}{s}}\vphantom{s}}$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is in</w:t>
        </w:r>
      </w:ins>
      <w:ins w:id="8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by the same part,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and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  </w:r>
      </w:ins>
      <w:ins w:id="829" w:author="PR Preview" w:date="2026-01-01T00:00:00Z">
        <w:r>
          <w:t xml:space="preserve">.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So</w:t>
        </w:r>
      </w:ins>
      <w:ins w:id="83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833" w:author="PR Preview" w:date="2026-01-01T00:00:00Z">
        <w:r>
          <w:t xml:space="preserve">, which has dimension</w:t>
        </w:r>
      </w:ins>
      <w:ins w:id="83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by</w:t>
        </w:r>
      </w:ins>
      <w:ins w:id="837" w:author="PR Preview" w:date="2026-01-01T00:00:00Z">
        <w:r>
          <w:t xml:space="preserve"> </w:t>
        </w:r>
      </w:ins>
      <w:hyperlink w:anchor="thm-hyperplane-subspace">
        <w:ins w:id="838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part 1.</w:t>
        </w:r>
      </w:ins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del w:id="841" w:author="PR Preview" w:date="2026-01-01T00:00:00Z">
        <w:r>
          <w:rPr>
            <w:b/>
            <w:bCs/>
          </w:rPr>
          <w:delText xml:space="preserve">Example 21 (Two iris species on either side of a line)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The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rPr>
            <w:rStyle w:val="VerbatimChar"/>
          </w:rPr>
          <w:delText xml:space="preserve">iris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data set in R has the petal length and petal width, in centimeters, of 150 irises.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Take the 100 flowers of the species versicolor and virginica,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and let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$\mathord{\smash[b]{\underset{\raise.3ex\hbox{$\scriptstyle\sim$}}{x}}\vphantom{x}}= (x_1, x_2)$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be the petal length and petal width of one flower.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A logistic regression of the species on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$\mathord{\smash[b]{\underset{\raise.3ex\hbox{$\scriptstyle\sim$}}{x}}\vphantom{x}}$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gives a coefficient vector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$\mathord{\smash[b]{\underset{\raise.3ex\hbox{$\scriptstyle\sim$}}{w}}\vphantom{w}}$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and an intercept</w:delText>
        </w:r>
      </w:del>
      <w:del w:id="866" w:author="PR Preview" w:date="2026-01-01T00:00:00Z">
        <w:r>
          <w:delText xml:space="preserve"> </w:delText>
        </w:r>
      </w:del>
      <m:oMath>
        <m:r>
          <m:t>b</m:t>
        </m:r>
      </m:oMath>
      <w:del w:id="867" w:author="PR Preview" w:date="2026-01-01T00:00:00Z">
        <w:r>
          <w:delText xml:space="preserve">.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The line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$\mathord{\smash[b]{\underset{\raise.3ex\hbox{$\scriptstyle\sim$}}{w}}\vphantom{w}} \cdot \mathord{\smash[b]{\underset{\raise.3ex\hbox{$\scriptstyle\sim$}}{x}}\vphantom{x}} + b = 0$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is a hyperplane in</w:delText>
        </w:r>
      </w:del>
      <w:del w:id="87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(</w:delText>
        </w:r>
      </w:del>
      <w:hyperlink r:id="rId81">
        <w:del w:id="877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878" w:author="PR Preview" w:date="2026-01-01T00:00:00Z">
        <w:r>
          <w:delText xml:space="preserve">),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and the two species mostly fall in its two open half-spaces (</w:delText>
        </w:r>
      </w:del>
      <w:hyperlink w:anchor="def-half-space">
        <w:del w:id="881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882" w:author="PR Preview" w:date="2026-01-01T00:00:00Z">
        <w:r>
          <w:delText xml:space="preserve">).</w:delText>
        </w:r>
      </w:del>
      <w:del w:id="883" w:author="PR Preview" w:date="2026-01-01T00:00:00Z">
        <w:r>
          <w:delText xml:space="preserve"> </w:delText>
        </w:r>
      </w:del>
      <w:hyperlink w:anchor="fig-half-space-iris">
        <w:del w:id="884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shows the line and the flowers.</w:delText>
        </w:r>
      </w:del>
    </w:p>
    <w:p>
      <w:pPr>
        <w:pStyle w:val="BodyText"/>
      </w:pPr>
      <w:ins w:id="887" w:author="PR Preview" w:date="2026-01-01T00:00:00Z">
        <w:r>
          <w:rPr>
            <w:b/>
            <w:bCs/>
          </w:rPr>
          <w:t xml:space="preserve">Example 23 (Two iris species on either side of a line)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The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rPr>
            <w:rStyle w:val="VerbatimChar"/>
          </w:rPr>
          <w:t xml:space="preserve">iris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data set in R has the petal length and petal width, in centimeters, of 150 irises.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Take the 100 flowers of the species versicolor and virginica,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and let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$\mathord{\smash[b]{\underset{\raise.3ex\hbox{$\scriptstyle\sim$}}{x}}\vphantom{x}}= (x_1, x_2)$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be the petal length and petal width of one flower.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 logistic regression of the species on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$\mathord{\smash[b]{\underset{\raise.3ex\hbox{$\scriptstyle\sim$}}{x}}\vphantom{x}}$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gives a coefficient vector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$\mathord{\smash[b]{\underset{\raise.3ex\hbox{$\scriptstyle\sim$}}{w}}\vphantom{w}}$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and an intercept</w:t>
        </w:r>
      </w:ins>
      <w:ins w:id="912" w:author="PR Preview" w:date="2026-01-01T00:00:00Z">
        <w:r>
          <w:t xml:space="preserve"> </w:t>
        </w:r>
      </w:ins>
      <m:oMath>
        <m:r>
          <m:t>b</m:t>
        </m:r>
      </m:oMath>
      <w:ins w:id="913" w:author="PR Preview" w:date="2026-01-01T00:00:00Z">
        <w:r>
          <w:t xml:space="preserve">.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The line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 = 0$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is a hyperplane in</w:t>
        </w:r>
      </w:ins>
      <w:ins w:id="92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(</w:t>
        </w:r>
      </w:ins>
      <w:hyperlink r:id="rId81">
        <w:ins w:id="923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924" w:author="PR Preview" w:date="2026-01-01T00:00:00Z">
        <w:r>
          <w:t xml:space="preserve">),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and the two species mostly fall in its two open half-spaces (</w:t>
        </w:r>
      </w:ins>
      <w:hyperlink w:anchor="def-half-space">
        <w:ins w:id="927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928" w:author="PR Preview" w:date="2026-01-01T00:00:00Z">
        <w:r>
          <w:t xml:space="preserve">).</w:t>
        </w:r>
      </w:ins>
      <w:ins w:id="929" w:author="PR Preview" w:date="2026-01-01T00:00:00Z">
        <w:r>
          <w:t xml:space="preserve"> </w:t>
        </w:r>
      </w:ins>
      <w:hyperlink w:anchor="fig-half-space-iris">
        <w:ins w:id="930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shows the line and the flowers.</w:t>
        </w:r>
      </w:ins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del w:id="933" w:author="PR Preview" w:date="2026-01-01T00:00:00Z">
        <w:r>
          <w:delText xml:space="preserve">The vector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$\mathord{\smash[b]{\underset{\raise.3ex\hbox{$\scriptstyle\sim$}}{w}}\vphantom{w}}$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points toward the virginica side,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so the positive half-space</w:delText>
        </w:r>
      </w:del>
      <w:del w:id="940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holds</w:delText>
        </w:r>
      </w:del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50 of the 100 flowers,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and 47 of them are virginica.</w:delText>
        </w:r>
      </w:del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The line is a set of dimension</w:delText>
        </w:r>
      </w:del>
      <w:del w:id="94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del w:id="950" w:author="PR Preview" w:date="2026-01-01T00:00:00Z">
        <w:r>
          <w:delText xml:space="preserve">,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and each side is a region of the plane of dimension</w:delText>
        </w:r>
      </w:del>
      <w:del w:id="95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(</w:delText>
        </w:r>
      </w:del>
      <w:hyperlink w:anchor="thm-half-space-dimension">
        <w:del w:id="956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957" w:author="PR Preview" w:date="2026-01-01T00:00:00Z">
        <w:r>
          <w:delText xml:space="preserve">).</w:delText>
        </w:r>
      </w:del>
    </w:p>
    <w:p>
      <w:pPr>
        <w:pStyle w:val="BodyText"/>
      </w:pPr>
      <w:del w:id="958" w:author="PR Preview" w:date="2026-01-01T00:00:00Z">
        <w:r>
          <w:rPr>
            <w:b/>
            <w:bCs/>
          </w:rPr>
          <w:delText xml:space="preserve">Exercise 1 (Which side of the plane?)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Let</w:delText>
        </w:r>
      </w:del>
      <w:del w:id="96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be the plane in</w:delText>
        </w:r>
      </w:del>
      <w:del w:id="96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with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$\mathord{\smash[b]{\underset{\raise.3ex\hbox{$\scriptstyle\sim$}}{w}}\vphantom{w}} = (1, 1, 1)$</w:delText>
        </w:r>
      </w:del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and</w:delText>
        </w:r>
      </w:del>
      <w:del w:id="97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(</w:delText>
        </w:r>
      </w:del>
      <w:hyperlink w:anchor="exm-hyperplane-subspace">
        <w:del w:id="974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975" w:author="PR Preview" w:date="2026-01-01T00:00:00Z">
        <w:r>
          <w:delText xml:space="preserve">).</w:delText>
        </w:r>
      </w:del>
    </w:p>
    <w:p>
      <w:pPr>
        <w:pStyle w:val="FirstParagraph"/>
      </w:pPr>
      <w:ins w:id="976" w:author="PR Preview" w:date="2026-01-01T00:00:00Z">
        <w:r>
          <w:t xml:space="preserve">The vector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$\mathord{\smash[b]{\underset{\raise.3ex\hbox{$\scriptstyle\sim$}}{w}}\vphantom{w}}$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points toward the virginica side,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so the positive half-space</w:t>
        </w:r>
      </w:ins>
      <w:ins w:id="983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holds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50 of the 100 flowers,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and 47 of them are virginica.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The line is a set of dimension</w:t>
        </w:r>
      </w:ins>
      <w:ins w:id="99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993" w:author="PR Preview" w:date="2026-01-01T00:00:00Z">
        <w:r>
          <w:t xml:space="preserve">,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and each side is a region of the plane of dimension</w:t>
        </w:r>
      </w:ins>
      <w:ins w:id="99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(</w:t>
        </w:r>
      </w:ins>
      <w:hyperlink w:anchor="thm-half-space-dimension">
        <w:ins w:id="999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000" w:author="PR Preview" w:date="2026-01-01T00:00:00Z">
        <w:r>
          <w:t xml:space="preserve">).</w:t>
        </w:r>
      </w:ins>
    </w:p>
    <w:bookmarkEnd w:id="100"/>
    <w:bookmarkStart w:id="101" w:name="exr-half-space-sides"/>
    <w:p>
      <w:pPr>
        <w:pStyle w:val="BodyText"/>
      </w:pPr>
      <w:ins w:id="1001" w:author="PR Preview" w:date="2026-01-01T00:00:00Z">
        <w:r>
          <w:rPr>
            <w:b/>
            <w:bCs/>
          </w:rPr>
          <w:t xml:space="preserve">Exercise 1 (Which side of the plane?)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Let</w:t>
        </w:r>
      </w:ins>
      <w:ins w:id="100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be the plane in</w:t>
        </w:r>
      </w:ins>
      <w:ins w:id="100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with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$\mathord{\smash[b]{\underset{\raise.3ex\hbox{$\scriptstyle\sim$}}{w}}\vphantom{w}} = (1, 1, 1)$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and</w:t>
        </w:r>
      </w:ins>
      <w:ins w:id="101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(</w:t>
        </w:r>
      </w:ins>
      <w:hyperlink w:anchor="exm-hyperplane-subspace">
        <w:ins w:id="1017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101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del w:id="1019" w:author="PR Preview" w:date="2026-01-01T00:00:00Z">
        <w:r>
          <w:delText xml:space="preserve">State the dimension of</w:delText>
        </w:r>
      </w:del>
      <w:del w:id="1020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and of</w:delText>
        </w:r>
      </w:del>
      <w:del w:id="102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(</w:delText>
        </w:r>
      </w:del>
      <w:hyperlink w:anchor="thm-half-space-dimension">
        <w:del w:id="1026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027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8"/>
        </w:numPr>
      </w:pPr>
      <w:ins w:id="1028" w:author="PR Preview" w:date="2026-01-01T00:00:00Z">
        <w:r>
          <w:t xml:space="preserve">State the dimension of</w:t>
        </w:r>
      </w:ins>
      <w:ins w:id="102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and of</w:t>
        </w:r>
      </w:ins>
      <w:ins w:id="103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(</w:t>
        </w:r>
      </w:ins>
      <w:hyperlink w:anchor="thm-half-space-dimension">
        <w:ins w:id="1035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036" w:author="PR Preview" w:date="2026-01-01T00:00:00Z">
        <w:r>
          <w:t xml:space="preserve">).</w:t>
        </w:r>
      </w:ins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del w:id="1037" w:author="PR Preview" w:date="2026-01-01T00:00:00Z">
        <w:r>
          <w:rPr>
            <w:b/>
            <w:bCs/>
          </w:rPr>
          <w:delText xml:space="preserve">Example 22 (A rank factorization of a rank-one matrix)</w:delText>
        </w:r>
      </w:del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The matrix</w:delText>
        </w:r>
      </w:del>
      <w:del w:id="10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in</w:delText>
        </w:r>
      </w:del>
      <w:del w:id="1043" w:author="PR Preview" w:date="2026-01-01T00:00:00Z">
        <w:r>
          <w:delText xml:space="preserve"> </w:delText>
        </w:r>
      </w:del>
      <w:hyperlink w:anchor="exm-column-space">
        <w:del w:id="1044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has rank</w:delText>
        </w:r>
      </w:del>
      <w:del w:id="1047" w:author="PR Preview" w:date="2026-01-01T00:00:00Z">
        <w:r>
          <w:delText xml:space="preserve"> </w:delText>
        </w:r>
      </w:del>
      <m:oMath>
        <m:r>
          <m:t>1</m:t>
        </m:r>
      </m:oMath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(</w:delText>
        </w:r>
      </w:del>
      <w:hyperlink w:anchor="exm-rank-dim">
        <w:del w:id="1050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051" w:author="PR Preview" w:date="2026-01-01T00:00:00Z">
        <w:r>
          <w:delText xml:space="preserve">), and</w:delText>
        </w:r>
      </w:del>
    </w:p>
    <w:p>
      <w:pPr>
        <w:pStyle w:val="FirstParagraph"/>
      </w:pPr>
      <w:ins w:id="1052" w:author="PR Preview" w:date="2026-01-01T00:00:00Z">
        <w:r>
          <w:rPr>
            <w:b/>
            <w:bCs/>
          </w:rPr>
          <w:t xml:space="preserve">Example 24 (A rank factorization of a rank-one matrix)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The matrix</w:t>
        </w:r>
      </w:ins>
      <w:ins w:id="10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in</w:t>
        </w:r>
      </w:ins>
      <w:ins w:id="1058" w:author="PR Preview" w:date="2026-01-01T00:00:00Z">
        <w:r>
          <w:t xml:space="preserve"> </w:t>
        </w:r>
      </w:ins>
      <w:hyperlink w:anchor="exm-column-space">
        <w:ins w:id="105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has rank</w:t>
        </w:r>
      </w:ins>
      <w:ins w:id="1062" w:author="PR Preview" w:date="2026-01-01T00:00:00Z">
        <w:r>
          <w:t xml:space="preserve"> </w:t>
        </w:r>
      </w:ins>
      <m:oMath>
        <m:r>
          <m:t>1</m:t>
        </m:r>
      </m:oMath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(</w:t>
        </w:r>
      </w:ins>
      <w:hyperlink w:anchor="exm-rank-dim">
        <w:ins w:id="1065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066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del w:id="1067" w:author="PR Preview" w:date="2026-01-01T00:00:00Z">
        <w:r>
          <w:rPr>
            <w:b/>
            <w:bCs/>
          </w:rPr>
          <w:delText xml:space="preserve">Theorem 14 (Every nonzero matrix has a rank factorization)</w:delText>
        </w:r>
      </w:del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Every</w:delText>
        </w:r>
      </w:del>
      <w:del w:id="107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matrix</w:delText>
        </w:r>
      </w:del>
      <w:del w:id="107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with</w:delText>
        </w:r>
      </w:del>
      <w:del w:id="1076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has a rank factorization (</w:delText>
        </w:r>
      </w:del>
      <w:hyperlink w:anchor="def-rank-factorization">
        <w:del w:id="1079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080" w:author="PR Preview" w:date="2026-01-01T00:00:00Z">
        <w:r>
          <w:delText xml:space="preserve">).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One is given by taking the columns of</w:delText>
        </w:r>
      </w:del>
      <w:del w:id="1083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to be any basis of</w:delText>
        </w:r>
      </w:del>
      <w:del w:id="108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087" w:author="PR Preview" w:date="2026-01-01T00:00:00Z">
        <w:r>
          <w:delText xml:space="preserve">.</w:delText>
        </w:r>
      </w:del>
    </w:p>
    <w:p>
      <w:pPr>
        <w:pStyle w:val="BodyText"/>
      </w:pPr>
      <w:ins w:id="1088" w:author="PR Preview" w:date="2026-01-01T00:00:00Z">
        <w:r>
          <w:rPr>
            <w:b/>
            <w:bCs/>
          </w:rPr>
          <w:t xml:space="preserve">Theorem 15 (Every nonzero matrix has a rank factorization)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Every</w:t>
        </w:r>
      </w:ins>
      <w:ins w:id="109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matrix</w:t>
        </w:r>
      </w:ins>
      <w:ins w:id="10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with</w:t>
        </w:r>
      </w:ins>
      <w:ins w:id="109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has a rank factorization (</w:t>
        </w:r>
      </w:ins>
      <w:hyperlink w:anchor="def-rank-factorization">
        <w:ins w:id="110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101" w:author="PR Preview" w:date="2026-01-01T00:00:00Z">
        <w:r>
          <w:t xml:space="preserve">).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One is given by taking the columns of</w:t>
        </w:r>
      </w:ins>
      <w:ins w:id="1104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to be any basis of</w:t>
        </w:r>
      </w:ins>
      <w:ins w:id="110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108" w:author="PR Preview" w:date="2026-01-01T00:00:00Z">
        <w:r>
          <w:t xml:space="preserve">.</w:t>
        </w:r>
      </w:ins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del w:id="1109" w:author="PR Preview" w:date="2026-01-01T00:00:00Z">
        <w:r>
          <w:rPr>
            <w:b/>
            <w:bCs/>
          </w:rPr>
          <w:delText xml:space="preserve">Example 23 (Building a rank factorization from a basis)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For</w:delText>
        </w:r>
      </w:del>
      <w:del w:id="111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in</w:delText>
        </w:r>
      </w:del>
      <w:del w:id="1115" w:author="PR Preview" w:date="2026-01-01T00:00:00Z">
        <w:r>
          <w:delText xml:space="preserve"> </w:delText>
        </w:r>
      </w:del>
      <w:hyperlink w:anchor="exm-column-space">
        <w:del w:id="1116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117" w:author="PR Preview" w:date="2026-01-01T00:00:00Z">
        <w:r>
          <w:delText xml:space="preserve">,</w:delText>
        </w:r>
      </w:del>
      <w:del w:id="11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spans</w:delText>
        </w:r>
      </w:del>
      <w:del w:id="11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(</w:delText>
        </w:r>
      </w:del>
      <w:hyperlink w:anchor="exm-column-space-span">
        <w:del w:id="1124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1125" w:author="PR Preview" w:date="2026-01-01T00:00:00Z">
        <w:r>
          <w:delText xml:space="preserve">),</w:delText>
        </w:r>
      </w:del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and it is linearly independent because it is nonzero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(</w:delText>
        </w:r>
      </w:del>
      <w:del w:id="1130" w:author="PR Preview" w:date="2026-01-01T00:00:00Z">
        <w:r>
          <w:delText xml:space="preserve">$c\,(1, 3) = \mathord{\smash[b]{\underset{\raise.3ex\hbox{$\scriptstyle\sim$}}{0}}\vphantom{0}}_2$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forces</w:delText>
        </w:r>
      </w:del>
      <w:del w:id="113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1134" w:author="PR Preview" w:date="2026-01-01T00:00:00Z">
        <w:r>
          <w:delText xml:space="preserve">),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so it is a basis of</w:delText>
        </w:r>
      </w:del>
      <w:del w:id="113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138" w:author="PR Preview" w:date="2026-01-01T00:00:00Z">
        <w:r>
          <w:delText xml:space="preserve">.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The columns of</w:delText>
        </w:r>
      </w:del>
      <w:del w:id="114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are</w:delText>
        </w:r>
      </w:del>
      <w:del w:id="11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145" w:author="PR Preview" w:date="2026-01-01T00:00:00Z">
        <w:r>
          <w:delText xml:space="preserve">,</w:delText>
        </w:r>
      </w:del>
      <w:del w:id="11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and</w:delText>
        </w:r>
      </w:del>
      <w:del w:id="11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150" w:author="PR Preview" w:date="2026-01-01T00:00:00Z">
        <w:r>
          <w:delText xml:space="preserve">,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so the construction in</w:delText>
        </w:r>
      </w:del>
      <w:del w:id="1153" w:author="PR Preview" w:date="2026-01-01T00:00:00Z">
        <w:r>
          <w:delText xml:space="preserve"> </w:delText>
        </w:r>
      </w:del>
      <w:hyperlink w:anchor="thm-rank-factorization">
        <w:del w:id="1154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gives</w:delText>
        </w:r>
      </w:del>
      <w:del w:id="1157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and</w:delText>
        </w:r>
      </w:del>
      <w:del w:id="1160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1161" w:author="PR Preview" w:date="2026-01-01T00:00:00Z">
        <w:r>
          <w:delText xml:space="preserve">,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the factorization in</w:delText>
        </w:r>
      </w:del>
      <w:del w:id="1164" w:author="PR Preview" w:date="2026-01-01T00:00:00Z">
        <w:r>
          <w:delText xml:space="preserve"> </w:delText>
        </w:r>
      </w:del>
      <w:hyperlink w:anchor="exm-rank-factorization">
        <w:del w:id="1165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1166" w:author="PR Preview" w:date="2026-01-01T00:00:00Z">
        <w:r>
          <w:delText xml:space="preserve">.</w:delText>
        </w:r>
      </w:del>
    </w:p>
    <w:p>
      <w:pPr>
        <w:pStyle w:val="BodyText"/>
      </w:pPr>
      <w:ins w:id="1167" w:author="PR Preview" w:date="2026-01-01T00:00:00Z">
        <w:r>
          <w:rPr>
            <w:b/>
            <w:bCs/>
          </w:rPr>
          <w:t xml:space="preserve">Example 25 (Building a rank factorization from a basis)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For</w:t>
        </w:r>
      </w:ins>
      <w:ins w:id="11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in</w:t>
        </w:r>
      </w:ins>
      <w:ins w:id="1173" w:author="PR Preview" w:date="2026-01-01T00:00:00Z">
        <w:r>
          <w:t xml:space="preserve"> </w:t>
        </w:r>
      </w:ins>
      <w:hyperlink w:anchor="exm-column-space">
        <w:ins w:id="117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175" w:author="PR Preview" w:date="2026-01-01T00:00:00Z">
        <w:r>
          <w:t xml:space="preserve">,</w:t>
        </w:r>
      </w:ins>
      <w:ins w:id="11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spans</w:t>
        </w:r>
      </w:ins>
      <w:ins w:id="117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(</w:t>
        </w:r>
      </w:ins>
      <w:hyperlink w:anchor="exm-column-space-span">
        <w:ins w:id="1182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183" w:author="PR Preview" w:date="2026-01-01T00:00:00Z">
        <w:r>
          <w:t xml:space="preserve">),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and it is linearly independent because it is nonzero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(</w:t>
        </w:r>
      </w:ins>
      <w:ins w:id="1188" w:author="PR Preview" w:date="2026-01-01T00:00:00Z">
        <w:r>
          <w:t xml:space="preserve">$c\,(1, 3) = \mathord{\smash[b]{\underset{\raise.3ex\hbox{$\scriptstyle\sim$}}{0}}\vphantom{0}}_2$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forces</w:t>
        </w:r>
      </w:ins>
      <w:ins w:id="119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192" w:author="PR Preview" w:date="2026-01-01T00:00:00Z">
        <w:r>
          <w:t xml:space="preserve">),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so it is a basis of</w:t>
        </w:r>
      </w:ins>
      <w:ins w:id="119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196" w:author="PR Preview" w:date="2026-01-01T00:00:00Z">
        <w:r>
          <w:t xml:space="preserve">.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The columns of</w:t>
        </w:r>
      </w:ins>
      <w:ins w:id="119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are</w:t>
        </w:r>
      </w:ins>
      <w:ins w:id="12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203" w:author="PR Preview" w:date="2026-01-01T00:00:00Z">
        <w:r>
          <w:t xml:space="preserve">,</w:t>
        </w:r>
      </w:ins>
      <w:ins w:id="12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and</w:t>
        </w:r>
      </w:ins>
      <w:ins w:id="12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208" w:author="PR Preview" w:date="2026-01-01T00:00:00Z">
        <w:r>
          <w:t xml:space="preserve">,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so the construction in</w:t>
        </w:r>
      </w:ins>
      <w:ins w:id="1211" w:author="PR Preview" w:date="2026-01-01T00:00:00Z">
        <w:r>
          <w:t xml:space="preserve"> </w:t>
        </w:r>
      </w:ins>
      <w:hyperlink w:anchor="thm-rank-factorization">
        <w:ins w:id="1212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gives</w:t>
        </w:r>
      </w:ins>
      <w:ins w:id="1215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and</w:t>
        </w:r>
      </w:ins>
      <w:ins w:id="1218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1219" w:author="PR Preview" w:date="2026-01-01T00:00:00Z">
        <w:r>
          <w:t xml:space="preserve">,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the factorization in</w:t>
        </w:r>
      </w:ins>
      <w:ins w:id="1222" w:author="PR Preview" w:date="2026-01-01T00:00:00Z">
        <w:r>
          <w:t xml:space="preserve"> </w:t>
        </w:r>
      </w:ins>
      <w:hyperlink w:anchor="exm-rank-factorization">
        <w:ins w:id="1223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224" w:author="PR Preview" w:date="2026-01-01T00:00:00Z">
        <w:r>
          <w:t xml:space="preserve">.</w:t>
        </w:r>
      </w:ins>
    </w:p>
    <w:bookmarkEnd w:id="106"/>
    <w:bookmarkStart w:id="109" w:name="refs"/>
    <w:bookmarkStart w:id="108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07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07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2026-10-17T18:27:59Z</dcterms:created>
  <dcterms:modified xsi:type="dcterms:W3CDTF">2026-10-17T18:27:59Z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