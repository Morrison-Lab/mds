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06" w:name="X93a3d4ef5e06a67ae6b891e46b41b74b3674f55"/>
    <w:p>
      <w:pPr>
        <w:pStyle w:val="Heading2"/>
      </w:pPr>
      <w:del w:id="3" w:author="PR Preview" w:date="2026-01-01T00:00:00Z">
        <w:r>
          <w:delText xml:space="preserve">6 Notational shorthands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21 (Lower limit of a sum or integral)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In a</w:delText>
        </w:r>
      </w:del>
      <w:del w:id="7" w:author="PR Preview" w:date="2026-01-01T00:00:00Z">
        <w:r>
          <w:delText xml:space="preserve"> </w:delText>
        </w:r>
      </w:del>
      <w:hyperlink r:id="rId17">
        <w:del w:id="8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lower limit</w:delText>
        </w:r>
      </w:del>
      <w:del w:id="15" w:author="PR Preview" w:date="2026-01-01T00:00:00Z">
        <w:r>
          <w:delText xml:space="preserve"> </w:delText>
        </w:r>
      </w:del>
      <m:oMath>
        <m:r>
          <m:t>m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 first value of the index</w:delText>
        </w:r>
      </w:del>
      <w:del w:id="18" w:author="PR Preview" w:date="2026-01-01T00:00:00Z">
        <w:r>
          <w:delText xml:space="preserve"> </w:delText>
        </w:r>
      </w:del>
      <m:oMath>
        <m:r>
          <m:t>i</m:t>
        </m:r>
      </m:oMath>
      <w:del w:id="19" w:author="PR Preview" w:date="2026-01-01T00:00:00Z">
        <w:r>
          <w:delText xml:space="preserve">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In an</w:delText>
        </w:r>
      </w:del>
      <w:del w:id="22" w:author="PR Preview" w:date="2026-01-01T00:00:00Z">
        <w:r>
          <w:delText xml:space="preserve"> </w:delText>
        </w:r>
      </w:del>
      <w:hyperlink r:id="rId21">
        <w:del w:id="23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24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rPr>
            <w:b/>
            <w:bCs/>
          </w:rPr>
          <w:delText xml:space="preserve">lower limit</w:delText>
        </w:r>
      </w:del>
      <w:del w:id="30" w:author="PR Preview" w:date="2026-01-01T00:00:00Z">
        <w:r>
          <w:delText xml:space="preserve"> </w:delText>
        </w:r>
      </w:del>
      <m:oMath>
        <m:r>
          <m:t>a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 the left end of the interval of integration.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In both, the lower limit is written below the symbol.</w:delText>
        </w:r>
      </w:del>
    </w:p>
    <w:p>
      <w:pPr>
        <w:pStyle w:val="BodyText"/>
      </w:pPr>
      <w:del w:id="35" w:author="PR Preview" w:date="2026-01-01T00:00:00Z">
        <w:r>
          <w:rPr>
            <w:b/>
            <w:bCs/>
          </w:rPr>
          <w:delText xml:space="preserve">Definition 22 (Upper limit of a sum or integral)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In a</w:delText>
        </w:r>
      </w:del>
      <w:del w:id="38" w:author="PR Preview" w:date="2026-01-01T00:00:00Z">
        <w:r>
          <w:delText xml:space="preserve"> </w:delText>
        </w:r>
      </w:del>
      <w:hyperlink r:id="rId17">
        <w:del w:id="39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4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the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b/>
            <w:bCs/>
          </w:rPr>
          <w:delText xml:space="preserve">upper limit</w:delText>
        </w:r>
      </w:del>
      <w:del w:id="46" w:author="PR Preview" w:date="2026-01-01T00:00:00Z">
        <w:r>
          <w:delText xml:space="preserve"> </w:delText>
        </w:r>
      </w:del>
      <m:oMath>
        <m:r>
          <m:t>n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is the last value of the index</w:delText>
        </w:r>
      </w:del>
      <w:del w:id="49" w:author="PR Preview" w:date="2026-01-01T00:00:00Z">
        <w:r>
          <w:delText xml:space="preserve"> </w:delText>
        </w:r>
      </w:del>
      <m:oMath>
        <m:r>
          <m:t>i</m:t>
        </m:r>
      </m:oMath>
      <w:del w:id="50" w:author="PR Preview" w:date="2026-01-01T00:00:00Z">
        <w:r>
          <w:delText xml:space="preserve">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In an</w:delText>
        </w:r>
      </w:del>
      <w:del w:id="53" w:author="PR Preview" w:date="2026-01-01T00:00:00Z">
        <w:r>
          <w:delText xml:space="preserve"> </w:delText>
        </w:r>
      </w:del>
      <w:hyperlink r:id="rId21">
        <w:del w:id="54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55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56" w:author="PR Preview" w:date="2026-01-01T00:00:00Z">
        <w:r>
          <w:delText xml:space="preserve">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the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rPr>
            <w:b/>
            <w:bCs/>
          </w:rPr>
          <w:delText xml:space="preserve">upper limit</w:delText>
        </w:r>
      </w:del>
      <w:del w:id="61" w:author="PR Preview" w:date="2026-01-01T00:00:00Z">
        <w:r>
          <w:delText xml:space="preserve"> </w:delText>
        </w:r>
      </w:del>
      <m:oMath>
        <m:r>
          <m:t>b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is the right end of the interval of integration.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In both, the upper limit is written above the symbol.</w:delText>
        </w:r>
      </w:del>
    </w:p>
    <w:p>
      <w:pPr>
        <w:pStyle w:val="BodyText"/>
      </w:pPr>
      <w:del w:id="66" w:author="PR Preview" w:date="2026-01-01T00:00:00Z">
        <w:r>
          <w:rPr>
            <w:b/>
            <w:bCs/>
          </w:rPr>
          <w:delText xml:space="preserve">Definition 23 (Limits of integration)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In an</w:delText>
        </w:r>
      </w:del>
      <w:del w:id="69" w:author="PR Preview" w:date="2026-01-01T00:00:00Z">
        <w:r>
          <w:delText xml:space="preserve"> </w:delText>
        </w:r>
      </w:del>
      <w:hyperlink r:id="rId21">
        <w:del w:id="70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71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 lower limit (</w:delText>
        </w:r>
      </w:del>
      <w:hyperlink w:anchor="def-lower-upper-limits">
        <w:del w:id="75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76" w:author="PR Preview" w:date="2026-01-01T00:00:00Z">
        <w:r>
          <w:delText xml:space="preserve">)</w:delText>
        </w:r>
      </w:del>
      <w:del w:id="77" w:author="PR Preview" w:date="2026-01-01T00:00:00Z">
        <w:r>
          <w:delText xml:space="preserve"> </w:delText>
        </w:r>
      </w:del>
      <m:oMath>
        <m:r>
          <m:t>a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and the upper limit (</w:delText>
        </w:r>
      </w:del>
      <w:hyperlink w:anchor="def-upper-limit">
        <w:del w:id="8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81" w:author="PR Preview" w:date="2026-01-01T00:00:00Z">
        <w:r>
          <w:delText xml:space="preserve">)</w:delText>
        </w:r>
      </w:del>
      <w:del w:id="82" w:author="PR Preview" w:date="2026-01-01T00:00:00Z">
        <w:r>
          <w:delText xml:space="preserve"> </w:delText>
        </w:r>
      </w:del>
      <m:oMath>
        <m:r>
          <m:t>b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together are the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rPr>
            <w:b/>
            <w:bCs/>
          </w:rPr>
          <w:delText xml:space="preserve">limits of integration</w:delText>
        </w:r>
      </w:del>
      <w:del w:id="87" w:author="PR Preview" w:date="2026-01-01T00:00:00Z">
        <w:r>
          <w:delText xml:space="preserve">.</w:delText>
        </w:r>
      </w:del>
    </w:p>
    <w:p>
      <w:pPr>
        <w:pStyle w:val="BodyText"/>
      </w:pPr>
      <w:del w:id="88" w:author="PR Preview" w:date="2026-01-01T00:00:00Z">
        <w:r>
          <w:rPr>
            <w:b/>
            <w:bCs/>
          </w:rPr>
          <w:delText xml:space="preserve">Example 15 (Reading off limits)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22"/>
        </w:numPr>
      </w:pPr>
      <w:del w:id="91" w:author="PR Preview" w:date="2026-01-01T00:00:00Z">
        <w:r>
          <w:delText xml:space="preserve">In</w:delText>
        </w:r>
      </w:del>
      <w:del w:id="9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del w:id="93" w:author="PR Preview" w:date="2026-01-01T00:00:00Z">
        <w:r>
          <w:delText xml:space="preserve">, the lower limit is</w:delText>
        </w:r>
      </w:del>
      <w:del w:id="94" w:author="PR Preview" w:date="2026-01-01T00:00:00Z">
        <w:r>
          <w:delText xml:space="preserve"> </w:delText>
        </w:r>
      </w:del>
      <m:oMath>
        <m:r>
          <m:t>2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and the upper limit is</w:delText>
        </w:r>
      </w:del>
      <w:del w:id="97" w:author="PR Preview" w:date="2026-01-01T00:00:00Z">
        <w:r>
          <w:delText xml:space="preserve"> </w:delText>
        </w:r>
      </w:del>
      <m:oMath>
        <m:r>
          <m:t>5</m:t>
        </m:r>
      </m:oMath>
      <w:del w:id="98" w:author="PR Preview" w:date="2026-01-01T00:00:00Z">
        <w:r>
          <w:delText xml:space="preserve">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so the sum is</w:delText>
        </w:r>
      </w:del>
      <w:del w:id="101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del w:id="10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w:del w:id="103" w:author="PR Preview" w:date="2026-01-01T00:00:00Z">
        <w:r>
          <w:delText xml:space="preserve">In</w:delText>
        </w:r>
      </w:del>
      <w:del w:id="104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del w:id="105" w:author="PR Preview" w:date="2026-01-01T00:00:00Z">
        <w:r>
          <w:delText xml:space="preserve">, the lower limit is</w:delText>
        </w:r>
      </w:del>
      <w:del w:id="106" w:author="PR Preview" w:date="2026-01-01T00:00:00Z">
        <w:r>
          <w:delText xml:space="preserve"> </w:delText>
        </w:r>
      </w:del>
      <m:oMath>
        <m:r>
          <m:t>0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and the upper limit is</w:delText>
        </w:r>
      </w:del>
      <w:del w:id="109" w:author="PR Preview" w:date="2026-01-01T00:00:00Z">
        <w:r>
          <w:delText xml:space="preserve"> </w:delText>
        </w:r>
      </w:del>
      <m:oMath>
        <m:r>
          <m:t>3</m:t>
        </m:r>
      </m:oMath>
      <w:del w:id="110" w:author="PR Preview" w:date="2026-01-01T00:00:00Z">
        <w:r>
          <w:delText xml:space="preserve">.</w:delText>
        </w:r>
      </w:del>
    </w:p>
    <w:p>
      <w:pPr>
        <w:pStyle w:val="FirstParagraph"/>
      </w:pPr>
      <w:del w:id="111" w:author="PR Preview" w:date="2026-01-01T00:00:00Z">
        <w:r>
          <w:rPr>
            <w:i/>
            <w:iCs/>
          </w:rPr>
          <w:delText xml:space="preserve">Remark 3</w:delText>
        </w:r>
      </w:del>
      <w:del w:id="112" w:author="PR Preview" w:date="2026-01-01T00:00:00Z">
        <w:r>
          <w:delText xml:space="preserve"> (Two meanings of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“limit”</w:delText>
        </w:r>
      </w:del>
      <w:del w:id="115" w:author="PR Preview" w:date="2026-01-01T00:00:00Z">
        <w:r>
          <w:delText xml:space="preserve">). </w:delText>
        </w:r>
      </w:del>
      <w:del w:id="116" w:author="PR Preview" w:date="2026-01-01T00:00:00Z">
        <w:r>
          <w:delText xml:space="preserve">The lower and upper limits of a sum or integral (</w:delText>
        </w:r>
      </w:del>
      <w:hyperlink w:anchor="def-lower-upper-limits">
        <w:del w:id="117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18" w:author="PR Preview" w:date="2026-01-01T00:00:00Z">
        <w:r>
          <w:delText xml:space="preserve">,</w:delText>
        </w:r>
      </w:del>
      <w:del w:id="119" w:author="PR Preview" w:date="2026-01-01T00:00:00Z">
        <w:r>
          <w:delText xml:space="preserve"> </w:delText>
        </w:r>
      </w:del>
      <w:hyperlink w:anchor="def-upper-limit">
        <w:del w:id="12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21" w:author="PR Preview" w:date="2026-01-01T00:00:00Z">
        <w:r>
          <w:delText xml:space="preserve">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are not limits in the calculus sense,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such as the</w:delText>
        </w:r>
      </w:del>
      <w:del w:id="126" w:author="PR Preview" w:date="2026-01-01T00:00:00Z">
        <w:r>
          <w:delText xml:space="preserve"> </w:delText>
        </w:r>
      </w:del>
      <w:hyperlink r:id="rId23">
        <w:del w:id="127" w:author="PR Preview" w:date="2026-01-01T00:00:00Z">
          <w:r>
            <w:rPr>
              <w:rStyle w:val="Hyperlink"/>
            </w:rPr>
            <w:delText xml:space="preserve">limit of a function</w:delText>
          </w:r>
        </w:del>
      </w:hyperlink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or the</w:delText>
        </w:r>
      </w:del>
      <w:del w:id="130" w:author="PR Preview" w:date="2026-01-01T00:00:00Z">
        <w:r>
          <w:delText xml:space="preserve"> </w:delText>
        </w:r>
      </w:del>
      <w:hyperlink r:id="rId25">
        <w:del w:id="131" w:author="PR Preview" w:date="2026-01-01T00:00:00Z">
          <w:r>
            <w:rPr>
              <w:rStyle w:val="Hyperlink"/>
            </w:rPr>
            <w:delText xml:space="preserve">limit of a sequence</w:delText>
          </w:r>
        </w:del>
      </w:hyperlink>
      <w:del w:id="132" w:author="PR Preview" w:date="2026-01-01T00:00:00Z">
        <w:r>
          <w:delText xml:space="preserve">.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They are the ends of the values the index or variable runs over.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The two meanings meet in an integral such as</w:delText>
        </w:r>
      </w:del>
      <w:del w:id="137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38" w:author="PR Preview" w:date="2026-01-01T00:00:00Z">
        <w:r>
          <w:delText xml:space="preserve">,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which means</w:delText>
        </w:r>
      </w:del>
      <w:del w:id="14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42" w:author="PR Preview" w:date="2026-01-01T00:00:00Z">
        <w:r>
          <w:delText xml:space="preserve">: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the upper limit</w:delText>
        </w:r>
      </w:del>
      <w:del w:id="145" w:author="PR Preview" w:date="2026-01-01T00:00:00Z">
        <w:r>
          <w:delText xml:space="preserve"> </w:delText>
        </w:r>
      </w:del>
      <m:oMath>
        <m:r>
          <m:t>b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 sent to infinity by a calculus limit.</w:delText>
        </w:r>
      </w:del>
    </w:p>
    <w:p>
      <w:pPr>
        <w:pStyle w:val="BodyText"/>
      </w:pPr>
      <w:del w:id="148" w:author="PR Preview" w:date="2026-01-01T00:00:00Z">
        <w:r>
          <w:rPr>
            <w:b/>
            <w:bCs/>
          </w:rPr>
          <w:delText xml:space="preserve">Definition 24 (Notational shorthand)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rPr>
            <w:b/>
            <w:bCs/>
          </w:rPr>
          <w:delText xml:space="preserve">notational shorthand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is a way of writing an expression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that leaves part of the expression out,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such as the set a sum runs over or the limits of an integral,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and relies on the reader to supply the missing part from context.</w:delText>
        </w:r>
      </w:del>
    </w:p>
    <w:p>
      <w:pPr>
        <w:pStyle w:val="BodyText"/>
      </w:pPr>
      <w:del w:id="161" w:author="PR Preview" w:date="2026-01-01T00:00:00Z">
        <w:r>
          <w:rPr>
            <w:b/>
            <w:bCs/>
          </w:rPr>
          <w:delText xml:space="preserve">Definition 25 (Full form)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The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rPr>
            <w:b/>
            <w:bCs/>
          </w:rPr>
          <w:delText xml:space="preserve">full form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of a notational shorthand (</w:delText>
        </w:r>
      </w:del>
      <w:hyperlink w:anchor="def-notational-shorthand">
        <w:del w:id="168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69" w:author="PR Preview" w:date="2026-01-01T00:00:00Z">
        <w:r>
          <w:delText xml:space="preserve">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is the expression with every part written out.</w:delText>
        </w:r>
      </w:del>
    </w:p>
    <w:p>
      <w:pPr>
        <w:pStyle w:val="FirstParagraph"/>
      </w:pPr>
      <w:del w:id="172" w:author="PR Preview" w:date="2026-01-01T00:00:00Z">
        <w:r>
          <w:rPr>
            <w:b/>
            <w:bCs/>
          </w:rPr>
          <w:delText xml:space="preserve">Definition 26 (Range of a variable)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The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rPr>
            <w:b/>
            <w:bCs/>
          </w:rPr>
          <w:delText xml:space="preserve">range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of a variable</w:delText>
        </w:r>
      </w:del>
      <w:del w:id="179" w:author="PR Preview" w:date="2026-01-01T00:00:00Z">
        <w:r>
          <w:delText xml:space="preserve"> </w:delText>
        </w:r>
      </w:del>
      <m:oMath>
        <m:r>
          <m:t>x</m:t>
        </m:r>
      </m:oMath>
      <w:del w:id="180" w:author="PR Preview" w:date="2026-01-01T00:00:00Z">
        <w:r>
          <w:delText xml:space="preserve">, written</w:delText>
        </w:r>
      </w:del>
      <w:del w:id="18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82" w:author="PR Preview" w:date="2026-01-01T00:00:00Z">
        <w:r>
          <w:delText xml:space="preserve">,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is the set of values that</w:delText>
        </w:r>
      </w:del>
      <w:del w:id="185" w:author="PR Preview" w:date="2026-01-01T00:00:00Z">
        <w:r>
          <w:delText xml:space="preserve"> </w:delText>
        </w:r>
      </w:del>
      <m:oMath>
        <m:r>
          <m:t>x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can take.</w:delText>
        </w:r>
      </w:del>
    </w:p>
    <w:p>
      <w:pPr>
        <w:pStyle w:val="BodyText"/>
      </w:pPr>
      <w:del w:id="188" w:author="PR Preview" w:date="2026-01-01T00:00:00Z">
        <w:r>
          <w:delText xml:space="preserve">For example,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if</w:delText>
        </w:r>
      </w:del>
      <w:del w:id="191" w:author="PR Preview" w:date="2026-01-01T00:00:00Z">
        <w:r>
          <w:delText xml:space="preserve"> </w:delText>
        </w:r>
      </w:del>
      <m:oMath>
        <m:r>
          <m:t>x</m:t>
        </m:r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is the number of heads in two tosses of a coin,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then</w:delText>
        </w:r>
      </w:del>
      <w:del w:id="1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197" w:author="PR Preview" w:date="2026-01-01T00:00:00Z">
        <w:r>
          <w:delText xml:space="preserve">.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A</w:delText>
        </w:r>
      </w:del>
      <w:del w:id="200" w:author="PR Preview" w:date="2026-01-01T00:00:00Z">
        <w:r>
          <w:delText xml:space="preserve"> </w:delText>
        </w:r>
      </w:del>
      <w:hyperlink r:id="rId14">
        <w:del w:id="201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202" w:author="PR Preview" w:date="2026-01-01T00:00:00Z">
        <w:r>
          <w:delText xml:space="preserve"> </w:delText>
        </w:r>
      </w:del>
      <m:oMath>
        <m:r>
          <m:t>X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(defined in the Morrison Lab’s probability notes)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is a</w:delText>
        </w:r>
      </w:del>
      <w:del w:id="207" w:author="PR Preview" w:date="2026-01-01T00:00:00Z">
        <w:r>
          <w:delText xml:space="preserve"> </w:delText>
        </w:r>
      </w:del>
      <w:hyperlink r:id="rId26">
        <w:del w:id="20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09" w:author="PR Preview" w:date="2026-01-01T00:00:00Z">
        <w:r>
          <w:delText xml:space="preserve">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and the set of values</w:delText>
        </w:r>
      </w:del>
      <w:del w:id="212" w:author="PR Preview" w:date="2026-01-01T00:00:00Z">
        <w:r>
          <w:delText xml:space="preserve"> </w:delText>
        </w:r>
      </w:del>
      <m:oMath>
        <m:r>
          <m:t>X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can take,</w:delText>
        </w:r>
      </w:del>
      <w:del w:id="2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16" w:author="PR Preview" w:date="2026-01-01T00:00:00Z">
        <w:r>
          <w:delText xml:space="preserve">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is the</w:delText>
        </w:r>
      </w:del>
      <w:del w:id="219" w:author="PR Preview" w:date="2026-01-01T00:00:00Z">
        <w:r>
          <w:delText xml:space="preserve"> </w:delText>
        </w:r>
      </w:del>
      <w:hyperlink r:id="rId27">
        <w:del w:id="220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of</w:delText>
        </w:r>
      </w:del>
      <w:del w:id="223" w:author="PR Preview" w:date="2026-01-01T00:00:00Z">
        <w:r>
          <w:delText xml:space="preserve"> </w:delText>
        </w:r>
      </w:del>
      <m:oMath>
        <m:r>
          <m:t>X</m:t>
        </m:r>
      </m:oMath>
      <w:del w:id="224" w:author="PR Preview" w:date="2026-01-01T00:00:00Z">
        <w:r>
          <w:delText xml:space="preserve">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These notes use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“range”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only for variables: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for a function,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“range”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can mean either the image or the codomain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(</w:delText>
        </w:r>
      </w:del>
      <w:hyperlink r:id="rId28">
        <w:del w:id="239" w:author="PR Preview" w:date="2026-01-01T00:00:00Z">
          <w:r>
            <w:rPr>
              <w:rStyle w:val="Hyperlink"/>
            </w:rPr>
            <w:delText xml:space="preserve">Image and range</w:delText>
          </w:r>
        </w:del>
      </w:hyperlink>
      <w:del w:id="240" w:author="PR Preview" w:date="2026-01-01T00:00:00Z">
        <w:r>
          <w:delText xml:space="preserve">).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In statistics,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“the range”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of a dataset can also mean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its largest value minus its smallest value;</w:delText>
        </w:r>
      </w:del>
      <w:del w:id="2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is a set, not that difference.</w:delText>
        </w:r>
      </w:del>
    </w:p>
    <w:p>
      <w:pPr>
        <w:pStyle w:val="BodyText"/>
      </w:pPr>
      <w:hyperlink w:anchor="tbl-notational-shorthands">
        <w:del w:id="252" w:author="PR Preview" w:date="2026-01-01T00:00:00Z">
          <w:r>
            <w:rPr>
              <w:rStyle w:val="Hyperlink"/>
            </w:rPr>
            <w:delText xml:space="preserve">Table 3</w:delText>
          </w:r>
        </w:del>
      </w:hyperlink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lists shorthands you may meet in other sources,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 full form each one abbreviates,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and the part each one leaves out.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In the table,</w:delText>
        </w:r>
      </w:del>
      <w:del w:id="2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and</w:delText>
        </w:r>
      </w:del>
      <w:del w:id="26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are</w:delText>
        </w:r>
      </w:del>
      <w:del w:id="267" w:author="PR Preview" w:date="2026-01-01T00:00:00Z">
        <w:r>
          <w:delText xml:space="preserve"> </w:delText>
        </w:r>
      </w:del>
      <m:oMath>
        <m:r>
          <m:t>n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numbers,</w:delText>
        </w:r>
      </w:del>
      <w:del w:id="270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is the entry in row</w:delText>
        </w:r>
      </w:del>
      <w:del w:id="273" w:author="PR Preview" w:date="2026-01-01T00:00:00Z">
        <w:r>
          <w:delText xml:space="preserve"> </w:delText>
        </w:r>
      </w:del>
      <m:oMath>
        <m:r>
          <m:t>i</m:t>
        </m:r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and column</w:delText>
        </w:r>
      </w:del>
      <w:del w:id="276" w:author="PR Preview" w:date="2026-01-01T00:00:00Z">
        <w:r>
          <w:delText xml:space="preserve"> </w:delText>
        </w:r>
      </w:del>
      <m:oMath>
        <m:r>
          <m:t>j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of an</w:delText>
        </w:r>
      </w:del>
      <w:del w:id="27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array,</w:delText>
        </w:r>
      </w:del>
      <w:del w:id="282" w:author="PR Preview" w:date="2026-01-01T00:00:00Z">
        <w:r>
          <w:delText xml:space="preserve"> </w:delText>
        </w:r>
      </w:del>
      <m:oMath>
        <m:r>
          <m:t>k</m:t>
        </m:r>
      </m:oMath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is an integer with</w:delText>
        </w:r>
      </w:del>
      <w:del w:id="28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del w:id="286" w:author="PR Preview" w:date="2026-01-01T00:00:00Z">
        <w:r>
          <w:delText xml:space="preserve">,</w:delText>
        </w:r>
      </w:del>
      <w:del w:id="287" w:author="PR Preview" w:date="2026-01-01T00:00:00Z">
        <w:r>
          <w:delText xml:space="preserve"> </w:delText>
        </w:r>
      </w:del>
      <m:oMath>
        <m:r>
          <m:t>f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is a</w:delText>
        </w:r>
      </w:del>
      <w:del w:id="290" w:author="PR Preview" w:date="2026-01-01T00:00:00Z">
        <w:r>
          <w:delText xml:space="preserve"> </w:delText>
        </w:r>
      </w:del>
      <w:hyperlink r:id="rId26">
        <w:del w:id="29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from</w:delText>
        </w:r>
      </w:del>
      <w:del w:id="29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to</w:delText>
        </w:r>
      </w:del>
      <w:del w:id="29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98" w:author="PR Preview" w:date="2026-01-01T00:00:00Z">
        <w:r>
          <w:delText xml:space="preserve">,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and, in the first row,</w:delText>
        </w:r>
      </w:del>
      <w:del w:id="3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is a finite set.</w:delText>
        </w:r>
      </w:del>
    </w:p>
    <w:p>
      <w:pPr>
        <w:pStyle w:val="BodyText"/>
      </w:pPr>
      <w:del w:id="304" w:author="PR Preview" w:date="2026-01-01T00:00:00Z">
        <w:r>
          <w:rPr>
            <w:i/>
            <w:iCs/>
          </w:rPr>
          <w:delText xml:space="preserve">Remark 4</w:delText>
        </w:r>
      </w:del>
      <w:del w:id="305" w:author="PR Preview" w:date="2026-01-01T00:00:00Z">
        <w:r>
          <w:delText xml:space="preserve"> (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has two readings). </w:delText>
        </w:r>
      </w:del>
      <w:del w:id="308" w:author="PR Preview" w:date="2026-01-01T00:00:00Z">
        <w:r>
          <w:delText xml:space="preserve">In calculus,</w:delText>
        </w:r>
      </w:del>
      <w:del w:id="309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with no limits is not a shorthand: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it is the</w:delText>
        </w:r>
      </w:del>
      <w:del w:id="314" w:author="PR Preview" w:date="2026-01-01T00:00:00Z">
        <w:r>
          <w:delText xml:space="preserve"> </w:delText>
        </w:r>
      </w:del>
      <w:hyperlink r:id="rId29">
        <w:del w:id="315" w:author="PR Preview" w:date="2026-01-01T00:00:00Z">
          <w:r>
            <w:rPr>
              <w:rStyle w:val="Hyperlink"/>
            </w:rPr>
            <w:delText xml:space="preserve">indefinite integral</w:delText>
          </w:r>
        </w:del>
      </w:hyperlink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of</w:delText>
        </w:r>
      </w:del>
      <w:del w:id="318" w:author="PR Preview" w:date="2026-01-01T00:00:00Z">
        <w:r>
          <w:delText xml:space="preserve"> </w:delText>
        </w:r>
      </w:del>
      <m:oMath>
        <m:r>
          <m:t>f</m:t>
        </m:r>
      </m:oMath>
      <w:del w:id="319" w:author="PR Preview" w:date="2026-01-01T00:00:00Z">
        <w:r>
          <w:delText xml:space="preserve">,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a family of functions rather than a number.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Some sources, especially in probability,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also write</w:delText>
        </w:r>
      </w:del>
      <w:del w:id="326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for the number</w:delText>
        </w:r>
      </w:del>
      <w:del w:id="32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30" w:author="PR Preview" w:date="2026-01-01T00:00:00Z">
        <w:r>
          <w:delText xml:space="preserve">.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Writing the limits out tells the reader which of the two is meant.</w:delText>
        </w:r>
      </w:del>
    </w:p>
    <w:p>
      <w:pPr>
        <w:pStyle w:val="BodyText"/>
      </w:pPr>
      <w:del w:id="333" w:author="PR Preview" w:date="2026-01-01T00:00:00Z">
        <w:r>
          <w:rPr>
            <w:b/>
            <w:bCs/>
          </w:rPr>
          <w:delText xml:space="preserve">Example 16 (Writing out an index shorthand)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Let</w:delText>
        </w:r>
      </w:del>
      <w:del w:id="33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and</w:delText>
        </w:r>
      </w:del>
      <w:del w:id="3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0" w:author="PR Preview" w:date="2026-01-01T00:00:00Z">
        <w:r>
          <w:delText xml:space="preserve">.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A source that writes</w:delText>
        </w:r>
      </w:del>
      <w:del w:id="34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means</w:delText>
        </w:r>
      </w:del>
      <w:del w:id="34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4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Heading2"/>
      </w:pPr>
      <w:del w:id="348" w:author="PR Preview" w:date="2026-01-01T00:00:00Z">
        <w:r>
          <w:delText xml:space="preserve">7 Why is notation in probability and statistics so inconsistent and disorganized?</w:delText>
        </w:r>
      </w:del>
    </w:p>
    <w:p>
      <w:pPr>
        <w:pStyle w:val="Heading2"/>
      </w:pPr>
      <w:ins w:id="349" w:author="PR Preview" w:date="2026-01-01T00:00:00Z">
        <w:r>
          <w:t xml:space="preserve">6 Why is notation in probability and statistics so inconsistent and disorganized?</w:t>
        </w:r>
      </w:ins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00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01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02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03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04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05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06"/>
    <w:bookmarkStart w:id="110" w:name="sec-further-reading"/>
    <w:p>
      <w:pPr>
        <w:pStyle w:val="Heading2"/>
      </w:pPr>
      <w:del w:id="350" w:author="PR Preview" w:date="2026-01-01T00:00:00Z">
        <w:r>
          <w:delText xml:space="preserve">8 Further reading</w:delText>
        </w:r>
      </w:del>
    </w:p>
    <w:p>
      <w:pPr>
        <w:pStyle w:val="Heading2"/>
      </w:pPr>
      <w:ins w:id="351" w:author="PR Preview" w:date="2026-01-01T00:00:00Z">
        <w:r>
          <w:t xml:space="preserve">7 Further reading</w:t>
        </w:r>
      </w:ins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07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8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09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10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13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14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Start w:id="11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1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16" Type="http://schemas.openxmlformats.org/officeDocument/2006/relationships/hyperlink" Target="https://doi.org/10.1017/9781108539890" TargetMode="External"/><Relationship Id="rId113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01" Type="http://schemas.openxmlformats.org/officeDocument/2006/relationships/hyperlink" Target="https://en.wikipedia.org/wiki/Al-Jabr" TargetMode="External"/><Relationship Id="rId102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04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00" Type="http://schemas.openxmlformats.org/officeDocument/2006/relationships/hyperlink" Target="https://en.wikipedia.org/wiki/Leibniz%27s_notation" TargetMode="External"/><Relationship Id="rId103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05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11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08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07" Type="http://schemas.openxmlformats.org/officeDocument/2006/relationships/hyperlink" Target="proof-writing.qmd#sec-proof-definitions" TargetMode="External"/><Relationship Id="rId109" Type="http://schemas.openxmlformats.org/officeDocument/2006/relationships/hyperlink" Target="sets-functions.qmd" TargetMode="External"/><Relationship Id="rId82" Type="http://schemas.openxmlformats.org/officeDocument/2006/relationships/hyperlink" Target="sets-functions.qmd#def-closed-interval" TargetMode="External"/><Relationship Id="rId93" Type="http://schemas.openxmlformats.org/officeDocument/2006/relationships/hyperlink" Target="sets-functions.qmd#def-complement" TargetMode="External"/><Relationship Id="rId89" Type="http://schemas.openxmlformats.org/officeDocument/2006/relationships/hyperlink" Target="sets-functions.qmd#def-domain" TargetMode="External"/><Relationship Id="rId81" Type="http://schemas.openxmlformats.org/officeDocument/2006/relationships/hyperlink" Target="sets-functions.qmd#def-finite-set" TargetMode="External"/><Relationship Id="rId17" Type="http://schemas.openxmlformats.org/officeDocument/2006/relationships/hyperlink" Target="algebra-sums.html#def-summation" TargetMode="External"/><Relationship Id="rId21" Type="http://schemas.openxmlformats.org/officeDocument/2006/relationships/hyperlink" Target="calculus-integration.html#def-riemann-integral" TargetMode="External"/><Relationship Id="rId23" Type="http://schemas.openxmlformats.org/officeDocument/2006/relationships/hyperlink" Target="calculus-derivatives.html#def-limit" TargetMode="External"/><Relationship Id="rId25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image" TargetMode="External"/><Relationship Id="rId28" Type="http://schemas.openxmlformats.org/officeDocument/2006/relationships/hyperlink" Target="sets-functions.qmd#rem-image-range" TargetMode="External"/><Relationship Id="rId29" Type="http://schemas.openxmlformats.org/officeDocument/2006/relationships/hyperlink" Target="calculus-integration.html#def-indefinite-integr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16" Type="http://schemas.openxmlformats.org/officeDocument/2006/relationships/hyperlink" Target="https://doi.org/10.1017/9781108539890" TargetMode="External"/><Relationship Id="rId113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01" Type="http://schemas.openxmlformats.org/officeDocument/2006/relationships/hyperlink" Target="https://en.wikipedia.org/wiki/Al-Jabr" TargetMode="External"/><Relationship Id="rId102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04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00" Type="http://schemas.openxmlformats.org/officeDocument/2006/relationships/hyperlink" Target="https://en.wikipedia.org/wiki/Leibniz%27s_notation" TargetMode="External"/><Relationship Id="rId103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05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11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08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07" Type="http://schemas.openxmlformats.org/officeDocument/2006/relationships/hyperlink" Target="proof-writing.qmd#sec-proof-definitions" TargetMode="External"/><Relationship Id="rId109" Type="http://schemas.openxmlformats.org/officeDocument/2006/relationships/hyperlink" Target="sets-functions.qmd" TargetMode="External"/><Relationship Id="rId82" Type="http://schemas.openxmlformats.org/officeDocument/2006/relationships/hyperlink" Target="sets-functions.qmd#def-closed-interval" TargetMode="External"/><Relationship Id="rId93" Type="http://schemas.openxmlformats.org/officeDocument/2006/relationships/hyperlink" Target="sets-functions.qmd#def-complement" TargetMode="External"/><Relationship Id="rId89" Type="http://schemas.openxmlformats.org/officeDocument/2006/relationships/hyperlink" Target="sets-functions.qmd#def-domain" TargetMode="External"/><Relationship Id="rId81" Type="http://schemas.openxmlformats.org/officeDocument/2006/relationships/hyperlink" Target="sets-functions.qmd#def-finite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2026-10-15T21:54:03Z</dcterms:created>
  <dcterms:modified xsi:type="dcterms:W3CDTF">2026-10-15T21:54:03Z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