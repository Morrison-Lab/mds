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(Powers with real exponents). </w:delText>
        </w:r>
      </w:del>
      <w:hyperlink w:anchor="def-real-power">
        <w:del w:id="5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ins w:id="8" w:author="PR Preview" w:date="2026-01-01T00:00:00Z">
        <w:r>
          <w:rPr>
            <w:i/>
            <w:iCs/>
          </w:rPr>
          <w:t xml:space="preserve">Remark 1</w:t>
        </w:r>
      </w:ins>
      <w:ins w:id="9" w:author="PR Preview" w:date="2026-01-01T00:00:00Z">
        <w:r>
          <w:t xml:space="preserve"> (Powers with real exponents). </w:t>
        </w:r>
      </w:ins>
      <w:hyperlink w:anchor="def-real-power">
        <w:ins w:id="10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extends powers to real exponents when the base is positive.</w:t>
        </w:r>
      </w:ins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not a real number,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because no real number squares to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4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(see</w:delText>
        </w:r>
      </w:del>
      <w:del w:id="20" w:author="PR Preview" w:date="2026-01-01T00:00:00Z">
        <w:r>
          <w:delText xml:space="preserve"> </w:delText>
        </w:r>
      </w:del>
      <w:hyperlink w:anchor="sec-complex-numbers">
        <w:del w:id="21" w:author="PR Preview" w:date="2026-01-01T00:00:00Z">
          <w:r>
            <w:rPr>
              <w:rStyle w:val="Hyperlink"/>
            </w:rPr>
            <w:delText xml:space="preserve">Section 20</w:delText>
          </w:r>
        </w:del>
      </w:hyperlink>
      <w:del w:id="2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not a real number,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because no real number squares to</w:t>
        </w:r>
      </w:ins>
      <w:ins w:id="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4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(see</w:t>
        </w:r>
      </w:ins>
      <w:ins w:id="30" w:author="PR Preview" w:date="2026-01-01T00:00:00Z">
        <w:r>
          <w:t xml:space="preserve"> </w:t>
        </w:r>
      </w:ins>
      <w:hyperlink w:anchor="sec-complex-numbers">
        <w:ins w:id="31" w:author="PR Preview" w:date="2026-01-01T00:00:00Z">
          <w:r>
            <w:rPr>
              <w:rStyle w:val="Hyperlink"/>
            </w:rPr>
            <w:t xml:space="preserve">Section 21</w:t>
          </w:r>
        </w:ins>
      </w:hyperlink>
      <w:ins w:id="32" w:author="PR Preview" w:date="2026-01-01T00:00:00Z">
        <w:r>
          <w:t xml:space="preserve">).</w:t>
        </w:r>
      </w:ins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del w:id="33" w:author="PR Preview" w:date="2026-01-01T00:00:00Z">
        <w:r>
          <w:rPr>
            <w:i/>
            <w:iCs/>
          </w:rPr>
          <w:delText xml:space="preserve">Remark 14</w:delText>
        </w:r>
      </w:del>
      <w:del w:id="34" w:author="PR Preview" w:date="2026-01-01T00:00:00Z">
        <w:r>
          <w:delText xml:space="preserve"> (Leaving the set out). </w:delText>
        </w:r>
      </w:del>
      <w:del w:id="35" w:author="PR Preview" w:date="2026-01-01T00:00:00Z">
        <w:r>
          <w:delText xml:space="preserve">Some authors leave the set out and write</w:delText>
        </w:r>
      </w:del>
      <w:del w:id="3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7" w:author="PR Preview" w:date="2026-01-01T00:00:00Z">
        <w:r>
          <w:delText xml:space="preserve">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This shorthand means the sum over every value</w:delText>
        </w:r>
      </w:del>
      <w:del w:id="40" w:author="PR Preview" w:date="2026-01-01T00:00:00Z">
        <w:r>
          <w:delText xml:space="preserve"> </w:delText>
        </w:r>
      </w:del>
      <m:oMath>
        <m:r>
          <m:t>x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can take,</w:delText>
        </w:r>
      </w:del>
      <w:del w:id="4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where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the</w:delText>
        </w:r>
      </w:del>
      <w:del w:id="50" w:author="PR Preview" w:date="2026-01-01T00:00:00Z">
        <w:r>
          <w:delText xml:space="preserve"> </w:delText>
        </w:r>
      </w:del>
      <w:hyperlink r:id="rId11">
        <w:del w:id="51" w:author="PR Preview" w:date="2026-01-01T00:00:00Z">
          <w:r>
            <w:rPr>
              <w:rStyle w:val="Hyperlink"/>
            </w:rPr>
            <w:delText xml:space="preserve">range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of</w:delText>
        </w:r>
      </w:del>
      <w:del w:id="54" w:author="PR Preview" w:date="2026-01-01T00:00:00Z">
        <w:r>
          <w:delText xml:space="preserve"> </w:delText>
        </w:r>
      </w:del>
      <m:oMath>
        <m:r>
          <m:t>x</m:t>
        </m:r>
      </m:oMath>
      <w:del w:id="55" w:author="PR Preview" w:date="2026-01-01T00:00:00Z">
        <w:r>
          <w:delText xml:space="preserve">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For example, if</w:delText>
        </w:r>
      </w:del>
      <w:del w:id="58" w:author="PR Preview" w:date="2026-01-01T00:00:00Z">
        <w:r>
          <w:delText xml:space="preserve"> </w:delText>
        </w:r>
      </w:del>
      <m:oMath>
        <m:r>
          <m:t>x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 the outcome of one roll of a six-sided die,</w:delText>
        </w:r>
      </w:del>
      <w:del w:id="6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means</w:delText>
        </w:r>
      </w:del>
      <w:del w:id="6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In these notes, we write the set out in full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(see</w:delText>
        </w:r>
      </w:del>
      <w:del w:id="70" w:author="PR Preview" w:date="2026-01-01T00:00:00Z">
        <w:r>
          <w:delText xml:space="preserve"> </w:delText>
        </w:r>
      </w:del>
      <w:hyperlink r:id="rId12">
        <w:del w:id="71" w:author="PR Preview" w:date="2026-01-01T00:00:00Z">
          <w:r>
            <w:rPr>
              <w:rStyle w:val="Hyperlink"/>
            </w:rPr>
            <w:delText xml:space="preserve">Notational shorthands</w:delText>
          </w:r>
        </w:del>
      </w:hyperlink>
      <w:del w:id="72" w:author="PR Preview" w:date="2026-01-01T00:00:00Z">
        <w:r>
          <w:delText xml:space="preserve">).</w:delText>
        </w:r>
      </w:del>
    </w:p>
    <w:p>
      <w:pPr>
        <w:pStyle w:val="BodyText"/>
      </w:pPr>
      <w:ins w:id="73" w:author="PR Preview" w:date="2026-01-01T00:00:00Z">
        <w:r>
          <w:rPr>
            <w:i/>
            <w:iCs/>
          </w:rPr>
          <w:t xml:space="preserve">Remark 14</w:t>
        </w:r>
      </w:ins>
      <w:ins w:id="74" w:author="PR Preview" w:date="2026-01-01T00:00:00Z">
        <w:r>
          <w:t xml:space="preserve"> (Leaving the set out). </w:t>
        </w:r>
      </w:ins>
      <w:ins w:id="75" w:author="PR Preview" w:date="2026-01-01T00:00:00Z">
        <w:r>
          <w:t xml:space="preserve">Some authors leave the set out and write</w:t>
        </w:r>
      </w:ins>
      <w:ins w:id="7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" w:author="PR Preview" w:date="2026-01-01T00:00:00Z">
        <w:r>
          <w:t xml:space="preserve">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This shorthand means the sum over every value</w:t>
        </w:r>
      </w:ins>
      <w:ins w:id="80" w:author="PR Preview" w:date="2026-01-01T00:00:00Z">
        <w:r>
          <w:t xml:space="preserve"> </w:t>
        </w:r>
      </w:ins>
      <m:oMath>
        <m:r>
          <m:t>x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can take,</w:t>
        </w:r>
      </w:ins>
      <w:ins w:id="8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where</w:t>
        </w:r>
      </w:ins>
      <w:ins w:id="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the</w:t>
        </w:r>
      </w:ins>
      <w:ins w:id="90" w:author="PR Preview" w:date="2026-01-01T00:00:00Z">
        <w:r>
          <w:t xml:space="preserve"> </w:t>
        </w:r>
      </w:ins>
      <w:hyperlink w:anchor="def-range-of-variable">
        <w:ins w:id="91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of</w:t>
        </w:r>
      </w:ins>
      <w:ins w:id="94" w:author="PR Preview" w:date="2026-01-01T00:00:00Z">
        <w:r>
          <w:t xml:space="preserve"> </w:t>
        </w:r>
      </w:ins>
      <m:oMath>
        <m:r>
          <m:t>x</m:t>
        </m:r>
      </m:oMath>
      <w:ins w:id="95" w:author="PR Preview" w:date="2026-01-01T00:00:00Z">
        <w:r>
          <w:t xml:space="preserve">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For example, if</w:t>
        </w:r>
      </w:ins>
      <w:ins w:id="98" w:author="PR Preview" w:date="2026-01-01T00:00:00Z">
        <w:r>
          <w:t xml:space="preserve"> </w:t>
        </w:r>
      </w:ins>
      <m:oMath>
        <m:r>
          <m:t>x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 the outcome of one roll of a six-sided die,</w:t>
        </w:r>
      </w:ins>
      <w:ins w:id="10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means</w:t>
        </w:r>
      </w:ins>
      <w:ins w:id="10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5" w:author="PR Preview" w:date="2026-01-01T00:00:00Z">
        <w:r>
          <w:t xml:space="preserve">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In these notes, we write the set out in full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(see</w:t>
        </w:r>
      </w:ins>
      <w:ins w:id="110" w:author="PR Preview" w:date="2026-01-01T00:00:00Z">
        <w:r>
          <w:t xml:space="preserve"> </w:t>
        </w:r>
      </w:ins>
      <w:hyperlink w:anchor="sec-notational-shorthands">
        <w:ins w:id="111" w:author="PR Preview" w:date="2026-01-01T00:00:00Z">
          <w:r>
            <w:rPr>
              <w:rStyle w:val="Hyperlink"/>
            </w:rPr>
            <w:t xml:space="preserve">Limits of sums and notational shorthands</w:t>
          </w:r>
        </w:ins>
      </w:hyperlink>
      <w:ins w:id="112" w:author="PR Preview" w:date="2026-01-01T00:00:00Z">
        <w:r>
          <w:t xml:space="preserve">).</w:t>
        </w:r>
      </w:ins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del w:id="113" w:author="PR Preview" w:date="2026-01-01T00:00:00Z">
        <w:r>
          <w:delText xml:space="preserve">15 Polynomials</w:delText>
        </w:r>
      </w:del>
    </w:p>
    <w:p>
      <w:pPr>
        <w:pStyle w:val="Heading2"/>
      </w:pPr>
      <w:ins w:id="114" w:author="PR Preview" w:date="2026-01-01T00:00:00Z">
        <w:r>
          <w:t xml:space="preserve">15 Limits of sums and notational shorthands</w:t>
        </w:r>
      </w:ins>
    </w:p>
    <w:bookmarkStart w:id="179" w:name="def-lower-upper-limits"/>
    <w:p>
      <w:pPr>
        <w:pStyle w:val="FirstParagraph"/>
      </w:pPr>
      <w:ins w:id="115" w:author="PR Preview" w:date="2026-01-01T00:00:00Z">
        <w:r>
          <w:rPr>
            <w:b/>
            <w:bCs/>
          </w:rPr>
          <w:t xml:space="preserve">Definition 51 (Lower limit of a sum or integral)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In a</w:t>
        </w:r>
      </w:ins>
      <w:ins w:id="118" w:author="PR Preview" w:date="2026-01-01T00:00:00Z">
        <w:r>
          <w:t xml:space="preserve"> </w:t>
        </w:r>
      </w:ins>
      <w:hyperlink w:anchor="def-summation">
        <w:ins w:id="119" w:author="PR Preview" w:date="2026-01-01T00:00:00Z">
          <w:r>
            <w:rPr>
              <w:rStyle w:val="Hyperlink"/>
            </w:rPr>
            <w:t xml:space="preserve">sum</w:t>
          </w:r>
        </w:ins>
      </w:hyperlink>
      <w:ins w:id="12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rPr>
            <w:b/>
            <w:bCs/>
          </w:rPr>
          <w:t xml:space="preserve">lower limit</w:t>
        </w:r>
      </w:ins>
      <w:ins w:id="126" w:author="PR Preview" w:date="2026-01-01T00:00:00Z">
        <w:r>
          <w:t xml:space="preserve"> </w:t>
        </w:r>
      </w:ins>
      <m:oMath>
        <m:r>
          <m:t>m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the first value of the index</w:t>
        </w:r>
      </w:ins>
      <w:ins w:id="129" w:author="PR Preview" w:date="2026-01-01T00:00:00Z">
        <w:r>
          <w:t xml:space="preserve"> </w:t>
        </w:r>
      </w:ins>
      <m:oMath>
        <m:r>
          <m:t>i</m:t>
        </m:r>
      </m:oMath>
      <w:ins w:id="130" w:author="PR Preview" w:date="2026-01-01T00:00:00Z">
        <w:r>
          <w:t xml:space="preserve">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In an</w:t>
        </w:r>
      </w:ins>
      <w:ins w:id="133" w:author="PR Preview" w:date="2026-01-01T00:00:00Z">
        <w:r>
          <w:t xml:space="preserve"> </w:t>
        </w:r>
      </w:ins>
      <w:hyperlink r:id="rId178">
        <w:ins w:id="134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3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the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b/>
            <w:bCs/>
          </w:rPr>
          <w:t xml:space="preserve">lower limit</w:t>
        </w:r>
      </w:ins>
      <w:ins w:id="141" w:author="PR Preview" w:date="2026-01-01T00:00:00Z">
        <w:r>
          <w:t xml:space="preserve"> </w:t>
        </w:r>
      </w:ins>
      <m:oMath>
        <m:r>
          <m:t>a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is the left end of the interval of integration.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In both, the lower limit is written below the symbol.</w:t>
        </w:r>
      </w:ins>
    </w:p>
    <w:bookmarkEnd w:id="179"/>
    <w:bookmarkStart w:id="180" w:name="def-upper-limit"/>
    <w:p>
      <w:pPr>
        <w:pStyle w:val="BodyText"/>
      </w:pPr>
      <w:ins w:id="146" w:author="PR Preview" w:date="2026-01-01T00:00:00Z">
        <w:r>
          <w:rPr>
            <w:b/>
            <w:bCs/>
          </w:rPr>
          <w:t xml:space="preserve">Definition 52 (Upper limit of a sum or integral)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In a</w:t>
        </w:r>
      </w:ins>
      <w:ins w:id="149" w:author="PR Preview" w:date="2026-01-01T00:00:00Z">
        <w:r>
          <w:t xml:space="preserve"> </w:t>
        </w:r>
      </w:ins>
      <w:hyperlink w:anchor="def-summation">
        <w:ins w:id="150" w:author="PR Preview" w:date="2026-01-01T00:00:00Z">
          <w:r>
            <w:rPr>
              <w:rStyle w:val="Hyperlink"/>
            </w:rPr>
            <w:t xml:space="preserve">sum</w:t>
          </w:r>
        </w:ins>
      </w:hyperlink>
      <w:ins w:id="15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b/>
            <w:bCs/>
          </w:rPr>
          <w:t xml:space="preserve">upper limit</w:t>
        </w:r>
      </w:ins>
      <w:ins w:id="157" w:author="PR Preview" w:date="2026-01-01T00:00:00Z">
        <w:r>
          <w:t xml:space="preserve"> </w:t>
        </w:r>
      </w:ins>
      <m:oMath>
        <m:r>
          <m:t>n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is the last value of the index</w:t>
        </w:r>
      </w:ins>
      <w:ins w:id="160" w:author="PR Preview" w:date="2026-01-01T00:00:00Z">
        <w:r>
          <w:t xml:space="preserve"> </w:t>
        </w:r>
      </w:ins>
      <m:oMath>
        <m:r>
          <m:t>i</m:t>
        </m:r>
      </m:oMath>
      <w:ins w:id="161" w:author="PR Preview" w:date="2026-01-01T00:00:00Z">
        <w:r>
          <w:t xml:space="preserve">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In an</w:t>
        </w:r>
      </w:ins>
      <w:ins w:id="164" w:author="PR Preview" w:date="2026-01-01T00:00:00Z">
        <w:r>
          <w:t xml:space="preserve"> </w:t>
        </w:r>
      </w:ins>
      <w:hyperlink r:id="rId178">
        <w:ins w:id="165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66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67" w:author="PR Preview" w:date="2026-01-01T00:00:00Z">
        <w:r>
          <w:t xml:space="preserve">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the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rPr>
            <w:b/>
            <w:bCs/>
          </w:rPr>
          <w:t xml:space="preserve">upper limit</w:t>
        </w:r>
      </w:ins>
      <w:ins w:id="172" w:author="PR Preview" w:date="2026-01-01T00:00:00Z">
        <w:r>
          <w:t xml:space="preserve"> </w:t>
        </w:r>
      </w:ins>
      <m:oMath>
        <m:r>
          <m:t>b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the right end of the interval of integration.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In both, the upper limit is written above the symbol.</w:t>
        </w:r>
      </w:ins>
    </w:p>
    <w:bookmarkEnd w:id="180"/>
    <w:bookmarkStart w:id="181" w:name="def-limits-of-integration"/>
    <w:p>
      <w:pPr>
        <w:pStyle w:val="BodyText"/>
      </w:pPr>
      <w:ins w:id="177" w:author="PR Preview" w:date="2026-01-01T00:00:00Z">
        <w:r>
          <w:rPr>
            <w:b/>
            <w:bCs/>
          </w:rPr>
          <w:t xml:space="preserve">Definition 53 (Limits of integration)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In an</w:t>
        </w:r>
      </w:ins>
      <w:ins w:id="180" w:author="PR Preview" w:date="2026-01-01T00:00:00Z">
        <w:r>
          <w:t xml:space="preserve"> </w:t>
        </w:r>
      </w:ins>
      <w:hyperlink r:id="rId178">
        <w:ins w:id="181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8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 lower limit (</w:t>
        </w:r>
      </w:ins>
      <w:hyperlink w:anchor="def-lower-upper-limits">
        <w:ins w:id="186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187" w:author="PR Preview" w:date="2026-01-01T00:00:00Z">
        <w:r>
          <w:t xml:space="preserve">)</w:t>
        </w:r>
      </w:ins>
      <w:ins w:id="188" w:author="PR Preview" w:date="2026-01-01T00:00:00Z">
        <w:r>
          <w:t xml:space="preserve"> </w:t>
        </w:r>
      </w:ins>
      <m:oMath>
        <m:r>
          <m:t>a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 the upper limit (</w:t>
        </w:r>
      </w:ins>
      <w:hyperlink w:anchor="def-upper-limit">
        <w:ins w:id="191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192" w:author="PR Preview" w:date="2026-01-01T00:00:00Z">
        <w:r>
          <w:t xml:space="preserve">)</w:t>
        </w:r>
      </w:ins>
      <w:ins w:id="193" w:author="PR Preview" w:date="2026-01-01T00:00:00Z">
        <w:r>
          <w:t xml:space="preserve"> </w:t>
        </w:r>
      </w:ins>
      <m:oMath>
        <m:r>
          <m:t>b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together are 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limits of integration</w:t>
        </w:r>
      </w:ins>
      <w:ins w:id="198" w:author="PR Preview" w:date="2026-01-01T00:00:00Z">
        <w:r>
          <w:t xml:space="preserve">.</w:t>
        </w:r>
      </w:ins>
    </w:p>
    <w:bookmarkEnd w:id="181"/>
    <w:bookmarkStart w:id="182" w:name="exm-lower-upper-limits"/>
    <w:p>
      <w:pPr>
        <w:pStyle w:val="BodyText"/>
      </w:pPr>
      <w:ins w:id="199" w:author="PR Preview" w:date="2026-01-01T00:00:00Z">
        <w:r>
          <w:rPr>
            <w:b/>
            <w:bCs/>
          </w:rPr>
          <w:t xml:space="preserve">Example 35 (Reading off limits)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5"/>
        </w:numPr>
      </w:pPr>
      <w:ins w:id="202" w:author="PR Preview" w:date="2026-01-01T00:00:00Z">
        <w:r>
          <w:t xml:space="preserve">In</w:t>
        </w:r>
      </w:ins>
      <w:ins w:id="20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ins w:id="204" w:author="PR Preview" w:date="2026-01-01T00:00:00Z">
        <w:r>
          <w:t xml:space="preserve">, the lower limit is</w:t>
        </w:r>
      </w:ins>
      <w:ins w:id="205" w:author="PR Preview" w:date="2026-01-01T00:00:00Z">
        <w:r>
          <w:t xml:space="preserve"> </w:t>
        </w:r>
      </w:ins>
      <m:oMath>
        <m:r>
          <m:t>2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 the upper limit is</w:t>
        </w:r>
      </w:ins>
      <w:ins w:id="208" w:author="PR Preview" w:date="2026-01-01T00:00:00Z">
        <w:r>
          <w:t xml:space="preserve"> </w:t>
        </w:r>
      </w:ins>
      <m:oMath>
        <m:r>
          <m:t>5</m:t>
        </m:r>
      </m:oMath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so the sum is</w:t>
        </w:r>
      </w:ins>
      <w:ins w:id="212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ins w:id="21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35"/>
        </w:numPr>
      </w:pPr>
      <w:ins w:id="214" w:author="PR Preview" w:date="2026-01-01T00:00:00Z">
        <w:r>
          <w:t xml:space="preserve">In</w:t>
        </w:r>
      </w:ins>
      <w:ins w:id="21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ins w:id="216" w:author="PR Preview" w:date="2026-01-01T00:00:00Z">
        <w:r>
          <w:t xml:space="preserve">, the lower limit is</w:t>
        </w:r>
      </w:ins>
      <w:ins w:id="217" w:author="PR Preview" w:date="2026-01-01T00:00:00Z">
        <w:r>
          <w:t xml:space="preserve"> </w:t>
        </w:r>
      </w:ins>
      <m:oMath>
        <m:r>
          <m:t>0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 the upper limit is</w:t>
        </w:r>
      </w:ins>
      <w:ins w:id="220" w:author="PR Preview" w:date="2026-01-01T00:00:00Z">
        <w:r>
          <w:t xml:space="preserve"> </w:t>
        </w:r>
      </w:ins>
      <m:oMath>
        <m:r>
          <m:t>3</m:t>
        </m:r>
      </m:oMath>
      <w:ins w:id="221" w:author="PR Preview" w:date="2026-01-01T00:00:00Z">
        <w:r>
          <w:t xml:space="preserve">.</w:t>
        </w:r>
      </w:ins>
    </w:p>
    <w:bookmarkEnd w:id="182"/>
    <w:bookmarkStart w:id="184" w:name="rem-limits-two-meanings"/>
    <w:p>
      <w:pPr>
        <w:pStyle w:val="FirstParagraph"/>
      </w:pPr>
      <w:ins w:id="222" w:author="PR Preview" w:date="2026-01-01T00:00:00Z">
        <w:r>
          <w:rPr>
            <w:i/>
            <w:iCs/>
          </w:rPr>
          <w:t xml:space="preserve">Remark 15</w:t>
        </w:r>
      </w:ins>
      <w:ins w:id="223" w:author="PR Preview" w:date="2026-01-01T00:00:00Z">
        <w:r>
          <w:t xml:space="preserve"> (Two meanings of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“limit”</w:t>
        </w:r>
      </w:ins>
      <w:ins w:id="226" w:author="PR Preview" w:date="2026-01-01T00:00:00Z">
        <w:r>
          <w:t xml:space="preserve">). </w:t>
        </w:r>
      </w:ins>
      <w:ins w:id="227" w:author="PR Preview" w:date="2026-01-01T00:00:00Z">
        <w:r>
          <w:t xml:space="preserve">The lower and upper limits of a sum or integral (</w:t>
        </w:r>
      </w:ins>
      <w:hyperlink w:anchor="def-lower-upper-limits">
        <w:ins w:id="228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w:hyperlink w:anchor="def-upper-limit">
        <w:ins w:id="231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232" w:author="PR Preview" w:date="2026-01-01T00:00:00Z">
        <w:r>
          <w:t xml:space="preserve">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are not limits in the calculus sense,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such as the</w:t>
        </w:r>
      </w:ins>
      <w:ins w:id="237" w:author="PR Preview" w:date="2026-01-01T00:00:00Z">
        <w:r>
          <w:t xml:space="preserve"> </w:t>
        </w:r>
      </w:ins>
      <w:hyperlink r:id="rId183">
        <w:ins w:id="238" w:author="PR Preview" w:date="2026-01-01T00:00:00Z">
          <w:r>
            <w:rPr>
              <w:rStyle w:val="Hyperlink"/>
            </w:rPr>
            <w:t xml:space="preserve">limit of a function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or the</w:t>
        </w:r>
      </w:ins>
      <w:ins w:id="241" w:author="PR Preview" w:date="2026-01-01T00:00:00Z">
        <w:r>
          <w:t xml:space="preserve"> </w:t>
        </w:r>
      </w:ins>
      <w:hyperlink w:anchor="def-sequence-limit">
        <w:ins w:id="242" w:author="PR Preview" w:date="2026-01-01T00:00:00Z">
          <w:r>
            <w:rPr>
              <w:rStyle w:val="Hyperlink"/>
            </w:rPr>
            <w:t xml:space="preserve">limit of a sequence</w:t>
          </w:r>
        </w:ins>
      </w:hyperlink>
      <w:ins w:id="243" w:author="PR Preview" w:date="2026-01-01T00:00:00Z">
        <w:r>
          <w:t xml:space="preserve">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They are the ends of the values the index or variable runs over.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The two meanings meet in an integral such as</w:t>
        </w:r>
      </w:ins>
      <w:ins w:id="24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which means</w:t>
        </w:r>
      </w:ins>
      <w:ins w:id="25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53" w:author="PR Preview" w:date="2026-01-01T00:00:00Z">
        <w:r>
          <w:t xml:space="preserve">: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the upper limit</w:t>
        </w:r>
      </w:ins>
      <w:ins w:id="256" w:author="PR Preview" w:date="2026-01-01T00:00:00Z">
        <w:r>
          <w:t xml:space="preserve"> </w:t>
        </w:r>
      </w:ins>
      <m:oMath>
        <m:r>
          <m:t>b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is sent to infinity by a calculus limit.</w:t>
        </w:r>
      </w:ins>
    </w:p>
    <w:bookmarkEnd w:id="184"/>
    <w:bookmarkStart w:id="185" w:name="def-notational-shorthand"/>
    <w:p>
      <w:pPr>
        <w:pStyle w:val="BodyText"/>
      </w:pPr>
      <w:ins w:id="259" w:author="PR Preview" w:date="2026-01-01T00:00:00Z">
        <w:r>
          <w:rPr>
            <w:b/>
            <w:bCs/>
          </w:rPr>
          <w:t xml:space="preserve">Definition 54 (Notational shorthand)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notational shorthand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is a way of writing an expression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that leaves part of the expression out,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such as the set a sum runs over or the limits of an integral,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 relies on the reader to supply the missing part from context.</w:t>
        </w:r>
      </w:ins>
    </w:p>
    <w:bookmarkEnd w:id="185"/>
    <w:bookmarkStart w:id="186" w:name="def-full-form"/>
    <w:p>
      <w:pPr>
        <w:pStyle w:val="BodyText"/>
      </w:pPr>
      <w:ins w:id="272" w:author="PR Preview" w:date="2026-01-01T00:00:00Z">
        <w:r>
          <w:rPr>
            <w:b/>
            <w:bCs/>
          </w:rPr>
          <w:t xml:space="preserve">Definition 55 (Full form)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full form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 a notational shorthand (</w:t>
        </w:r>
      </w:ins>
      <w:hyperlink w:anchor="def-notational-shorthand">
        <w:ins w:id="279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280" w:author="PR Preview" w:date="2026-01-01T00:00:00Z">
        <w:r>
          <w:t xml:space="preserve">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is the expression with every part written out.</w:t>
        </w:r>
      </w:ins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ins w:id="283" w:author="PR Preview" w:date="2026-01-01T00:00:00Z">
        <w:r>
          <w:rPr>
            <w:b/>
            <w:bCs/>
          </w:rPr>
          <w:t xml:space="preserve">Definition 56 (Range of a variable)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rPr>
            <w:b/>
            <w:bCs/>
          </w:rPr>
          <w:t xml:space="preserve">range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of a variable</w:t>
        </w:r>
      </w:ins>
      <w:ins w:id="290" w:author="PR Preview" w:date="2026-01-01T00:00:00Z">
        <w:r>
          <w:t xml:space="preserve"> </w:t>
        </w:r>
      </w:ins>
      <m:oMath>
        <m:r>
          <m:t>x</m:t>
        </m:r>
      </m:oMath>
      <w:ins w:id="291" w:author="PR Preview" w:date="2026-01-01T00:00:00Z">
        <w:r>
          <w:t xml:space="preserve">, written</w:t>
        </w:r>
      </w:ins>
      <w:ins w:id="2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the set of values that</w:t>
        </w:r>
      </w:ins>
      <w:ins w:id="296" w:author="PR Preview" w:date="2026-01-01T00:00:00Z">
        <w:r>
          <w:t xml:space="preserve"> </w:t>
        </w:r>
      </w:ins>
      <m:oMath>
        <m:r>
          <m:t>x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can take.</w:t>
        </w:r>
      </w:ins>
    </w:p>
    <w:bookmarkEnd w:id="190"/>
    <w:p>
      <w:pPr>
        <w:pStyle w:val="BodyText"/>
      </w:pPr>
      <w:ins w:id="299" w:author="PR Preview" w:date="2026-01-01T00:00:00Z">
        <w:r>
          <w:t xml:space="preserve">For example,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if</w:t>
        </w:r>
      </w:ins>
      <w:ins w:id="302" w:author="PR Preview" w:date="2026-01-01T00:00:00Z">
        <w:r>
          <w:t xml:space="preserve"> </w:t>
        </w:r>
      </w:ins>
      <m:oMath>
        <m:r>
          <m:t>x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is the number of heads in two tosses of a coin,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then</w:t>
        </w:r>
      </w:ins>
      <w:ins w:id="3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08" w:author="PR Preview" w:date="2026-01-01T00:00:00Z">
        <w:r>
          <w:t xml:space="preserve">.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</w:t>
        </w:r>
      </w:ins>
      <w:ins w:id="311" w:author="PR Preview" w:date="2026-01-01T00:00:00Z">
        <w:r>
          <w:t xml:space="preserve"> </w:t>
        </w:r>
      </w:ins>
      <w:hyperlink r:id="rId191">
        <w:ins w:id="312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313" w:author="PR Preview" w:date="2026-01-01T00:00:00Z">
        <w:r>
          <w:t xml:space="preserve"> </w:t>
        </w:r>
      </w:ins>
      <m:oMath>
        <m:r>
          <m:t>X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(defined in the Morrison Lab’s probability notes)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</w:t>
        </w:r>
      </w:ins>
      <w:ins w:id="318" w:author="PR Preview" w:date="2026-01-01T00:00:00Z">
        <w:r>
          <w:t xml:space="preserve"> </w:t>
        </w:r>
      </w:ins>
      <w:hyperlink r:id="rId53">
        <w:ins w:id="31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and the set of values</w:t>
        </w:r>
      </w:ins>
      <w:ins w:id="323" w:author="PR Preview" w:date="2026-01-01T00:00:00Z">
        <w:r>
          <w:t xml:space="preserve"> </w:t>
        </w:r>
      </w:ins>
      <m:oMath>
        <m:r>
          <m:t>X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can take,</w:t>
        </w:r>
      </w:ins>
      <w:ins w:id="3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is the</w:t>
        </w:r>
      </w:ins>
      <w:ins w:id="330" w:author="PR Preview" w:date="2026-01-01T00:00:00Z">
        <w:r>
          <w:t xml:space="preserve"> </w:t>
        </w:r>
      </w:ins>
      <w:hyperlink r:id="rId55">
        <w:ins w:id="331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of</w:t>
        </w:r>
      </w:ins>
      <w:ins w:id="334" w:author="PR Preview" w:date="2026-01-01T00:00:00Z">
        <w:r>
          <w:t xml:space="preserve"> </w:t>
        </w:r>
      </w:ins>
      <m:oMath>
        <m:r>
          <m:t>X</m:t>
        </m:r>
      </m:oMath>
      <w:ins w:id="335" w:author="PR Preview" w:date="2026-01-01T00:00:00Z">
        <w:r>
          <w:t xml:space="preserve">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These notes use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“range”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only for variables: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for a function,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“range”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can mean either the image or the codomain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(</w:t>
        </w:r>
      </w:ins>
      <w:hyperlink r:id="rId192">
        <w:ins w:id="350" w:author="PR Preview" w:date="2026-01-01T00:00:00Z">
          <w:r>
            <w:rPr>
              <w:rStyle w:val="Hyperlink"/>
            </w:rPr>
            <w:t xml:space="preserve">Image and range</w:t>
          </w:r>
        </w:ins>
      </w:hyperlink>
      <w:ins w:id="351" w:author="PR Preview" w:date="2026-01-01T00:00:00Z">
        <w:r>
          <w:t xml:space="preserve">).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In statistics,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“the range”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a dataset can also mean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its largest value minus its smallest value;</w:t>
        </w:r>
      </w:ins>
      <w:ins w:id="3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a set, not that difference.</w:t>
        </w:r>
      </w:ins>
    </w:p>
    <w:p>
      <w:pPr>
        <w:pStyle w:val="BodyText"/>
      </w:pPr>
      <w:hyperlink w:anchor="tbl-notational-shorthands">
        <w:ins w:id="363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lists shorthands you may meet in other sources,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the full form each one abbreviates,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and the part each one leaves out.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In the table,</w:t>
        </w:r>
      </w:ins>
      <w:ins w:id="37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and</w:t>
        </w:r>
      </w:ins>
      <w:ins w:id="3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are</w:t>
        </w:r>
      </w:ins>
      <w:ins w:id="378" w:author="PR Preview" w:date="2026-01-01T00:00:00Z">
        <w:r>
          <w:t xml:space="preserve"> </w:t>
        </w:r>
      </w:ins>
      <m:oMath>
        <m:r>
          <m:t>n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numbers,</w:t>
        </w:r>
      </w:ins>
      <w:ins w:id="38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is the entry in row</w:t>
        </w:r>
      </w:ins>
      <w:ins w:id="384" w:author="PR Preview" w:date="2026-01-01T00:00:00Z">
        <w:r>
          <w:t xml:space="preserve"> </w:t>
        </w:r>
      </w:ins>
      <m:oMath>
        <m:r>
          <m:t>i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and column</w:t>
        </w:r>
      </w:ins>
      <w:ins w:id="387" w:author="PR Preview" w:date="2026-01-01T00:00:00Z">
        <w:r>
          <w:t xml:space="preserve"> </w:t>
        </w:r>
      </w:ins>
      <m:oMath>
        <m:r>
          <m:t>j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of an</w:t>
        </w:r>
      </w:ins>
      <w:ins w:id="39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array,</w:t>
        </w:r>
      </w:ins>
      <w:ins w:id="393" w:author="PR Preview" w:date="2026-01-01T00:00:00Z">
        <w:r>
          <w:t xml:space="preserve"> </w:t>
        </w:r>
      </w:ins>
      <m:oMath>
        <m:r>
          <m:t>k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an integer with</w:t>
        </w:r>
      </w:ins>
      <w:ins w:id="39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397" w:author="PR Preview" w:date="2026-01-01T00:00:00Z">
        <w:r>
          <w:t xml:space="preserve">,</w:t>
        </w:r>
      </w:ins>
      <w:ins w:id="398" w:author="PR Preview" w:date="2026-01-01T00:00:00Z">
        <w:r>
          <w:t xml:space="preserve"> </w:t>
        </w:r>
      </w:ins>
      <m:oMath>
        <m:r>
          <m:t>f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is a</w:t>
        </w:r>
      </w:ins>
      <w:ins w:id="401" w:author="PR Preview" w:date="2026-01-01T00:00:00Z">
        <w:r>
          <w:t xml:space="preserve"> </w:t>
        </w:r>
      </w:ins>
      <w:hyperlink r:id="rId53">
        <w:ins w:id="40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from</w:t>
        </w:r>
      </w:ins>
      <w:ins w:id="4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to</w:t>
        </w:r>
      </w:ins>
      <w:ins w:id="40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and, in the first row,</w:t>
        </w:r>
      </w:ins>
      <w:ins w:id="4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is a finite set.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ins w:id="415" w:author="PR Preview" w:date="2026-01-01T00:00:00Z">
        <w:r>
          <w:rPr>
            <w:i/>
            <w:iCs/>
          </w:rPr>
          <w:t xml:space="preserve">Remark 16</w:t>
        </w:r>
      </w:ins>
      <w:ins w:id="416" w:author="PR Preview" w:date="2026-01-01T00:00:00Z">
        <w:r>
          <w:t xml:space="preserve"> (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has two readings). </w:t>
        </w:r>
      </w:ins>
      <w:ins w:id="419" w:author="PR Preview" w:date="2026-01-01T00:00:00Z">
        <w:r>
          <w:t xml:space="preserve">In calculus,</w:t>
        </w:r>
      </w:ins>
      <w:ins w:id="420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with no limits is not a shorthand: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it is the</w:t>
        </w:r>
      </w:ins>
      <w:ins w:id="425" w:author="PR Preview" w:date="2026-01-01T00:00:00Z">
        <w:r>
          <w:t xml:space="preserve"> </w:t>
        </w:r>
      </w:ins>
      <w:hyperlink r:id="rId194">
        <w:ins w:id="426" w:author="PR Preview" w:date="2026-01-01T00:00:00Z">
          <w:r>
            <w:rPr>
              <w:rStyle w:val="Hyperlink"/>
            </w:rPr>
            <w:t xml:space="preserve">indefinite integral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of</w:t>
        </w:r>
      </w:ins>
      <w:ins w:id="429" w:author="PR Preview" w:date="2026-01-01T00:00:00Z">
        <w:r>
          <w:t xml:space="preserve"> </w:t>
        </w:r>
      </w:ins>
      <m:oMath>
        <m:r>
          <m:t>f</m:t>
        </m:r>
      </m:oMath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 family of functions rather than a number.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Some sources, especially in probability,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also write</w:t>
        </w:r>
      </w:ins>
      <w:ins w:id="437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for the number</w:t>
        </w:r>
      </w:ins>
      <w:ins w:id="44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441" w:author="PR Preview" w:date="2026-01-01T00:00:00Z">
        <w:r>
          <w:t xml:space="preserve">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Writing the limits out tells the reader which of the two is meant.</w:t>
        </w:r>
      </w:ins>
    </w:p>
    <w:bookmarkEnd w:id="195"/>
    <w:bookmarkStart w:id="196" w:name="exm-expand-index-shorthand"/>
    <w:p>
      <w:pPr>
        <w:pStyle w:val="BodyText"/>
      </w:pPr>
      <w:ins w:id="444" w:author="PR Preview" w:date="2026-01-01T00:00:00Z">
        <w:r>
          <w:rPr>
            <w:b/>
            <w:bCs/>
          </w:rPr>
          <w:t xml:space="preserve">Example 36 (Writing out an index shorthand)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Let</w:t>
        </w:r>
      </w:ins>
      <w:ins w:id="44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and</w:t>
        </w:r>
      </w:ins>
      <w:ins w:id="4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51" w:author="PR Preview" w:date="2026-01-01T00:00:00Z">
        <w:r>
          <w:t xml:space="preserve">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 source that writes</w:t>
        </w:r>
      </w:ins>
      <w:ins w:id="45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means</w:t>
        </w:r>
      </w:ins>
      <w:ins w:id="45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ins w:id="459" w:author="PR Preview" w:date="2026-01-01T00:00:00Z">
        <w:r>
          <w:t xml:space="preserve">16 Polynomials</w:t>
        </w:r>
      </w:ins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del w:id="460" w:author="PR Preview" w:date="2026-01-01T00:00:00Z">
        <w:r>
          <w:rPr>
            <w:b/>
            <w:bCs/>
          </w:rPr>
          <w:delText xml:space="preserve">Definition 51 (Constant function)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</w:delText>
        </w:r>
      </w:del>
      <w:del w:id="463" w:author="PR Preview" w:date="2026-01-01T00:00:00Z">
        <w:r>
          <w:delText xml:space="preserve"> </w:delText>
        </w:r>
      </w:del>
      <w:hyperlink r:id="rId13">
        <w:del w:id="46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6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is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rPr>
            <w:b/>
            <w:bCs/>
          </w:rPr>
          <w:delText xml:space="preserve">constant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if there is some</w:delText>
        </w:r>
      </w:del>
      <w:del w:id="47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t>B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with</w:delText>
        </w:r>
      </w:del>
      <w:del w:id="4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for all</w:delText>
        </w:r>
      </w:del>
      <w:del w:id="47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479" w:author="PR Preview" w:date="2026-01-01T00:00:00Z">
        <w:r>
          <w:delText xml:space="preserve">.</w:delText>
        </w:r>
      </w:del>
    </w:p>
    <w:p>
      <w:pPr>
        <w:pStyle w:val="BodyText"/>
      </w:pPr>
      <w:del w:id="480" w:author="PR Preview" w:date="2026-01-01T00:00:00Z">
        <w:r>
          <w:rPr>
            <w:b/>
            <w:bCs/>
          </w:rPr>
          <w:delText xml:space="preserve">Example 35 (Constant and non-constant functions)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 </w:delText>
        </w:r>
      </w:del>
    </w:p>
    <w:p>
      <w:pPr>
        <w:pStyle w:val="FirstParagraph"/>
      </w:pPr>
      <w:ins w:id="483" w:author="PR Preview" w:date="2026-01-01T00:00:00Z">
        <w:r>
          <w:rPr>
            <w:b/>
            <w:bCs/>
          </w:rPr>
          <w:t xml:space="preserve">Definition 57 (Constant function)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</w:t>
        </w:r>
      </w:ins>
      <w:ins w:id="486" w:author="PR Preview" w:date="2026-01-01T00:00:00Z">
        <w:r>
          <w:t xml:space="preserve"> </w:t>
        </w:r>
      </w:ins>
      <w:hyperlink r:id="rId53">
        <w:ins w:id="48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rPr>
            <w:b/>
            <w:bCs/>
          </w:rPr>
          <w:t xml:space="preserve">constant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if there is some</w:t>
        </w:r>
      </w:ins>
      <w:ins w:id="49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B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with</w:t>
        </w:r>
      </w:ins>
      <w:ins w:id="4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for all</w:t>
        </w:r>
      </w:ins>
      <w:ins w:id="5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502" w:author="PR Preview" w:date="2026-01-01T00:00:00Z">
        <w:r>
          <w:t xml:space="preserve">.</w:t>
        </w:r>
      </w:ins>
    </w:p>
    <w:bookmarkEnd w:id="200"/>
    <w:bookmarkStart w:id="201" w:name="exm-constant-function"/>
    <w:p>
      <w:pPr>
        <w:pStyle w:val="BodyText"/>
      </w:pPr>
      <w:ins w:id="503" w:author="PR Preview" w:date="2026-01-01T00:00:00Z">
        <w:r>
          <w:rPr>
            <w:b/>
            <w:bCs/>
          </w:rPr>
          <w:t xml:space="preserve">Example 37 (Constant and non-constant functions)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del w:id="506" w:author="PR Preview" w:date="2026-01-01T00:00:00Z">
        <w:r>
          <w:rPr>
            <w:b/>
            <w:bCs/>
          </w:rPr>
          <w:delText xml:space="preserve">Definition 52 (Polynomial)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rPr>
            <w:b/>
            <w:bCs/>
          </w:rPr>
          <w:delText xml:space="preserve">polynomial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(in one variable</w:delText>
        </w:r>
      </w:del>
      <w:del w:id="513" w:author="PR Preview" w:date="2026-01-01T00:00:00Z">
        <w:r>
          <w:delText xml:space="preserve"> </w:delText>
        </w:r>
      </w:del>
      <m:oMath>
        <m:r>
          <m:t>x</m:t>
        </m:r>
      </m:oMath>
      <w:del w:id="514" w:author="PR Preview" w:date="2026-01-01T00:00:00Z">
        <w:r>
          <w:delText xml:space="preserve">) is a</w:delText>
        </w:r>
      </w:del>
      <w:del w:id="515" w:author="PR Preview" w:date="2026-01-01T00:00:00Z">
        <w:r>
          <w:delText xml:space="preserve"> </w:delText>
        </w:r>
      </w:del>
      <w:hyperlink r:id="rId13">
        <w:del w:id="51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520" w:author="PR Preview" w:date="2026-01-01T00:00:00Z">
        <w:r>
          <w:rPr>
            <w:b/>
            <w:bCs/>
          </w:rPr>
          <w:t xml:space="preserve">Definition 58 (Polynomial)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rPr>
            <w:b/>
            <w:bCs/>
          </w:rPr>
          <w:t xml:space="preserve">polynomial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(in one variable</w:t>
        </w:r>
      </w:ins>
      <w:ins w:id="527" w:author="PR Preview" w:date="2026-01-01T00:00:00Z">
        <w:r>
          <w:t xml:space="preserve"> </w:t>
        </w:r>
      </w:ins>
      <m:oMath>
        <m:r>
          <m:t>x</m:t>
        </m:r>
      </m:oMath>
      <w:ins w:id="528" w:author="PR Preview" w:date="2026-01-01T00:00:00Z">
        <w:r>
          <w:t xml:space="preserve">) is a</w:t>
        </w:r>
      </w:ins>
      <w:ins w:id="529" w:author="PR Preview" w:date="2026-01-01T00:00:00Z">
        <w:r>
          <w:t xml:space="preserve"> </w:t>
        </w:r>
      </w:ins>
      <w:hyperlink r:id="rId53">
        <w:ins w:id="53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del w:id="534" w:author="PR Preview" w:date="2026-01-01T00:00:00Z">
        <w:r>
          <w:rPr>
            <w:i/>
            <w:iCs/>
          </w:rPr>
          <w:delText xml:space="preserve">Remark 15</w:delText>
        </w:r>
      </w:del>
      <w:del w:id="535" w:author="PR Preview" w:date="2026-01-01T00:00:00Z">
        <w:r>
          <w:delText xml:space="preserve"> (Constant and zero polynomials). </w:delText>
        </w:r>
      </w:del>
      <w:del w:id="536" w:author="PR Preview" w:date="2026-01-01T00:00:00Z">
        <w:r>
          <w:delText xml:space="preserve">A</w:delText>
        </w:r>
      </w:del>
      <w:del w:id="537" w:author="PR Preview" w:date="2026-01-01T00:00:00Z">
        <w:r>
          <w:delText xml:space="preserve"> </w:delText>
        </w:r>
      </w:del>
      <w:hyperlink w:anchor="def-constant-function">
        <w:del w:id="538" w:author="PR Preview" w:date="2026-01-01T00:00:00Z">
          <w:r>
            <w:rPr>
              <w:rStyle w:val="Hyperlink"/>
            </w:rPr>
            <w:delText xml:space="preserve">constant function</w:delText>
          </w:r>
        </w:del>
      </w:hyperlink>
      <w:del w:id="5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 a polynomial with</w:delText>
        </w:r>
      </w:del>
      <w:del w:id="5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0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and</w:delText>
        </w:r>
      </w:del>
      <w:del w:id="54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del w:id="546" w:author="PR Preview" w:date="2026-01-01T00:00:00Z">
        <w:r>
          <w:delText xml:space="preserve">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The requirement</w:delText>
        </w:r>
      </w:del>
      <w:del w:id="54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means this definition covers nonzero polynomials only: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the zero function</w:delText>
        </w:r>
      </w:del>
      <w:del w:id="5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is excluded here,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because it has no nonzero coefficient to serve as</w:delText>
        </w:r>
      </w:del>
      <w:del w:id="55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560" w:author="PR Preview" w:date="2026-01-01T00:00:00Z">
        <w:r>
          <w:delText xml:space="preserve">.</w:delText>
        </w:r>
      </w:del>
    </w:p>
    <w:p>
      <w:pPr>
        <w:pStyle w:val="BodyText"/>
      </w:pPr>
      <w:del w:id="561" w:author="PR Preview" w:date="2026-01-01T00:00:00Z">
        <w:r>
          <w:rPr>
            <w:b/>
            <w:bCs/>
          </w:rPr>
          <w:delText xml:space="preserve">Definition 53 (Coefficients of a polynomial)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The constants</w:delText>
        </w:r>
      </w:del>
      <w:del w:id="56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of a polynomial</w:delText>
        </w:r>
      </w:del>
      <w:del w:id="567" w:author="PR Preview" w:date="2026-01-01T00:00:00Z">
        <w:r>
          <w:delText xml:space="preserve"> </w:delText>
        </w:r>
      </w:del>
      <m:oMath>
        <m:r>
          <m:t>f</m:t>
        </m:r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(</w:delText>
        </w:r>
      </w:del>
      <w:hyperlink w:anchor="def-polynomial">
        <w:del w:id="570" w:author="PR Preview" w:date="2026-01-01T00:00:00Z">
          <w:r>
            <w:rPr>
              <w:rStyle w:val="Hyperlink"/>
            </w:rPr>
            <w:delText xml:space="preserve">Definition 52</w:delText>
          </w:r>
        </w:del>
      </w:hyperlink>
      <w:del w:id="571" w:author="PR Preview" w:date="2026-01-01T00:00:00Z">
        <w:r>
          <w:delText xml:space="preserve">) are the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rPr>
            <w:b/>
            <w:bCs/>
          </w:rPr>
          <w:delText xml:space="preserve">coefficients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of</w:delText>
        </w:r>
      </w:del>
      <w:del w:id="576" w:author="PR Preview" w:date="2026-01-01T00:00:00Z">
        <w:r>
          <w:delText xml:space="preserve"> </w:delText>
        </w:r>
      </w:del>
      <m:oMath>
        <m:r>
          <m:t>f</m:t>
        </m:r>
      </m:oMath>
      <w:del w:id="577" w:author="PR Preview" w:date="2026-01-01T00:00:00Z">
        <w:r>
          <w:delText xml:space="preserve">,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with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k</m:t>
            </m:r>
          </m:sub>
        </m:sSub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the coefficient of</w:delText>
        </w:r>
      </w:del>
      <w:del w:id="58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k</m:t>
            </m:r>
          </m:sup>
        </m:sSup>
      </m:oMath>
      <w:del w:id="584" w:author="PR Preview" w:date="2026-01-01T00:00:00Z">
        <w:r>
          <w:delText xml:space="preserve">.</w:delText>
        </w:r>
      </w:del>
    </w:p>
    <w:p>
      <w:pPr>
        <w:pStyle w:val="BodyText"/>
      </w:pPr>
      <w:del w:id="585" w:author="PR Preview" w:date="2026-01-01T00:00:00Z">
        <w:r>
          <w:rPr>
            <w:b/>
            <w:bCs/>
          </w:rPr>
          <w:delText xml:space="preserve">Definition 54 (Degree of a polynomial)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Let</w:delText>
        </w:r>
      </w:del>
      <w:del w:id="5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be a</w:delText>
        </w:r>
      </w:del>
      <w:del w:id="591" w:author="PR Preview" w:date="2026-01-01T00:00:00Z">
        <w:r>
          <w:delText xml:space="preserve"> </w:delText>
        </w:r>
      </w:del>
      <w:hyperlink w:anchor="def-polynomial">
        <w:del w:id="592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with</w:delText>
        </w:r>
      </w:del>
      <w:del w:id="59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596" w:author="PR Preview" w:date="2026-01-01T00:00:00Z">
        <w:r>
          <w:delText xml:space="preserve">.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The integer</w:delText>
        </w:r>
      </w:del>
      <w:del w:id="599" w:author="PR Preview" w:date="2026-01-01T00:00:00Z">
        <w:r>
          <w:delText xml:space="preserve"> </w:delText>
        </w:r>
      </w:del>
      <m:oMath>
        <m:r>
          <m:t>n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is the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rPr>
            <w:b/>
            <w:bCs/>
          </w:rPr>
          <w:delText xml:space="preserve">degree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of</w:delText>
        </w:r>
      </w:del>
      <w:del w:id="606" w:author="PR Preview" w:date="2026-01-01T00:00:00Z">
        <w:r>
          <w:delText xml:space="preserve"> </w:delText>
        </w:r>
      </w:del>
      <m:oMath>
        <m:r>
          <m:t>f</m:t>
        </m:r>
      </m:oMath>
      <w:del w:id="607" w:author="PR Preview" w:date="2026-01-01T00:00:00Z">
        <w:r>
          <w:delText xml:space="preserve">.</w:delText>
        </w:r>
      </w:del>
    </w:p>
    <w:p>
      <w:pPr>
        <w:pStyle w:val="BodyText"/>
      </w:pPr>
      <w:del w:id="608" w:author="PR Preview" w:date="2026-01-01T00:00:00Z">
        <w:r>
          <w:rPr>
            <w:b/>
            <w:bCs/>
          </w:rPr>
          <w:delText xml:space="preserve">Example 36 (Degrees of some polynomials)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 </w:delText>
        </w:r>
      </w:del>
    </w:p>
    <w:p>
      <w:pPr>
        <w:pStyle w:val="BodyText"/>
      </w:pPr>
      <w:ins w:id="611" w:author="PR Preview" w:date="2026-01-01T00:00:00Z">
        <w:r>
          <w:rPr>
            <w:i/>
            <w:iCs/>
          </w:rPr>
          <w:t xml:space="preserve">Remark 17</w:t>
        </w:r>
      </w:ins>
      <w:ins w:id="612" w:author="PR Preview" w:date="2026-01-01T00:00:00Z">
        <w:r>
          <w:t xml:space="preserve"> (Constant and zero polynomials). </w:t>
        </w:r>
      </w:ins>
      <w:ins w:id="613" w:author="PR Preview" w:date="2026-01-01T00:00:00Z">
        <w:r>
          <w:t xml:space="preserve">A</w:t>
        </w:r>
      </w:ins>
      <w:ins w:id="614" w:author="PR Preview" w:date="2026-01-01T00:00:00Z">
        <w:r>
          <w:t xml:space="preserve"> </w:t>
        </w:r>
      </w:ins>
      <w:hyperlink w:anchor="def-constant-function">
        <w:ins w:id="615" w:author="PR Preview" w:date="2026-01-01T00:00:00Z">
          <w:r>
            <w:rPr>
              <w:rStyle w:val="Hyperlink"/>
            </w:rPr>
            <w:t xml:space="preserve">constant function</w:t>
          </w:r>
        </w:ins>
      </w:hyperlink>
      <w:ins w:id="6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a polynomial with</w:t>
        </w:r>
      </w:ins>
      <w:ins w:id="6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and</w:t>
        </w:r>
      </w:ins>
      <w:ins w:id="6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requirement</w:t>
        </w:r>
      </w:ins>
      <w:ins w:id="62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means this definition covers nonzero polynomials only: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the zero function</w:t>
        </w:r>
      </w:ins>
      <w:ins w:id="6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is excluded here,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because it has no nonzero coefficient to serve as</w:t>
        </w:r>
      </w:ins>
      <w:ins w:id="63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637" w:author="PR Preview" w:date="2026-01-01T00:00:00Z">
        <w:r>
          <w:t xml:space="preserve">.</w:t>
        </w:r>
      </w:ins>
    </w:p>
    <w:bookmarkEnd w:id="203"/>
    <w:bookmarkStart w:id="204" w:name="def-polynomial-coefficient"/>
    <w:p>
      <w:pPr>
        <w:pStyle w:val="BodyText"/>
      </w:pPr>
      <w:ins w:id="638" w:author="PR Preview" w:date="2026-01-01T00:00:00Z">
        <w:r>
          <w:rPr>
            <w:b/>
            <w:bCs/>
          </w:rPr>
          <w:t xml:space="preserve">Definition 59 (Coefficients of a polynomial)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The constants</w:t>
        </w:r>
      </w:ins>
      <w:ins w:id="64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of a polynomial</w:t>
        </w:r>
      </w:ins>
      <w:ins w:id="644" w:author="PR Preview" w:date="2026-01-01T00:00:00Z">
        <w:r>
          <w:t xml:space="preserve"> </w:t>
        </w:r>
      </w:ins>
      <m:oMath>
        <m:r>
          <m:t>f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(</w:t>
        </w:r>
      </w:ins>
      <w:hyperlink w:anchor="def-polynomial">
        <w:ins w:id="647" w:author="PR Preview" w:date="2026-01-01T00:00:00Z">
          <w:r>
            <w:rPr>
              <w:rStyle w:val="Hyperlink"/>
            </w:rPr>
            <w:t xml:space="preserve">Definition 58</w:t>
          </w:r>
        </w:ins>
      </w:hyperlink>
      <w:ins w:id="648" w:author="PR Preview" w:date="2026-01-01T00:00:00Z">
        <w:r>
          <w:t xml:space="preserve">) are the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rPr>
            <w:b/>
            <w:bCs/>
          </w:rPr>
          <w:t xml:space="preserve">coefficients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of</w:t>
        </w:r>
      </w:ins>
      <w:ins w:id="653" w:author="PR Preview" w:date="2026-01-01T00:00:00Z">
        <w:r>
          <w:t xml:space="preserve"> </w:t>
        </w:r>
      </w:ins>
      <m:oMath>
        <m:r>
          <m:t>f</m:t>
        </m:r>
      </m:oMath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with</w:t>
        </w:r>
      </w:ins>
      <w:ins w:id="6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the coefficient of</w:t>
        </w:r>
      </w:ins>
      <w:ins w:id="66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k</m:t>
            </m:r>
          </m:sup>
        </m:sSup>
      </m:oMath>
      <w:ins w:id="661" w:author="PR Preview" w:date="2026-01-01T00:00:00Z">
        <w:r>
          <w:t xml:space="preserve">.</w:t>
        </w:r>
      </w:ins>
    </w:p>
    <w:bookmarkEnd w:id="204"/>
    <w:bookmarkStart w:id="205" w:name="def-polynomial-degree"/>
    <w:p>
      <w:pPr>
        <w:pStyle w:val="BodyText"/>
      </w:pPr>
      <w:ins w:id="662" w:author="PR Preview" w:date="2026-01-01T00:00:00Z">
        <w:r>
          <w:rPr>
            <w:b/>
            <w:bCs/>
          </w:rPr>
          <w:t xml:space="preserve">Definition 60 (Degree of a polynomial)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Let</w:t>
        </w:r>
      </w:ins>
      <w:ins w:id="6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be a</w:t>
        </w:r>
      </w:ins>
      <w:ins w:id="668" w:author="PR Preview" w:date="2026-01-01T00:00:00Z">
        <w:r>
          <w:t xml:space="preserve"> </w:t>
        </w:r>
      </w:ins>
      <w:hyperlink w:anchor="def-polynomial">
        <w:ins w:id="669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with</w:t>
        </w:r>
      </w:ins>
      <w:ins w:id="6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 integer</w:t>
        </w:r>
      </w:ins>
      <w:ins w:id="676" w:author="PR Preview" w:date="2026-01-01T00:00:00Z">
        <w:r>
          <w:t xml:space="preserve"> </w:t>
        </w:r>
      </w:ins>
      <m:oMath>
        <m:r>
          <m:t>n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the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rPr>
            <w:b/>
            <w:bCs/>
          </w:rPr>
          <w:t xml:space="preserve">degree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of</w:t>
        </w:r>
      </w:ins>
      <w:ins w:id="683" w:author="PR Preview" w:date="2026-01-01T00:00:00Z">
        <w:r>
          <w:t xml:space="preserve"> </w:t>
        </w:r>
      </w:ins>
      <m:oMath>
        <m:r>
          <m:t>f</m:t>
        </m:r>
      </m:oMath>
      <w:ins w:id="684" w:author="PR Preview" w:date="2026-01-01T00:00:00Z">
        <w:r>
          <w:t xml:space="preserve">.</w:t>
        </w:r>
      </w:ins>
    </w:p>
    <w:bookmarkEnd w:id="205"/>
    <w:bookmarkStart w:id="206" w:name="exm-polynomial-degree"/>
    <w:p>
      <w:pPr>
        <w:pStyle w:val="BodyText"/>
      </w:pPr>
      <w:ins w:id="685" w:author="PR Preview" w:date="2026-01-01T00:00:00Z">
        <w:r>
          <w:rPr>
            <w:b/>
            <w:bCs/>
          </w:rPr>
          <w:t xml:space="preserve">Example 38 (Degrees of some polynomials)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del w:id="688" w:author="PR Preview" w:date="2026-01-01T00:00:00Z">
        <w:r>
          <w:rPr>
            <w:b/>
            <w:bCs/>
          </w:rPr>
          <w:delText xml:space="preserve">Definition 55 (Leading coefficient)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Let</w:delText>
        </w:r>
      </w:del>
      <w:del w:id="6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be a</w:delText>
        </w:r>
      </w:del>
      <w:del w:id="694" w:author="PR Preview" w:date="2026-01-01T00:00:00Z">
        <w:r>
          <w:delText xml:space="preserve"> </w:delText>
        </w:r>
      </w:del>
      <w:hyperlink w:anchor="def-polynomial">
        <w:del w:id="695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of</w:delText>
        </w:r>
      </w:del>
      <w:del w:id="698" w:author="PR Preview" w:date="2026-01-01T00:00:00Z">
        <w:r>
          <w:delText xml:space="preserve"> </w:delText>
        </w:r>
      </w:del>
      <w:hyperlink w:anchor="def-polynomial-degree">
        <w:del w:id="699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700" w:author="PR Preview" w:date="2026-01-01T00:00:00Z">
        <w:r>
          <w:delText xml:space="preserve"> </w:delText>
        </w:r>
      </w:del>
      <m:oMath>
        <m:r>
          <m:t>n</m:t>
        </m:r>
      </m:oMath>
      <w:del w:id="701" w:author="PR Preview" w:date="2026-01-01T00:00:00Z">
        <w:r>
          <w:delText xml:space="preserve">.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 constant</w:delText>
        </w:r>
      </w:del>
      <w:del w:id="70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is the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rPr>
            <w:b/>
            <w:bCs/>
          </w:rPr>
          <w:delText xml:space="preserve">leading coefficient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of</w:delText>
        </w:r>
      </w:del>
      <w:del w:id="711" w:author="PR Preview" w:date="2026-01-01T00:00:00Z">
        <w:r>
          <w:delText xml:space="preserve"> </w:delText>
        </w:r>
      </w:del>
      <m:oMath>
        <m:r>
          <m:t>f</m:t>
        </m:r>
      </m:oMath>
      <w:del w:id="712" w:author="PR Preview" w:date="2026-01-01T00:00:00Z">
        <w:r>
          <w:delText xml:space="preserve">.</w:delText>
        </w:r>
      </w:del>
    </w:p>
    <w:p>
      <w:pPr>
        <w:pStyle w:val="BodyText"/>
      </w:pPr>
      <w:del w:id="713" w:author="PR Preview" w:date="2026-01-01T00:00:00Z">
        <w:r>
          <w:rPr>
            <w:b/>
            <w:bCs/>
          </w:rPr>
          <w:delText xml:space="preserve">Example 37 (Leading coefficients)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 </w:delText>
        </w:r>
      </w:del>
    </w:p>
    <w:p>
      <w:pPr>
        <w:pStyle w:val="FirstParagraph"/>
      </w:pPr>
      <w:ins w:id="716" w:author="PR Preview" w:date="2026-01-01T00:00:00Z">
        <w:r>
          <w:rPr>
            <w:b/>
            <w:bCs/>
          </w:rPr>
          <w:t xml:space="preserve">Definition 61 (Leading coefficient)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Let</w:t>
        </w:r>
      </w:ins>
      <w:ins w:id="7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be a</w:t>
        </w:r>
      </w:ins>
      <w:ins w:id="722" w:author="PR Preview" w:date="2026-01-01T00:00:00Z">
        <w:r>
          <w:t xml:space="preserve"> </w:t>
        </w:r>
      </w:ins>
      <w:hyperlink w:anchor="def-polynomial">
        <w:ins w:id="72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of</w:t>
        </w:r>
      </w:ins>
      <w:ins w:id="726" w:author="PR Preview" w:date="2026-01-01T00:00:00Z">
        <w:r>
          <w:t xml:space="preserve"> </w:t>
        </w:r>
      </w:ins>
      <w:hyperlink w:anchor="def-polynomial-degree">
        <w:ins w:id="727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728" w:author="PR Preview" w:date="2026-01-01T00:00:00Z">
        <w:r>
          <w:t xml:space="preserve"> </w:t>
        </w:r>
      </w:ins>
      <m:oMath>
        <m:r>
          <m:t>n</m:t>
        </m:r>
      </m:oMath>
      <w:ins w:id="729" w:author="PR Preview" w:date="2026-01-01T00:00:00Z">
        <w:r>
          <w:t xml:space="preserve">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The constant</w:t>
        </w:r>
      </w:ins>
      <w:ins w:id="7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is the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rPr>
            <w:b/>
            <w:bCs/>
          </w:rPr>
          <w:t xml:space="preserve">leading coefficient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of</w:t>
        </w:r>
      </w:ins>
      <w:ins w:id="739" w:author="PR Preview" w:date="2026-01-01T00:00:00Z">
        <w:r>
          <w:t xml:space="preserve"> </w:t>
        </w:r>
      </w:ins>
      <m:oMath>
        <m:r>
          <m:t>f</m:t>
        </m:r>
      </m:oMath>
      <w:ins w:id="740" w:author="PR Preview" w:date="2026-01-01T00:00:00Z">
        <w:r>
          <w:t xml:space="preserve">.</w:t>
        </w:r>
      </w:ins>
    </w:p>
    <w:bookmarkEnd w:id="207"/>
    <w:bookmarkStart w:id="208" w:name="exm-leading-coefficient"/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Example 39 (Leading coefficients)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del w:id="744" w:author="PR Preview" w:date="2026-01-01T00:00:00Z">
        <w:r>
          <w:rPr>
            <w:b/>
            <w:bCs/>
          </w:rPr>
          <w:delText xml:space="preserve">Definition 56 (Quadratic polynomial)</w:delText>
        </w:r>
      </w:del>
      <w:del w:id="745" w:author="PR Preview" w:date="2026-01-01T00:00:00Z">
        <w:r>
          <w:delText xml:space="preserve"> </w:delText>
        </w:r>
      </w:del>
      <w:bookmarkStart w:id="192" w:name="def-quadratic-cubic"/>
      <w:bookmarkEnd w:id="192"/>
      <w:del w:id="746" w:author="PR Preview" w:date="2026-01-01T00:00:00Z">
        <w:r>
          <w:delText xml:space="preserve">A</w:delText>
        </w:r>
      </w:del>
      <w:del w:id="747" w:author="PR Preview" w:date="2026-01-01T00:00:00Z">
        <w:r>
          <w:delText xml:space="preserve"> </w:delText>
        </w:r>
      </w:del>
      <w:hyperlink w:anchor="def-polynomial">
        <w:del w:id="748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of</w:delText>
        </w:r>
      </w:del>
      <w:del w:id="751" w:author="PR Preview" w:date="2026-01-01T00:00:00Z">
        <w:r>
          <w:delText xml:space="preserve"> </w:delText>
        </w:r>
      </w:del>
      <w:hyperlink w:anchor="def-polynomial-degree">
        <w:del w:id="752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753" w:author="PR Preview" w:date="2026-01-01T00:00:00Z">
        <w:r>
          <w:delText xml:space="preserve"> </w:delText>
        </w:r>
      </w:del>
      <m:oMath>
        <m:r>
          <m:t>2</m:t>
        </m:r>
      </m:oMath>
      <w:del w:id="754" w:author="PR Preview" w:date="2026-01-01T00:00:00Z">
        <w:r>
          <w:delText xml:space="preserve">,</w:delText>
        </w:r>
      </w:del>
      <w:del w:id="7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with</w:delText>
        </w:r>
      </w:del>
      <w:del w:id="75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759" w:author="PR Preview" w:date="2026-01-01T00:00:00Z">
        <w:r>
          <w:delText xml:space="preserve">,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is a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rPr>
            <w:b/>
            <w:bCs/>
          </w:rPr>
          <w:delText xml:space="preserve">quadratic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polynomial.</w:delText>
        </w:r>
      </w:del>
    </w:p>
    <w:p>
      <w:pPr>
        <w:pStyle w:val="BodyText"/>
      </w:pPr>
      <w:del w:id="766" w:author="PR Preview" w:date="2026-01-01T00:00:00Z">
        <w:r>
          <w:rPr>
            <w:b/>
            <w:bCs/>
          </w:rPr>
          <w:delText xml:space="preserve">Definition 57 (Cubic polynomial)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A</w:delText>
        </w:r>
      </w:del>
      <w:del w:id="769" w:author="PR Preview" w:date="2026-01-01T00:00:00Z">
        <w:r>
          <w:delText xml:space="preserve"> </w:delText>
        </w:r>
      </w:del>
      <w:hyperlink w:anchor="def-polynomial">
        <w:del w:id="770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of</w:delText>
        </w:r>
      </w:del>
      <w:del w:id="773" w:author="PR Preview" w:date="2026-01-01T00:00:00Z">
        <w:r>
          <w:delText xml:space="preserve"> </w:delText>
        </w:r>
      </w:del>
      <w:hyperlink w:anchor="def-polynomial-degree">
        <w:del w:id="774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775" w:author="PR Preview" w:date="2026-01-01T00:00:00Z">
        <w:r>
          <w:delText xml:space="preserve"> </w:delText>
        </w:r>
      </w:del>
      <m:oMath>
        <m:r>
          <m:t>3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is a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rPr>
            <w:b/>
            <w:bCs/>
          </w:rPr>
          <w:delText xml:space="preserve">cubic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polynomial.</w:delText>
        </w:r>
      </w:del>
    </w:p>
    <w:p>
      <w:pPr>
        <w:pStyle w:val="BodyText"/>
      </w:pPr>
      <w:del w:id="782" w:author="PR Preview" w:date="2026-01-01T00:00:00Z">
        <w:r>
          <w:rPr>
            <w:b/>
            <w:bCs/>
          </w:rPr>
          <w:delText xml:space="preserve">Example 38 (Quadratic and cubic polynomials)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 </w:delText>
        </w:r>
      </w:del>
    </w:p>
    <w:p>
      <w:pPr>
        <w:pStyle w:val="FirstParagraph"/>
      </w:pPr>
      <w:ins w:id="785" w:author="PR Preview" w:date="2026-01-01T00:00:00Z">
        <w:r>
          <w:rPr>
            <w:b/>
            <w:bCs/>
          </w:rPr>
          <w:t xml:space="preserve">Definition 62 (Quadratic polynomial)</w:t>
        </w:r>
      </w:ins>
      <w:ins w:id="786" w:author="PR Preview" w:date="2026-01-01T00:00:00Z">
        <w:r>
          <w:t xml:space="preserve"> </w:t>
        </w:r>
      </w:ins>
      <w:bookmarkStart w:id="209" w:name="def-quadratic-cubic"/>
      <w:bookmarkEnd w:id="209"/>
      <w:ins w:id="787" w:author="PR Preview" w:date="2026-01-01T00:00:00Z">
        <w:r>
          <w:t xml:space="preserve">A</w:t>
        </w:r>
      </w:ins>
      <w:ins w:id="788" w:author="PR Preview" w:date="2026-01-01T00:00:00Z">
        <w:r>
          <w:t xml:space="preserve"> </w:t>
        </w:r>
      </w:ins>
      <w:hyperlink w:anchor="def-polynomial">
        <w:ins w:id="789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of</w:t>
        </w:r>
      </w:ins>
      <w:ins w:id="792" w:author="PR Preview" w:date="2026-01-01T00:00:00Z">
        <w:r>
          <w:t xml:space="preserve"> </w:t>
        </w:r>
      </w:ins>
      <w:hyperlink w:anchor="def-polynomial-degree">
        <w:ins w:id="793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794" w:author="PR Preview" w:date="2026-01-01T00:00:00Z">
        <w:r>
          <w:t xml:space="preserve"> </w:t>
        </w:r>
      </w:ins>
      <m:oMath>
        <m:r>
          <m:t>2</m:t>
        </m:r>
      </m:oMath>
      <w:ins w:id="795" w:author="PR Preview" w:date="2026-01-01T00:00:00Z">
        <w:r>
          <w:t xml:space="preserve">,</w:t>
        </w:r>
      </w:ins>
      <w:ins w:id="7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with</w:t>
        </w:r>
      </w:ins>
      <w:ins w:id="79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800" w:author="PR Preview" w:date="2026-01-01T00:00:00Z">
        <w:r>
          <w:t xml:space="preserve">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is a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rPr>
            <w:b/>
            <w:bCs/>
          </w:rPr>
          <w:t xml:space="preserve">quadratic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polynomial.</w:t>
        </w:r>
      </w:ins>
    </w:p>
    <w:bookmarkEnd w:id="210"/>
    <w:bookmarkStart w:id="211" w:name="def-cubic-polynomial"/>
    <w:p>
      <w:pPr>
        <w:pStyle w:val="BodyText"/>
      </w:pPr>
      <w:ins w:id="807" w:author="PR Preview" w:date="2026-01-01T00:00:00Z">
        <w:r>
          <w:rPr>
            <w:b/>
            <w:bCs/>
          </w:rPr>
          <w:t xml:space="preserve">Definition 63 (Cubic polynomial)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A</w:t>
        </w:r>
      </w:ins>
      <w:ins w:id="810" w:author="PR Preview" w:date="2026-01-01T00:00:00Z">
        <w:r>
          <w:t xml:space="preserve"> </w:t>
        </w:r>
      </w:ins>
      <w:hyperlink w:anchor="def-polynomial">
        <w:ins w:id="811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of</w:t>
        </w:r>
      </w:ins>
      <w:ins w:id="814" w:author="PR Preview" w:date="2026-01-01T00:00:00Z">
        <w:r>
          <w:t xml:space="preserve"> </w:t>
        </w:r>
      </w:ins>
      <w:hyperlink w:anchor="def-polynomial-degree">
        <w:ins w:id="815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816" w:author="PR Preview" w:date="2026-01-01T00:00:00Z">
        <w:r>
          <w:t xml:space="preserve"> </w:t>
        </w:r>
      </w:ins>
      <m:oMath>
        <m:r>
          <m:t>3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is a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rPr>
            <w:b/>
            <w:bCs/>
          </w:rPr>
          <w:t xml:space="preserve">cubic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polynomial.</w:t>
        </w:r>
      </w:ins>
    </w:p>
    <w:bookmarkEnd w:id="211"/>
    <w:bookmarkStart w:id="212" w:name="exm-quadratic-cubic"/>
    <w:p>
      <w:pPr>
        <w:pStyle w:val="BodyText"/>
      </w:pPr>
      <w:ins w:id="823" w:author="PR Preview" w:date="2026-01-01T00:00:00Z">
        <w:r>
          <w:rPr>
            <w:b/>
            <w:bCs/>
          </w:rPr>
          <w:t xml:space="preserve">Example 40 (Quadratic and cubic polynomials)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del w:id="826" w:author="PR Preview" w:date="2026-01-01T00:00:00Z">
        <w:r>
          <w:rPr>
            <w:b/>
            <w:bCs/>
          </w:rPr>
          <w:delText xml:space="preserve">Definition 58 (Parabola)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A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rPr>
            <w:b/>
            <w:bCs/>
          </w:rPr>
          <w:delText xml:space="preserve">parabola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is the</w:delText>
        </w:r>
      </w:del>
      <w:del w:id="833" w:author="PR Preview" w:date="2026-01-01T00:00:00Z">
        <w:r>
          <w:delText xml:space="preserve"> </w:delText>
        </w:r>
      </w:del>
      <w:hyperlink r:id="rId14">
        <w:del w:id="834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of a quadratic polynomial (</w:delText>
        </w:r>
      </w:del>
      <w:hyperlink w:anchor="def-quadratic-polynomial">
        <w:del w:id="837" w:author="PR Preview" w:date="2026-01-01T00:00:00Z">
          <w:r>
            <w:rPr>
              <w:rStyle w:val="Hyperlink"/>
            </w:rPr>
            <w:delText xml:space="preserve">Definition 56</w:delText>
          </w:r>
        </w:del>
      </w:hyperlink>
      <w:del w:id="838" w:author="PR Preview" w:date="2026-01-01T00:00:00Z">
        <w:r>
          <w:delText xml:space="preserve">).</w:delText>
        </w:r>
      </w:del>
    </w:p>
    <w:p>
      <w:pPr>
        <w:pStyle w:val="BodyText"/>
      </w:pPr>
      <w:del w:id="839" w:author="PR Preview" w:date="2026-01-01T00:00:00Z">
        <w:r>
          <w:rPr>
            <w:b/>
            <w:bCs/>
          </w:rPr>
          <w:delText xml:space="preserve">Example 39 (The parabola</w:delText>
        </w:r>
      </w:del>
      <w:del w:id="840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41" w:author="PR Preview" w:date="2026-01-01T00:00:00Z">
        <w:r>
          <w:rPr>
            <w:b/>
            <w:bCs/>
          </w:rPr>
          <w:delText xml:space="preserve">)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The graph of</w:delText>
        </w:r>
      </w:del>
      <w:del w:id="8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is a parabola.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It contains the points</w:delText>
        </w:r>
      </w:del>
      <w:del w:id="8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50" w:author="PR Preview" w:date="2026-01-01T00:00:00Z">
        <w:r>
          <w:delText xml:space="preserve">,</w:delText>
        </w:r>
      </w:del>
      <w:del w:id="8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and</w:delText>
        </w:r>
      </w:del>
      <w:del w:id="8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855" w:author="PR Preview" w:date="2026-01-01T00:00:00Z">
        <w:r>
          <w:delText xml:space="preserve">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and its lowest point is</w:delText>
        </w:r>
      </w:del>
      <w:del w:id="85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59" w:author="PR Preview" w:date="2026-01-01T00:00:00Z">
        <w:r>
          <w:delText xml:space="preserve">, since</w:delText>
        </w:r>
      </w:del>
      <w:del w:id="86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for every</w:delText>
        </w:r>
      </w:del>
      <w:del w:id="863" w:author="PR Preview" w:date="2026-01-01T00:00:00Z">
        <w:r>
          <w:delText xml:space="preserve"> </w:delText>
        </w:r>
      </w:del>
      <m:oMath>
        <m:r>
          <m:t>x</m:t>
        </m:r>
      </m:oMath>
      <w:del w:id="864" w:author="PR Preview" w:date="2026-01-01T00:00:00Z">
        <w:r>
          <w:delText xml:space="preserve">.</w:delText>
        </w:r>
      </w:del>
    </w:p>
    <w:p>
      <w:pPr>
        <w:pStyle w:val="Heading2"/>
      </w:pPr>
      <w:del w:id="865" w:author="PR Preview" w:date="2026-01-01T00:00:00Z">
        <w:r>
          <w:delText xml:space="preserve">16 Affine and linear functions of one variable</w:delText>
        </w:r>
      </w:del>
    </w:p>
    <w:p>
      <w:pPr>
        <w:pStyle w:val="FirstParagraph"/>
      </w:pPr>
      <w:del w:id="866" w:author="PR Preview" w:date="2026-01-01T00:00:00Z">
        <w:r>
          <w:rPr>
            <w:b/>
            <w:bCs/>
          </w:rPr>
          <w:delText xml:space="preserve">Definition 59 (Affine function of one variable)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A</w:delText>
        </w:r>
      </w:del>
      <w:del w:id="869" w:author="PR Preview" w:date="2026-01-01T00:00:00Z">
        <w:r>
          <w:delText xml:space="preserve"> </w:delText>
        </w:r>
      </w:del>
      <w:hyperlink r:id="rId13">
        <w:del w:id="87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is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rPr>
            <w:b/>
            <w:bCs/>
          </w:rPr>
          <w:delText xml:space="preserve">affine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if there are numbers</w:delText>
        </w:r>
      </w:del>
      <w:del w:id="878" w:author="PR Preview" w:date="2026-01-01T00:00:00Z">
        <w:r>
          <w:delText xml:space="preserve"> </w:delText>
        </w:r>
      </w:del>
      <m:oMath>
        <m:r>
          <m:t>m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and</w:delText>
        </w:r>
      </w:del>
      <w:del w:id="881" w:author="PR Preview" w:date="2026-01-01T00:00:00Z">
        <w:r>
          <w:delText xml:space="preserve"> </w:delText>
        </w:r>
      </w:del>
      <m:oMath>
        <m:r>
          <m:t>b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884" w:author="PR Preview" w:date="2026-01-01T00:00:00Z">
        <w:r>
          <w:rPr>
            <w:b/>
            <w:bCs/>
          </w:rPr>
          <w:delText xml:space="preserve">Definition 60 (Slope)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In the formula</w:delText>
        </w:r>
      </w:del>
      <w:del w:id="8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for an affine function</w:delText>
        </w:r>
      </w:del>
      <w:del w:id="890" w:author="PR Preview" w:date="2026-01-01T00:00:00Z">
        <w:r>
          <w:delText xml:space="preserve"> </w:delText>
        </w:r>
      </w:del>
      <m:oMath>
        <m:r>
          <m:t>f</m:t>
        </m:r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(</w:delText>
        </w:r>
      </w:del>
      <w:hyperlink w:anchor="def-affine-function">
        <w:del w:id="893" w:author="PR Preview" w:date="2026-01-01T00:00:00Z">
          <w:r>
            <w:rPr>
              <w:rStyle w:val="Hyperlink"/>
            </w:rPr>
            <w:delText xml:space="preserve">Definition 59</w:delText>
          </w:r>
        </w:del>
      </w:hyperlink>
      <w:del w:id="894" w:author="PR Preview" w:date="2026-01-01T00:00:00Z">
        <w:r>
          <w:delText xml:space="preserve">),</w:delText>
        </w:r>
      </w:del>
      <w:del w:id="895" w:author="PR Preview" w:date="2026-01-01T00:00:00Z">
        <w:r>
          <w:delText xml:space="preserve"> </w:delText>
        </w:r>
      </w:del>
      <m:oMath>
        <m:r>
          <m:t>m</m:t>
        </m:r>
      </m:oMath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is called the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rPr>
            <w:b/>
            <w:bCs/>
          </w:rPr>
          <w:delText xml:space="preserve">slope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of</w:delText>
        </w:r>
      </w:del>
      <w:del w:id="902" w:author="PR Preview" w:date="2026-01-01T00:00:00Z">
        <w:r>
          <w:delText xml:space="preserve"> </w:delText>
        </w:r>
      </w:del>
      <m:oMath>
        <m:r>
          <m:t>f</m:t>
        </m:r>
      </m:oMath>
      <w:del w:id="903" w:author="PR Preview" w:date="2026-01-01T00:00:00Z">
        <w:r>
          <w:delText xml:space="preserve">.</w:delText>
        </w:r>
      </w:del>
    </w:p>
    <w:p>
      <w:pPr>
        <w:pStyle w:val="BodyText"/>
      </w:pPr>
      <w:del w:id="904" w:author="PR Preview" w:date="2026-01-01T00:00:00Z">
        <w:r>
          <w:rPr>
            <w:b/>
            <w:bCs/>
          </w:rPr>
          <w:delText xml:space="preserve">Definition 61 (Intercept)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In the formula</w:delText>
        </w:r>
      </w:del>
      <w:del w:id="9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for an affine function</w:delText>
        </w:r>
      </w:del>
      <w:del w:id="910" w:author="PR Preview" w:date="2026-01-01T00:00:00Z">
        <w:r>
          <w:delText xml:space="preserve"> </w:delText>
        </w:r>
      </w:del>
      <m:oMath>
        <m:r>
          <m:t>f</m:t>
        </m:r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(</w:delText>
        </w:r>
      </w:del>
      <w:hyperlink w:anchor="def-affine-function">
        <w:del w:id="913" w:author="PR Preview" w:date="2026-01-01T00:00:00Z">
          <w:r>
            <w:rPr>
              <w:rStyle w:val="Hyperlink"/>
            </w:rPr>
            <w:delText xml:space="preserve">Definition 59</w:delText>
          </w:r>
        </w:del>
      </w:hyperlink>
      <w:del w:id="914" w:author="PR Preview" w:date="2026-01-01T00:00:00Z">
        <w:r>
          <w:delText xml:space="preserve">),</w:delText>
        </w:r>
      </w:del>
      <w:del w:id="915" w:author="PR Preview" w:date="2026-01-01T00:00:00Z">
        <w:r>
          <w:delText xml:space="preserve"> </w:delText>
        </w:r>
      </w:del>
      <m:oMath>
        <m:r>
          <m:t>b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is called the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rPr>
            <w:b/>
            <w:bCs/>
          </w:rPr>
          <w:delText xml:space="preserve">intercept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of</w:delText>
        </w:r>
      </w:del>
      <w:del w:id="922" w:author="PR Preview" w:date="2026-01-01T00:00:00Z">
        <w:r>
          <w:delText xml:space="preserve"> </w:delText>
        </w:r>
      </w:del>
      <m:oMath>
        <m:r>
          <m:t>f</m:t>
        </m:r>
      </m:oMath>
      <w:del w:id="923" w:author="PR Preview" w:date="2026-01-01T00:00:00Z">
        <w:r>
          <w:delText xml:space="preserve">.</w:delText>
        </w:r>
      </w:del>
    </w:p>
    <w:p>
      <w:pPr>
        <w:pStyle w:val="BodyText"/>
      </w:pPr>
      <w:del w:id="924" w:author="PR Preview" w:date="2026-01-01T00:00:00Z">
        <w:r>
          <w:rPr>
            <w:b/>
            <w:bCs/>
          </w:rPr>
          <w:delText xml:space="preserve">Definition 62 (Linear function of one variable)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 function</w:delText>
        </w:r>
      </w:del>
      <w:del w:id="9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is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rPr>
            <w:b/>
            <w:bCs/>
          </w:rPr>
          <w:delText xml:space="preserve">linear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if it is affine (</w:delText>
        </w:r>
      </w:del>
      <w:hyperlink w:anchor="def-affine-function">
        <w:del w:id="934" w:author="PR Preview" w:date="2026-01-01T00:00:00Z">
          <w:r>
            <w:rPr>
              <w:rStyle w:val="Hyperlink"/>
            </w:rPr>
            <w:delText xml:space="preserve">Definition 59</w:delText>
          </w:r>
        </w:del>
      </w:hyperlink>
      <w:del w:id="935" w:author="PR Preview" w:date="2026-01-01T00:00:00Z">
        <w:r>
          <w:delText xml:space="preserve">) with intercept</w:delText>
        </w:r>
      </w:del>
      <w:del w:id="936" w:author="PR Preview" w:date="2026-01-01T00:00:00Z">
        <w:r>
          <w:delText xml:space="preserve"> </w:delText>
        </w:r>
      </w:del>
      <m:oMath>
        <m:r>
          <m:t>0</m:t>
        </m:r>
      </m:oMath>
      <w:del w:id="937" w:author="PR Preview" w:date="2026-01-01T00:00:00Z">
        <w:r>
          <w:delText xml:space="preserve">;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that is, if there is a number</w:delText>
        </w:r>
      </w:del>
      <w:del w:id="940" w:author="PR Preview" w:date="2026-01-01T00:00:00Z">
        <w:r>
          <w:delText xml:space="preserve"> </w:delText>
        </w:r>
      </w:del>
      <m:oMath>
        <m:r>
          <m:t>m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943" w:author="PR Preview" w:date="2026-01-01T00:00:00Z">
        <w:r>
          <w:rPr>
            <w:b/>
            <w:bCs/>
          </w:rPr>
          <w:delText xml:space="preserve">Theorem 21 (Intercept and slope of an affine function)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Let</w:delText>
        </w:r>
      </w:del>
      <w:del w:id="9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be an affine function (</w:delText>
        </w:r>
      </w:del>
      <w:hyperlink w:anchor="def-affine-function">
        <w:del w:id="949" w:author="PR Preview" w:date="2026-01-01T00:00:00Z">
          <w:r>
            <w:rPr>
              <w:rStyle w:val="Hyperlink"/>
            </w:rPr>
            <w:delText xml:space="preserve">Definition 59</w:delText>
          </w:r>
        </w:del>
      </w:hyperlink>
      <w:del w:id="950" w:author="PR Preview" w:date="2026-01-01T00:00:00Z">
        <w:r>
          <w:delText xml:space="preserve">).</w:delText>
        </w:r>
      </w:del>
    </w:p>
    <w:p>
      <w:pPr>
        <w:pStyle w:val="FirstParagraph"/>
      </w:pPr>
      <w:ins w:id="951" w:author="PR Preview" w:date="2026-01-01T00:00:00Z">
        <w:r>
          <w:rPr>
            <w:b/>
            <w:bCs/>
          </w:rPr>
          <w:t xml:space="preserve">Definition 64 (Parabola)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rPr>
            <w:b/>
            <w:bCs/>
          </w:rPr>
          <w:t xml:space="preserve">parabola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is the</w:t>
        </w:r>
      </w:ins>
      <w:ins w:id="958" w:author="PR Preview" w:date="2026-01-01T00:00:00Z">
        <w:r>
          <w:t xml:space="preserve"> </w:t>
        </w:r>
      </w:ins>
      <w:hyperlink r:id="rId75">
        <w:ins w:id="959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of a quadratic polynomial (</w:t>
        </w:r>
      </w:ins>
      <w:hyperlink w:anchor="def-quadratic-polynomial">
        <w:ins w:id="962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963" w:author="PR Preview" w:date="2026-01-01T00:00:00Z">
        <w:r>
          <w:t xml:space="preserve">).</w:t>
        </w:r>
      </w:ins>
    </w:p>
    <w:bookmarkEnd w:id="213"/>
    <w:bookmarkStart w:id="214" w:name="exm-parabola"/>
    <w:p>
      <w:pPr>
        <w:pStyle w:val="BodyText"/>
      </w:pPr>
      <w:ins w:id="964" w:author="PR Preview" w:date="2026-01-01T00:00:00Z">
        <w:r>
          <w:rPr>
            <w:b/>
            <w:bCs/>
          </w:rPr>
          <w:t xml:space="preserve">Example 41 (The parabola</w:t>
        </w:r>
      </w:ins>
      <w:ins w:id="965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66" w:author="PR Preview" w:date="2026-01-01T00:00:00Z">
        <w:r>
          <w:rPr>
            <w:b/>
            <w:bCs/>
          </w:rPr>
          <w:t xml:space="preserve">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The graph of</w:t>
        </w:r>
      </w:ins>
      <w:ins w:id="9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is a parabola.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It contains the points</w:t>
        </w:r>
      </w:ins>
      <w:ins w:id="9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75" w:author="PR Preview" w:date="2026-01-01T00:00:00Z">
        <w:r>
          <w:t xml:space="preserve">,</w:t>
        </w:r>
      </w:ins>
      <w:ins w:id="9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and</w:t>
        </w:r>
      </w:ins>
      <w:ins w:id="9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and its lowest point is</w:t>
        </w:r>
      </w:ins>
      <w:ins w:id="9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84" w:author="PR Preview" w:date="2026-01-01T00:00:00Z">
        <w:r>
          <w:t xml:space="preserve">, since</w:t>
        </w:r>
      </w:ins>
      <w:ins w:id="98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for every</w:t>
        </w:r>
      </w:ins>
      <w:ins w:id="988" w:author="PR Preview" w:date="2026-01-01T00:00:00Z">
        <w:r>
          <w:t xml:space="preserve"> </w:t>
        </w:r>
      </w:ins>
      <m:oMath>
        <m:r>
          <m:t>x</m:t>
        </m:r>
      </m:oMath>
      <w:ins w:id="989" w:author="PR Preview" w:date="2026-01-01T00:00:00Z">
        <w:r>
          <w:t xml:space="preserve">.</w:t>
        </w:r>
      </w:ins>
    </w:p>
    <w:bookmarkEnd w:id="214"/>
    <w:bookmarkEnd w:id="215"/>
    <w:bookmarkStart w:id="225" w:name="sec-affine-linear-functions"/>
    <w:p>
      <w:pPr>
        <w:pStyle w:val="Heading2"/>
      </w:pPr>
      <w:ins w:id="990" w:author="PR Preview" w:date="2026-01-01T00:00:00Z">
        <w:r>
          <w:t xml:space="preserve">17 Affine and linear functions of one variable</w:t>
        </w:r>
      </w:ins>
    </w:p>
    <w:bookmarkStart w:id="216" w:name="def-affine-function"/>
    <w:p>
      <w:pPr>
        <w:pStyle w:val="FirstParagraph"/>
      </w:pPr>
      <w:ins w:id="991" w:author="PR Preview" w:date="2026-01-01T00:00:00Z">
        <w:r>
          <w:rPr>
            <w:b/>
            <w:bCs/>
          </w:rPr>
          <w:t xml:space="preserve">Definition 65 (Affine function of one variable)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A</w:t>
        </w:r>
      </w:ins>
      <w:ins w:id="994" w:author="PR Preview" w:date="2026-01-01T00:00:00Z">
        <w:r>
          <w:t xml:space="preserve"> </w:t>
        </w:r>
      </w:ins>
      <w:hyperlink r:id="rId53">
        <w:ins w:id="99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is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rPr>
            <w:b/>
            <w:bCs/>
          </w:rPr>
          <w:t xml:space="preserve">affine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if there are numbers</w:t>
        </w:r>
      </w:ins>
      <w:ins w:id="1003" w:author="PR Preview" w:date="2026-01-01T00:00:00Z">
        <w:r>
          <w:t xml:space="preserve"> </w:t>
        </w:r>
      </w:ins>
      <m:oMath>
        <m:r>
          <m:t>m</m:t>
        </m:r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and</w:t>
        </w:r>
      </w:ins>
      <w:ins w:id="1006" w:author="PR Preview" w:date="2026-01-01T00:00:00Z">
        <w:r>
          <w:t xml:space="preserve"> </w:t>
        </w:r>
      </w:ins>
      <m:oMath>
        <m:r>
          <m:t>b</m:t>
        </m:r>
      </m:oMath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ins w:id="1009" w:author="PR Preview" w:date="2026-01-01T00:00:00Z">
        <w:r>
          <w:rPr>
            <w:b/>
            <w:bCs/>
          </w:rPr>
          <w:t xml:space="preserve">Definition 66 (Slope)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In the formula</w:t>
        </w:r>
      </w:ins>
      <w:ins w:id="10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for an affine function</w:t>
        </w:r>
      </w:ins>
      <w:ins w:id="1015" w:author="PR Preview" w:date="2026-01-01T00:00:00Z">
        <w:r>
          <w:t xml:space="preserve"> </w:t>
        </w:r>
      </w:ins>
      <m:oMath>
        <m:r>
          <m:t>f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(</w:t>
        </w:r>
      </w:ins>
      <w:hyperlink w:anchor="def-affine-function">
        <w:ins w:id="1018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1019" w:author="PR Preview" w:date="2026-01-01T00:00:00Z">
        <w:r>
          <w:t xml:space="preserve">),</w:t>
        </w:r>
      </w:ins>
      <w:ins w:id="1020" w:author="PR Preview" w:date="2026-01-01T00:00:00Z">
        <w:r>
          <w:t xml:space="preserve"> </w:t>
        </w:r>
      </w:ins>
      <m:oMath>
        <m:r>
          <m:t>m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is called the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rPr>
            <w:b/>
            <w:bCs/>
          </w:rPr>
          <w:t xml:space="preserve">slope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of</w:t>
        </w:r>
      </w:ins>
      <w:ins w:id="1027" w:author="PR Preview" w:date="2026-01-01T00:00:00Z">
        <w:r>
          <w:t xml:space="preserve"> </w:t>
        </w:r>
      </w:ins>
      <m:oMath>
        <m:r>
          <m:t>f</m:t>
        </m:r>
      </m:oMath>
      <w:ins w:id="1028" w:author="PR Preview" w:date="2026-01-01T00:00:00Z">
        <w:r>
          <w:t xml:space="preserve">.</w:t>
        </w:r>
      </w:ins>
    </w:p>
    <w:bookmarkEnd w:id="217"/>
    <w:bookmarkStart w:id="218" w:name="def-intercept"/>
    <w:p>
      <w:pPr>
        <w:pStyle w:val="BodyText"/>
      </w:pPr>
      <w:ins w:id="1029" w:author="PR Preview" w:date="2026-01-01T00:00:00Z">
        <w:r>
          <w:rPr>
            <w:b/>
            <w:bCs/>
          </w:rPr>
          <w:t xml:space="preserve">Definition 67 (Intercept)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In the formula</w:t>
        </w:r>
      </w:ins>
      <w:ins w:id="10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for an affine function</w:t>
        </w:r>
      </w:ins>
      <w:ins w:id="1035" w:author="PR Preview" w:date="2026-01-01T00:00:00Z">
        <w:r>
          <w:t xml:space="preserve"> </w:t>
        </w:r>
      </w:ins>
      <m:oMath>
        <m:r>
          <m:t>f</m:t>
        </m:r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(</w:t>
        </w:r>
      </w:ins>
      <w:hyperlink w:anchor="def-affine-function">
        <w:ins w:id="1038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1039" w:author="PR Preview" w:date="2026-01-01T00:00:00Z">
        <w:r>
          <w:t xml:space="preserve">),</w:t>
        </w:r>
      </w:ins>
      <w:ins w:id="1040" w:author="PR Preview" w:date="2026-01-01T00:00:00Z">
        <w:r>
          <w:t xml:space="preserve"> </w:t>
        </w:r>
      </w:ins>
      <m:oMath>
        <m:r>
          <m:t>b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is called the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rPr>
            <w:b/>
            <w:bCs/>
          </w:rPr>
          <w:t xml:space="preserve">intercept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of</w:t>
        </w:r>
      </w:ins>
      <w:ins w:id="1047" w:author="PR Preview" w:date="2026-01-01T00:00:00Z">
        <w:r>
          <w:t xml:space="preserve"> </w:t>
        </w:r>
      </w:ins>
      <m:oMath>
        <m:r>
          <m:t>f</m:t>
        </m:r>
      </m:oMath>
      <w:ins w:id="1048" w:author="PR Preview" w:date="2026-01-01T00:00:00Z">
        <w:r>
          <w:t xml:space="preserve">.</w:t>
        </w:r>
      </w:ins>
    </w:p>
    <w:bookmarkEnd w:id="218"/>
    <w:bookmarkStart w:id="219" w:name="def-linear-function"/>
    <w:p>
      <w:pPr>
        <w:pStyle w:val="BodyText"/>
      </w:pPr>
      <w:ins w:id="1049" w:author="PR Preview" w:date="2026-01-01T00:00:00Z">
        <w:r>
          <w:rPr>
            <w:b/>
            <w:bCs/>
          </w:rPr>
          <w:t xml:space="preserve">Definition 68 (Linear function of one variable)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A function</w:t>
        </w:r>
      </w:ins>
      <w:ins w:id="10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is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rPr>
            <w:b/>
            <w:bCs/>
          </w:rPr>
          <w:t xml:space="preserve">linear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if it is affine (</w:t>
        </w:r>
      </w:ins>
      <w:hyperlink w:anchor="def-affine-function">
        <w:ins w:id="1059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1060" w:author="PR Preview" w:date="2026-01-01T00:00:00Z">
        <w:r>
          <w:t xml:space="preserve">) with intercept</w:t>
        </w:r>
      </w:ins>
      <w:ins w:id="1061" w:author="PR Preview" w:date="2026-01-01T00:00:00Z">
        <w:r>
          <w:t xml:space="preserve"> </w:t>
        </w:r>
      </w:ins>
      <m:oMath>
        <m:r>
          <m:t>0</m:t>
        </m:r>
      </m:oMath>
      <w:ins w:id="1062" w:author="PR Preview" w:date="2026-01-01T00:00:00Z">
        <w:r>
          <w:t xml:space="preserve">;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that is, if there is a number</w:t>
        </w:r>
      </w:ins>
      <w:ins w:id="1065" w:author="PR Preview" w:date="2026-01-01T00:00:00Z">
        <w:r>
          <w:t xml:space="preserve"> </w:t>
        </w:r>
      </w:ins>
      <m:oMath>
        <m:r>
          <m:t>m</m:t>
        </m:r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ins w:id="1068" w:author="PR Preview" w:date="2026-01-01T00:00:00Z">
        <w:r>
          <w:rPr>
            <w:b/>
            <w:bCs/>
          </w:rPr>
          <w:t xml:space="preserve">Theorem 21 (Intercept and slope of an affine function)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Let</w:t>
        </w:r>
      </w:ins>
      <w:ins w:id="10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be an affine function (</w:t>
        </w:r>
      </w:ins>
      <w:hyperlink w:anchor="def-affine-function">
        <w:ins w:id="1074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107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del w:id="1076" w:author="PR Preview" w:date="2026-01-01T00:00:00Z">
        <w:r>
          <w:rPr>
            <w:b/>
            <w:bCs/>
          </w:rPr>
          <w:delText xml:space="preserve">Example 40 (An affine function, and a linear one)</w:delText>
        </w:r>
      </w:del>
      <w:del w:id="10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is affine with slope</w:delText>
        </w:r>
      </w:del>
      <w:del w:id="1080" w:author="PR Preview" w:date="2026-01-01T00:00:00Z">
        <w:r>
          <w:delText xml:space="preserve"> </w:delText>
        </w:r>
      </w:del>
      <m:oMath>
        <m:r>
          <m:t>2</m:t>
        </m:r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and intercept</w:delText>
        </w:r>
      </w:del>
      <w:del w:id="1083" w:author="PR Preview" w:date="2026-01-01T00:00:00Z">
        <w:r>
          <w:delText xml:space="preserve"> </w:delText>
        </w:r>
      </w:del>
      <m:oMath>
        <m:r>
          <m:t>3</m:t>
        </m:r>
      </m:oMath>
      <w:del w:id="1084" w:author="PR Preview" w:date="2026-01-01T00:00:00Z">
        <w:r>
          <w:delText xml:space="preserve">.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By</w:delText>
        </w:r>
      </w:del>
      <w:del w:id="1087" w:author="PR Preview" w:date="2026-01-01T00:00:00Z">
        <w:r>
          <w:delText xml:space="preserve"> </w:delText>
        </w:r>
      </w:del>
      <w:hyperlink w:anchor="thm-affine-function-props">
        <w:del w:id="1088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1089" w:author="PR Preview" w:date="2026-01-01T00:00:00Z">
        <w:r>
          <w:delText xml:space="preserve">,</w:delText>
        </w:r>
      </w:del>
      <w:del w:id="10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091" w:author="PR Preview" w:date="2026-01-01T00:00:00Z">
        <w:r>
          <w:delText xml:space="preserve">,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and each unit step in</w:delText>
        </w:r>
      </w:del>
      <w:del w:id="1094" w:author="PR Preview" w:date="2026-01-01T00:00:00Z">
        <w:r>
          <w:delText xml:space="preserve"> </w:delText>
        </w:r>
      </w:del>
      <m:oMath>
        <m:r>
          <m:t>x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raises</w:delText>
        </w:r>
      </w:del>
      <w:del w:id="1097" w:author="PR Preview" w:date="2026-01-01T00:00:00Z">
        <w:r>
          <w:delText xml:space="preserve"> </w:delText>
        </w:r>
      </w:del>
      <m:oMath>
        <m:r>
          <m:t>f</m:t>
        </m:r>
      </m:oMath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by</w:delText>
        </w:r>
      </w:del>
      <w:del w:id="1100" w:author="PR Preview" w:date="2026-01-01T00:00:00Z">
        <w:r>
          <w:delText xml:space="preserve"> </w:delText>
        </w:r>
      </w:del>
      <m:oMath>
        <m:r>
          <m:t>2</m:t>
        </m:r>
      </m:oMath>
      <w:del w:id="1101" w:author="PR Preview" w:date="2026-01-01T00:00:00Z">
        <w:r>
          <w:delText xml:space="preserve">: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for example,</w:delText>
        </w:r>
      </w:del>
      <w:del w:id="11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and</w:delText>
        </w:r>
      </w:del>
      <w:del w:id="11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1108" w:author="PR Preview" w:date="2026-01-01T00:00:00Z">
        <w:r>
          <w:delText xml:space="preserve">.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Its intercept is not</w:delText>
        </w:r>
      </w:del>
      <w:del w:id="1111" w:author="PR Preview" w:date="2026-01-01T00:00:00Z">
        <w:r>
          <w:delText xml:space="preserve"> </w:delText>
        </w:r>
      </w:del>
      <m:oMath>
        <m:r>
          <m:t>0</m:t>
        </m:r>
      </m:oMath>
      <w:del w:id="1112" w:author="PR Preview" w:date="2026-01-01T00:00:00Z">
        <w:r>
          <w:delText xml:space="preserve">, so it is not linear.</w:delText>
        </w:r>
      </w:del>
    </w:p>
    <w:p>
      <w:pPr>
        <w:pStyle w:val="FirstParagraph"/>
      </w:pPr>
      <w:ins w:id="1113" w:author="PR Preview" w:date="2026-01-01T00:00:00Z">
        <w:r>
          <w:rPr>
            <w:b/>
            <w:bCs/>
          </w:rPr>
          <w:t xml:space="preserve">Example 42 (An affine function, and a linear one)</w:t>
        </w:r>
      </w:ins>
      <w:ins w:id="11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is affine with slope</w:t>
        </w:r>
      </w:ins>
      <w:ins w:id="1117" w:author="PR Preview" w:date="2026-01-01T00:00:00Z">
        <w:r>
          <w:t xml:space="preserve"> </w:t>
        </w:r>
      </w:ins>
      <m:oMath>
        <m:r>
          <m:t>2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 intercept</w:t>
        </w:r>
      </w:ins>
      <w:ins w:id="1120" w:author="PR Preview" w:date="2026-01-01T00:00:00Z">
        <w:r>
          <w:t xml:space="preserve"> </w:t>
        </w:r>
      </w:ins>
      <m:oMath>
        <m:r>
          <m:t>3</m:t>
        </m:r>
      </m:oMath>
      <w:ins w:id="1121" w:author="PR Preview" w:date="2026-01-01T00:00:00Z">
        <w:r>
          <w:t xml:space="preserve">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By</w:t>
        </w:r>
      </w:ins>
      <w:ins w:id="1124" w:author="PR Preview" w:date="2026-01-01T00:00:00Z">
        <w:r>
          <w:t xml:space="preserve"> </w:t>
        </w:r>
      </w:ins>
      <w:hyperlink w:anchor="thm-affine-function-props">
        <w:ins w:id="1125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1126" w:author="PR Preview" w:date="2026-01-01T00:00:00Z">
        <w:r>
          <w:t xml:space="preserve">,</w:t>
        </w:r>
      </w:ins>
      <w:ins w:id="11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128" w:author="PR Preview" w:date="2026-01-01T00:00:00Z">
        <w:r>
          <w:t xml:space="preserve">,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 each unit step in</w:t>
        </w:r>
      </w:ins>
      <w:ins w:id="1131" w:author="PR Preview" w:date="2026-01-01T00:00:00Z">
        <w:r>
          <w:t xml:space="preserve"> </w:t>
        </w:r>
      </w:ins>
      <m:oMath>
        <m:r>
          <m:t>x</m:t>
        </m:r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raises</w:t>
        </w:r>
      </w:ins>
      <w:ins w:id="1134" w:author="PR Preview" w:date="2026-01-01T00:00:00Z">
        <w:r>
          <w:t xml:space="preserve"> </w:t>
        </w:r>
      </w:ins>
      <m:oMath>
        <m:r>
          <m:t>f</m:t>
        </m:r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by</w:t>
        </w:r>
      </w:ins>
      <w:ins w:id="1137" w:author="PR Preview" w:date="2026-01-01T00:00:00Z">
        <w:r>
          <w:t xml:space="preserve"> </w:t>
        </w:r>
      </w:ins>
      <m:oMath>
        <m:r>
          <m:t>2</m:t>
        </m:r>
      </m:oMath>
      <w:ins w:id="1138" w:author="PR Preview" w:date="2026-01-01T00:00:00Z">
        <w:r>
          <w:t xml:space="preserve">: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for example,</w:t>
        </w:r>
      </w:ins>
      <w:ins w:id="11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and</w:t>
        </w:r>
      </w:ins>
      <w:ins w:id="11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1145" w:author="PR Preview" w:date="2026-01-01T00:00:00Z">
        <w:r>
          <w:t xml:space="preserve">.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Its intercept is not</w:t>
        </w:r>
      </w:ins>
      <w:ins w:id="1148" w:author="PR Preview" w:date="2026-01-01T00:00:00Z">
        <w:r>
          <w:t xml:space="preserve"> </w:t>
        </w:r>
      </w:ins>
      <m:oMath>
        <m:r>
          <m:t>0</m:t>
        </m:r>
      </m:oMath>
      <w:ins w:id="1149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del w:id="1150" w:author="PR Preview" w:date="2026-01-01T00:00:00Z">
        <w:r>
          <w:rPr>
            <w:i/>
            <w:iCs/>
          </w:rPr>
          <w:delText xml:space="preserve">Remark 16</w:delText>
        </w:r>
      </w:del>
      <w:del w:id="1151" w:author="PR Preview" w:date="2026-01-01T00:00:00Z">
        <w:r>
          <w:delText xml:space="preserve"> (Elementary algebra calls</w:delText>
        </w:r>
      </w:del>
      <w:del w:id="1152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“linear”</w:delText>
        </w:r>
      </w:del>
      <w:del w:id="1155" w:author="PR Preview" w:date="2026-01-01T00:00:00Z">
        <w:r>
          <w:delText xml:space="preserve">). </w:delText>
        </w:r>
      </w:del>
      <w:del w:id="1156" w:author="PR Preview" w:date="2026-01-01T00:00:00Z">
        <w:r>
          <w:delText xml:space="preserve">Elementary algebra usually calls</w:delText>
        </w:r>
      </w:del>
      <w:del w:id="11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a</w:delText>
        </w:r>
      </w:del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rPr>
            <w:i/>
            <w:iCs/>
          </w:rPr>
          <w:delText xml:space="preserve">linear function</w:delText>
        </w:r>
      </w:del>
      <w:del w:id="1162" w:author="PR Preview" w:date="2026-01-01T00:00:00Z">
        <w:r>
          <w:delText xml:space="preserve">,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because its graph is a straight line.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This site calls that an affine function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and keeps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“linear”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for the case</w:delText>
        </w:r>
      </w:del>
      <w:del w:id="117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174" w:author="PR Preview" w:date="2026-01-01T00:00:00Z">
        <w:r>
          <w:delText xml:space="preserve">,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because that is the sense used in linear algebra,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where a</w:delText>
        </w:r>
      </w:del>
      <w:del w:id="1179" w:author="PR Preview" w:date="2026-01-01T00:00:00Z">
        <w:r>
          <w:delText xml:space="preserve"> </w:delText>
        </w:r>
      </w:del>
      <w:hyperlink r:id="rId222">
        <w:del w:id="1180" w:author="PR Preview" w:date="2026-01-01T00:00:00Z">
          <w:r>
            <w:rPr>
              <w:rStyle w:val="Hyperlink"/>
            </w:rPr>
            <w:delText xml:space="preserve">linear map</w:delText>
          </w:r>
        </w:del>
      </w:hyperlink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must send</w:delText>
        </w:r>
      </w:del>
      <w:del w:id="1183" w:author="PR Preview" w:date="2026-01-01T00:00:00Z">
        <w:r>
          <w:delText xml:space="preserve"> </w:delText>
        </w:r>
      </w:del>
      <m:oMath>
        <m:r>
          <m:t>0</m:t>
        </m:r>
      </m:oMath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to</w:delText>
        </w:r>
      </w:del>
      <w:del w:id="1186" w:author="PR Preview" w:date="2026-01-01T00:00:00Z">
        <w:r>
          <w:delText xml:space="preserve"> </w:delText>
        </w:r>
      </w:del>
      <m:oMath>
        <m:r>
          <m:t>0</m:t>
        </m:r>
      </m:oMath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(</w:delText>
        </w:r>
      </w:del>
      <w:hyperlink r:id="rId223">
        <w:del w:id="1189" w:author="PR Preview" w:date="2026-01-01T00:00:00Z">
          <w:r>
            <w:rPr>
              <w:rStyle w:val="Hyperlink"/>
            </w:rPr>
            <w:delText xml:space="preserve">theorem</w:delText>
          </w:r>
        </w:del>
      </w:hyperlink>
      <w:del w:id="1190" w:author="PR Preview" w:date="2026-01-01T00:00:00Z">
        <w:r>
          <w:delText xml:space="preserve">).</w:delText>
        </w:r>
      </w:del>
    </w:p>
    <w:p>
      <w:pPr>
        <w:pStyle w:val="Heading2"/>
      </w:pPr>
      <w:del w:id="1191" w:author="PR Preview" w:date="2026-01-01T00:00:00Z">
        <w:r>
          <w:delText xml:space="preserve">17 Limits of sequences</w:delText>
        </w:r>
      </w:del>
    </w:p>
    <w:p>
      <w:pPr>
        <w:pStyle w:val="FirstParagraph"/>
      </w:pPr>
      <w:del w:id="1192" w:author="PR Preview" w:date="2026-01-01T00:00:00Z">
        <w:r>
          <w:rPr>
            <w:b/>
            <w:bCs/>
          </w:rPr>
          <w:delText xml:space="preserve">Definition 63 (Limit of a sequence)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A real number</w:delText>
        </w:r>
      </w:del>
      <w:del w:id="1195" w:author="PR Preview" w:date="2026-01-01T00:00:00Z">
        <w:r>
          <w:delText xml:space="preserve"> </w:delText>
        </w:r>
      </w:del>
      <m:oMath>
        <m:r>
          <m:t>L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is the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rPr>
            <w:b/>
            <w:bCs/>
          </w:rPr>
          <w:delText xml:space="preserve">limit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of a</w:delText>
        </w:r>
      </w:del>
      <w:del w:id="1202" w:author="PR Preview" w:date="2026-01-01T00:00:00Z">
        <w:r>
          <w:delText xml:space="preserve"> </w:delText>
        </w:r>
      </w:del>
      <w:hyperlink r:id="rId16">
        <w:del w:id="1203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2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of real numbers,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written</w:delText>
        </w:r>
      </w:del>
      <w:del w:id="120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or</w:delText>
        </w:r>
      </w:del>
      <w:del w:id="121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1213" w:author="PR Preview" w:date="2026-01-01T00:00:00Z">
        <w:r>
          <w:delText xml:space="preserve">,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if for every</w:delText>
        </w:r>
      </w:del>
      <w:del w:id="121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there is a natural number</w:delText>
        </w:r>
      </w:del>
      <w:del w:id="1219" w:author="PR Preview" w:date="2026-01-01T00:00:00Z">
        <w:r>
          <w:delText xml:space="preserve"> </w:delText>
        </w:r>
      </w:del>
      <m:oMath>
        <m:r>
          <m:t>N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22" w:author="PR Preview" w:date="2026-01-01T00:00:00Z">
        <w:r>
          <w:rPr>
            <w:b/>
            <w:bCs/>
          </w:rPr>
          <w:delText xml:space="preserve">Example 41 (The limit of a sequence)</w:delText>
        </w:r>
      </w:del>
      <w:del w:id="122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has limit</w:delText>
        </w:r>
      </w:del>
      <w:del w:id="1226" w:author="PR Preview" w:date="2026-01-01T00:00:00Z">
        <w:r>
          <w:delText xml:space="preserve"> </w:delText>
        </w:r>
      </w:del>
      <m:oMath>
        <m:r>
          <m:t>0</m:t>
        </m:r>
      </m:oMath>
      <w:del w:id="1227" w:author="PR Preview" w:date="2026-01-01T00:00:00Z">
        <w:r>
          <w:delText xml:space="preserve">.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Given</w:delText>
        </w:r>
      </w:del>
      <w:del w:id="123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231" w:author="PR Preview" w:date="2026-01-01T00:00:00Z">
        <w:r>
          <w:delText xml:space="preserve">, take</w:delText>
        </w:r>
      </w:del>
      <w:del w:id="1232" w:author="PR Preview" w:date="2026-01-01T00:00:00Z">
        <w:r>
          <w:delText xml:space="preserve"> </w:delText>
        </w:r>
      </w:del>
      <m:oMath>
        <m:r>
          <m:t>N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to be any natural number larger than</w:delText>
        </w:r>
      </w:del>
      <w:del w:id="123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del w:id="1236" w:author="PR Preview" w:date="2026-01-01T00:00:00Z">
        <w:r>
          <w:delText xml:space="preserve">.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For every</w:delText>
        </w:r>
      </w:del>
      <w:del w:id="12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1240" w:author="PR Preview" w:date="2026-01-01T00:00:00Z">
        <w:r>
          <w:delText xml:space="preserve">,</w:delText>
        </w:r>
      </w:del>
      <w:del w:id="12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del w:id="1242" w:author="PR Preview" w:date="2026-01-01T00:00:00Z">
        <w:r>
          <w:delText xml:space="preserve">.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For example, with</w:delText>
        </w:r>
      </w:del>
      <w:del w:id="1245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1246" w:author="PR Preview" w:date="2026-01-01T00:00:00Z">
        <w:r>
          <w:delText xml:space="preserve">, take</w:delText>
        </w:r>
      </w:del>
      <w:del w:id="124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101</m:t>
        </m:r>
      </m:oMath>
      <w:del w:id="1248" w:author="PR Preview" w:date="2026-01-01T00:00:00Z">
        <w:r>
          <w:delText xml:space="preserve">: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every</w:delText>
        </w:r>
      </w:del>
      <w:del w:id="12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101</m:t>
        </m:r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has</w:delText>
        </w:r>
      </w:del>
      <w:del w:id="12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del w:id="1255" w:author="PR Preview" w:date="2026-01-01T00:00:00Z">
        <w:r>
          <w:delText xml:space="preserve">.</w:delText>
        </w:r>
      </w:del>
    </w:p>
    <w:p>
      <w:pPr>
        <w:pStyle w:val="BodyText"/>
      </w:pPr>
      <w:del w:id="1256" w:author="PR Preview" w:date="2026-01-01T00:00:00Z">
        <w:r>
          <w:rPr>
            <w:b/>
            <w:bCs/>
          </w:rPr>
          <w:delText xml:space="preserve">Definition 64 (Convergent sequence (converges))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A sequence</w:delText>
        </w:r>
      </w:del>
      <w:del w:id="12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of real numbers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rPr>
            <w:b/>
            <w:bCs/>
          </w:rPr>
          <w:delText xml:space="preserve">converges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to a real number</w:delText>
        </w:r>
      </w:del>
      <w:del w:id="1266" w:author="PR Preview" w:date="2026-01-01T00:00:00Z">
        <w:r>
          <w:delText xml:space="preserve"> </w:delText>
        </w:r>
      </w:del>
      <m:oMath>
        <m:r>
          <m:t>L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if</w:delText>
        </w:r>
      </w:del>
      <w:del w:id="1269" w:author="PR Preview" w:date="2026-01-01T00:00:00Z">
        <w:r>
          <w:delText xml:space="preserve"> </w:delText>
        </w:r>
      </w:del>
      <m:oMath>
        <m:r>
          <m:t>L</m:t>
        </m:r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is its limit (</w:delText>
        </w:r>
      </w:del>
      <w:hyperlink w:anchor="def-sequence-limit">
        <w:del w:id="1272" w:author="PR Preview" w:date="2026-01-01T00:00:00Z">
          <w:r>
            <w:rPr>
              <w:rStyle w:val="Hyperlink"/>
            </w:rPr>
            <w:delText xml:space="preserve">Definition 63</w:delText>
          </w:r>
        </w:del>
      </w:hyperlink>
      <w:del w:id="1273" w:author="PR Preview" w:date="2026-01-01T00:00:00Z">
        <w:r>
          <w:delText xml:space="preserve">).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A sequence that converges to some real number is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rPr>
            <w:b/>
            <w:bCs/>
          </w:rPr>
          <w:delText xml:space="preserve">convergent</w:delText>
        </w:r>
      </w:del>
      <w:del w:id="1278" w:author="PR Preview" w:date="2026-01-01T00:00:00Z">
        <w:r>
          <w:delText xml:space="preserve">.</w:delText>
        </w:r>
      </w:del>
    </w:p>
    <w:p>
      <w:pPr>
        <w:pStyle w:val="BodyText"/>
      </w:pPr>
      <w:del w:id="1279" w:author="PR Preview" w:date="2026-01-01T00:00:00Z">
        <w:r>
          <w:rPr>
            <w:b/>
            <w:bCs/>
          </w:rPr>
          <w:delText xml:space="preserve">Example 42 (A convergent sequence)</w:delText>
        </w:r>
      </w:del>
      <w:del w:id="12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converges to</w:delText>
        </w:r>
      </w:del>
      <w:del w:id="1283" w:author="PR Preview" w:date="2026-01-01T00:00:00Z">
        <w:r>
          <w:delText xml:space="preserve"> </w:delText>
        </w:r>
      </w:del>
      <m:oMath>
        <m:r>
          <m:t>0</m:t>
        </m:r>
      </m:oMath>
      <w:del w:id="1284" w:author="PR Preview" w:date="2026-01-01T00:00:00Z">
        <w:r>
          <w:delText xml:space="preserve">, because</w:delText>
        </w:r>
      </w:del>
      <w:del w:id="1285" w:author="PR Preview" w:date="2026-01-01T00:00:00Z">
        <w:r>
          <w:delText xml:space="preserve"> </w:delText>
        </w:r>
      </w:del>
      <m:oMath>
        <m:r>
          <m:t>0</m:t>
        </m:r>
      </m:oMath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is its limit (</w:delText>
        </w:r>
      </w:del>
      <w:hyperlink w:anchor="exm-sequence-limit">
        <w:del w:id="1288" w:author="PR Preview" w:date="2026-01-01T00:00:00Z">
          <w:r>
            <w:rPr>
              <w:rStyle w:val="Hyperlink"/>
            </w:rPr>
            <w:delText xml:space="preserve">Example 41</w:delText>
          </w:r>
        </w:del>
      </w:hyperlink>
      <w:del w:id="1289" w:author="PR Preview" w:date="2026-01-01T00:00:00Z">
        <w:r>
          <w:delText xml:space="preserve">),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so</w:delText>
        </w:r>
      </w:del>
      <w:del w:id="129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is convergent.</w:delText>
        </w:r>
      </w:del>
    </w:p>
    <w:p>
      <w:pPr>
        <w:pStyle w:val="BodyText"/>
      </w:pPr>
      <w:del w:id="1295" w:author="PR Preview" w:date="2026-01-01T00:00:00Z">
        <w:r>
          <w:rPr>
            <w:b/>
            <w:bCs/>
          </w:rPr>
          <w:delText xml:space="preserve">Definition 65 (Divergent sequence (diverges))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A sequence that does not converge (</w:delText>
        </w:r>
      </w:del>
      <w:hyperlink w:anchor="def-convergent-sequence">
        <w:del w:id="1298" w:author="PR Preview" w:date="2026-01-01T00:00:00Z">
          <w:r>
            <w:rPr>
              <w:rStyle w:val="Hyperlink"/>
            </w:rPr>
            <w:delText xml:space="preserve">Definition 64</w:delText>
          </w:r>
        </w:del>
      </w:hyperlink>
      <w:del w:id="1299" w:author="PR Preview" w:date="2026-01-01T00:00:00Z">
        <w:r>
          <w:delText xml:space="preserve">) to any real number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rPr>
            <w:b/>
            <w:bCs/>
          </w:rPr>
          <w:delText xml:space="preserve">diverges</w:delText>
        </w:r>
      </w:del>
      <w:del w:id="1302" w:author="PR Preview" w:date="2026-01-01T00:00:00Z">
        <w:r>
          <w:delText xml:space="preserve">,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and a sequence that diverges is</w:delText>
        </w:r>
      </w:del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rPr>
            <w:b/>
            <w:bCs/>
          </w:rPr>
          <w:delText xml:space="preserve">divergent</w:delText>
        </w:r>
      </w:del>
      <w:del w:id="1307" w:author="PR Preview" w:date="2026-01-01T00:00:00Z">
        <w:r>
          <w:delText xml:space="preserve">.</w:delText>
        </w:r>
      </w:del>
    </w:p>
    <w:p>
      <w:pPr>
        <w:pStyle w:val="BodyText"/>
      </w:pPr>
      <w:del w:id="1308" w:author="PR Preview" w:date="2026-01-01T00:00:00Z">
        <w:r>
          <w:rPr>
            <w:b/>
            <w:bCs/>
          </w:rPr>
          <w:delText xml:space="preserve">Example 43 (A divergent sequence)</w:delText>
        </w:r>
      </w:del>
      <w:del w:id="130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diverges.</w:delText>
        </w:r>
      </w:del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For any real number</w:delText>
        </w:r>
      </w:del>
      <w:del w:id="1314" w:author="PR Preview" w:date="2026-01-01T00:00:00Z">
        <w:r>
          <w:delText xml:space="preserve"> </w:delText>
        </w:r>
      </w:del>
      <m:oMath>
        <m:r>
          <m:t>L</m:t>
        </m:r>
      </m:oMath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and</w:delText>
        </w:r>
      </w:del>
      <w:del w:id="1317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</m:t>
        </m:r>
      </m:oMath>
      <w:del w:id="1318" w:author="PR Preview" w:date="2026-01-01T00:00:00Z">
        <w:r>
          <w:delText xml:space="preserve">,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every</w:delText>
        </w:r>
      </w:del>
      <w:del w:id="132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has</w:delText>
        </w:r>
      </w:del>
      <w:del w:id="13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del w:id="1325" w:author="PR Preview" w:date="2026-01-01T00:00:00Z">
        <w:r>
          <w:delText xml:space="preserve">,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so no</w:delText>
        </w:r>
      </w:del>
      <w:del w:id="1328" w:author="PR Preview" w:date="2026-01-01T00:00:00Z">
        <w:r>
          <w:delText xml:space="preserve"> </w:delText>
        </w:r>
      </w:del>
      <m:oMath>
        <m:r>
          <m:t>N</m:t>
        </m:r>
      </m:oMath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works.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For example, with</w:delText>
        </w:r>
      </w:del>
      <w:del w:id="1333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5</m:t>
        </m:r>
      </m:oMath>
      <w:del w:id="1334" w:author="PR Preview" w:date="2026-01-01T00:00:00Z">
        <w:r>
          <w:delText xml:space="preserve">, every</w:delText>
        </w:r>
      </w:del>
      <w:del w:id="13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7</m:t>
        </m:r>
      </m:oMath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has</w:delText>
        </w:r>
      </w:del>
      <w:del w:id="13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del w:id="1339" w:author="PR Preview" w:date="2026-01-01T00:00:00Z">
        <w:r>
          <w:delText xml:space="preserve">.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It diverges to</w:delText>
        </w:r>
      </w:del>
      <w:del w:id="134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343" w:author="PR Preview" w:date="2026-01-01T00:00:00Z">
        <w:r>
          <w:delText xml:space="preserve">: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for every real number</w:delText>
        </w:r>
      </w:del>
      <w:del w:id="1346" w:author="PR Preview" w:date="2026-01-01T00:00:00Z">
        <w:r>
          <w:delText xml:space="preserve"> </w:delText>
        </w:r>
      </w:del>
      <m:oMath>
        <m:r>
          <m:t>M</m:t>
        </m:r>
      </m:oMath>
      <w:del w:id="1347" w:author="PR Preview" w:date="2026-01-01T00:00:00Z">
        <w:r>
          <w:delText xml:space="preserve">, every</w:delText>
        </w:r>
      </w:del>
      <w:del w:id="134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has</w:delText>
        </w:r>
      </w:del>
      <w:del w:id="135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when</w:delText>
        </w:r>
      </w:del>
      <w:del w:id="1354" w:author="PR Preview" w:date="2026-01-01T00:00:00Z">
        <w:r>
          <w:delText xml:space="preserve"> </w:delText>
        </w:r>
      </w:del>
      <m:oMath>
        <m:r>
          <m:t>N</m:t>
        </m:r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is a natural number larger than</w:delText>
        </w:r>
      </w:del>
      <w:del w:id="1357" w:author="PR Preview" w:date="2026-01-01T00:00:00Z">
        <w:r>
          <w:delText xml:space="preserve"> </w:delText>
        </w:r>
      </w:del>
      <m:oMath>
        <m:r>
          <m:t>M</m:t>
        </m:r>
      </m:oMath>
      <w:del w:id="1358" w:author="PR Preview" w:date="2026-01-01T00:00:00Z">
        <w:r>
          <w:delText xml:space="preserve">.</w:delText>
        </w:r>
      </w:del>
    </w:p>
    <w:p>
      <w:pPr>
        <w:pStyle w:val="BodyText"/>
      </w:pPr>
      <w:del w:id="1359" w:author="PR Preview" w:date="2026-01-01T00:00:00Z">
        <w:r>
          <w:rPr>
            <w:b/>
            <w:bCs/>
          </w:rPr>
          <w:delText xml:space="preserve">Definition 66 (Divergence of a sequence to infinity)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A</w:delText>
        </w:r>
      </w:del>
      <w:del w:id="1362" w:author="PR Preview" w:date="2026-01-01T00:00:00Z">
        <w:r>
          <w:delText xml:space="preserve"> </w:delText>
        </w:r>
      </w:del>
      <w:hyperlink r:id="rId16">
        <w:del w:id="1363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3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of real numbers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rPr>
            <w:b/>
            <w:bCs/>
          </w:rPr>
          <w:delText xml:space="preserve">diverges to</w:delText>
        </w:r>
      </w:del>
      <w:del w:id="136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1370" w:author="PR Preview" w:date="2026-01-01T00:00:00Z">
        <w:r>
          <w:delText xml:space="preserve">, written</w:delText>
        </w:r>
      </w:del>
      <w:del w:id="137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372" w:author="PR Preview" w:date="2026-01-01T00:00:00Z">
        <w:r>
          <w:delText xml:space="preserve">,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if for every real number</w:delText>
        </w:r>
      </w:del>
      <w:del w:id="1375" w:author="PR Preview" w:date="2026-01-01T00:00:00Z">
        <w:r>
          <w:delText xml:space="preserve"> </w:delText>
        </w:r>
      </w:del>
      <m:oMath>
        <m:r>
          <m:t>M</m:t>
        </m:r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there is a natural number</w:delText>
        </w:r>
      </w:del>
      <w:del w:id="1378" w:author="PR Preview" w:date="2026-01-01T00:00:00Z">
        <w:r>
          <w:delText xml:space="preserve"> </w:delText>
        </w:r>
      </w:del>
      <m:oMath>
        <m:r>
          <m:t>N</m:t>
        </m:r>
      </m:oMath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such that</w:delText>
        </w:r>
      </w:del>
      <w:del w:id="138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for every</w:delText>
        </w:r>
      </w:del>
      <w:del w:id="138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1385" w:author="PR Preview" w:date="2026-01-01T00:00:00Z">
        <w:r>
          <w:delText xml:space="preserve">.</w:delText>
        </w:r>
      </w:del>
    </w:p>
    <w:p>
      <w:pPr>
        <w:pStyle w:val="Heading2"/>
      </w:pPr>
      <w:del w:id="1386" w:author="PR Preview" w:date="2026-01-01T00:00:00Z">
        <w:r>
          <w:delText xml:space="preserve">18 Exponentials and Logarithms</w:delText>
        </w:r>
      </w:del>
    </w:p>
    <w:p>
      <w:pPr>
        <w:pStyle w:val="FirstParagraph"/>
      </w:pPr>
      <w:del w:id="1387" w:author="PR Preview" w:date="2026-01-01T00:00:00Z">
        <w:r>
          <w:rPr>
            <w:b/>
            <w:bCs/>
          </w:rPr>
          <w:delText xml:space="preserve">Definition 67 (Exponential function)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The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exponential function</w:delText>
        </w:r>
      </w:del>
      <w:del w:id="139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is</w:delText>
        </w:r>
      </w:del>
    </w:p>
    <w:p>
      <w:pPr>
        <w:pStyle w:val="BodyText"/>
      </w:pPr>
      <w:ins w:id="1395" w:author="PR Preview" w:date="2026-01-01T00:00:00Z">
        <w:r>
          <w:rPr>
            <w:i/>
            <w:iCs/>
          </w:rPr>
          <w:t xml:space="preserve">Remark 18</w:t>
        </w:r>
      </w:ins>
      <w:ins w:id="1396" w:author="PR Preview" w:date="2026-01-01T00:00:00Z">
        <w:r>
          <w:t xml:space="preserve"> (Elementary algebra calls</w:t>
        </w:r>
      </w:ins>
      <w:ins w:id="1397" w:author="PR Preview" w:date="2026-01-01T00:00:00Z">
        <w:r>
          <w:t xml:space="preserve"> </w:t>
        </w:r>
      </w:ins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“linear”</w:t>
        </w:r>
      </w:ins>
      <w:ins w:id="1400" w:author="PR Preview" w:date="2026-01-01T00:00:00Z">
        <w:r>
          <w:t xml:space="preserve">). </w:t>
        </w:r>
      </w:ins>
      <w:ins w:id="1401" w:author="PR Preview" w:date="2026-01-01T00:00:00Z">
        <w:r>
          <w:t xml:space="preserve">Elementary algebra usually calls</w:t>
        </w:r>
      </w:ins>
      <w:ins w:id="14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a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rPr>
            <w:i/>
            <w:iCs/>
          </w:rPr>
          <w:t xml:space="preserve">linear function</w:t>
        </w:r>
      </w:ins>
      <w:ins w:id="1407" w:author="PR Preview" w:date="2026-01-01T00:00:00Z">
        <w:r>
          <w:t xml:space="preserve">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because its graph is a straight line.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This site calls that an affine function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and keeps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“linear”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for the case</w:t>
        </w:r>
      </w:ins>
      <w:ins w:id="141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419" w:author="PR Preview" w:date="2026-01-01T00:00:00Z">
        <w:r>
          <w:t xml:space="preserve">,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because that is the sense used in linear algebra,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where a</w:t>
        </w:r>
      </w:ins>
      <w:ins w:id="1424" w:author="PR Preview" w:date="2026-01-01T00:00:00Z">
        <w:r>
          <w:t xml:space="preserve"> </w:t>
        </w:r>
      </w:ins>
      <w:hyperlink r:id="rId222">
        <w:ins w:id="1425" w:author="PR Preview" w:date="2026-01-01T00:00:00Z">
          <w:r>
            <w:rPr>
              <w:rStyle w:val="Hyperlink"/>
            </w:rPr>
            <w:t xml:space="preserve">linear map</w:t>
          </w:r>
        </w:ins>
      </w:hyperlink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must send</w:t>
        </w:r>
      </w:ins>
      <w:ins w:id="1428" w:author="PR Preview" w:date="2026-01-01T00:00:00Z">
        <w:r>
          <w:t xml:space="preserve"> </w:t>
        </w:r>
      </w:ins>
      <m:oMath>
        <m:r>
          <m:t>0</m:t>
        </m:r>
      </m:oMath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to</w:t>
        </w:r>
      </w:ins>
      <w:ins w:id="1431" w:author="PR Preview" w:date="2026-01-01T00:00:00Z">
        <w:r>
          <w:t xml:space="preserve"> </w:t>
        </w:r>
      </w:ins>
      <m:oMath>
        <m:r>
          <m:t>0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(</w:t>
        </w:r>
      </w:ins>
      <w:hyperlink r:id="rId223">
        <w:ins w:id="1434" w:author="PR Preview" w:date="2026-01-01T00:00:00Z">
          <w:r>
            <w:rPr>
              <w:rStyle w:val="Hyperlink"/>
            </w:rPr>
            <w:t xml:space="preserve">theorem</w:t>
          </w:r>
        </w:ins>
      </w:hyperlink>
      <w:ins w:id="1435" w:author="PR Preview" w:date="2026-01-01T00:00:00Z">
        <w:r>
          <w:t xml:space="preserve">).</w:t>
        </w:r>
      </w:ins>
    </w:p>
    <w:bookmarkEnd w:id="224"/>
    <w:bookmarkEnd w:id="225"/>
    <w:bookmarkStart w:id="234" w:name="sec-sequence-limits"/>
    <w:p>
      <w:pPr>
        <w:pStyle w:val="Heading2"/>
      </w:pPr>
      <w:ins w:id="1436" w:author="PR Preview" w:date="2026-01-01T00:00:00Z">
        <w:r>
          <w:t xml:space="preserve">18 Limits of sequences</w:t>
        </w:r>
      </w:ins>
    </w:p>
    <w:bookmarkStart w:id="227" w:name="def-sequence-limit"/>
    <w:p>
      <w:pPr>
        <w:pStyle w:val="FirstParagraph"/>
      </w:pPr>
      <w:ins w:id="1437" w:author="PR Preview" w:date="2026-01-01T00:00:00Z">
        <w:r>
          <w:rPr>
            <w:b/>
            <w:bCs/>
          </w:rPr>
          <w:t xml:space="preserve">Definition 69 (Limit of a sequence)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A real number</w:t>
        </w:r>
      </w:ins>
      <w:ins w:id="1440" w:author="PR Preview" w:date="2026-01-01T00:00:00Z">
        <w:r>
          <w:t xml:space="preserve"> </w:t>
        </w:r>
      </w:ins>
      <m:oMath>
        <m:r>
          <m:t>L</m:t>
        </m:r>
      </m:oMath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is the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rPr>
            <w:b/>
            <w:bCs/>
          </w:rPr>
          <w:t xml:space="preserve">limit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of a</w:t>
        </w:r>
      </w:ins>
      <w:ins w:id="1447" w:author="PR Preview" w:date="2026-01-01T00:00:00Z">
        <w:r>
          <w:t xml:space="preserve"> </w:t>
        </w:r>
      </w:ins>
      <w:hyperlink r:id="rId226">
        <w:ins w:id="144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4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of real numbers,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written</w:t>
        </w:r>
      </w:ins>
      <w:ins w:id="145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or</w:t>
        </w:r>
      </w:ins>
      <w:ins w:id="14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1458" w:author="PR Preview" w:date="2026-01-01T00:00:00Z">
        <w:r>
          <w:t xml:space="preserve">,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if for every</w:t>
        </w:r>
      </w:ins>
      <w:ins w:id="146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there is a natural number</w:t>
        </w:r>
      </w:ins>
      <w:ins w:id="1464" w:author="PR Preview" w:date="2026-01-01T00:00:00Z">
        <w:r>
          <w:t xml:space="preserve"> </w:t>
        </w:r>
      </w:ins>
      <m:oMath>
        <m:r>
          <m:t>N</m:t>
        </m:r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ins w:id="1467" w:author="PR Preview" w:date="2026-01-01T00:00:00Z">
        <w:r>
          <w:rPr>
            <w:b/>
            <w:bCs/>
          </w:rPr>
          <w:t xml:space="preserve">Example 43 (The limit of a sequence)</w:t>
        </w:r>
      </w:ins>
      <w:ins w:id="146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has limit</w:t>
        </w:r>
      </w:ins>
      <w:ins w:id="1471" w:author="PR Preview" w:date="2026-01-01T00:00:00Z">
        <w:r>
          <w:t xml:space="preserve"> </w:t>
        </w:r>
      </w:ins>
      <m:oMath>
        <m:r>
          <m:t>0</m:t>
        </m:r>
      </m:oMath>
      <w:ins w:id="1472" w:author="PR Preview" w:date="2026-01-01T00:00:00Z">
        <w:r>
          <w:t xml:space="preserve">.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Given</w:t>
        </w:r>
      </w:ins>
      <w:ins w:id="147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476" w:author="PR Preview" w:date="2026-01-01T00:00:00Z">
        <w:r>
          <w:t xml:space="preserve">, take</w:t>
        </w:r>
      </w:ins>
      <w:ins w:id="1477" w:author="PR Preview" w:date="2026-01-01T00:00:00Z">
        <w:r>
          <w:t xml:space="preserve"> </w:t>
        </w:r>
      </w:ins>
      <m:oMath>
        <m:r>
          <m:t>N</m:t>
        </m:r>
      </m:oMath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to be any natural number larger than</w:t>
        </w:r>
      </w:ins>
      <w:ins w:id="148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ins w:id="1481" w:author="PR Preview" w:date="2026-01-01T00:00:00Z">
        <w:r>
          <w:t xml:space="preserve">.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For every</w:t>
        </w:r>
      </w:ins>
      <w:ins w:id="14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485" w:author="PR Preview" w:date="2026-01-01T00:00:00Z">
        <w:r>
          <w:t xml:space="preserve">,</w:t>
        </w:r>
      </w:ins>
      <w:ins w:id="148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ins w:id="1487" w:author="PR Preview" w:date="2026-01-01T00:00:00Z">
        <w:r>
          <w:t xml:space="preserve">.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For example, with</w:t>
        </w:r>
      </w:ins>
      <w:ins w:id="149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1491" w:author="PR Preview" w:date="2026-01-01T00:00:00Z">
        <w:r>
          <w:t xml:space="preserve">, take</w:t>
        </w:r>
      </w:ins>
      <w:ins w:id="14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101</m:t>
        </m:r>
      </m:oMath>
      <w:ins w:id="1493" w:author="PR Preview" w:date="2026-01-01T00:00:00Z">
        <w:r>
          <w:t xml:space="preserve">: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every</w:t>
        </w:r>
      </w:ins>
      <w:ins w:id="149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101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has</w:t>
        </w:r>
      </w:ins>
      <w:ins w:id="149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ins w:id="1500" w:author="PR Preview" w:date="2026-01-01T00:00:00Z">
        <w:r>
          <w:t xml:space="preserve">.</w:t>
        </w:r>
      </w:ins>
    </w:p>
    <w:bookmarkEnd w:id="228"/>
    <w:bookmarkStart w:id="229" w:name="def-convergent-sequence"/>
    <w:p>
      <w:pPr>
        <w:pStyle w:val="BodyText"/>
      </w:pPr>
      <w:ins w:id="1501" w:author="PR Preview" w:date="2026-01-01T00:00:00Z">
        <w:r>
          <w:rPr>
            <w:b/>
            <w:bCs/>
          </w:rPr>
          <w:t xml:space="preserve">Definition 70 (Convergent sequence (converges))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A sequence</w:t>
        </w:r>
      </w:ins>
      <w:ins w:id="15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of real numbers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rPr>
            <w:b/>
            <w:bCs/>
          </w:rPr>
          <w:t xml:space="preserve">converges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to a real number</w:t>
        </w:r>
      </w:ins>
      <w:ins w:id="1511" w:author="PR Preview" w:date="2026-01-01T00:00:00Z">
        <w:r>
          <w:t xml:space="preserve"> </w:t>
        </w:r>
      </w:ins>
      <m:oMath>
        <m:r>
          <m:t>L</m:t>
        </m:r>
      </m:oMath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if</w:t>
        </w:r>
      </w:ins>
      <w:ins w:id="1514" w:author="PR Preview" w:date="2026-01-01T00:00:00Z">
        <w:r>
          <w:t xml:space="preserve"> </w:t>
        </w:r>
      </w:ins>
      <m:oMath>
        <m:r>
          <m:t>L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is its limit (</w:t>
        </w:r>
      </w:ins>
      <w:hyperlink w:anchor="def-sequence-limit">
        <w:ins w:id="1517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1518" w:author="PR Preview" w:date="2026-01-01T00:00:00Z">
        <w:r>
          <w:t xml:space="preserve">).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A sequence that converges to some real number is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rPr>
            <w:b/>
            <w:bCs/>
          </w:rPr>
          <w:t xml:space="preserve">convergent</w:t>
        </w:r>
      </w:ins>
      <w:ins w:id="1523" w:author="PR Preview" w:date="2026-01-01T00:00:00Z">
        <w:r>
          <w:t xml:space="preserve">.</w:t>
        </w:r>
      </w:ins>
    </w:p>
    <w:bookmarkEnd w:id="229"/>
    <w:bookmarkStart w:id="230" w:name="exm-convergent-sequence"/>
    <w:p>
      <w:pPr>
        <w:pStyle w:val="BodyText"/>
      </w:pPr>
      <w:ins w:id="1524" w:author="PR Preview" w:date="2026-01-01T00:00:00Z">
        <w:r>
          <w:rPr>
            <w:b/>
            <w:bCs/>
          </w:rPr>
          <w:t xml:space="preserve">Example 44 (A convergent sequence)</w:t>
        </w:r>
      </w:ins>
      <w:ins w:id="152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converges to</w:t>
        </w:r>
      </w:ins>
      <w:ins w:id="1528" w:author="PR Preview" w:date="2026-01-01T00:00:00Z">
        <w:r>
          <w:t xml:space="preserve"> </w:t>
        </w:r>
      </w:ins>
      <m:oMath>
        <m:r>
          <m:t>0</m:t>
        </m:r>
      </m:oMath>
      <w:ins w:id="1529" w:author="PR Preview" w:date="2026-01-01T00:00:00Z">
        <w:r>
          <w:t xml:space="preserve">, because</w:t>
        </w:r>
      </w:ins>
      <w:ins w:id="1530" w:author="PR Preview" w:date="2026-01-01T00:00:00Z">
        <w:r>
          <w:t xml:space="preserve"> </w:t>
        </w:r>
      </w:ins>
      <m:oMath>
        <m:r>
          <m:t>0</m:t>
        </m:r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is its limit (</w:t>
        </w:r>
      </w:ins>
      <w:hyperlink w:anchor="exm-sequence-limit">
        <w:ins w:id="1533" w:author="PR Preview" w:date="2026-01-01T00:00:00Z">
          <w:r>
            <w:rPr>
              <w:rStyle w:val="Hyperlink"/>
            </w:rPr>
            <w:t xml:space="preserve">Example 43</w:t>
          </w:r>
        </w:ins>
      </w:hyperlink>
      <w:ins w:id="1534" w:author="PR Preview" w:date="2026-01-01T00:00:00Z">
        <w:r>
          <w:t xml:space="preserve">),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so</w:t>
        </w:r>
      </w:ins>
      <w:ins w:id="15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is convergent.</w:t>
        </w:r>
      </w:ins>
    </w:p>
    <w:bookmarkEnd w:id="230"/>
    <w:bookmarkStart w:id="231" w:name="def-divergent-sequence"/>
    <w:p>
      <w:pPr>
        <w:pStyle w:val="BodyText"/>
      </w:pPr>
      <w:ins w:id="1540" w:author="PR Preview" w:date="2026-01-01T00:00:00Z">
        <w:r>
          <w:rPr>
            <w:b/>
            <w:bCs/>
          </w:rPr>
          <w:t xml:space="preserve">Definition 71 (Divergent sequence (diverges))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A sequence that does not converge (</w:t>
        </w:r>
      </w:ins>
      <w:hyperlink w:anchor="def-convergent-sequence">
        <w:ins w:id="1543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1544" w:author="PR Preview" w:date="2026-01-01T00:00:00Z">
        <w:r>
          <w:t xml:space="preserve">) to any real number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rPr>
            <w:b/>
            <w:bCs/>
          </w:rPr>
          <w:t xml:space="preserve">diverges</w:t>
        </w:r>
      </w:ins>
      <w:ins w:id="1547" w:author="PR Preview" w:date="2026-01-01T00:00:00Z">
        <w:r>
          <w:t xml:space="preserve">,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and a sequence that diverges is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rPr>
            <w:b/>
            <w:bCs/>
          </w:rPr>
          <w:t xml:space="preserve">divergent</w:t>
        </w:r>
      </w:ins>
      <w:ins w:id="1552" w:author="PR Preview" w:date="2026-01-01T00:00:00Z">
        <w:r>
          <w:t xml:space="preserve">.</w:t>
        </w:r>
      </w:ins>
    </w:p>
    <w:bookmarkEnd w:id="231"/>
    <w:bookmarkStart w:id="232" w:name="exm-divergent-sequence"/>
    <w:p>
      <w:pPr>
        <w:pStyle w:val="BodyText"/>
      </w:pPr>
      <w:ins w:id="1553" w:author="PR Preview" w:date="2026-01-01T00:00:00Z">
        <w:r>
          <w:rPr>
            <w:b/>
            <w:bCs/>
          </w:rPr>
          <w:t xml:space="preserve">Example 45 (A divergent sequence)</w:t>
        </w:r>
      </w:ins>
      <w:ins w:id="155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diverges.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For any real number</w:t>
        </w:r>
      </w:ins>
      <w:ins w:id="1559" w:author="PR Preview" w:date="2026-01-01T00:00:00Z">
        <w:r>
          <w:t xml:space="preserve"> </w:t>
        </w:r>
      </w:ins>
      <m:oMath>
        <m:r>
          <m:t>L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and</w:t>
        </w:r>
      </w:ins>
      <w:ins w:id="1562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</m:t>
        </m:r>
      </m:oMath>
      <w:ins w:id="1563" w:author="PR Preview" w:date="2026-01-01T00:00:00Z">
        <w:r>
          <w:t xml:space="preserve">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every</w:t>
        </w:r>
      </w:ins>
      <w:ins w:id="15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has</w:t>
        </w:r>
      </w:ins>
      <w:ins w:id="156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ins w:id="1570" w:author="PR Preview" w:date="2026-01-01T00:00:00Z">
        <w:r>
          <w:t xml:space="preserve">,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so no</w:t>
        </w:r>
      </w:ins>
      <w:ins w:id="1573" w:author="PR Preview" w:date="2026-01-01T00:00:00Z">
        <w:r>
          <w:t xml:space="preserve"> </w:t>
        </w:r>
      </w:ins>
      <m:oMath>
        <m:r>
          <m:t>N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works.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For example, with</w:t>
        </w:r>
      </w:ins>
      <w:ins w:id="157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5</m:t>
        </m:r>
      </m:oMath>
      <w:ins w:id="1579" w:author="PR Preview" w:date="2026-01-01T00:00:00Z">
        <w:r>
          <w:t xml:space="preserve">, every</w:t>
        </w:r>
      </w:ins>
      <w:ins w:id="15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7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has</w:t>
        </w:r>
      </w:ins>
      <w:ins w:id="158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1584" w:author="PR Preview" w:date="2026-01-01T00:00:00Z">
        <w:r>
          <w:t xml:space="preserve">.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It diverges to</w:t>
        </w:r>
      </w:ins>
      <w:ins w:id="158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588" w:author="PR Preview" w:date="2026-01-01T00:00:00Z">
        <w:r>
          <w:t xml:space="preserve">: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for every real number</w:t>
        </w:r>
      </w:ins>
      <w:ins w:id="1591" w:author="PR Preview" w:date="2026-01-01T00:00:00Z">
        <w:r>
          <w:t xml:space="preserve"> </w:t>
        </w:r>
      </w:ins>
      <m:oMath>
        <m:r>
          <m:t>M</m:t>
        </m:r>
      </m:oMath>
      <w:ins w:id="1592" w:author="PR Preview" w:date="2026-01-01T00:00:00Z">
        <w:r>
          <w:t xml:space="preserve">, every</w:t>
        </w:r>
      </w:ins>
      <w:ins w:id="15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has</w:t>
        </w:r>
      </w:ins>
      <w:ins w:id="159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when</w:t>
        </w:r>
      </w:ins>
      <w:ins w:id="1599" w:author="PR Preview" w:date="2026-01-01T00:00:00Z">
        <w:r>
          <w:t xml:space="preserve"> </w:t>
        </w:r>
      </w:ins>
      <m:oMath>
        <m:r>
          <m:t>N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is a natural number larger than</w:t>
        </w:r>
      </w:ins>
      <w:ins w:id="1602" w:author="PR Preview" w:date="2026-01-01T00:00:00Z">
        <w:r>
          <w:t xml:space="preserve"> </w:t>
        </w:r>
      </w:ins>
      <m:oMath>
        <m:r>
          <m:t>M</m:t>
        </m:r>
      </m:oMath>
      <w:ins w:id="1603" w:author="PR Preview" w:date="2026-01-01T00:00:00Z">
        <w:r>
          <w:t xml:space="preserve">.</w:t>
        </w:r>
      </w:ins>
    </w:p>
    <w:bookmarkEnd w:id="232"/>
    <w:bookmarkStart w:id="233" w:name="def-diverges-to-infinity"/>
    <w:p>
      <w:pPr>
        <w:pStyle w:val="BodyText"/>
      </w:pPr>
      <w:ins w:id="1604" w:author="PR Preview" w:date="2026-01-01T00:00:00Z">
        <w:r>
          <w:rPr>
            <w:b/>
            <w:bCs/>
          </w:rPr>
          <w:t xml:space="preserve">Definition 72 (Divergence of a sequence to infinity)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A</w:t>
        </w:r>
      </w:ins>
      <w:ins w:id="1607" w:author="PR Preview" w:date="2026-01-01T00:00:00Z">
        <w:r>
          <w:t xml:space="preserve"> </w:t>
        </w:r>
      </w:ins>
      <w:hyperlink r:id="rId226">
        <w:ins w:id="160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6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of real numbers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rPr>
            <w:b/>
            <w:bCs/>
          </w:rPr>
          <w:t xml:space="preserve">diverges to</w:t>
        </w:r>
      </w:ins>
      <w:ins w:id="161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1615" w:author="PR Preview" w:date="2026-01-01T00:00:00Z">
        <w:r>
          <w:t xml:space="preserve">, written</w:t>
        </w:r>
      </w:ins>
      <w:ins w:id="161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617" w:author="PR Preview" w:date="2026-01-01T00:00:00Z">
        <w:r>
          <w:t xml:space="preserve">,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if for every real number</w:t>
        </w:r>
      </w:ins>
      <w:ins w:id="1620" w:author="PR Preview" w:date="2026-01-01T00:00:00Z">
        <w:r>
          <w:t xml:space="preserve"> </w:t>
        </w:r>
      </w:ins>
      <m:oMath>
        <m:r>
          <m:t>M</m:t>
        </m:r>
      </m:oMath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there is a natural number</w:t>
        </w:r>
      </w:ins>
      <w:ins w:id="1623" w:author="PR Preview" w:date="2026-01-01T00:00:00Z">
        <w:r>
          <w:t xml:space="preserve"> </w:t>
        </w:r>
      </w:ins>
      <m:oMath>
        <m:r>
          <m:t>N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such that</w:t>
        </w:r>
      </w:ins>
      <w:ins w:id="162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for every</w:t>
        </w:r>
      </w:ins>
      <w:ins w:id="16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630" w:author="PR Preview" w:date="2026-01-01T00:00:00Z">
        <w:r>
          <w:t xml:space="preserve">.</w:t>
        </w:r>
      </w:ins>
    </w:p>
    <w:bookmarkEnd w:id="233"/>
    <w:bookmarkEnd w:id="234"/>
    <w:bookmarkStart w:id="280" w:name="exponentials-and-logarithms"/>
    <w:p>
      <w:pPr>
        <w:pStyle w:val="Heading2"/>
      </w:pPr>
      <w:ins w:id="1631" w:author="PR Preview" w:date="2026-01-01T00:00:00Z">
        <w:r>
          <w:t xml:space="preserve">19 Exponentials and Logarithms</w:t>
        </w:r>
      </w:ins>
    </w:p>
    <w:bookmarkStart w:id="235" w:name="def-exponential-function"/>
    <w:p>
      <w:pPr>
        <w:pStyle w:val="FirstParagraph"/>
      </w:pPr>
      <w:ins w:id="1632" w:author="PR Preview" w:date="2026-01-01T00:00:00Z">
        <w:r>
          <w:rPr>
            <w:b/>
            <w:bCs/>
          </w:rPr>
          <w:t xml:space="preserve">Definition 73 (Exponential function)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The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rPr>
            <w:b/>
            <w:bCs/>
          </w:rPr>
          <w:t xml:space="preserve">exponential function</w:t>
        </w:r>
      </w:ins>
      <w:ins w:id="163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del w:id="1640" w:author="PR Preview" w:date="2026-01-01T00:00:00Z">
        <w:r>
          <w:rPr>
            <w:b/>
            <w:bCs/>
          </w:rPr>
          <w:delText xml:space="preserve">Example 44 (Approximating</w:delText>
        </w:r>
      </w:del>
      <w:del w:id="164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1642" w:author="PR Preview" w:date="2026-01-01T00:00:00Z">
        <w:r>
          <w:rPr>
            <w:b/>
            <w:bCs/>
          </w:rPr>
          <w:delText xml:space="preserve">)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For</w:delText>
        </w:r>
      </w:del>
      <w:del w:id="164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646" w:author="PR Preview" w:date="2026-01-01T00:00:00Z">
        <w:r>
          <w:delText xml:space="preserve">, the terms</w:delText>
        </w:r>
      </w:del>
      <w:del w:id="16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are:</w:delText>
        </w:r>
      </w:del>
    </w:p>
    <w:p>
      <w:pPr>
        <w:pStyle w:val="BodyText"/>
      </w:pPr>
      <w:ins w:id="1650" w:author="PR Preview" w:date="2026-01-01T00:00:00Z">
        <w:r>
          <w:rPr>
            <w:b/>
            <w:bCs/>
          </w:rPr>
          <w:t xml:space="preserve">Example 46 (Approximating</w:t>
        </w:r>
      </w:ins>
      <w:ins w:id="165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652" w:author="PR Preview" w:date="2026-01-01T00:00:00Z">
        <w:r>
          <w:rPr>
            <w:b/>
            <w:bCs/>
          </w:rPr>
          <w:t xml:space="preserve">)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For</w:t>
        </w:r>
      </w:ins>
      <w:ins w:id="16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656" w:author="PR Preview" w:date="2026-01-01T00:00:00Z">
        <w:r>
          <w:t xml:space="preserve">, the terms</w:t>
        </w:r>
      </w:ins>
      <w:ins w:id="1657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del w:id="1660" w:author="PR Preview" w:date="2026-01-01T00:00:00Z">
        <w:r>
          <w:rPr>
            <w:b/>
            <w:bCs/>
          </w:rPr>
          <w:delText xml:space="preserve">Definition 68 (Euler’s number)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rPr>
            <w:b/>
            <w:bCs/>
          </w:rPr>
          <w:delText xml:space="preserve">Euler’s number</w:delText>
        </w:r>
      </w:del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1665" w:author="PR Preview" w:date="2026-01-01T00:00:00Z">
        <w:r>
          <w:rPr>
            <w:b/>
            <w:bCs/>
          </w:rPr>
          <w:delText xml:space="preserve">Example 45 (Euler’s number is irrational)</w:delText>
        </w:r>
      </w:del>
      <w:del w:id="1666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is an</w:delText>
        </w:r>
      </w:del>
      <w:del w:id="1669" w:author="PR Preview" w:date="2026-01-01T00:00:00Z">
        <w:r>
          <w:delText xml:space="preserve"> </w:delText>
        </w:r>
      </w:del>
      <w:hyperlink r:id="rId238">
        <w:del w:id="1670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1671" w:author="PR Preview" w:date="2026-01-01T00:00:00Z">
        <w:r>
          <w:delText xml:space="preserve">,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so no fraction equals it exactly.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The fraction</w:delText>
        </w:r>
      </w:del>
      <w:del w:id="167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is close,</w:delText>
        </w:r>
      </w:del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but</w:delText>
        </w:r>
      </w:del>
      <w:del w:id="168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1682" w:author="PR Preview" w:date="2026-01-01T00:00:00Z">
        <w:r>
          <w:delText xml:space="preserve"> </w:delText>
        </w:r>
      </w:del>
      <w:del w:id="1683" w:author="PR Preview" w:date="2026-01-01T00:00:00Z">
        <w:r>
          <w:delText xml:space="preserve">(see</w:delText>
        </w:r>
      </w:del>
      <w:del w:id="1684" w:author="PR Preview" w:date="2026-01-01T00:00:00Z">
        <w:r>
          <w:delText xml:space="preserve"> </w:delText>
        </w:r>
      </w:del>
      <w:hyperlink r:id="rId239">
        <w:del w:id="1685" w:author="PR Preview" w:date="2026-01-01T00:00:00Z">
          <w:r>
            <w:rPr>
              <w:rStyle w:val="Hyperlink"/>
            </w:rPr>
            <w:delText xml:space="preserve">Wikipedia: e (mathematical constant)</w:delText>
          </w:r>
        </w:del>
      </w:hyperlink>
      <w:del w:id="1686" w:author="PR Preview" w:date="2026-01-01T00:00:00Z">
        <w:r>
          <w:delText xml:space="preserve">).</w:delText>
        </w:r>
      </w:del>
    </w:p>
    <w:p>
      <w:pPr>
        <w:pStyle w:val="BodyText"/>
      </w:pPr>
      <w:del w:id="1687" w:author="PR Preview" w:date="2026-01-01T00:00:00Z">
        <w:r>
          <w:rPr>
            <w:b/>
            <w:bCs/>
          </w:rPr>
          <w:delText xml:space="preserve">Definition 69 (Natural logarithm)</w:delText>
        </w:r>
      </w:del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For a real number</w:delText>
        </w:r>
      </w:del>
      <w:del w:id="169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691" w:author="PR Preview" w:date="2026-01-01T00:00:00Z">
        <w:r>
          <w:delText xml:space="preserve">,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the</w:delText>
        </w:r>
      </w:del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rPr>
            <w:b/>
            <w:bCs/>
          </w:rPr>
          <w:delText xml:space="preserve">natural logarithm</w:delText>
        </w:r>
      </w:del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of</w:delText>
        </w:r>
      </w:del>
      <w:del w:id="1698" w:author="PR Preview" w:date="2026-01-01T00:00:00Z">
        <w:r>
          <w:delText xml:space="preserve"> </w:delText>
        </w:r>
      </w:del>
      <m:oMath>
        <m:r>
          <m:t>a</m:t>
        </m:r>
      </m:oMath>
      <w:del w:id="1699" w:author="PR Preview" w:date="2026-01-01T00:00:00Z">
        <w:r>
          <w:delText xml:space="preserve">, written</w:delText>
        </w:r>
      </w:del>
      <w:del w:id="1700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1701" w:author="PR Preview" w:date="2026-01-01T00:00:00Z">
        <w:r>
          <w:delText xml:space="preserve">,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is the real number</w:delText>
        </w:r>
      </w:del>
      <w:del w:id="1704" w:author="PR Preview" w:date="2026-01-01T00:00:00Z">
        <w:r>
          <w:delText xml:space="preserve"> </w:delText>
        </w:r>
      </w:del>
      <m:oMath>
        <m:r>
          <m:t>y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with</w:delText>
        </w:r>
      </w:del>
      <w:del w:id="170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1708" w:author="PR Preview" w:date="2026-01-01T00:00:00Z">
        <w:r>
          <w:delText xml:space="preserve">.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The exponential function takes each positive value at exactly one input,</w:delText>
        </w:r>
      </w:del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so there is exactly one such</w:delText>
        </w:r>
      </w:del>
      <w:del w:id="1713" w:author="PR Preview" w:date="2026-01-01T00:00:00Z">
        <w:r>
          <w:delText xml:space="preserve"> </w:delText>
        </w:r>
      </w:del>
      <m:oMath>
        <m:r>
          <m:t>y</m:t>
        </m:r>
      </m:oMath>
      <w:del w:id="1714" w:author="PR Preview" w:date="2026-01-01T00:00:00Z">
        <w:r>
          <w:delText xml:space="preserve">,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and</w:delText>
        </w:r>
      </w:del>
      <w:del w:id="171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is the</w:delText>
        </w:r>
      </w:del>
      <w:del w:id="1720" w:author="PR Preview" w:date="2026-01-01T00:00:00Z">
        <w:r>
          <w:delText xml:space="preserve"> </w:delText>
        </w:r>
      </w:del>
      <w:hyperlink r:id="rId17">
        <w:del w:id="1721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of</w:delText>
        </w:r>
      </w:del>
      <w:del w:id="172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(</w:delText>
        </w:r>
      </w:del>
      <w:hyperlink w:anchor="def-exponential-function">
        <w:del w:id="1727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1728" w:author="PR Preview" w:date="2026-01-01T00:00:00Z">
        <w:r>
          <w:delText xml:space="preserve">).</w:delText>
        </w:r>
      </w:del>
    </w:p>
    <w:p>
      <w:pPr>
        <w:pStyle w:val="BodyText"/>
      </w:pPr>
      <w:del w:id="1729" w:author="PR Preview" w:date="2026-01-01T00:00:00Z">
        <w:r>
          <w:rPr>
            <w:i/>
            <w:iCs/>
          </w:rPr>
          <w:delText xml:space="preserve">Remark 17</w:delText>
        </w:r>
      </w:del>
      <w:del w:id="1730" w:author="PR Preview" w:date="2026-01-01T00:00:00Z">
        <w:r>
          <w:delText xml:space="preserve"> (Other notations for the natural logarithm). </w:delText>
        </w:r>
      </w:del>
      <w:del w:id="1731" w:author="PR Preview" w:date="2026-01-01T00:00:00Z">
        <w:r>
          <w:delText xml:space="preserve">In these notes,</w:delText>
        </w:r>
      </w:del>
      <w:del w:id="173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is always the natural logarithm,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the logarithm with base</w:delText>
        </w:r>
      </w:del>
      <w:del w:id="1737" w:author="PR Preview" w:date="2026-01-01T00:00:00Z">
        <w:r>
          <w:delText xml:space="preserve"> </w:delText>
        </w:r>
      </w:del>
      <m:oMath>
        <m:r>
          <m:t>e</m:t>
        </m:r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(</w:delText>
        </w:r>
      </w:del>
      <w:hyperlink w:anchor="def-euler-number">
        <w:del w:id="1740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1741" w:author="PR Preview" w:date="2026-01-01T00:00:00Z">
        <w:r>
          <w:delText xml:space="preserve">).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Some sources write</w:delText>
        </w:r>
      </w:del>
      <w:del w:id="1744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for the natural logarithm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and reserve</w:delText>
        </w:r>
      </w:del>
      <w:del w:id="174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1752" w:author="PR Preview" w:date="2026-01-01T00:00:00Z">
        <w:r>
          <w:rPr>
            <w:b/>
            <w:bCs/>
          </w:rPr>
          <w:delText xml:space="preserve">Example 46 (Natural logarithms)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755" w:author="PR Preview" w:date="2026-01-01T00:00:00Z">
        <w:r>
          <w:delText xml:space="preserve">, because</w:delText>
        </w:r>
      </w:del>
      <w:del w:id="175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(</w:delText>
        </w:r>
      </w:del>
      <w:hyperlink w:anchor="exm-exponential-function">
        <w:del w:id="1759" w:author="PR Preview" w:date="2026-01-01T00:00:00Z">
          <w:r>
            <w:rPr>
              <w:rStyle w:val="Hyperlink"/>
            </w:rPr>
            <w:delText xml:space="preserve">Example 44</w:delText>
          </w:r>
        </w:del>
      </w:hyperlink>
      <w:del w:id="176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761" w:author="PR Preview" w:date="2026-01-01T00:00:00Z">
        <w:r>
          <w:delText xml:space="preserve">, because</w:delText>
        </w:r>
      </w:del>
      <w:del w:id="176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(</w:delText>
        </w:r>
      </w:del>
      <w:hyperlink w:anchor="def-euler-number">
        <w:del w:id="1765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1766" w:author="PR Preview" w:date="2026-01-01T00:00:00Z">
        <w:r>
          <w:delText xml:space="preserve">).</w:delText>
        </w:r>
      </w:del>
    </w:p>
    <w:p>
      <w:pPr>
        <w:pStyle w:val="BodyText"/>
      </w:pPr>
      <w:ins w:id="1767" w:author="PR Preview" w:date="2026-01-01T00:00:00Z">
        <w:r>
          <w:rPr>
            <w:b/>
            <w:bCs/>
          </w:rPr>
          <w:t xml:space="preserve">Definition 74 (Euler’s number)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rPr>
            <w:b/>
            <w:bCs/>
          </w:rPr>
          <w:t xml:space="preserve">Euler’s number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ins w:id="1772" w:author="PR Preview" w:date="2026-01-01T00:00:00Z">
        <w:r>
          <w:rPr>
            <w:b/>
            <w:bCs/>
          </w:rPr>
          <w:t xml:space="preserve">Example 47 (Euler’s number is irrational)</w:t>
        </w:r>
      </w:ins>
      <w:ins w:id="1773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is an</w:t>
        </w:r>
      </w:ins>
      <w:ins w:id="1776" w:author="PR Preview" w:date="2026-01-01T00:00:00Z">
        <w:r>
          <w:t xml:space="preserve"> </w:t>
        </w:r>
      </w:ins>
      <w:hyperlink r:id="rId238">
        <w:ins w:id="1777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so no fraction equals it exactly.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The fraction</w:t>
        </w:r>
      </w:ins>
      <w:ins w:id="17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is close,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but</w:t>
        </w:r>
      </w:ins>
      <w:ins w:id="178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(see</w:t>
        </w:r>
      </w:ins>
      <w:ins w:id="1791" w:author="PR Preview" w:date="2026-01-01T00:00:00Z">
        <w:r>
          <w:t xml:space="preserve"> </w:t>
        </w:r>
      </w:ins>
      <w:hyperlink r:id="rId239">
        <w:ins w:id="1792" w:author="PR Preview" w:date="2026-01-01T00:00:00Z">
          <w:r>
            <w:rPr>
              <w:rStyle w:val="Hyperlink"/>
            </w:rPr>
            <w:t xml:space="preserve">Wikipedia: e (mathematical constant)</w:t>
          </w:r>
        </w:ins>
      </w:hyperlink>
      <w:ins w:id="1793" w:author="PR Preview" w:date="2026-01-01T00:00:00Z">
        <w:r>
          <w:t xml:space="preserve">).</w:t>
        </w:r>
      </w:ins>
    </w:p>
    <w:bookmarkEnd w:id="240"/>
    <w:bookmarkStart w:id="242" w:name="def-natural-log"/>
    <w:p>
      <w:pPr>
        <w:pStyle w:val="BodyText"/>
      </w:pPr>
      <w:ins w:id="1794" w:author="PR Preview" w:date="2026-01-01T00:00:00Z">
        <w:r>
          <w:rPr>
            <w:b/>
            <w:bCs/>
          </w:rPr>
          <w:t xml:space="preserve">Definition 75 (Natural logarithm)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For a real number</w:t>
        </w:r>
      </w:ins>
      <w:ins w:id="17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798" w:author="PR Preview" w:date="2026-01-01T00:00:00Z">
        <w:r>
          <w:t xml:space="preserve">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the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rPr>
            <w:b/>
            <w:bCs/>
          </w:rPr>
          <w:t xml:space="preserve">natural logarithm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of</w:t>
        </w:r>
      </w:ins>
      <w:ins w:id="1805" w:author="PR Preview" w:date="2026-01-01T00:00:00Z">
        <w:r>
          <w:t xml:space="preserve"> </w:t>
        </w:r>
      </w:ins>
      <m:oMath>
        <m:r>
          <m:t>a</m:t>
        </m:r>
      </m:oMath>
      <w:ins w:id="1806" w:author="PR Preview" w:date="2026-01-01T00:00:00Z">
        <w:r>
          <w:t xml:space="preserve">, written</w:t>
        </w:r>
      </w:ins>
      <w:ins w:id="180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1808" w:author="PR Preview" w:date="2026-01-01T00:00:00Z">
        <w:r>
          <w:t xml:space="preserve">,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is the real number</w:t>
        </w:r>
      </w:ins>
      <w:ins w:id="1811" w:author="PR Preview" w:date="2026-01-01T00:00:00Z">
        <w:r>
          <w:t xml:space="preserve"> </w:t>
        </w:r>
      </w:ins>
      <m:oMath>
        <m:r>
          <m:t>y</m:t>
        </m:r>
      </m:oMath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with</w:t>
        </w:r>
      </w:ins>
      <w:ins w:id="181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815" w:author="PR Preview" w:date="2026-01-01T00:00:00Z">
        <w:r>
          <w:t xml:space="preserve">.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The exponential function takes each positive value at exactly one input,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so there is exactly one such</w:t>
        </w:r>
      </w:ins>
      <w:ins w:id="1820" w:author="PR Preview" w:date="2026-01-01T00:00:00Z">
        <w:r>
          <w:t xml:space="preserve"> </w:t>
        </w:r>
      </w:ins>
      <m:oMath>
        <m:r>
          <m:t>y</m:t>
        </m:r>
      </m:oMath>
      <w:ins w:id="1821" w:author="PR Preview" w:date="2026-01-01T00:00:00Z">
        <w:r>
          <w:t xml:space="preserve">,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and</w:t>
        </w:r>
      </w:ins>
      <w:ins w:id="182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is the</w:t>
        </w:r>
      </w:ins>
      <w:ins w:id="1827" w:author="PR Preview" w:date="2026-01-01T00:00:00Z">
        <w:r>
          <w:t xml:space="preserve"> </w:t>
        </w:r>
      </w:ins>
      <w:hyperlink r:id="rId241">
        <w:ins w:id="1828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of</w:t>
        </w:r>
      </w:ins>
      <w:ins w:id="183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(</w:t>
        </w:r>
      </w:ins>
      <w:hyperlink w:anchor="def-exponential-function">
        <w:ins w:id="1834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1835" w:author="PR Preview" w:date="2026-01-01T00:00:00Z">
        <w:r>
          <w:t xml:space="preserve">).</w:t>
        </w:r>
      </w:ins>
    </w:p>
    <w:bookmarkEnd w:id="242"/>
    <w:bookmarkStart w:id="243" w:name="rem-log-notation"/>
    <w:p>
      <w:pPr>
        <w:pStyle w:val="BodyText"/>
      </w:pPr>
      <w:ins w:id="1836" w:author="PR Preview" w:date="2026-01-01T00:00:00Z">
        <w:r>
          <w:rPr>
            <w:i/>
            <w:iCs/>
          </w:rPr>
          <w:t xml:space="preserve">Remark 19</w:t>
        </w:r>
      </w:ins>
      <w:ins w:id="1837" w:author="PR Preview" w:date="2026-01-01T00:00:00Z">
        <w:r>
          <w:t xml:space="preserve"> (Other notations for the natural logarithm). </w:t>
        </w:r>
      </w:ins>
      <w:ins w:id="1838" w:author="PR Preview" w:date="2026-01-01T00:00:00Z">
        <w:r>
          <w:t xml:space="preserve">In these notes,</w:t>
        </w:r>
      </w:ins>
      <w:ins w:id="1839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is always the natural logarithm,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the logarithm with base</w:t>
        </w:r>
      </w:ins>
      <w:ins w:id="1844" w:author="PR Preview" w:date="2026-01-01T00:00:00Z">
        <w:r>
          <w:t xml:space="preserve"> </w:t>
        </w:r>
      </w:ins>
      <m:oMath>
        <m:r>
          <m:t>e</m:t>
        </m:r>
      </m:oMath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(</w:t>
        </w:r>
      </w:ins>
      <w:hyperlink w:anchor="def-euler-number">
        <w:ins w:id="1847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1848" w:author="PR Preview" w:date="2026-01-01T00:00:00Z">
        <w:r>
          <w:t xml:space="preserve">).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Some sources write</w:t>
        </w:r>
      </w:ins>
      <w:ins w:id="1851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for the natural logarithm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and reserve</w:t>
        </w:r>
      </w:ins>
      <w:ins w:id="1856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for the logarithm with base 10.</w:t>
        </w:r>
      </w:ins>
    </w:p>
    <w:bookmarkEnd w:id="243"/>
    <w:bookmarkStart w:id="244" w:name="exm-natural-log"/>
    <w:p>
      <w:pPr>
        <w:pStyle w:val="BodyText"/>
      </w:pPr>
      <w:ins w:id="1859" w:author="PR Preview" w:date="2026-01-01T00:00:00Z">
        <w:r>
          <w:rPr>
            <w:b/>
            <w:bCs/>
          </w:rPr>
          <w:t xml:space="preserve">Example 48 (Natural logarithms)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862" w:author="PR Preview" w:date="2026-01-01T00:00:00Z">
        <w:r>
          <w:t xml:space="preserve">, because</w:t>
        </w:r>
      </w:ins>
      <w:ins w:id="186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(</w:t>
        </w:r>
      </w:ins>
      <w:hyperlink w:anchor="exm-exponential-function">
        <w:ins w:id="1866" w:author="PR Preview" w:date="2026-01-01T00:00:00Z">
          <w:r>
            <w:rPr>
              <w:rStyle w:val="Hyperlink"/>
            </w:rPr>
            <w:t xml:space="preserve">Example 46</w:t>
          </w:r>
        </w:ins>
      </w:hyperlink>
      <w:ins w:id="186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868" w:author="PR Preview" w:date="2026-01-01T00:00:00Z">
        <w:r>
          <w:t xml:space="preserve">, because</w:t>
        </w:r>
      </w:ins>
      <w:ins w:id="186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(</w:t>
        </w:r>
      </w:ins>
      <w:hyperlink w:anchor="def-euler-number">
        <w:ins w:id="1872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187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del w:id="1874" w:author="PR Preview" w:date="2026-01-01T00:00:00Z">
        <w:r>
          <w:rPr>
            <w:b/>
            <w:bCs/>
          </w:rPr>
          <w:delText xml:space="preserve">Definition 70 (Power with a real exponent)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For a real number</w:delText>
        </w:r>
      </w:del>
      <w:del w:id="187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and a real number</w:delText>
        </w:r>
      </w:del>
      <w:del w:id="1880" w:author="PR Preview" w:date="2026-01-01T00:00:00Z">
        <w:r>
          <w:delText xml:space="preserve"> </w:delText>
        </w:r>
      </w:del>
      <m:oMath>
        <m:r>
          <m:t>b</m:t>
        </m:r>
      </m:oMath>
      <w:del w:id="1881" w:author="PR Preview" w:date="2026-01-01T00:00:00Z">
        <w:r>
          <w:delText xml:space="preserve">,</w:delText>
        </w:r>
      </w:del>
    </w:p>
    <w:p>
      <w:pPr>
        <w:pStyle w:val="FirstParagraph"/>
      </w:pPr>
      <w:ins w:id="1882" w:author="PR Preview" w:date="2026-01-01T00:00:00Z">
        <w:r>
          <w:rPr>
            <w:b/>
            <w:bCs/>
          </w:rPr>
          <w:t xml:space="preserve">Definition 76 (Power with a real exponent)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For a real number</w:t>
        </w:r>
      </w:ins>
      <w:ins w:id="18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and a real number</w:t>
        </w:r>
      </w:ins>
      <w:ins w:id="1888" w:author="PR Preview" w:date="2026-01-01T00:00:00Z">
        <w:r>
          <w:t xml:space="preserve"> </w:t>
        </w:r>
      </w:ins>
      <m:oMath>
        <m:r>
          <m:t>b</m:t>
        </m:r>
      </m:oMath>
      <w:ins w:id="188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del w:id="1890" w:author="PR Preview" w:date="2026-01-01T00:00:00Z">
        <w:r>
          <w:rPr>
            <w:b/>
            <w:bCs/>
          </w:rPr>
          <w:delText xml:space="preserve">Example 47 (Real powers, and</w:delText>
        </w:r>
      </w:del>
      <w:del w:id="189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1892" w:author="PR Preview" w:date="2026-01-01T00:00:00Z">
        <w:r>
          <w:rPr>
            <w:b/>
            <w:bCs/>
          </w:rPr>
          <w:delText xml:space="preserve">)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 </w:delText>
        </w:r>
      </w:del>
    </w:p>
    <w:p>
      <w:pPr>
        <w:pStyle w:val="BodyText"/>
      </w:pPr>
      <w:ins w:id="1895" w:author="PR Preview" w:date="2026-01-01T00:00:00Z">
        <w:r>
          <w:rPr>
            <w:b/>
            <w:bCs/>
          </w:rPr>
          <w:t xml:space="preserve">Example 49 (Real powers, and</w:t>
        </w:r>
      </w:ins>
      <w:ins w:id="189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1897" w:author="PR Preview" w:date="2026-01-01T00:00:00Z">
        <w:r>
          <w:rPr>
            <w:b/>
            <w:bCs/>
          </w:rPr>
          <w:t xml:space="preserve">)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 </w:t>
        </w:r>
      </w:ins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del w:id="1900" w:author="PR Preview" w:date="2026-01-01T00:00:00Z">
        <w:r>
          <w:delText xml:space="preserve">For every real</w:delText>
        </w:r>
      </w:del>
      <w:del w:id="1901" w:author="PR Preview" w:date="2026-01-01T00:00:00Z">
        <w:r>
          <w:delText xml:space="preserve"> </w:delText>
        </w:r>
      </w:del>
      <m:oMath>
        <m:r>
          <m:t>x</m:t>
        </m:r>
      </m:oMath>
      <w:del w:id="1902" w:author="PR Preview" w:date="2026-01-01T00:00:00Z">
        <w:r>
          <w:delText xml:space="preserve">, with base</w:delText>
        </w:r>
      </w:del>
      <w:del w:id="1903" w:author="PR Preview" w:date="2026-01-01T00:00:00Z">
        <w:r>
          <w:delText xml:space="preserve"> </w:delText>
        </w:r>
      </w:del>
      <m:oMath>
        <m:r>
          <m:t>e</m:t>
        </m:r>
      </m:oMath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(</w:delText>
        </w:r>
      </w:del>
      <w:hyperlink w:anchor="def-euler-number">
        <w:del w:id="1906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1907" w:author="PR Preview" w:date="2026-01-01T00:00:00Z">
        <w:r>
          <w:delText xml:space="preserve">):</w:delText>
        </w:r>
      </w:del>
    </w:p>
    <w:p>
      <w:pPr>
        <w:numPr>
          <w:ilvl w:val="0"/>
          <w:numId w:val="1045"/>
        </w:numPr>
      </w:pPr>
      <w:ins w:id="1908" w:author="PR Preview" w:date="2026-01-01T00:00:00Z">
        <w:r>
          <w:t xml:space="preserve">For every real</w:t>
        </w:r>
      </w:ins>
      <w:ins w:id="1909" w:author="PR Preview" w:date="2026-01-01T00:00:00Z">
        <w:r>
          <w:t xml:space="preserve"> </w:t>
        </w:r>
      </w:ins>
      <m:oMath>
        <m:r>
          <m:t>x</m:t>
        </m:r>
      </m:oMath>
      <w:ins w:id="1910" w:author="PR Preview" w:date="2026-01-01T00:00:00Z">
        <w:r>
          <w:t xml:space="preserve">, with base</w:t>
        </w:r>
      </w:ins>
      <w:ins w:id="1911" w:author="PR Preview" w:date="2026-01-01T00:00:00Z">
        <w:r>
          <w:t xml:space="preserve"> </w:t>
        </w:r>
      </w:ins>
      <m:oMath>
        <m:r>
          <m:t>e</m:t>
        </m:r>
      </m:oMath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(</w:t>
        </w:r>
      </w:ins>
      <w:hyperlink w:anchor="def-euler-number">
        <w:ins w:id="1914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191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del w:id="1916" w:author="PR Preview" w:date="2026-01-01T00:00:00Z">
        <w:r>
          <w:rPr>
            <w:b/>
            <w:bCs/>
          </w:rPr>
          <w:delText xml:space="preserve">Definition 71 (Real powers of zero and of negative numbers)</w:delText>
        </w:r>
      </w:del>
      <w:del w:id="1917" w:author="PR Preview" w:date="2026-01-01T00:00:00Z">
        <w:r>
          <w:delText xml:space="preserve"> </w:delText>
        </w:r>
      </w:del>
      <w:hyperlink w:anchor="def-power">
        <w:del w:id="191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919" w:author="PR Preview" w:date="2026-01-01T00:00:00Z">
        <w:r>
          <w:delText xml:space="preserve">,</w:delText>
        </w:r>
      </w:del>
      <w:del w:id="1920" w:author="PR Preview" w:date="2026-01-01T00:00:00Z">
        <w:r>
          <w:delText xml:space="preserve"> </w:delText>
        </w:r>
      </w:del>
      <w:hyperlink w:anchor="def-power-integer">
        <w:del w:id="192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and</w:delText>
        </w:r>
      </w:del>
      <w:del w:id="1924" w:author="PR Preview" w:date="2026-01-01T00:00:00Z">
        <w:r>
          <w:delText xml:space="preserve"> </w:delText>
        </w:r>
      </w:del>
      <w:hyperlink w:anchor="def-real-power">
        <w:del w:id="1925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leave some powers</w:delText>
        </w:r>
      </w:del>
      <w:del w:id="1928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with</w:delText>
        </w:r>
      </w:del>
      <w:del w:id="193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unassigned.</w:delText>
        </w:r>
      </w:del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1936" w:author="PR Preview" w:date="2026-01-01T00:00:00Z">
        <w:r>
          <w:rPr>
            <w:b/>
            <w:bCs/>
          </w:rPr>
          <w:t xml:space="preserve">Definition 77 (Real powers of zero and of negative numbers)</w:t>
        </w:r>
      </w:ins>
      <w:ins w:id="1937" w:author="PR Preview" w:date="2026-01-01T00:00:00Z">
        <w:r>
          <w:t xml:space="preserve"> </w:t>
        </w:r>
      </w:ins>
      <w:hyperlink w:anchor="def-power">
        <w:ins w:id="193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939" w:author="PR Preview" w:date="2026-01-01T00:00:00Z">
        <w:r>
          <w:t xml:space="preserve">,</w:t>
        </w:r>
      </w:ins>
      <w:ins w:id="1940" w:author="PR Preview" w:date="2026-01-01T00:00:00Z">
        <w:r>
          <w:t xml:space="preserve"> </w:t>
        </w:r>
      </w:ins>
      <w:hyperlink w:anchor="def-power-integer">
        <w:ins w:id="194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and</w:t>
        </w:r>
      </w:ins>
      <w:ins w:id="1944" w:author="PR Preview" w:date="2026-01-01T00:00:00Z">
        <w:r>
          <w:t xml:space="preserve"> </w:t>
        </w:r>
      </w:ins>
      <w:hyperlink w:anchor="def-real-power">
        <w:ins w:id="1945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leave some powers</w:t>
        </w:r>
      </w:ins>
      <w:ins w:id="194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with</w:t>
        </w:r>
      </w:ins>
      <w:ins w:id="19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unassigned.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del w:id="1956" w:author="PR Preview" w:date="2026-01-01T00:00:00Z">
        <w:r>
          <w:rPr>
            <w:b/>
            <w:bCs/>
          </w:rPr>
          <w:delText xml:space="preserve">Example 48 (Powers of zero and of negative numbers)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 </w:delText>
        </w:r>
      </w:del>
    </w:p>
    <w:p>
      <w:pPr>
        <w:pStyle w:val="FirstParagraph"/>
      </w:pPr>
      <w:ins w:id="1959" w:author="PR Preview" w:date="2026-01-01T00:00:00Z">
        <w:r>
          <w:rPr>
            <w:b/>
            <w:bCs/>
          </w:rPr>
          <w:t xml:space="preserve">Example 50 (Powers of zero and of negative numbers)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del w:id="1962" w:author="PR Preview" w:date="2026-01-01T00:00:00Z">
        <w:r>
          <w:rPr>
            <w:b/>
            <w:bCs/>
          </w:rPr>
          <w:delText xml:space="preserve">Example 49 (Exponential of a sum)</w:delText>
        </w:r>
      </w:del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With</w:delText>
        </w:r>
      </w:del>
      <w:del w:id="196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and</w:delText>
        </w:r>
      </w:del>
      <w:del w:id="19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969" w:author="PR Preview" w:date="2026-01-01T00:00:00Z">
        <w:r>
          <w:delText xml:space="preserve">,</w:delText>
        </w:r>
      </w:del>
      <w:del w:id="197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1971" w:author="PR Preview" w:date="2026-01-01T00:00:00Z">
        <w:r>
          <w:delText xml:space="preserve">,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and</w:delText>
        </w:r>
      </w:del>
      <w:del w:id="197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1975" w:author="PR Preview" w:date="2026-01-01T00:00:00Z">
        <w:r>
          <w:delText xml:space="preserve">.</w:delText>
        </w:r>
      </w:del>
    </w:p>
    <w:p>
      <w:pPr>
        <w:pStyle w:val="FirstParagraph"/>
      </w:pPr>
      <w:ins w:id="1976" w:author="PR Preview" w:date="2026-01-01T00:00:00Z">
        <w:r>
          <w:rPr>
            <w:b/>
            <w:bCs/>
          </w:rPr>
          <w:t xml:space="preserve">Example 51 (Exponential of a sum)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With</w:t>
        </w:r>
      </w:ins>
      <w:ins w:id="19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and</w:t>
        </w:r>
      </w:ins>
      <w:ins w:id="198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983" w:author="PR Preview" w:date="2026-01-01T00:00:00Z">
        <w:r>
          <w:t xml:space="preserve">,</w:t>
        </w:r>
      </w:ins>
      <w:ins w:id="198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1985" w:author="PR Preview" w:date="2026-01-01T00:00:00Z">
        <w:r>
          <w:t xml:space="preserve">,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and</w:t>
        </w:r>
      </w:ins>
      <w:ins w:id="198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1989" w:author="PR Preview" w:date="2026-01-01T00:00:00Z">
        <w:r>
          <w:t xml:space="preserve">.</w:t>
        </w:r>
      </w:ins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del w:id="1990" w:author="PR Preview" w:date="2026-01-01T00:00:00Z">
        <w:r>
          <w:rPr>
            <w:b/>
            <w:bCs/>
          </w:rPr>
          <w:delText xml:space="preserve">Example 50 (Exponential of a difference)</w:delText>
        </w:r>
      </w:del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With</w:delText>
        </w:r>
      </w:del>
      <w:del w:id="199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and</w:delText>
        </w:r>
      </w:del>
      <w:del w:id="199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997" w:author="PR Preview" w:date="2026-01-01T00:00:00Z">
        <w:r>
          <w:delText xml:space="preserve">,</w:delText>
        </w:r>
      </w:del>
      <w:del w:id="199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1999" w:author="PR Preview" w:date="2026-01-01T00:00:00Z">
        <w:r>
          <w:delText xml:space="preserve">,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and</w:delText>
        </w:r>
      </w:del>
      <w:del w:id="200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2003" w:author="PR Preview" w:date="2026-01-01T00:00:00Z">
        <w:r>
          <w:delText xml:space="preserve">.</w:delText>
        </w:r>
      </w:del>
    </w:p>
    <w:p>
      <w:pPr>
        <w:pStyle w:val="FirstParagraph"/>
      </w:pPr>
      <w:ins w:id="2004" w:author="PR Preview" w:date="2026-01-01T00:00:00Z">
        <w:r>
          <w:rPr>
            <w:b/>
            <w:bCs/>
          </w:rPr>
          <w:t xml:space="preserve">Example 52 (Exponential of a difference)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With</w:t>
        </w:r>
      </w:ins>
      <w:ins w:id="20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and</w:t>
        </w:r>
      </w:ins>
      <w:ins w:id="201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2011" w:author="PR Preview" w:date="2026-01-01T00:00:00Z">
        <w:r>
          <w:t xml:space="preserve">,</w:t>
        </w:r>
      </w:ins>
      <w:ins w:id="201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2013" w:author="PR Preview" w:date="2026-01-01T00:00:00Z">
        <w:r>
          <w:t xml:space="preserve">,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and</w:t>
        </w:r>
      </w:ins>
      <w:ins w:id="201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2017" w:author="PR Preview" w:date="2026-01-01T00:00:00Z">
        <w:r>
          <w:t xml:space="preserve">.</w:t>
        </w:r>
      </w:ins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del w:id="2018" w:author="PR Preview" w:date="2026-01-01T00:00:00Z">
        <w:r>
          <w:rPr>
            <w:b/>
            <w:bCs/>
          </w:rPr>
          <w:delText xml:space="preserve">Example 51 (Power of a sum)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With</w:delText>
        </w:r>
      </w:del>
      <w:del w:id="20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022" w:author="PR Preview" w:date="2026-01-01T00:00:00Z">
        <w:r>
          <w:delText xml:space="preserve">,</w:delText>
        </w:r>
      </w:del>
      <w:del w:id="202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2024" w:author="PR Preview" w:date="2026-01-01T00:00:00Z">
        <w:r>
          <w:delText xml:space="preserve">, and</w:delText>
        </w:r>
      </w:del>
      <w:del w:id="202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2026" w:author="PR Preview" w:date="2026-01-01T00:00:00Z">
        <w:r>
          <w:delText xml:space="preserve">,</w:delText>
        </w:r>
      </w:del>
    </w:p>
    <w:p>
      <w:pPr>
        <w:pStyle w:val="FirstParagraph"/>
      </w:pPr>
      <w:ins w:id="2027" w:author="PR Preview" w:date="2026-01-01T00:00:00Z">
        <w:r>
          <w:rPr>
            <w:b/>
            <w:bCs/>
          </w:rPr>
          <w:t xml:space="preserve">Example 53 (Power of a sum)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With</w:t>
        </w:r>
      </w:ins>
      <w:ins w:id="20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031" w:author="PR Preview" w:date="2026-01-01T00:00:00Z">
        <w:r>
          <w:t xml:space="preserve">,</w:t>
        </w:r>
      </w:ins>
      <w:ins w:id="203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033" w:author="PR Preview" w:date="2026-01-01T00:00:00Z">
        <w:r>
          <w:t xml:space="preserve">, and</w:t>
        </w:r>
      </w:ins>
      <w:ins w:id="203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203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del w:id="2036" w:author="PR Preview" w:date="2026-01-01T00:00:00Z">
        <w:r>
          <w:rPr>
            <w:b/>
            <w:bCs/>
          </w:rPr>
          <w:delText xml:space="preserve">Example 52 (Power of a product)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With</w:delText>
        </w:r>
      </w:del>
      <w:del w:id="203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040" w:author="PR Preview" w:date="2026-01-01T00:00:00Z">
        <w:r>
          <w:delText xml:space="preserve">,</w:delText>
        </w:r>
      </w:del>
      <w:del w:id="204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2042" w:author="PR Preview" w:date="2026-01-01T00:00:00Z">
        <w:r>
          <w:delText xml:space="preserve">, and</w:delText>
        </w:r>
      </w:del>
      <w:del w:id="204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2044" w:author="PR Preview" w:date="2026-01-01T00:00:00Z">
        <w:r>
          <w:delText xml:space="preserve">,</w:delText>
        </w:r>
      </w:del>
    </w:p>
    <w:p>
      <w:pPr>
        <w:pStyle w:val="BodyText"/>
      </w:pPr>
      <w:ins w:id="2045" w:author="PR Preview" w:date="2026-01-01T00:00:00Z">
        <w:r>
          <w:rPr>
            <w:b/>
            <w:bCs/>
          </w:rPr>
          <w:t xml:space="preserve">Example 54 (Power of a product)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With</w:t>
        </w:r>
      </w:ins>
      <w:ins w:id="20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049" w:author="PR Preview" w:date="2026-01-01T00:00:00Z">
        <w:r>
          <w:t xml:space="preserve">,</w:t>
        </w:r>
      </w:ins>
      <w:ins w:id="20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051" w:author="PR Preview" w:date="2026-01-01T00:00:00Z">
        <w:r>
          <w:t xml:space="preserve">, and</w:t>
        </w:r>
      </w:ins>
      <w:ins w:id="205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205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del w:id="2054" w:author="PR Preview" w:date="2026-01-01T00:00:00Z">
        <w:r>
          <w:rPr>
            <w:b/>
            <w:bCs/>
          </w:rPr>
          <w:delText xml:space="preserve">Example 53 (A negative base)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With</w:delText>
        </w:r>
      </w:del>
      <w:del w:id="20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058" w:author="PR Preview" w:date="2026-01-01T00:00:00Z">
        <w:r>
          <w:delText xml:space="preserve">,</w:delText>
        </w:r>
      </w:del>
      <w:del w:id="205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2060" w:author="PR Preview" w:date="2026-01-01T00:00:00Z">
        <w:r>
          <w:delText xml:space="preserve">, and</w:delText>
        </w:r>
      </w:del>
      <w:del w:id="206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2062" w:author="PR Preview" w:date="2026-01-01T00:00:00Z">
        <w:r>
          <w:delText xml:space="preserve">:</w:delText>
        </w:r>
      </w:del>
    </w:p>
    <w:p>
      <w:pPr>
        <w:pStyle w:val="FirstParagraph"/>
      </w:pPr>
      <w:ins w:id="2063" w:author="PR Preview" w:date="2026-01-01T00:00:00Z">
        <w:r>
          <w:rPr>
            <w:b/>
            <w:bCs/>
          </w:rPr>
          <w:t xml:space="preserve">Example 55 (A negative base)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With</w:t>
        </w:r>
      </w:ins>
      <w:ins w:id="20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067" w:author="PR Preview" w:date="2026-01-01T00:00:00Z">
        <w:r>
          <w:t xml:space="preserve">,</w:t>
        </w:r>
      </w:ins>
      <w:ins w:id="206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2069" w:author="PR Preview" w:date="2026-01-01T00:00:00Z">
        <w:r>
          <w:t xml:space="preserve">, and</w:t>
        </w:r>
      </w:ins>
      <w:ins w:id="207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20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del w:id="2072" w:author="PR Preview" w:date="2026-01-01T00:00:00Z">
        <w:r>
          <w:rPr>
            <w:i/>
            <w:iCs/>
          </w:rPr>
          <w:delText xml:space="preserve">Remark 18</w:delText>
        </w:r>
      </w:del>
      <w:del w:id="2073" w:author="PR Preview" w:date="2026-01-01T00:00:00Z">
        <w:r>
          <w:delText xml:space="preserve"> (Tarski’s high school identities). </w:delText>
        </w:r>
      </w:del>
      <w:del w:id="2074" w:author="PR Preview" w:date="2026-01-01T00:00:00Z">
        <w:r>
          <w:delText xml:space="preserve">Restricted to positive integers,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the following results are</w:delText>
        </w:r>
      </w:del>
      <w:del w:id="2077" w:author="PR Preview" w:date="2026-01-01T00:00:00Z">
        <w:r>
          <w:delText xml:space="preserve"> </w:delText>
        </w:r>
      </w:del>
      <w:hyperlink r:id="rId265">
        <w:del w:id="2078" w:author="PR Preview" w:date="2026-01-01T00:00:00Z">
          <w:r>
            <w:rPr>
              <w:rStyle w:val="Hyperlink"/>
            </w:rPr>
            <w:delText xml:space="preserve">Tarski’s eleven</w:delText>
          </w:r>
        </w:del>
        <w:del w:id="2079" w:author="PR Preview" w:date="2026-01-01T00:00:00Z">
          <w:r>
            <w:rPr>
              <w:rStyle w:val="Hyperlink"/>
            </w:rPr>
            <w:delText xml:space="preserve"> </w:delText>
          </w:r>
        </w:del>
        <w:del w:id="2080" w:author="PR Preview" w:date="2026-01-01T00:00:00Z">
          <w:r>
            <w:rPr>
              <w:rStyle w:val="Hyperlink"/>
            </w:rPr>
            <w:delText xml:space="preserve">“high school”</w:delText>
          </w:r>
        </w:del>
        <w:del w:id="2081" w:author="PR Preview" w:date="2026-01-01T00:00:00Z">
          <w:r>
            <w:rPr>
              <w:rStyle w:val="Hyperlink"/>
            </w:rPr>
            <w:delText xml:space="preserve"> </w:delText>
          </w:r>
        </w:del>
        <w:del w:id="2082" w:author="PR Preview" w:date="2026-01-01T00:00:00Z">
          <w:r>
            <w:rPr>
              <w:rStyle w:val="Hyperlink"/>
            </w:rPr>
            <w:delText xml:space="preserve">identities</w:delText>
          </w:r>
        </w:del>
      </w:hyperlink>
      <w:del w:id="2083" w:author="PR Preview" w:date="2026-01-01T00:00:00Z">
        <w:r>
          <w:delText xml:space="preserve">:</w:delText>
        </w:r>
      </w:del>
    </w:p>
    <w:p>
      <w:pPr>
        <w:pStyle w:val="FirstParagraph"/>
      </w:pPr>
      <w:ins w:id="2084" w:author="PR Preview" w:date="2026-01-01T00:00:00Z">
        <w:r>
          <w:rPr>
            <w:i/>
            <w:iCs/>
          </w:rPr>
          <w:t xml:space="preserve">Remark 20</w:t>
        </w:r>
      </w:ins>
      <w:ins w:id="2085" w:author="PR Preview" w:date="2026-01-01T00:00:00Z">
        <w:r>
          <w:t xml:space="preserve"> (Tarski’s high school identities). </w:t>
        </w:r>
      </w:ins>
      <w:ins w:id="2086" w:author="PR Preview" w:date="2026-01-01T00:00:00Z">
        <w:r>
          <w:t xml:space="preserve">Restricted to positive integers,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the following results are</w:t>
        </w:r>
      </w:ins>
      <w:ins w:id="2089" w:author="PR Preview" w:date="2026-01-01T00:00:00Z">
        <w:r>
          <w:t xml:space="preserve"> </w:t>
        </w:r>
      </w:ins>
      <w:hyperlink r:id="rId265">
        <w:ins w:id="2090" w:author="PR Preview" w:date="2026-01-01T00:00:00Z">
          <w:r>
            <w:rPr>
              <w:rStyle w:val="Hyperlink"/>
            </w:rPr>
            <w:t xml:space="preserve">Tarski’s eleven</w:t>
          </w:r>
        </w:ins>
        <w:ins w:id="2091" w:author="PR Preview" w:date="2026-01-01T00:00:00Z">
          <w:r>
            <w:rPr>
              <w:rStyle w:val="Hyperlink"/>
            </w:rPr>
            <w:t xml:space="preserve"> </w:t>
          </w:r>
        </w:ins>
        <w:ins w:id="2092" w:author="PR Preview" w:date="2026-01-01T00:00:00Z">
          <w:r>
            <w:rPr>
              <w:rStyle w:val="Hyperlink"/>
            </w:rPr>
            <w:t xml:space="preserve">“high school”</w:t>
          </w:r>
        </w:ins>
        <w:ins w:id="2093" w:author="PR Preview" w:date="2026-01-01T00:00:00Z">
          <w:r>
            <w:rPr>
              <w:rStyle w:val="Hyperlink"/>
            </w:rPr>
            <w:t xml:space="preserve"> </w:t>
          </w:r>
        </w:ins>
        <w:ins w:id="2094" w:author="PR Preview" w:date="2026-01-01T00:00:00Z">
          <w:r>
            <w:rPr>
              <w:rStyle w:val="Hyperlink"/>
            </w:rPr>
            <w:t xml:space="preserve">identities</w:t>
          </w:r>
        </w:ins>
      </w:hyperlink>
      <w:ins w:id="209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del w:id="2096" w:author="PR Preview" w:date="2026-01-01T00:00:00Z">
        <w:r>
          <w:rPr>
            <w:i/>
            <w:iCs/>
          </w:rPr>
          <w:delText xml:space="preserve">Remark 19</w:delText>
        </w:r>
      </w:del>
      <w:del w:id="2097" w:author="PR Preview" w:date="2026-01-01T00:00:00Z">
        <w:r>
          <w:delText xml:space="preserve"> (Tarski’s identities are not complete). </w:delText>
        </w:r>
      </w:del>
      <w:del w:id="2098" w:author="PR Preview" w:date="2026-01-01T00:00:00Z">
        <w:r>
          <w:delText xml:space="preserve">Tarski asked whether every identity in</w:delText>
        </w:r>
      </w:del>
      <w:del w:id="2099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100" w:author="PR Preview" w:date="2026-01-01T00:00:00Z">
        <w:r>
          <w:delText xml:space="preserve">,</w:delText>
        </w:r>
      </w:del>
      <w:del w:id="2101" w:author="PR Preview" w:date="2026-01-01T00:00:00Z">
        <w:r>
          <w:delText xml:space="preserve"> </w:delText>
        </w:r>
      </w:del>
      <m:oMath>
        <m:r>
          <m:rPr>
            <m:sty m:val="p"/>
          </m:rPr>
          <m:t>×</m:t>
        </m:r>
      </m:oMath>
      <w:del w:id="2102" w:author="PR Preview" w:date="2026-01-01T00:00:00Z">
        <w:r>
          <w:delText xml:space="preserve">, exponentiation and 1</w:delText>
        </w:r>
      </w:del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delText xml:space="preserve">that is true for all positive integers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can be derived from the eleven identities in</w:delText>
        </w:r>
      </w:del>
      <w:del w:id="2107" w:author="PR Preview" w:date="2026-01-01T00:00:00Z">
        <w:r>
          <w:delText xml:space="preserve"> </w:delText>
        </w:r>
      </w:del>
      <w:hyperlink w:anchor="rem-tarski-identities">
        <w:del w:id="2108" w:author="PR Preview" w:date="2026-01-01T00:00:00Z">
          <w:r>
            <w:rPr>
              <w:rStyle w:val="Hyperlink"/>
            </w:rPr>
            <w:delText xml:space="preserve">Remark 18</w:delText>
          </w:r>
        </w:del>
      </w:hyperlink>
      <w:del w:id="2109" w:author="PR Preview" w:date="2026-01-01T00:00:00Z">
        <w:r>
          <w:delText xml:space="preserve">.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It cannot:</w:delText>
        </w:r>
      </w:del>
      <w:del w:id="2112" w:author="PR Preview" w:date="2026-01-01T00:00:00Z">
        <w:r>
          <w:delText xml:space="preserve"> </w:delText>
        </w:r>
      </w:del>
      <w:del w:id="2113" w:author="PR Preview" w:date="2026-01-01T00:00:00Z">
        <w:r>
          <w:delText xml:space="preserve">Wilkie found an identity that is true for all positive integers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but does not follow from them.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So this list is a useful core, not a complete rulebook.</w:delText>
        </w:r>
      </w:del>
    </w:p>
    <w:p>
      <w:pPr>
        <w:pStyle w:val="BodyText"/>
      </w:pPr>
      <w:del w:id="2118" w:author="PR Preview" w:date="2026-01-01T00:00:00Z">
        <w:r>
          <w:rPr>
            <w:b/>
            <w:bCs/>
          </w:rPr>
          <w:delText xml:space="preserve">Definition 72 (Contour line)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For a function</w:delText>
        </w:r>
      </w:del>
      <w:del w:id="2121" w:author="PR Preview" w:date="2026-01-01T00:00:00Z">
        <w:r>
          <w:delText xml:space="preserve"> </w:delText>
        </w:r>
      </w:del>
      <m:oMath>
        <m:r>
          <m:t>g</m:t>
        </m:r>
      </m:oMath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of two real variables</w:delText>
        </w:r>
      </w:del>
      <w:del w:id="2124" w:author="PR Preview" w:date="2026-01-01T00:00:00Z">
        <w:r>
          <w:delText xml:space="preserve"> </w:delText>
        </w:r>
      </w:del>
      <m:oMath>
        <m:r>
          <m:t>b</m:t>
        </m:r>
      </m:oMath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and</w:delText>
        </w:r>
      </w:del>
      <w:del w:id="2127" w:author="PR Preview" w:date="2026-01-01T00:00:00Z">
        <w:r>
          <w:delText xml:space="preserve"> </w:delText>
        </w:r>
      </w:del>
      <m:oMath>
        <m:r>
          <m:t>c</m:t>
        </m:r>
      </m:oMath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and a number</w:delText>
        </w:r>
      </w:del>
      <w:del w:id="2130" w:author="PR Preview" w:date="2026-01-01T00:00:00Z">
        <w:r>
          <w:delText xml:space="preserve"> </w:delText>
        </w:r>
      </w:del>
      <m:oMath>
        <m:r>
          <m:t>k</m:t>
        </m:r>
      </m:oMath>
      <w:del w:id="2131" w:author="PR Preview" w:date="2026-01-01T00:00:00Z">
        <w:r>
          <w:delText xml:space="preserve">,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the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rPr>
            <w:b/>
            <w:bCs/>
          </w:rPr>
          <w:delText xml:space="preserve">contour line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of</w:delText>
        </w:r>
      </w:del>
      <w:del w:id="2138" w:author="PR Preview" w:date="2026-01-01T00:00:00Z">
        <w:r>
          <w:delText xml:space="preserve"> </w:delText>
        </w:r>
      </w:del>
      <m:oMath>
        <m:r>
          <m:t>g</m:t>
        </m:r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at height</w:delText>
        </w:r>
      </w:del>
      <w:del w:id="2141" w:author="PR Preview" w:date="2026-01-01T00:00:00Z">
        <w:r>
          <w:delText xml:space="preserve"> </w:delText>
        </w:r>
      </w:del>
      <m:oMath>
        <m:r>
          <m:t>k</m:t>
        </m:r>
      </m:oMath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is the set of points where</w:delText>
        </w:r>
      </w:del>
      <w:del w:id="2144" w:author="PR Preview" w:date="2026-01-01T00:00:00Z">
        <w:r>
          <w:delText xml:space="preserve"> </w:delText>
        </w:r>
      </w:del>
      <m:oMath>
        <m:r>
          <m:t>g</m:t>
        </m:r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equals</w:delText>
        </w:r>
      </w:del>
      <w:del w:id="2147" w:author="PR Preview" w:date="2026-01-01T00:00:00Z">
        <w:r>
          <w:delText xml:space="preserve"> </w:delText>
        </w:r>
      </w:del>
      <m:oMath>
        <m:r>
          <m:t>k</m:t>
        </m:r>
      </m:oMath>
      <w:del w:id="214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2149" w:author="PR Preview" w:date="2026-01-01T00:00:00Z">
        <w:r>
          <w:rPr>
            <w:b/>
            <w:bCs/>
          </w:rPr>
          <w:delText xml:space="preserve">Example 54 (Contour lines of a bowl)</w:delText>
        </w:r>
      </w:del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For</w:delText>
        </w:r>
      </w:del>
      <w:del w:id="215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2153" w:author="PR Preview" w:date="2026-01-01T00:00:00Z">
        <w:r>
          <w:delText xml:space="preserve">,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the contour line at height</w:delText>
        </w:r>
      </w:del>
      <w:del w:id="215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is</w:delText>
        </w:r>
      </w:del>
      <w:del w:id="21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2160" w:author="PR Preview" w:date="2026-01-01T00:00:00Z">
        <w:r>
          <w:delText xml:space="preserve">,</w:delText>
        </w:r>
      </w:del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the circle of radius</w:delText>
        </w:r>
      </w:del>
      <w:del w:id="2163" w:author="PR Preview" w:date="2026-01-01T00:00:00Z">
        <w:r>
          <w:delText xml:space="preserve"> </w:delText>
        </w:r>
      </w:del>
      <m:oMath>
        <m:r>
          <m:t>2</m:t>
        </m:r>
      </m:oMath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around</w:delText>
        </w:r>
      </w:del>
      <w:del w:id="21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67" w:author="PR Preview" w:date="2026-01-01T00:00:00Z">
        <w:r>
          <w:delText xml:space="preserve">:</w:delText>
        </w:r>
      </w:del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for example,</w:delText>
        </w:r>
      </w:del>
    </w:p>
    <w:p>
      <w:pPr>
        <w:pStyle w:val="FirstParagraph"/>
      </w:pPr>
      <w:ins w:id="2170" w:author="PR Preview" w:date="2026-01-01T00:00:00Z">
        <w:r>
          <w:rPr>
            <w:i/>
            <w:iCs/>
          </w:rPr>
          <w:t xml:space="preserve">Remark 21</w:t>
        </w:r>
      </w:ins>
      <w:ins w:id="2171" w:author="PR Preview" w:date="2026-01-01T00:00:00Z">
        <w:r>
          <w:t xml:space="preserve"> (Tarski’s identities are not complete). </w:t>
        </w:r>
      </w:ins>
      <w:ins w:id="2172" w:author="PR Preview" w:date="2026-01-01T00:00:00Z">
        <w:r>
          <w:t xml:space="preserve">Tarski asked whether every identity in</w:t>
        </w:r>
      </w:ins>
      <w:ins w:id="217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2174" w:author="PR Preview" w:date="2026-01-01T00:00:00Z">
        <w:r>
          <w:t xml:space="preserve">,</w:t>
        </w:r>
      </w:ins>
      <w:ins w:id="2175" w:author="PR Preview" w:date="2026-01-01T00:00:00Z">
        <w:r>
          <w:t xml:space="preserve"> </w:t>
        </w:r>
      </w:ins>
      <m:oMath>
        <m:r>
          <m:rPr>
            <m:sty m:val="p"/>
          </m:rPr>
          <m:t>×</m:t>
        </m:r>
      </m:oMath>
      <w:ins w:id="2176" w:author="PR Preview" w:date="2026-01-01T00:00:00Z">
        <w:r>
          <w:t xml:space="preserve">, exponentiation and 1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that is true for all positive integers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can be derived from the eleven identities in</w:t>
        </w:r>
      </w:ins>
      <w:ins w:id="2181" w:author="PR Preview" w:date="2026-01-01T00:00:00Z">
        <w:r>
          <w:t xml:space="preserve"> </w:t>
        </w:r>
      </w:ins>
      <w:hyperlink w:anchor="rem-tarski-identities">
        <w:ins w:id="2182" w:author="PR Preview" w:date="2026-01-01T00:00:00Z">
          <w:r>
            <w:rPr>
              <w:rStyle w:val="Hyperlink"/>
            </w:rPr>
            <w:t xml:space="preserve">Remark 20</w:t>
          </w:r>
        </w:ins>
      </w:hyperlink>
      <w:ins w:id="2183" w:author="PR Preview" w:date="2026-01-01T00:00:00Z">
        <w:r>
          <w:t xml:space="preserve">.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It cannot: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Wilkie found an identity that is true for all positive integers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but does not follow from them.</w:t>
        </w:r>
      </w:ins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So this list is a useful core, not a complete rulebook.</w:t>
        </w:r>
      </w:ins>
    </w:p>
    <w:bookmarkEnd w:id="267"/>
    <w:bookmarkStart w:id="268" w:name="def-contour-line"/>
    <w:p>
      <w:pPr>
        <w:pStyle w:val="BodyText"/>
      </w:pPr>
      <w:ins w:id="2192" w:author="PR Preview" w:date="2026-01-01T00:00:00Z">
        <w:r>
          <w:rPr>
            <w:b/>
            <w:bCs/>
          </w:rPr>
          <w:t xml:space="preserve">Definition 78 (Contour line)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For a function</w:t>
        </w:r>
      </w:ins>
      <w:ins w:id="2195" w:author="PR Preview" w:date="2026-01-01T00:00:00Z">
        <w:r>
          <w:t xml:space="preserve"> </w:t>
        </w:r>
      </w:ins>
      <m:oMath>
        <m:r>
          <m:t>g</m:t>
        </m:r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of two real variables</w:t>
        </w:r>
      </w:ins>
      <w:ins w:id="2198" w:author="PR Preview" w:date="2026-01-01T00:00:00Z">
        <w:r>
          <w:t xml:space="preserve"> </w:t>
        </w:r>
      </w:ins>
      <m:oMath>
        <m:r>
          <m:t>b</m:t>
        </m:r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and</w:t>
        </w:r>
      </w:ins>
      <w:ins w:id="2201" w:author="PR Preview" w:date="2026-01-01T00:00:00Z">
        <w:r>
          <w:t xml:space="preserve"> </w:t>
        </w:r>
      </w:ins>
      <m:oMath>
        <m:r>
          <m:t>c</m:t>
        </m:r>
      </m:oMath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and a number</w:t>
        </w:r>
      </w:ins>
      <w:ins w:id="2204" w:author="PR Preview" w:date="2026-01-01T00:00:00Z">
        <w:r>
          <w:t xml:space="preserve"> </w:t>
        </w:r>
      </w:ins>
      <m:oMath>
        <m:r>
          <m:t>k</m:t>
        </m:r>
      </m:oMath>
      <w:ins w:id="2205" w:author="PR Preview" w:date="2026-01-01T00:00:00Z">
        <w:r>
          <w:t xml:space="preserve">,</w:t>
        </w:r>
      </w:ins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the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rPr>
            <w:b/>
            <w:bCs/>
          </w:rPr>
          <w:t xml:space="preserve">contour line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of</w:t>
        </w:r>
      </w:ins>
      <w:ins w:id="2212" w:author="PR Preview" w:date="2026-01-01T00:00:00Z">
        <w:r>
          <w:t xml:space="preserve"> </w:t>
        </w:r>
      </w:ins>
      <m:oMath>
        <m:r>
          <m:t>g</m:t>
        </m:r>
      </m:oMath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at height</w:t>
        </w:r>
      </w:ins>
      <w:ins w:id="2215" w:author="PR Preview" w:date="2026-01-01T00:00:00Z">
        <w:r>
          <w:t xml:space="preserve"> </w:t>
        </w:r>
      </w:ins>
      <m:oMath>
        <m:r>
          <m:t>k</m:t>
        </m:r>
      </m:oMath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is the set of points where</w:t>
        </w:r>
      </w:ins>
      <w:ins w:id="2218" w:author="PR Preview" w:date="2026-01-01T00:00:00Z">
        <w:r>
          <w:t xml:space="preserve"> </w:t>
        </w:r>
      </w:ins>
      <m:oMath>
        <m:r>
          <m:t>g</m:t>
        </m:r>
      </m:oMath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equals</w:t>
        </w:r>
      </w:ins>
      <w:ins w:id="2221" w:author="PR Preview" w:date="2026-01-01T00:00:00Z">
        <w:r>
          <w:t xml:space="preserve"> </w:t>
        </w:r>
      </w:ins>
      <m:oMath>
        <m:r>
          <m:t>k</m:t>
        </m:r>
      </m:oMath>
      <w:ins w:id="22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ins w:id="2223" w:author="PR Preview" w:date="2026-01-01T00:00:00Z">
        <w:r>
          <w:rPr>
            <w:b/>
            <w:bCs/>
          </w:rPr>
          <w:t xml:space="preserve">Example 56 (Contour lines of a bowl)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For</w:t>
        </w:r>
      </w:ins>
      <w:ins w:id="222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2227" w:author="PR Preview" w:date="2026-01-01T00:00:00Z">
        <w:r>
          <w:t xml:space="preserve">,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the contour line at height</w:t>
        </w:r>
      </w:ins>
      <w:ins w:id="223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is</w:t>
        </w:r>
      </w:ins>
      <w:ins w:id="22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2234" w:author="PR Preview" w:date="2026-01-01T00:00:00Z">
        <w:r>
          <w:t xml:space="preserve">,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the circle of radius</w:t>
        </w:r>
      </w:ins>
      <w:ins w:id="2237" w:author="PR Preview" w:date="2026-01-01T00:00:00Z">
        <w:r>
          <w:t xml:space="preserve"> </w:t>
        </w:r>
      </w:ins>
      <m:oMath>
        <m:r>
          <m:t>2</m:t>
        </m:r>
      </m:oMath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around</w:t>
        </w:r>
      </w:ins>
      <w:ins w:id="22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41" w:author="PR Preview" w:date="2026-01-01T00:00:00Z">
        <w:r>
          <w:t xml:space="preserve">: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del w:id="2244" w:author="PR Preview" w:date="2026-01-01T00:00:00Z">
        <w:r>
          <w:rPr>
            <w:i/>
            <w:iCs/>
          </w:rPr>
          <w:delText xml:space="preserve">Remark 20</w:delText>
        </w:r>
      </w:del>
      <w:del w:id="2245" w:author="PR Preview" w:date="2026-01-01T00:00:00Z">
        <w:r>
          <w:delText xml:space="preserve"> (Contour lines on a plot of a surface). </w:delText>
        </w:r>
      </w:del>
      <w:del w:id="2246" w:author="PR Preview" w:date="2026-01-01T00:00:00Z">
        <w:r>
          <w:delText xml:space="preserve">On a plot of the surface</w:delText>
        </w:r>
      </w:del>
      <w:del w:id="224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2248" w:author="PR Preview" w:date="2026-01-01T00:00:00Z">
        <w:r>
          <w:delText xml:space="preserve">,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the</w:delText>
        </w:r>
      </w:del>
      <w:del w:id="2251" w:author="PR Preview" w:date="2026-01-01T00:00:00Z">
        <w:r>
          <w:delText xml:space="preserve"> </w:delText>
        </w:r>
      </w:del>
      <w:hyperlink w:anchor="def-contour-line">
        <w:del w:id="2252" w:author="PR Preview" w:date="2026-01-01T00:00:00Z">
          <w:r>
            <w:rPr>
              <w:rStyle w:val="Hyperlink"/>
            </w:rPr>
            <w:delText xml:space="preserve">contour line</w:delText>
          </w:r>
        </w:del>
      </w:hyperlink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is the curve along which the surface has height</w:delText>
        </w:r>
      </w:del>
      <w:del w:id="2255" w:author="PR Preview" w:date="2026-01-01T00:00:00Z">
        <w:r>
          <w:delText xml:space="preserve"> </w:delText>
        </w:r>
      </w:del>
      <m:oMath>
        <m:r>
          <m:t>k</m:t>
        </m:r>
      </m:oMath>
      <w:del w:id="2256" w:author="PR Preview" w:date="2026-01-01T00:00:00Z">
        <w:r>
          <w:delText xml:space="preserve">.</w:delText>
        </w:r>
      </w:del>
    </w:p>
    <w:p>
      <w:pPr>
        <w:pStyle w:val="BodyText"/>
      </w:pPr>
      <w:ins w:id="2257" w:author="PR Preview" w:date="2026-01-01T00:00:00Z">
        <w:r>
          <w:rPr>
            <w:i/>
            <w:iCs/>
          </w:rPr>
          <w:t xml:space="preserve">Remark 22</w:t>
        </w:r>
      </w:ins>
      <w:ins w:id="2258" w:author="PR Preview" w:date="2026-01-01T00:00:00Z">
        <w:r>
          <w:t xml:space="preserve"> (Contour lines on a plot of a surface). </w:t>
        </w:r>
      </w:ins>
      <w:ins w:id="2259" w:author="PR Preview" w:date="2026-01-01T00:00:00Z">
        <w:r>
          <w:t xml:space="preserve">On a plot of the surface</w:t>
        </w:r>
      </w:ins>
      <w:ins w:id="226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2261" w:author="PR Preview" w:date="2026-01-01T00:00:00Z">
        <w:r>
          <w:t xml:space="preserve">,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the</w:t>
        </w:r>
      </w:ins>
      <w:ins w:id="2264" w:author="PR Preview" w:date="2026-01-01T00:00:00Z">
        <w:r>
          <w:t xml:space="preserve"> </w:t>
        </w:r>
      </w:ins>
      <w:hyperlink w:anchor="def-contour-line">
        <w:ins w:id="2265" w:author="PR Preview" w:date="2026-01-01T00:00:00Z">
          <w:r>
            <w:rPr>
              <w:rStyle w:val="Hyperlink"/>
            </w:rPr>
            <w:t xml:space="preserve">contour line</w:t>
          </w:r>
        </w:ins>
      </w:hyperlink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is the curve along which the surface has height</w:t>
        </w:r>
      </w:ins>
      <w:ins w:id="2268" w:author="PR Preview" w:date="2026-01-01T00:00:00Z">
        <w:r>
          <w:t xml:space="preserve"> </w:t>
        </w:r>
      </w:ins>
      <m:oMath>
        <m:r>
          <m:t>k</m:t>
        </m:r>
      </m:oMath>
      <w:ins w:id="2269" w:author="PR Preview" w:date="2026-01-01T00:00:00Z">
        <w:r>
          <w:t xml:space="preserve">.</w:t>
        </w:r>
      </w:ins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del w:id="2270" w:author="PR Preview" w:date="2026-01-01T00:00:00Z">
        <w:r>
          <w:rPr>
            <w:i/>
            <w:iCs/>
          </w:rPr>
          <w:delText xml:space="preserve">Solution 9</w:delText>
        </w:r>
      </w:del>
      <w:del w:id="2271" w:author="PR Preview" w:date="2026-01-01T00:00:00Z">
        <w:r>
          <w:delText xml:space="preserve">. </w:delText>
        </w:r>
      </w:del>
      <w:del w:id="2272" w:author="PR Preview" w:date="2026-01-01T00:00:00Z">
        <w:r>
          <w:delText xml:space="preserve">We only count a pair</w:delText>
        </w:r>
      </w:del>
      <w:del w:id="22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when</w:delText>
        </w:r>
      </w:del>
      <w:del w:id="2276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is defined,</w:delText>
        </w:r>
      </w:del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so for</w:delText>
        </w:r>
      </w:del>
      <w:del w:id="228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2282" w:author="PR Preview" w:date="2026-01-01T00:00:00Z">
        <w:r>
          <w:delText xml:space="preserve"> </w:delText>
        </w:r>
      </w:del>
      <w:del w:id="2283" w:author="PR Preview" w:date="2026-01-01T00:00:00Z">
        <w:r>
          <w:delText xml:space="preserve">we only consider integer</w:delText>
        </w:r>
      </w:del>
      <w:del w:id="2284" w:author="PR Preview" w:date="2026-01-01T00:00:00Z">
        <w:r>
          <w:delText xml:space="preserve"> </w:delText>
        </w:r>
      </w:del>
      <m:oMath>
        <m:r>
          <m:t>c</m:t>
        </m:r>
      </m:oMath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(</w:delText>
        </w:r>
      </w:del>
      <w:hyperlink w:anchor="def-power-nonpositive-base">
        <w:del w:id="2287" w:author="PR Preview" w:date="2026-01-01T00:00:00Z">
          <w:r>
            <w:rPr>
              <w:rStyle w:val="Hyperlink"/>
            </w:rPr>
            <w:delText xml:space="preserve">Definition 71</w:delText>
          </w:r>
        </w:del>
      </w:hyperlink>
      <w:del w:id="2288" w:author="PR Preview" w:date="2026-01-01T00:00:00Z">
        <w:r>
          <w:delText xml:space="preserve">).</w:delText>
        </w:r>
      </w:del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With that convention,</w:delText>
        </w:r>
      </w:del>
      <w:del w:id="2291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2294" w:author="PR Preview" w:date="2026-01-01T00:00:00Z">
        <w:r>
          <w:rPr>
            <w:i/>
            <w:iCs/>
          </w:rPr>
          <w:t xml:space="preserve">Solution 9</w:t>
        </w:r>
      </w:ins>
      <w:ins w:id="2295" w:author="PR Preview" w:date="2026-01-01T00:00:00Z">
        <w:r>
          <w:t xml:space="preserve">. </w:t>
        </w:r>
      </w:ins>
      <w:ins w:id="2296" w:author="PR Preview" w:date="2026-01-01T00:00:00Z">
        <w:r>
          <w:t xml:space="preserve">We only count a pair</w:t>
        </w:r>
      </w:ins>
      <w:ins w:id="22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when</w:t>
        </w:r>
      </w:ins>
      <w:ins w:id="230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is defined,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so for</w:t>
        </w:r>
      </w:ins>
      <w:ins w:id="230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we only consider integer</w:t>
        </w:r>
      </w:ins>
      <w:ins w:id="2308" w:author="PR Preview" w:date="2026-01-01T00:00:00Z">
        <w:r>
          <w:t xml:space="preserve"> </w:t>
        </w:r>
      </w:ins>
      <m:oMath>
        <m:r>
          <m:t>c</m:t>
        </m:r>
      </m:oMath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(</w:t>
        </w:r>
      </w:ins>
      <w:hyperlink w:anchor="def-power-nonpositive-base">
        <w:ins w:id="2311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2312" w:author="PR Preview" w:date="2026-01-01T00:00:00Z">
        <w:r>
          <w:t xml:space="preserve">).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With that convention,</w:t>
        </w:r>
      </w:ins>
      <w:ins w:id="2315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del w:id="2318" w:author="PR Preview" w:date="2026-01-01T00:00:00Z">
        <w:r>
          <w:rPr>
            <w:b/>
            <w:bCs/>
          </w:rPr>
          <w:delText xml:space="preserve">Theorem 30 (When exponentiation equals multiplication)</w:delText>
        </w:r>
      </w:del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Let</w:delText>
        </w:r>
      </w:del>
      <w:del w:id="232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322" w:author="PR Preview" w:date="2026-01-01T00:00:00Z">
        <w:r>
          <w:delText xml:space="preserve">, where</w:delText>
        </w:r>
      </w:del>
      <w:del w:id="2323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is defined</w:delText>
        </w:r>
      </w:del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(for</w:delText>
        </w:r>
      </w:del>
      <w:del w:id="23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2329" w:author="PR Preview" w:date="2026-01-01T00:00:00Z">
        <w:r>
          <w:delText xml:space="preserve">, only integer</w:delText>
        </w:r>
      </w:del>
      <w:del w:id="2330" w:author="PR Preview" w:date="2026-01-01T00:00:00Z">
        <w:r>
          <w:delText xml:space="preserve"> </w:delText>
        </w:r>
      </w:del>
      <m:oMath>
        <m:r>
          <m:t>c</m:t>
        </m:r>
      </m:oMath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is allowed;</w:delText>
        </w:r>
      </w:del>
      <w:del w:id="2333" w:author="PR Preview" w:date="2026-01-01T00:00:00Z">
        <w:r>
          <w:delText xml:space="preserve"> </w:delText>
        </w:r>
      </w:del>
      <w:hyperlink w:anchor="def-power-nonpositive-base">
        <w:del w:id="2334" w:author="PR Preview" w:date="2026-01-01T00:00:00Z">
          <w:r>
            <w:rPr>
              <w:rStyle w:val="Hyperlink"/>
            </w:rPr>
            <w:delText xml:space="preserve">Definition 71</w:delText>
          </w:r>
        </w:del>
      </w:hyperlink>
      <w:del w:id="2335" w:author="PR Preview" w:date="2026-01-01T00:00:00Z">
        <w:r>
          <w:delText xml:space="preserve">).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Then</w:delText>
        </w:r>
      </w:del>
      <w:del w:id="2338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2341" w:author="PR Preview" w:date="2026-01-01T00:00:00Z">
        <w:r>
          <w:rPr>
            <w:b/>
            <w:bCs/>
          </w:rPr>
          <w:t xml:space="preserve">Theorem 30 (When exponentiation equals multiplication)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Let</w:t>
        </w:r>
      </w:ins>
      <w:ins w:id="234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345" w:author="PR Preview" w:date="2026-01-01T00:00:00Z">
        <w:r>
          <w:t xml:space="preserve">, where</w:t>
        </w:r>
      </w:ins>
      <w:ins w:id="2346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is defined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(for</w:t>
        </w:r>
      </w:ins>
      <w:ins w:id="23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2352" w:author="PR Preview" w:date="2026-01-01T00:00:00Z">
        <w:r>
          <w:t xml:space="preserve">, only integer</w:t>
        </w:r>
      </w:ins>
      <w:ins w:id="2353" w:author="PR Preview" w:date="2026-01-01T00:00:00Z">
        <w:r>
          <w:t xml:space="preserve"> </w:t>
        </w:r>
      </w:ins>
      <m:oMath>
        <m:r>
          <m:t>c</m:t>
        </m:r>
      </m:oMath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is allowed;</w:t>
        </w:r>
      </w:ins>
      <w:ins w:id="2356" w:author="PR Preview" w:date="2026-01-01T00:00:00Z">
        <w:r>
          <w:t xml:space="preserve"> </w:t>
        </w:r>
      </w:ins>
      <w:hyperlink w:anchor="def-power-nonpositive-base">
        <w:ins w:id="2357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2358" w:author="PR Preview" w:date="2026-01-01T00:00:00Z">
        <w:r>
          <w:t xml:space="preserve">).</w:t>
        </w:r>
      </w:ins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Then</w:t>
        </w:r>
      </w:ins>
      <w:ins w:id="236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2362" w:author="PR Preview" w:date="2026-01-01T00:00:00Z">
        <w:r>
          <w:t xml:space="preserve"> </w:t>
        </w:r>
      </w:ins>
      <w:ins w:id="2363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del w:id="2364" w:author="PR Preview" w:date="2026-01-01T00:00:00Z">
        <w:r>
          <w:rPr>
            <w:b/>
            <w:bCs/>
          </w:rPr>
          <w:delText xml:space="preserve">Case</w:delText>
        </w:r>
      </w:del>
      <w:del w:id="2365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2366" w:author="PR Preview" w:date="2026-01-01T00:00:00Z">
        <w:r>
          <w:rPr>
            <w:b/>
            <w:bCs/>
          </w:rPr>
          <w:delText xml:space="preserve">.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Here we cannot take logarithms, so we work from the values of powers of</w:delText>
        </w:r>
      </w:del>
      <w:del w:id="2369" w:author="PR Preview" w:date="2026-01-01T00:00:00Z">
        <w:r>
          <w:delText xml:space="preserve"> </w:delText>
        </w:r>
      </w:del>
      <m:oMath>
        <m:r>
          <m:t>0</m:t>
        </m:r>
      </m:oMath>
      <w:del w:id="2370" w:author="PR Preview" w:date="2026-01-01T00:00:00Z">
        <w:r>
          <w:delText xml:space="preserve">:</w:delText>
        </w:r>
      </w:del>
      <w:del w:id="2371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for</w:delText>
        </w:r>
      </w:del>
      <w:del w:id="237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(</w:delText>
        </w:r>
      </w:del>
      <w:hyperlink w:anchor="def-power-nonpositive-base">
        <w:del w:id="2377" w:author="PR Preview" w:date="2026-01-01T00:00:00Z">
          <w:r>
            <w:rPr>
              <w:rStyle w:val="Hyperlink"/>
            </w:rPr>
            <w:delText xml:space="preserve">Definition 71</w:delText>
          </w:r>
        </w:del>
      </w:hyperlink>
      <w:del w:id="2378" w:author="PR Preview" w:date="2026-01-01T00:00:00Z">
        <w:r>
          <w:delText xml:space="preserve">),</w:delText>
        </w:r>
      </w:del>
      <w:del w:id="2379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2380" w:author="PR Preview" w:date="2026-01-01T00:00:00Z">
        <w:r>
          <w:delText xml:space="preserve">,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and</w:delText>
        </w:r>
      </w:del>
      <w:del w:id="2383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2384" w:author="PR Preview" w:date="2026-01-01T00:00:00Z">
        <w:r>
          <w:delText xml:space="preserve"> </w:delText>
        </w:r>
      </w:del>
      <w:del w:id="2385" w:author="PR Preview" w:date="2026-01-01T00:00:00Z">
        <w:r>
          <w:delText xml:space="preserve">is undefined for</w:delText>
        </w:r>
      </w:del>
      <w:del w:id="238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2387" w:author="PR Preview" w:date="2026-01-01T00:00:00Z">
        <w:r>
          <w:delText xml:space="preserve">.</w:delText>
        </w:r>
      </w:del>
    </w:p>
    <w:p>
      <w:pPr>
        <w:pStyle w:val="FirstParagraph"/>
      </w:pPr>
      <w:ins w:id="2388" w:author="PR Preview" w:date="2026-01-01T00:00:00Z">
        <w:r>
          <w:rPr>
            <w:b/>
            <w:bCs/>
          </w:rPr>
          <w:t xml:space="preserve">Case</w:t>
        </w:r>
      </w:ins>
      <w:ins w:id="2389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2390" w:author="PR Preview" w:date="2026-01-01T00:00:00Z">
        <w:r>
          <w:rPr>
            <w:b/>
            <w:bCs/>
          </w:rPr>
          <w:t xml:space="preserve">.</w:t>
        </w:r>
      </w:ins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Here we cannot take logarithms, so we work from the values of powers of</w:t>
        </w:r>
      </w:ins>
      <w:ins w:id="2393" w:author="PR Preview" w:date="2026-01-01T00:00:00Z">
        <w:r>
          <w:t xml:space="preserve"> </w:t>
        </w:r>
      </w:ins>
      <m:oMath>
        <m:r>
          <m:t>0</m:t>
        </m:r>
      </m:oMath>
      <w:ins w:id="2394" w:author="PR Preview" w:date="2026-01-01T00:00:00Z">
        <w:r>
          <w:t xml:space="preserve">:</w:t>
        </w:r>
      </w:ins>
      <w:ins w:id="2395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for</w:t>
        </w:r>
      </w:ins>
      <w:ins w:id="239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(</w:t>
        </w:r>
      </w:ins>
      <w:hyperlink w:anchor="def-power-nonpositive-base">
        <w:ins w:id="2401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2402" w:author="PR Preview" w:date="2026-01-01T00:00:00Z">
        <w:r>
          <w:t xml:space="preserve">),</w:t>
        </w:r>
      </w:ins>
      <w:ins w:id="2403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2404" w:author="PR Preview" w:date="2026-01-01T00:00:00Z">
        <w:r>
          <w:t xml:space="preserve">,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and</w:t>
        </w:r>
      </w:ins>
      <w:ins w:id="2407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2408" w:author="PR Preview" w:date="2026-01-01T00:00:00Z">
        <w:r>
          <w:t xml:space="preserve"> </w:t>
        </w:r>
      </w:ins>
      <w:ins w:id="2409" w:author="PR Preview" w:date="2026-01-01T00:00:00Z">
        <w:r>
          <w:t xml:space="preserve">is undefined for</w:t>
        </w:r>
      </w:ins>
      <w:ins w:id="241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2411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del w:id="2412" w:author="PR Preview" w:date="2026-01-01T00:00:00Z">
        <w:r>
          <w:delText xml:space="preserve">19 Cosine and sine</w:delText>
        </w:r>
      </w:del>
    </w:p>
    <w:p>
      <w:pPr>
        <w:pStyle w:val="FirstParagraph"/>
      </w:pPr>
      <w:del w:id="2413" w:author="PR Preview" w:date="2026-01-01T00:00:00Z">
        <w:r>
          <w:rPr>
            <w:b/>
            <w:bCs/>
          </w:rPr>
          <w:delText xml:space="preserve">Definition 73 (Cosine and sine)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The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rPr>
            <w:i/>
            <w:iCs/>
          </w:rPr>
          <w:delText xml:space="preserve">unit circle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is the set of points</w:delText>
        </w:r>
      </w:del>
      <w:del w:id="24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in the plane with</w:delText>
        </w:r>
      </w:del>
      <w:del w:id="2423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2424" w:author="PR Preview" w:date="2026-01-01T00:00:00Z">
        <w:r>
          <w:delText xml:space="preserve">,</w:delText>
        </w:r>
      </w:del>
      <w:del w:id="2425" w:author="PR Preview" w:date="2026-01-01T00:00:00Z">
        <w:r>
          <w:delText xml:space="preserve"> </w:delText>
        </w:r>
      </w:del>
      <w:del w:id="2426" w:author="PR Preview" w:date="2026-01-01T00:00:00Z">
        <w:r>
          <w:delText xml:space="preserve">and</w:delText>
        </w:r>
      </w:del>
      <w:del w:id="2427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is half of its circumference.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For a real number</w:delText>
        </w:r>
      </w:del>
      <w:del w:id="2432" w:author="PR Preview" w:date="2026-01-01T00:00:00Z">
        <w:r>
          <w:delText xml:space="preserve"> </w:delText>
        </w:r>
      </w:del>
      <m:oMath>
        <m:r>
          <m:t>θ</m:t>
        </m:r>
      </m:oMath>
      <w:del w:id="2433" w:author="PR Preview" w:date="2026-01-01T00:00:00Z">
        <w:r>
          <w:delText xml:space="preserve">, start at the point</w:delText>
        </w:r>
      </w:del>
      <w:del w:id="24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and move a distance</w:delText>
        </w:r>
      </w:del>
      <w:del w:id="24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along the unit circle,</w:delText>
        </w:r>
      </w:del>
      <w:del w:id="2440" w:author="PR Preview" w:date="2026-01-01T00:00:00Z">
        <w:r>
          <w:delText xml:space="preserve"> </w:delText>
        </w:r>
      </w:del>
      <w:del w:id="2441" w:author="PR Preview" w:date="2026-01-01T00:00:00Z">
        <w:r>
          <w:delText xml:space="preserve">counterclockwise if</w:delText>
        </w:r>
      </w:del>
      <w:del w:id="244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and clockwise if</w:delText>
        </w:r>
      </w:del>
      <w:del w:id="2445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446" w:author="PR Preview" w:date="2026-01-01T00:00:00Z">
        <w:r>
          <w:delText xml:space="preserve">.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The point reached is</w:delText>
        </w:r>
      </w:del>
      <w:del w:id="24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450" w:author="PR Preview" w:date="2026-01-01T00:00:00Z">
        <w:r>
          <w:delText xml:space="preserve">: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its first coordinate is the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rPr>
            <w:b/>
            <w:bCs/>
          </w:rPr>
          <w:delText xml:space="preserve">cosine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of</w:delText>
        </w:r>
      </w:del>
      <w:del w:id="2457" w:author="PR Preview" w:date="2026-01-01T00:00:00Z">
        <w:r>
          <w:delText xml:space="preserve"> </w:delText>
        </w:r>
      </w:del>
      <m:oMath>
        <m:r>
          <m:t>θ</m:t>
        </m:r>
      </m:oMath>
      <w:del w:id="2458" w:author="PR Preview" w:date="2026-01-01T00:00:00Z">
        <w:r>
          <w:delText xml:space="preserve">,</w:delText>
        </w:r>
      </w:del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and its second coordinate is the</w:delText>
        </w:r>
      </w:del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rPr>
            <w:b/>
            <w:bCs/>
          </w:rPr>
          <w:delText xml:space="preserve">sine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of</w:delText>
        </w:r>
      </w:del>
      <w:del w:id="2465" w:author="PR Preview" w:date="2026-01-01T00:00:00Z">
        <w:r>
          <w:delText xml:space="preserve"> </w:delText>
        </w:r>
      </w:del>
      <m:oMath>
        <m:r>
          <m:t>θ</m:t>
        </m:r>
      </m:oMath>
      <w:del w:id="2466" w:author="PR Preview" w:date="2026-01-01T00:00:00Z">
        <w:r>
          <w:delText xml:space="preserve">.</w:delText>
        </w:r>
      </w:del>
    </w:p>
    <w:p>
      <w:pPr>
        <w:pStyle w:val="BodyText"/>
      </w:pPr>
      <w:del w:id="2467" w:author="PR Preview" w:date="2026-01-01T00:00:00Z">
        <w:r>
          <w:rPr>
            <w:b/>
            <w:bCs/>
          </w:rPr>
          <w:delText xml:space="preserve">Example 55 (Cosines and sines of some angles)</w:delText>
        </w:r>
      </w:del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 </w:delText>
        </w:r>
      </w:del>
    </w:p>
    <w:p>
      <w:pPr>
        <w:pStyle w:val="Heading2"/>
      </w:pPr>
      <w:ins w:id="2470" w:author="PR Preview" w:date="2026-01-01T00:00:00Z">
        <w:r>
          <w:t xml:space="preserve">20 Cosine and sine</w:t>
        </w:r>
      </w:ins>
    </w:p>
    <w:bookmarkStart w:id="281" w:name="def-cosine-sine"/>
    <w:p>
      <w:pPr>
        <w:pStyle w:val="FirstParagraph"/>
      </w:pPr>
      <w:ins w:id="2471" w:author="PR Preview" w:date="2026-01-01T00:00:00Z">
        <w:r>
          <w:rPr>
            <w:b/>
            <w:bCs/>
          </w:rPr>
          <w:t xml:space="preserve">Definition 79 (Cosine and sine)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The</w:t>
        </w:r>
      </w:ins>
      <w:ins w:id="2474" w:author="PR Preview" w:date="2026-01-01T00:00:00Z">
        <w:r>
          <w:t xml:space="preserve"> </w:t>
        </w:r>
      </w:ins>
      <w:ins w:id="2475" w:author="PR Preview" w:date="2026-01-01T00:00:00Z">
        <w:r>
          <w:rPr>
            <w:i/>
            <w:iCs/>
          </w:rPr>
          <w:t xml:space="preserve">unit circle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is the set of points</w:t>
        </w:r>
      </w:ins>
      <w:ins w:id="24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in the plane with</w:t>
        </w:r>
      </w:ins>
      <w:ins w:id="248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2482" w:author="PR Preview" w:date="2026-01-01T00:00:00Z">
        <w:r>
          <w:t xml:space="preserve">,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and</w:t>
        </w:r>
      </w:ins>
      <w:ins w:id="248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is half of its circumference.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For a real number</w:t>
        </w:r>
      </w:ins>
      <w:ins w:id="2490" w:author="PR Preview" w:date="2026-01-01T00:00:00Z">
        <w:r>
          <w:t xml:space="preserve"> </w:t>
        </w:r>
      </w:ins>
      <m:oMath>
        <m:r>
          <m:t>θ</m:t>
        </m:r>
      </m:oMath>
      <w:ins w:id="2491" w:author="PR Preview" w:date="2026-01-01T00:00:00Z">
        <w:r>
          <w:t xml:space="preserve">, start at the point</w:t>
        </w:r>
      </w:ins>
      <w:ins w:id="24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and move a distance</w:t>
        </w:r>
      </w:ins>
      <w:ins w:id="249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along the unit circle,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counterclockwise if</w:t>
        </w:r>
      </w:ins>
      <w:ins w:id="250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and clockwise if</w:t>
        </w:r>
      </w:ins>
      <w:ins w:id="250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2504" w:author="PR Preview" w:date="2026-01-01T00:00:00Z">
        <w:r>
          <w:t xml:space="preserve">.</w:t>
        </w:r>
      </w:ins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The point reached is</w:t>
        </w:r>
      </w:ins>
      <w:ins w:id="25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508" w:author="PR Preview" w:date="2026-01-01T00:00:00Z">
        <w:r>
          <w:t xml:space="preserve">: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its first coordinate is the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rPr>
            <w:b/>
            <w:bCs/>
          </w:rPr>
          <w:t xml:space="preserve">cosine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of</w:t>
        </w:r>
      </w:ins>
      <w:ins w:id="2515" w:author="PR Preview" w:date="2026-01-01T00:00:00Z">
        <w:r>
          <w:t xml:space="preserve"> </w:t>
        </w:r>
      </w:ins>
      <m:oMath>
        <m:r>
          <m:t>θ</m:t>
        </m:r>
      </m:oMath>
      <w:ins w:id="2516" w:author="PR Preview" w:date="2026-01-01T00:00:00Z">
        <w:r>
          <w:t xml:space="preserve">,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and its second coordinate is the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rPr>
            <w:b/>
            <w:bCs/>
          </w:rPr>
          <w:t xml:space="preserve">sine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of</w:t>
        </w:r>
      </w:ins>
      <w:ins w:id="2523" w:author="PR Preview" w:date="2026-01-01T00:00:00Z">
        <w:r>
          <w:t xml:space="preserve"> </w:t>
        </w:r>
      </w:ins>
      <m:oMath>
        <m:r>
          <m:t>θ</m:t>
        </m:r>
      </m:oMath>
      <w:ins w:id="2524" w:author="PR Preview" w:date="2026-01-01T00:00:00Z">
        <w:r>
          <w:t xml:space="preserve">.</w:t>
        </w:r>
      </w:ins>
    </w:p>
    <w:bookmarkEnd w:id="281"/>
    <w:bookmarkStart w:id="282" w:name="exm-cosine-sine"/>
    <w:p>
      <w:pPr>
        <w:pStyle w:val="BodyText"/>
      </w:pPr>
      <w:ins w:id="2525" w:author="PR Preview" w:date="2026-01-01T00:00:00Z">
        <w:r>
          <w:rPr>
            <w:b/>
            <w:bCs/>
          </w:rPr>
          <w:t xml:space="preserve">Example 57 (Cosines and sines of some angles)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 </w:t>
        </w:r>
      </w:ins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del w:id="2528" w:author="PR Preview" w:date="2026-01-01T00:00:00Z">
        <w:r>
          <w:rPr>
            <w:i/>
            <w:iCs/>
          </w:rPr>
          <w:delText xml:space="preserve">Proof</w:delText>
        </w:r>
      </w:del>
      <w:del w:id="2529" w:author="PR Preview" w:date="2026-01-01T00:00:00Z">
        <w:r>
          <w:delText xml:space="preserve">. </w:delText>
        </w:r>
      </w:del>
      <w:del w:id="2530" w:author="PR Preview" w:date="2026-01-01T00:00:00Z">
        <w:r>
          <w:delText xml:space="preserve">The point</w:delText>
        </w:r>
      </w:del>
      <w:del w:id="25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lies on the unit circle (</w:delText>
        </w:r>
      </w:del>
      <w:hyperlink w:anchor="def-cosine-sine">
        <w:del w:id="2534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2535" w:author="PR Preview" w:date="2026-01-01T00:00:00Z">
        <w:r>
          <w:delText xml:space="preserve">),</w:delText>
        </w:r>
      </w:del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so its coordinates satisfy</w:delText>
        </w:r>
      </w:del>
      <w:del w:id="253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2539" w:author="PR Preview" w:date="2026-01-01T00:00:00Z">
        <w:r>
          <w:delText xml:space="preserve">.</w:delText>
        </w:r>
      </w:del>
    </w:p>
    <w:p>
      <w:pPr>
        <w:pStyle w:val="BodyText"/>
      </w:pPr>
      <w:del w:id="2540" w:author="PR Preview" w:date="2026-01-01T00:00:00Z">
        <w:r>
          <w:rPr>
            <w:b/>
            <w:bCs/>
          </w:rPr>
          <w:delText xml:space="preserve">Example 56 (The unit circle and the angle</w:delText>
        </w:r>
      </w:del>
      <w:del w:id="2541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42" w:author="PR Preview" w:date="2026-01-01T00:00:00Z">
        <w:r>
          <w:rPr>
            <w:b/>
            <w:bCs/>
          </w:rPr>
          <w:delText xml:space="preserve">)</w:delText>
        </w:r>
      </w:del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Take</w:delText>
        </w:r>
      </w:del>
      <w:del w:id="2545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546" w:author="PR Preview" w:date="2026-01-01T00:00:00Z">
        <w:r>
          <w:delText xml:space="preserve">, one sixth of the way round the circle.</w:delText>
        </w:r>
      </w:del>
      <w:del w:id="2547" w:author="PR Preview" w:date="2026-01-01T00:00:00Z">
        <w:r>
          <w:delText xml:space="preserve"> </w:delText>
        </w:r>
      </w:del>
      <w:hyperlink w:anchor="fig-cosine-sine-unit-circle">
        <w:del w:id="2548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shows the point reached,</w:delText>
        </w:r>
      </w:del>
      <w:del w:id="25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552" w:author="PR Preview" w:date="2026-01-01T00:00:00Z">
        <w:r>
          <w:delText xml:space="preserve">, and its two coordinates.</w:delText>
        </w:r>
      </w:del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delText xml:space="preserve">The point is a vertex of a regular hexagon inscribed in the unit circle,</w:delText>
        </w:r>
      </w:del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whose sides have the same length as its radius,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so the point is at distance</w:delText>
        </w:r>
      </w:del>
      <w:del w:id="2559" w:author="PR Preview" w:date="2026-01-01T00:00:00Z">
        <w:r>
          <w:delText xml:space="preserve"> </w:delText>
        </w:r>
      </w:del>
      <m:oMath>
        <m:r>
          <m:t>1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from</w:delText>
        </w:r>
      </w:del>
      <w:del w:id="25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563" w:author="PR Preview" w:date="2026-01-01T00:00:00Z">
        <w:r>
          <w:delText xml:space="preserve">.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Writing</w:delText>
        </w:r>
      </w:del>
      <w:del w:id="25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567" w:author="PR Preview" w:date="2026-01-01T00:00:00Z">
        <w:r>
          <w:delText xml:space="preserve">,</w:delText>
        </w:r>
      </w:del>
    </w:p>
    <w:p>
      <w:pPr>
        <w:pStyle w:val="FirstParagraph"/>
      </w:pPr>
      <w:ins w:id="2568" w:author="PR Preview" w:date="2026-01-01T00:00:00Z">
        <w:r>
          <w:rPr>
            <w:i/>
            <w:iCs/>
          </w:rPr>
          <w:t xml:space="preserve">Proof</w:t>
        </w:r>
      </w:ins>
      <w:ins w:id="2569" w:author="PR Preview" w:date="2026-01-01T00:00:00Z">
        <w:r>
          <w:t xml:space="preserve">. </w:t>
        </w:r>
      </w:ins>
      <w:ins w:id="2570" w:author="PR Preview" w:date="2026-01-01T00:00:00Z">
        <w:r>
          <w:t xml:space="preserve">The point</w:t>
        </w:r>
      </w:ins>
      <w:ins w:id="25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lies on the unit circle (</w:t>
        </w:r>
      </w:ins>
      <w:hyperlink w:anchor="def-cosine-sine">
        <w:ins w:id="2574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2575" w:author="PR Preview" w:date="2026-01-01T00:00:00Z">
        <w:r>
          <w:t xml:space="preserve">),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so its coordinates satisfy</w:t>
        </w:r>
      </w:ins>
      <w:ins w:id="257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2579" w:author="PR Preview" w:date="2026-01-01T00:00:00Z">
        <w:r>
          <w:t xml:space="preserve">.</w:t>
        </w:r>
      </w:ins>
    </w:p>
    <w:bookmarkStart w:id="288" w:name="exm-cosine-sine-unit-circle"/>
    <w:p>
      <w:pPr>
        <w:pStyle w:val="BodyText"/>
      </w:pPr>
      <w:ins w:id="2580" w:author="PR Preview" w:date="2026-01-01T00:00:00Z">
        <w:r>
          <w:rPr>
            <w:b/>
            <w:bCs/>
          </w:rPr>
          <w:t xml:space="preserve">Example 58 (The unit circle and the angle</w:t>
        </w:r>
      </w:ins>
      <w:ins w:id="2581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582" w:author="PR Preview" w:date="2026-01-01T00:00:00Z">
        <w:r>
          <w:rPr>
            <w:b/>
            <w:bCs/>
          </w:rPr>
          <w:t xml:space="preserve">)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Take</w:t>
        </w:r>
      </w:ins>
      <w:ins w:id="2585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586" w:author="PR Preview" w:date="2026-01-01T00:00:00Z">
        <w:r>
          <w:t xml:space="preserve">, one sixth of the way round the circle.</w:t>
        </w:r>
      </w:ins>
      <w:ins w:id="2587" w:author="PR Preview" w:date="2026-01-01T00:00:00Z">
        <w:r>
          <w:t xml:space="preserve"> </w:t>
        </w:r>
      </w:ins>
      <w:hyperlink w:anchor="fig-cosine-sine-unit-circle">
        <w:ins w:id="2588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shows the point reached,</w:t>
        </w:r>
      </w:ins>
      <w:ins w:id="25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592" w:author="PR Preview" w:date="2026-01-01T00:00:00Z">
        <w:r>
          <w:t xml:space="preserve">, and its two coordinates.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The point is a vertex of a regular hexagon inscribed in the unit circle,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whose sides have the same length as its radius,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so the point is at distance</w:t>
        </w:r>
      </w:ins>
      <w:ins w:id="2599" w:author="PR Preview" w:date="2026-01-01T00:00:00Z">
        <w:r>
          <w:t xml:space="preserve"> </w:t>
        </w:r>
      </w:ins>
      <m:oMath>
        <m:r>
          <m:t>1</m:t>
        </m:r>
      </m:oMath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from</w:t>
        </w:r>
      </w:ins>
      <w:ins w:id="26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603" w:author="PR Preview" w:date="2026-01-01T00:00:00Z">
        <w:r>
          <w:t xml:space="preserve">.</w:t>
        </w:r>
      </w:ins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Writing</w:t>
        </w:r>
      </w:ins>
      <w:ins w:id="26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60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del w:id="2608" w:author="PR Preview" w:date="2026-01-01T00:00:00Z">
        <w:r>
          <w:delText xml:space="preserve">20 Complex numbers</w:delText>
        </w:r>
      </w:del>
    </w:p>
    <w:p>
      <w:pPr>
        <w:pStyle w:val="FirstParagraph"/>
      </w:pPr>
      <w:del w:id="2609" w:author="PR Preview" w:date="2026-01-01T00:00:00Z">
        <w:r>
          <w:rPr>
            <w:b/>
            <w:bCs/>
          </w:rPr>
          <w:delText xml:space="preserve">Definition 74 (Imaginary unit)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The</w:delText>
        </w:r>
      </w:del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rPr>
            <w:b/>
            <w:bCs/>
          </w:rPr>
          <w:delText xml:space="preserve">imaginary unit</w:delText>
        </w:r>
      </w:del>
      <w:del w:id="2614" w:author="PR Preview" w:date="2026-01-01T00:00:00Z">
        <w:r>
          <w:delText xml:space="preserve"> </w:delText>
        </w:r>
      </w:del>
      <m:oMath>
        <m:r>
          <m:t>i</m:t>
        </m:r>
      </m:oMath>
      <w:del w:id="2615" w:author="PR Preview" w:date="2026-01-01T00:00:00Z">
        <w:r>
          <w:delText xml:space="preserve"> </w:delText>
        </w:r>
      </w:del>
      <w:del w:id="2616" w:author="PR Preview" w:date="2026-01-01T00:00:00Z">
        <w:r>
          <w:delText xml:space="preserve">is a number whose square is</w:delText>
        </w:r>
      </w:del>
      <w:del w:id="26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618" w:author="PR Preview" w:date="2026-01-01T00:00:00Z">
        <w:r>
          <w:delText xml:space="preserve">:</w:delText>
        </w:r>
      </w:del>
    </w:p>
    <w:p>
      <w:pPr>
        <w:pStyle w:val="Heading2"/>
      </w:pPr>
      <w:ins w:id="2619" w:author="PR Preview" w:date="2026-01-01T00:00:00Z">
        <w:r>
          <w:t xml:space="preserve">21 Complex numbers</w:t>
        </w:r>
      </w:ins>
    </w:p>
    <w:bookmarkStart w:id="291" w:name="def-imaginary-unit"/>
    <w:p>
      <w:pPr>
        <w:pStyle w:val="FirstParagraph"/>
      </w:pPr>
      <w:ins w:id="2620" w:author="PR Preview" w:date="2026-01-01T00:00:00Z">
        <w:r>
          <w:rPr>
            <w:b/>
            <w:bCs/>
          </w:rPr>
          <w:t xml:space="preserve">Definition 80 (Imaginary unit)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The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rPr>
            <w:b/>
            <w:bCs/>
          </w:rPr>
          <w:t xml:space="preserve">imaginary unit</w:t>
        </w:r>
      </w:ins>
      <w:ins w:id="2625" w:author="PR Preview" w:date="2026-01-01T00:00:00Z">
        <w:r>
          <w:t xml:space="preserve"> </w:t>
        </w:r>
      </w:ins>
      <m:oMath>
        <m:r>
          <m:t>i</m:t>
        </m:r>
      </m:oMath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is a number whose square is</w:t>
        </w:r>
      </w:ins>
      <w:ins w:id="26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6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del w:id="2630" w:author="PR Preview" w:date="2026-01-01T00:00:00Z">
        <w:r>
          <w:rPr>
            <w:b/>
            <w:bCs/>
          </w:rPr>
          <w:delText xml:space="preserve">Example 57 (Powers of the imaginary unit)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The powers of</w:delText>
        </w:r>
      </w:del>
      <w:del w:id="2633" w:author="PR Preview" w:date="2026-01-01T00:00:00Z">
        <w:r>
          <w:delText xml:space="preserve"> </w:delText>
        </w:r>
      </w:del>
      <m:oMath>
        <m:r>
          <m:t>i</m:t>
        </m:r>
      </m:oMath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2636" w:author="PR Preview" w:date="2026-01-01T00:00:00Z">
        <w:r>
          <w:rPr>
            <w:b/>
            <w:bCs/>
          </w:rPr>
          <w:t xml:space="preserve">Example 59 (Powers of the imaginary unit)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The powers of</w:t>
        </w:r>
      </w:ins>
      <w:ins w:id="2639" w:author="PR Preview" w:date="2026-01-01T00:00:00Z">
        <w:r>
          <w:t xml:space="preserve"> </w:t>
        </w:r>
      </w:ins>
      <m:oMath>
        <m:r>
          <m:t>i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del w:id="2642" w:author="PR Preview" w:date="2026-01-01T00:00:00Z">
        <w:r>
          <w:rPr>
            <w:b/>
            <w:bCs/>
          </w:rPr>
          <w:delText xml:space="preserve">Example 58 (No real number squares to</w:delText>
        </w:r>
      </w:del>
      <w:del w:id="264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644" w:author="PR Preview" w:date="2026-01-01T00:00:00Z">
        <w:r>
          <w:rPr>
            <w:b/>
            <w:bCs/>
          </w:rPr>
          <w:delText xml:space="preserve">)</w:delText>
        </w:r>
      </w:del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The imaginary unit is not a real number,</w:delText>
        </w:r>
      </w:del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because the square of every real number</w:delText>
        </w:r>
      </w:del>
      <w:del w:id="2649" w:author="PR Preview" w:date="2026-01-01T00:00:00Z">
        <w:r>
          <w:delText xml:space="preserve"> </w:delText>
        </w:r>
      </w:del>
      <m:oMath>
        <m:r>
          <m:t>x</m:t>
        </m:r>
      </m:oMath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is at least</w:delText>
        </w:r>
      </w:del>
      <w:del w:id="2652" w:author="PR Preview" w:date="2026-01-01T00:00:00Z">
        <w:r>
          <w:delText xml:space="preserve"> </w:delText>
        </w:r>
      </w:del>
      <m:oMath>
        <m:r>
          <m:t>0</m:t>
        </m:r>
      </m:oMath>
      <w:del w:id="2653" w:author="PR Preview" w:date="2026-01-01T00:00:00Z">
        <w:r>
          <w:delText xml:space="preserve">:</w:delText>
        </w:r>
      </w:del>
    </w:p>
    <w:p>
      <w:pPr>
        <w:pStyle w:val="BodyText"/>
      </w:pPr>
      <w:ins w:id="2654" w:author="PR Preview" w:date="2026-01-01T00:00:00Z">
        <w:r>
          <w:rPr>
            <w:b/>
            <w:bCs/>
          </w:rPr>
          <w:t xml:space="preserve">Example 60 (No real number squares to</w:t>
        </w:r>
      </w:ins>
      <w:ins w:id="265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656" w:author="PR Preview" w:date="2026-01-01T00:00:00Z">
        <w:r>
          <w:rPr>
            <w:b/>
            <w:bCs/>
          </w:rPr>
          <w:t xml:space="preserve">)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The imaginary unit is not a real number,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because the square of every real number</w:t>
        </w:r>
      </w:ins>
      <w:ins w:id="2661" w:author="PR Preview" w:date="2026-01-01T00:00:00Z">
        <w:r>
          <w:t xml:space="preserve"> </w:t>
        </w:r>
      </w:ins>
      <m:oMath>
        <m:r>
          <m:t>x</m:t>
        </m:r>
      </m:oMath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is at least</w:t>
        </w:r>
      </w:ins>
      <w:ins w:id="2664" w:author="PR Preview" w:date="2026-01-01T00:00:00Z">
        <w:r>
          <w:t xml:space="preserve"> </w:t>
        </w:r>
      </w:ins>
      <m:oMath>
        <m:r>
          <m:t>0</m:t>
        </m:r>
      </m:oMath>
      <w:ins w:id="266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2666" w:author="PR Preview" w:date="2026-01-01T00:00:00Z">
        <w:r>
          <w:delText xml:space="preserve">For instance,</w:delText>
        </w:r>
      </w:del>
      <w:del w:id="2667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2668" w:author="PR Preview" w:date="2026-01-01T00:00:00Z">
        <w:r>
          <w:delText xml:space="preserve"> </w:delText>
        </w:r>
      </w:del>
      <w:del w:id="2669" w:author="PR Preview" w:date="2026-01-01T00:00:00Z">
        <w:r>
          <w:delText xml:space="preserve">and</w:delText>
        </w:r>
      </w:del>
      <w:del w:id="26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2671" w:author="PR Preview" w:date="2026-01-01T00:00:00Z">
        <w:r>
          <w:delText xml:space="preserve">;</w:delText>
        </w:r>
      </w:del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neither is</w:delText>
        </w:r>
      </w:del>
      <w:del w:id="267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675" w:author="PR Preview" w:date="2026-01-01T00:00:00Z">
        <w:r>
          <w:delText xml:space="preserve">.</w:delText>
        </w:r>
      </w:del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So the equation</w:delText>
        </w:r>
      </w:del>
      <w:del w:id="267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has no real solution,</w:delText>
        </w:r>
      </w:del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and</w:delText>
        </w:r>
      </w:del>
      <w:del w:id="2683" w:author="PR Preview" w:date="2026-01-01T00:00:00Z">
        <w:r>
          <w:delText xml:space="preserve"> </w:delText>
        </w:r>
      </w:del>
      <w:hyperlink w:anchor="def-imaginary-unit">
        <w:del w:id="2684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2687" w:author="PR Preview" w:date="2026-01-01T00:00:00Z">
        <w:r>
          <w:t xml:space="preserve">For instance,</w:t>
        </w:r>
      </w:ins>
      <w:ins w:id="2688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and</w:t>
        </w:r>
      </w:ins>
      <w:ins w:id="26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2692" w:author="PR Preview" w:date="2026-01-01T00:00:00Z">
        <w:r>
          <w:t xml:space="preserve">;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neither is</w:t>
        </w:r>
      </w:ins>
      <w:ins w:id="269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696" w:author="PR Preview" w:date="2026-01-01T00:00:00Z">
        <w:r>
          <w:t xml:space="preserve">.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So the equation</w:t>
        </w:r>
      </w:ins>
      <w:ins w:id="269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has no real solution,</w:t>
        </w:r>
      </w:ins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and</w:t>
        </w:r>
      </w:ins>
      <w:ins w:id="2704" w:author="PR Preview" w:date="2026-01-01T00:00:00Z">
        <w:r>
          <w:t xml:space="preserve"> </w:t>
        </w:r>
      </w:ins>
      <w:hyperlink w:anchor="def-imaginary-unit">
        <w:ins w:id="2705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introduces a new number to solve it.</w:t>
        </w:r>
      </w:ins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del w:id="2708" w:author="PR Preview" w:date="2026-01-01T00:00:00Z">
        <w:r>
          <w:rPr>
            <w:b/>
            <w:bCs/>
          </w:rPr>
          <w:delText xml:space="preserve">Example 59 (Squaring</w:delText>
        </w:r>
      </w:del>
      <w:del w:id="2709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2710" w:author="PR Preview" w:date="2026-01-01T00:00:00Z">
        <w:r>
          <w:rPr>
            <w:b/>
            <w:bCs/>
          </w:rPr>
          <w:delText xml:space="preserve"> </w:delText>
        </w:r>
      </w:del>
      <w:del w:id="2711" w:author="PR Preview" w:date="2026-01-01T00:00:00Z">
        <w:r>
          <w:rPr>
            <w:b/>
            <w:bCs/>
          </w:rPr>
          <w:delText xml:space="preserve">and</w:delText>
        </w:r>
      </w:del>
      <w:del w:id="271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2713" w:author="PR Preview" w:date="2026-01-01T00:00:00Z">
        <w:r>
          <w:rPr>
            <w:b/>
            <w:bCs/>
          </w:rPr>
          <w:delText xml:space="preserve"> </w:delText>
        </w:r>
      </w:del>
      <w:del w:id="2714" w:author="PR Preview" w:date="2026-01-01T00:00:00Z">
        <w:r>
          <w:rPr>
            <w:b/>
            <w:bCs/>
          </w:rPr>
          <w:delText xml:space="preserve">in R)</w:delText>
        </w:r>
      </w:del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R has the imaginary unit as</w:delText>
        </w:r>
      </w:del>
      <w:del w:id="2717" w:author="PR Preview" w:date="2026-01-01T00:00:00Z">
        <w:r>
          <w:delText xml:space="preserve"> </w:delText>
        </w:r>
      </w:del>
      <w:del w:id="2718" w:author="PR Preview" w:date="2026-01-01T00:00:00Z">
        <w:r>
          <w:rPr>
            <w:rStyle w:val="VerbatimChar"/>
          </w:rPr>
          <w:delText xml:space="preserve">1i</w:delText>
        </w:r>
      </w:del>
      <w:del w:id="2719" w:author="PR Preview" w:date="2026-01-01T00:00:00Z">
        <w:r>
          <w:delText xml:space="preserve">.</w:delText>
        </w:r>
      </w:del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2722" w:author="PR Preview" w:date="2026-01-01T00:00:00Z">
        <w:r>
          <w:rPr>
            <w:b/>
            <w:bCs/>
          </w:rPr>
          <w:t xml:space="preserve">Example 61 (Squaring</w:t>
        </w:r>
      </w:ins>
      <w:ins w:id="2723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2724" w:author="PR Preview" w:date="2026-01-01T00:00:00Z">
        <w:r>
          <w:rPr>
            <w:b/>
            <w:bCs/>
          </w:rPr>
          <w:t xml:space="preserve"> </w:t>
        </w:r>
      </w:ins>
      <w:ins w:id="2725" w:author="PR Preview" w:date="2026-01-01T00:00:00Z">
        <w:r>
          <w:rPr>
            <w:b/>
            <w:bCs/>
          </w:rPr>
          <w:t xml:space="preserve">and</w:t>
        </w:r>
      </w:ins>
      <w:ins w:id="272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727" w:author="PR Preview" w:date="2026-01-01T00:00:00Z">
        <w:r>
          <w:rPr>
            <w:b/>
            <w:bCs/>
          </w:rPr>
          <w:t xml:space="preserve"> </w:t>
        </w:r>
      </w:ins>
      <w:ins w:id="2728" w:author="PR Preview" w:date="2026-01-01T00:00:00Z">
        <w:r>
          <w:rPr>
            <w:b/>
            <w:bCs/>
          </w:rPr>
          <w:t xml:space="preserve">in R)</w:t>
        </w:r>
      </w:ins>
      <w:ins w:id="2729" w:author="PR Preview" w:date="2026-01-01T00:00:00Z">
        <w:r>
          <w:t xml:space="preserve"> </w:t>
        </w:r>
      </w:ins>
      <w:ins w:id="2730" w:author="PR Preview" w:date="2026-01-01T00:00:00Z">
        <w:r>
          <w:t xml:space="preserve">R has the imaginary unit as</w:t>
        </w:r>
      </w:ins>
      <w:ins w:id="2731" w:author="PR Preview" w:date="2026-01-01T00:00:00Z">
        <w:r>
          <w:t xml:space="preserve"> </w:t>
        </w:r>
      </w:ins>
      <w:ins w:id="2732" w:author="PR Preview" w:date="2026-01-01T00:00:00Z">
        <w:r>
          <w:rPr>
            <w:rStyle w:val="VerbatimChar"/>
          </w:rPr>
          <w:t xml:space="preserve">1i</w:t>
        </w:r>
      </w:ins>
      <w:ins w:id="2733" w:author="PR Preview" w:date="2026-01-01T00:00:00Z">
        <w:r>
          <w:t xml:space="preserve">.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2736" w:author="PR Preview" w:date="2026-01-01T00:00:00Z">
        <w:r>
          <w:delText xml:space="preserve">Both squares have real part -1</w:delText>
        </w:r>
      </w:del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and imaginary part 0,</w:delText>
        </w:r>
      </w:del>
      <w:del w:id="2739" w:author="PR Preview" w:date="2026-01-01T00:00:00Z">
        <w:r>
          <w:delText xml:space="preserve"> </w:delText>
        </w:r>
      </w:del>
      <w:del w:id="2740" w:author="PR Preview" w:date="2026-01-01T00:00:00Z">
        <w:r>
          <w:delText xml:space="preserve">as</w:delText>
        </w:r>
      </w:del>
      <w:del w:id="2741" w:author="PR Preview" w:date="2026-01-01T00:00:00Z">
        <w:r>
          <w:delText xml:space="preserve"> </w:delText>
        </w:r>
      </w:del>
      <w:hyperlink w:anchor="def-imaginary-unit">
        <w:del w:id="2742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2743" w:author="PR Preview" w:date="2026-01-01T00:00:00Z">
        <w:r>
          <w:delText xml:space="preserve"> </w:delText>
        </w:r>
      </w:del>
      <w:del w:id="2744" w:author="PR Preview" w:date="2026-01-01T00:00:00Z">
        <w:r>
          <w:delText xml:space="preserve">and</w:delText>
        </w:r>
      </w:del>
      <w:del w:id="2745" w:author="PR Preview" w:date="2026-01-01T00:00:00Z">
        <w:r>
          <w:delText xml:space="preserve"> </w:delText>
        </w:r>
      </w:del>
      <w:hyperlink w:anchor="thm-negative-imaginary-unit">
        <w:del w:id="2746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2747" w:author="PR Preview" w:date="2026-01-01T00:00:00Z">
        <w:r>
          <w:delText xml:space="preserve"> </w:delText>
        </w:r>
      </w:del>
      <w:del w:id="2748" w:author="PR Preview" w:date="2026-01-01T00:00:00Z">
        <w:r>
          <w:delText xml:space="preserve">say.</w:delText>
        </w:r>
      </w:del>
    </w:p>
    <w:p>
      <w:pPr>
        <w:pStyle w:val="BodyText"/>
      </w:pPr>
      <w:del w:id="2749" w:author="PR Preview" w:date="2026-01-01T00:00:00Z">
        <w:r>
          <w:rPr>
            <w:i/>
            <w:iCs/>
          </w:rPr>
          <w:delText xml:space="preserve">Remark 21</w:delText>
        </w:r>
      </w:del>
      <w:del w:id="2750" w:author="PR Preview" w:date="2026-01-01T00:00:00Z">
        <w:r>
          <w:delText xml:space="preserve"> (The rule does not tell</w:delText>
        </w:r>
      </w:del>
      <w:del w:id="2751" w:author="PR Preview" w:date="2026-01-01T00:00:00Z">
        <w:r>
          <w:delText xml:space="preserve"> </w:delText>
        </w:r>
      </w:del>
      <m:oMath>
        <m:r>
          <m:t>i</m:t>
        </m:r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from</w:delText>
        </w:r>
      </w:del>
      <w:del w:id="275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2755" w:author="PR Preview" w:date="2026-01-01T00:00:00Z">
        <w:r>
          <w:delText xml:space="preserve">). </w:delText>
        </w:r>
      </w:del>
      <w:del w:id="2756" w:author="PR Preview" w:date="2026-01-01T00:00:00Z">
        <w:r>
          <w:delText xml:space="preserve">Because</w:delText>
        </w:r>
      </w:del>
      <w:del w:id="275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obeys the same rule as</w:delText>
        </w:r>
      </w:del>
      <w:del w:id="2760" w:author="PR Preview" w:date="2026-01-01T00:00:00Z">
        <w:r>
          <w:delText xml:space="preserve"> </w:delText>
        </w:r>
      </w:del>
      <m:oMath>
        <m:r>
          <m:t>i</m:t>
        </m:r>
      </m:oMath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(</w:delText>
        </w:r>
      </w:del>
      <w:hyperlink w:anchor="thm-negative-imaginary-unit">
        <w:del w:id="2763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2764" w:author="PR Preview" w:date="2026-01-01T00:00:00Z">
        <w:r>
          <w:delText xml:space="preserve">),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the rule</w:delText>
        </w:r>
      </w:del>
      <w:del w:id="2767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does not single one of them out.</w:delText>
        </w:r>
      </w:del>
      <w:del w:id="2770" w:author="PR Preview" w:date="2026-01-01T00:00:00Z">
        <w:r>
          <w:delText xml:space="preserve"> </w:delText>
        </w:r>
      </w:del>
      <w:del w:id="2771" w:author="PR Preview" w:date="2026-01-01T00:00:00Z">
        <w:r>
          <w:delText xml:space="preserve">The symbol</w:delText>
        </w:r>
      </w:del>
      <w:del w:id="2772" w:author="PR Preview" w:date="2026-01-01T00:00:00Z">
        <w:r>
          <w:delText xml:space="preserve"> </w:delText>
        </w:r>
      </w:del>
      <m:oMath>
        <m:r>
          <m:t>i</m:t>
        </m:r>
      </m:oMath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names one of these two square roots of</w:delText>
        </w:r>
      </w:del>
      <w:del w:id="277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776" w:author="PR Preview" w:date="2026-01-01T00:00:00Z">
        <w:r>
          <w:delText xml:space="preserve">, chosen once and for all.</w:delText>
        </w:r>
      </w:del>
    </w:p>
    <w:p>
      <w:pPr>
        <w:pStyle w:val="BodyText"/>
      </w:pPr>
      <w:del w:id="2777" w:author="PR Preview" w:date="2026-01-01T00:00:00Z">
        <w:r>
          <w:rPr>
            <w:b/>
            <w:bCs/>
          </w:rPr>
          <w:delText xml:space="preserve">Definition 75 (Complex number)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A</w:delText>
        </w:r>
      </w:del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rPr>
            <w:b/>
            <w:bCs/>
          </w:rPr>
          <w:delText xml:space="preserve">complex number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784" w:author="PR Preview" w:date="2026-01-01T00:00:00Z">
        <w:r>
          <w:delText xml:space="preserve">where</w:delText>
        </w:r>
      </w:del>
      <w:del w:id="2785" w:author="PR Preview" w:date="2026-01-01T00:00:00Z">
        <w:r>
          <w:delText xml:space="preserve"> </w:delText>
        </w:r>
      </w:del>
      <m:oMath>
        <m:r>
          <m:t>a</m:t>
        </m:r>
      </m:oMath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and</w:delText>
        </w:r>
      </w:del>
      <w:del w:id="2788" w:author="PR Preview" w:date="2026-01-01T00:00:00Z">
        <w:r>
          <w:delText xml:space="preserve"> </w:delText>
        </w:r>
      </w:del>
      <m:oMath>
        <m:r>
          <m:t>b</m:t>
        </m:r>
      </m:oMath>
      <w:del w:id="2789" w:author="PR Preview" w:date="2026-01-01T00:00:00Z">
        <w:r>
          <w:delText xml:space="preserve"> </w:delText>
        </w:r>
      </w:del>
      <w:del w:id="2790" w:author="PR Preview" w:date="2026-01-01T00:00:00Z">
        <w:r>
          <w:delText xml:space="preserve">are real numbers and</w:delText>
        </w:r>
      </w:del>
      <w:del w:id="2791" w:author="PR Preview" w:date="2026-01-01T00:00:00Z">
        <w:r>
          <w:delText xml:space="preserve"> </w:delText>
        </w:r>
      </w:del>
      <m:oMath>
        <m:r>
          <m:t>i</m:t>
        </m:r>
      </m:oMath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is the imaginary unit (</w:delText>
        </w:r>
      </w:del>
      <w:hyperlink w:anchor="def-imaginary-unit">
        <w:del w:id="2794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2795" w:author="PR Preview" w:date="2026-01-01T00:00:00Z">
        <w:r>
          <w:delText xml:space="preserve">).</w:delText>
        </w:r>
      </w:del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The set of all complex numbers is</w:delText>
        </w:r>
      </w:del>
      <w:del w:id="27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2799" w:author="PR Preview" w:date="2026-01-01T00:00:00Z">
        <w:r>
          <w:delText xml:space="preserve">.</w:delText>
        </w:r>
      </w:del>
    </w:p>
    <w:p>
      <w:pPr>
        <w:pStyle w:val="BodyText"/>
      </w:pPr>
      <w:del w:id="2800" w:author="PR Preview" w:date="2026-01-01T00:00:00Z">
        <w:r>
          <w:rPr>
            <w:b/>
            <w:bCs/>
          </w:rPr>
          <w:delText xml:space="preserve">Definition 76 (Real part)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The</w:delText>
        </w:r>
      </w:del>
      <w:del w:id="2803" w:author="PR Preview" w:date="2026-01-01T00:00:00Z">
        <w:r>
          <w:delText xml:space="preserve"> </w:delText>
        </w:r>
      </w:del>
      <w:del w:id="2804" w:author="PR Preview" w:date="2026-01-01T00:00:00Z">
        <w:r>
          <w:rPr>
            <w:b/>
            <w:bCs/>
          </w:rPr>
          <w:delText xml:space="preserve">real part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of a complex number</w:delText>
        </w:r>
      </w:del>
      <w:del w:id="280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(</w:delText>
        </w:r>
      </w:del>
      <w:hyperlink w:anchor="def-complex-number">
        <w:del w:id="2810" w:author="PR Preview" w:date="2026-01-01T00:00:00Z">
          <w:r>
            <w:rPr>
              <w:rStyle w:val="Hyperlink"/>
            </w:rPr>
            <w:delText xml:space="preserve">Definition 75</w:delText>
          </w:r>
        </w:del>
      </w:hyperlink>
      <w:del w:id="2811" w:author="PR Preview" w:date="2026-01-01T00:00:00Z">
        <w:r>
          <w:delText xml:space="preserve">) is</w:delText>
        </w:r>
      </w:del>
      <w:del w:id="2812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2813" w:author="PR Preview" w:date="2026-01-01T00:00:00Z">
        <w:r>
          <w:delText xml:space="preserve">.</w:delText>
        </w:r>
      </w:del>
    </w:p>
    <w:p>
      <w:pPr>
        <w:pStyle w:val="BodyText"/>
      </w:pPr>
      <w:del w:id="2814" w:author="PR Preview" w:date="2026-01-01T00:00:00Z">
        <w:r>
          <w:rPr>
            <w:b/>
            <w:bCs/>
          </w:rPr>
          <w:delText xml:space="preserve">Definition 77 (Imaginary part)</w:delText>
        </w:r>
      </w:del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The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rPr>
            <w:b/>
            <w:bCs/>
          </w:rPr>
          <w:delText xml:space="preserve">imaginary part</w:delText>
        </w:r>
      </w:del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of a complex number</w:delText>
        </w:r>
      </w:del>
      <w:del w:id="282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(</w:delText>
        </w:r>
      </w:del>
      <w:hyperlink w:anchor="def-complex-number">
        <w:del w:id="2824" w:author="PR Preview" w:date="2026-01-01T00:00:00Z">
          <w:r>
            <w:rPr>
              <w:rStyle w:val="Hyperlink"/>
            </w:rPr>
            <w:delText xml:space="preserve">Definition 75</w:delText>
          </w:r>
        </w:del>
      </w:hyperlink>
      <w:del w:id="2825" w:author="PR Preview" w:date="2026-01-01T00:00:00Z">
        <w:r>
          <w:delText xml:space="preserve">) is</w:delText>
        </w:r>
      </w:del>
      <w:del w:id="2826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2827" w:author="PR Preview" w:date="2026-01-01T00:00:00Z">
        <w:r>
          <w:delText xml:space="preserve">.</w:delText>
        </w:r>
      </w:del>
    </w:p>
    <w:p>
      <w:pPr>
        <w:pStyle w:val="BodyText"/>
      </w:pPr>
      <w:del w:id="2828" w:author="PR Preview" w:date="2026-01-01T00:00:00Z">
        <w:r>
          <w:rPr>
            <w:b/>
            <w:bCs/>
          </w:rPr>
          <w:delText xml:space="preserve">Definition 78 (Equal complex numbers)</w:delText>
        </w:r>
      </w:del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delText xml:space="preserve">Two complex numbers (</w:delText>
        </w:r>
      </w:del>
      <w:hyperlink w:anchor="def-complex-number">
        <w:del w:id="2831" w:author="PR Preview" w:date="2026-01-01T00:00:00Z">
          <w:r>
            <w:rPr>
              <w:rStyle w:val="Hyperlink"/>
            </w:rPr>
            <w:delText xml:space="preserve">Definition 75</w:delText>
          </w:r>
        </w:del>
      </w:hyperlink>
      <w:del w:id="2832" w:author="PR Preview" w:date="2026-01-01T00:00:00Z">
        <w:r>
          <w:delText xml:space="preserve">) are</w:delText>
        </w:r>
      </w:del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rPr>
            <w:b/>
            <w:bCs/>
          </w:rPr>
          <w:delText xml:space="preserve">equal</w:delText>
        </w:r>
      </w:del>
      <w:del w:id="2835" w:author="PR Preview" w:date="2026-01-01T00:00:00Z">
        <w:r>
          <w:delText xml:space="preserve"> </w:delText>
        </w:r>
      </w:del>
      <w:del w:id="2836" w:author="PR Preview" w:date="2026-01-01T00:00:00Z">
        <w:r>
          <w:delText xml:space="preserve">exactly when their real parts (</w:delText>
        </w:r>
      </w:del>
      <w:hyperlink w:anchor="def-real-part">
        <w:del w:id="2837" w:author="PR Preview" w:date="2026-01-01T00:00:00Z">
          <w:r>
            <w:rPr>
              <w:rStyle w:val="Hyperlink"/>
            </w:rPr>
            <w:delText xml:space="preserve">Definition 76</w:delText>
          </w:r>
        </w:del>
      </w:hyperlink>
      <w:del w:id="2838" w:author="PR Preview" w:date="2026-01-01T00:00:00Z">
        <w:r>
          <w:delText xml:space="preserve">) are equal and their imaginary parts (</w:delText>
        </w:r>
      </w:del>
      <w:hyperlink w:anchor="def-imaginary-part">
        <w:del w:id="2839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2840" w:author="PR Preview" w:date="2026-01-01T00:00:00Z">
        <w:r>
          <w:delText xml:space="preserve">) are equal.</w:delText>
        </w:r>
      </w:del>
    </w:p>
    <w:p>
      <w:pPr>
        <w:pStyle w:val="FirstParagraph"/>
      </w:pPr>
      <w:ins w:id="2841" w:author="PR Preview" w:date="2026-01-01T00:00:00Z">
        <w:r>
          <w:t xml:space="preserve">Both squares have real part -1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and imaginary part 0,</w:t>
        </w:r>
      </w:ins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as</w:t>
        </w:r>
      </w:ins>
      <w:ins w:id="2846" w:author="PR Preview" w:date="2026-01-01T00:00:00Z">
        <w:r>
          <w:t xml:space="preserve"> </w:t>
        </w:r>
      </w:ins>
      <w:hyperlink w:anchor="def-imaginary-unit">
        <w:ins w:id="2847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and</w:t>
        </w:r>
      </w:ins>
      <w:ins w:id="2850" w:author="PR Preview" w:date="2026-01-01T00:00:00Z">
        <w:r>
          <w:t xml:space="preserve"> </w:t>
        </w:r>
      </w:ins>
      <w:hyperlink w:anchor="thm-negative-imaginary-unit">
        <w:ins w:id="2851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say.</w:t>
        </w:r>
      </w:ins>
    </w:p>
    <w:bookmarkEnd w:id="295"/>
    <w:bookmarkStart w:id="296" w:name="rem-imaginary-unit-choice"/>
    <w:p>
      <w:pPr>
        <w:pStyle w:val="BodyText"/>
      </w:pPr>
      <w:ins w:id="2854" w:author="PR Preview" w:date="2026-01-01T00:00:00Z">
        <w:r>
          <w:rPr>
            <w:i/>
            <w:iCs/>
          </w:rPr>
          <w:t xml:space="preserve">Remark 23</w:t>
        </w:r>
      </w:ins>
      <w:ins w:id="2855" w:author="PR Preview" w:date="2026-01-01T00:00:00Z">
        <w:r>
          <w:t xml:space="preserve"> (The rule does not tell</w:t>
        </w:r>
      </w:ins>
      <w:ins w:id="2856" w:author="PR Preview" w:date="2026-01-01T00:00:00Z">
        <w:r>
          <w:t xml:space="preserve"> </w:t>
        </w:r>
      </w:ins>
      <m:oMath>
        <m:r>
          <m:t>i</m:t>
        </m:r>
      </m:oMath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from</w:t>
        </w:r>
      </w:ins>
      <w:ins w:id="28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860" w:author="PR Preview" w:date="2026-01-01T00:00:00Z">
        <w:r>
          <w:t xml:space="preserve">). </w:t>
        </w:r>
      </w:ins>
      <w:ins w:id="2861" w:author="PR Preview" w:date="2026-01-01T00:00:00Z">
        <w:r>
          <w:t xml:space="preserve">Because</w:t>
        </w:r>
      </w:ins>
      <w:ins w:id="286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obeys the same rule as</w:t>
        </w:r>
      </w:ins>
      <w:ins w:id="2865" w:author="PR Preview" w:date="2026-01-01T00:00:00Z">
        <w:r>
          <w:t xml:space="preserve"> </w:t>
        </w:r>
      </w:ins>
      <m:oMath>
        <m:r>
          <m:t>i</m:t>
        </m:r>
      </m:oMath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(</w:t>
        </w:r>
      </w:ins>
      <w:hyperlink w:anchor="thm-negative-imaginary-unit">
        <w:ins w:id="2868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2869" w:author="PR Preview" w:date="2026-01-01T00:00:00Z">
        <w:r>
          <w:t xml:space="preserve">),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the rule</w:t>
        </w:r>
      </w:ins>
      <w:ins w:id="2872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does not single one of them out.</w:t>
        </w:r>
      </w:ins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The symbol</w:t>
        </w:r>
      </w:ins>
      <w:ins w:id="2877" w:author="PR Preview" w:date="2026-01-01T00:00:00Z">
        <w:r>
          <w:t xml:space="preserve"> </w:t>
        </w:r>
      </w:ins>
      <m:oMath>
        <m:r>
          <m:t>i</m:t>
        </m:r>
      </m:oMath>
      <w:ins w:id="2878" w:author="PR Preview" w:date="2026-01-01T00:00:00Z">
        <w:r>
          <w:t xml:space="preserve"> </w:t>
        </w:r>
      </w:ins>
      <w:ins w:id="2879" w:author="PR Preview" w:date="2026-01-01T00:00:00Z">
        <w:r>
          <w:t xml:space="preserve">names one of these two square roots of</w:t>
        </w:r>
      </w:ins>
      <w:ins w:id="288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881" w:author="PR Preview" w:date="2026-01-01T00:00:00Z">
        <w:r>
          <w:t xml:space="preserve">, chosen once and for all.</w:t>
        </w:r>
      </w:ins>
    </w:p>
    <w:bookmarkEnd w:id="296"/>
    <w:bookmarkStart w:id="297" w:name="def-complex-number"/>
    <w:p>
      <w:pPr>
        <w:pStyle w:val="BodyText"/>
      </w:pPr>
      <w:ins w:id="2882" w:author="PR Preview" w:date="2026-01-01T00:00:00Z">
        <w:r>
          <w:rPr>
            <w:b/>
            <w:bCs/>
          </w:rPr>
          <w:t xml:space="preserve">Definition 81 (Complex number)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A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rPr>
            <w:b/>
            <w:bCs/>
          </w:rPr>
          <w:t xml:space="preserve">complex number</w:t>
        </w:r>
      </w:ins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889" w:author="PR Preview" w:date="2026-01-01T00:00:00Z">
        <w:r>
          <w:t xml:space="preserve">where</w:t>
        </w:r>
      </w:ins>
      <w:ins w:id="2890" w:author="PR Preview" w:date="2026-01-01T00:00:00Z">
        <w:r>
          <w:t xml:space="preserve"> </w:t>
        </w:r>
      </w:ins>
      <m:oMath>
        <m:r>
          <m:t>a</m:t>
        </m:r>
      </m:oMath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and</w:t>
        </w:r>
      </w:ins>
      <w:ins w:id="2893" w:author="PR Preview" w:date="2026-01-01T00:00:00Z">
        <w:r>
          <w:t xml:space="preserve"> </w:t>
        </w:r>
      </w:ins>
      <m:oMath>
        <m:r>
          <m:t>b</m:t>
        </m:r>
      </m:oMath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are real numbers and</w:t>
        </w:r>
      </w:ins>
      <w:ins w:id="2896" w:author="PR Preview" w:date="2026-01-01T00:00:00Z">
        <w:r>
          <w:t xml:space="preserve"> </w:t>
        </w:r>
      </w:ins>
      <m:oMath>
        <m:r>
          <m:t>i</m:t>
        </m:r>
      </m:oMath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is the imaginary unit (</w:t>
        </w:r>
      </w:ins>
      <w:hyperlink w:anchor="def-imaginary-unit">
        <w:ins w:id="2899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2900" w:author="PR Preview" w:date="2026-01-01T00:00:00Z">
        <w:r>
          <w:t xml:space="preserve">).</w:t>
        </w:r>
      </w:ins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The set of all complex numbers is</w:t>
        </w:r>
      </w:ins>
      <w:ins w:id="290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2904" w:author="PR Preview" w:date="2026-01-01T00:00:00Z">
        <w:r>
          <w:t xml:space="preserve">.</w:t>
        </w:r>
      </w:ins>
    </w:p>
    <w:bookmarkEnd w:id="297"/>
    <w:bookmarkStart w:id="298" w:name="def-real-part"/>
    <w:p>
      <w:pPr>
        <w:pStyle w:val="BodyText"/>
      </w:pPr>
      <w:ins w:id="2905" w:author="PR Preview" w:date="2026-01-01T00:00:00Z">
        <w:r>
          <w:rPr>
            <w:b/>
            <w:bCs/>
          </w:rPr>
          <w:t xml:space="preserve">Definition 82 (Real part)</w:t>
        </w:r>
      </w:ins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The</w:t>
        </w:r>
      </w:ins>
      <w:ins w:id="2908" w:author="PR Preview" w:date="2026-01-01T00:00:00Z">
        <w:r>
          <w:t xml:space="preserve"> </w:t>
        </w:r>
      </w:ins>
      <w:ins w:id="2909" w:author="PR Preview" w:date="2026-01-01T00:00:00Z">
        <w:r>
          <w:rPr>
            <w:b/>
            <w:bCs/>
          </w:rPr>
          <w:t xml:space="preserve">real part</w:t>
        </w:r>
      </w:ins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of a complex number</w:t>
        </w:r>
      </w:ins>
      <w:ins w:id="291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(</w:t>
        </w:r>
      </w:ins>
      <w:hyperlink w:anchor="def-complex-number">
        <w:ins w:id="2915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2916" w:author="PR Preview" w:date="2026-01-01T00:00:00Z">
        <w:r>
          <w:t xml:space="preserve">) is</w:t>
        </w:r>
      </w:ins>
      <w:ins w:id="2917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2918" w:author="PR Preview" w:date="2026-01-01T00:00:00Z">
        <w:r>
          <w:t xml:space="preserve">.</w:t>
        </w:r>
      </w:ins>
    </w:p>
    <w:bookmarkEnd w:id="298"/>
    <w:bookmarkStart w:id="299" w:name="def-imaginary-part"/>
    <w:p>
      <w:pPr>
        <w:pStyle w:val="BodyText"/>
      </w:pPr>
      <w:ins w:id="2919" w:author="PR Preview" w:date="2026-01-01T00:00:00Z">
        <w:r>
          <w:rPr>
            <w:b/>
            <w:bCs/>
          </w:rPr>
          <w:t xml:space="preserve">Definition 83 (Imaginary part)</w:t>
        </w:r>
      </w:ins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The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rPr>
            <w:b/>
            <w:bCs/>
          </w:rPr>
          <w:t xml:space="preserve">imaginary part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of a complex number</w:t>
        </w:r>
      </w:ins>
      <w:ins w:id="292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(</w:t>
        </w:r>
      </w:ins>
      <w:hyperlink w:anchor="def-complex-number">
        <w:ins w:id="2929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2930" w:author="PR Preview" w:date="2026-01-01T00:00:00Z">
        <w:r>
          <w:t xml:space="preserve">) is</w:t>
        </w:r>
      </w:ins>
      <w:ins w:id="2931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2932" w:author="PR Preview" w:date="2026-01-01T00:00:00Z">
        <w:r>
          <w:t xml:space="preserve">.</w:t>
        </w:r>
      </w:ins>
    </w:p>
    <w:bookmarkEnd w:id="299"/>
    <w:bookmarkStart w:id="300" w:name="def-complex-equality"/>
    <w:p>
      <w:pPr>
        <w:pStyle w:val="BodyText"/>
      </w:pPr>
      <w:ins w:id="2933" w:author="PR Preview" w:date="2026-01-01T00:00:00Z">
        <w:r>
          <w:rPr>
            <w:b/>
            <w:bCs/>
          </w:rPr>
          <w:t xml:space="preserve">Definition 84 (Equal complex numbers)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Two complex numbers (</w:t>
        </w:r>
      </w:ins>
      <w:hyperlink w:anchor="def-complex-number">
        <w:ins w:id="2936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2937" w:author="PR Preview" w:date="2026-01-01T00:00:00Z">
        <w:r>
          <w:t xml:space="preserve">) are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rPr>
            <w:b/>
            <w:bCs/>
          </w:rPr>
          <w:t xml:space="preserve">equal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exactly when their real parts (</w:t>
        </w:r>
      </w:ins>
      <w:hyperlink w:anchor="def-real-part">
        <w:ins w:id="2942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2943" w:author="PR Preview" w:date="2026-01-01T00:00:00Z">
        <w:r>
          <w:t xml:space="preserve">) are equal and their imaginary parts (</w:t>
        </w:r>
      </w:ins>
      <w:hyperlink w:anchor="def-imaginary-part">
        <w:ins w:id="2944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2945" w:author="PR Preview" w:date="2026-01-01T00:00:00Z">
        <w:r>
          <w:t xml:space="preserve">) are equal.</w:t>
        </w:r>
      </w:ins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del w:id="2946" w:author="PR Preview" w:date="2026-01-01T00:00:00Z">
        <w:r>
          <w:rPr>
            <w:b/>
            <w:bCs/>
          </w:rPr>
          <w:delText xml:space="preserve">Example 60 (Real and imaginary parts)</w:delText>
        </w:r>
      </w:del>
      <w:del w:id="2947" w:author="PR Preview" w:date="2026-01-01T00:00:00Z">
        <w:r>
          <w:delText xml:space="preserve"> </w:delText>
        </w:r>
      </w:del>
      <w:del w:id="2948" w:author="PR Preview" w:date="2026-01-01T00:00:00Z">
        <w:r>
          <w:delText xml:space="preserve">For</w:delText>
        </w:r>
      </w:del>
      <w:del w:id="294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2950" w:author="PR Preview" w:date="2026-01-01T00:00:00Z">
        <w:r>
          <w:delText xml:space="preserve">, the real part is</w:delText>
        </w:r>
      </w:del>
      <w:del w:id="2951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and the imaginary part is</w:delText>
        </w:r>
      </w:del>
      <w:del w:id="2954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2955" w:author="PR Preview" w:date="2026-01-01T00:00:00Z">
        <w:r>
          <w:delText xml:space="preserve">:</w:delText>
        </w:r>
      </w:del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the imaginary part is the real number</w:delText>
        </w:r>
      </w:del>
      <w:del w:id="295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2959" w:author="PR Preview" w:date="2026-01-01T00:00:00Z">
        <w:r>
          <w:delText xml:space="preserve">, not</w:delText>
        </w:r>
      </w:del>
      <w:del w:id="296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2961" w:author="PR Preview" w:date="2026-01-01T00:00:00Z">
        <w:r>
          <w:delText xml:space="preserve">.</w:delText>
        </w:r>
      </w:del>
    </w:p>
    <w:p>
      <w:pPr>
        <w:pStyle w:val="BodyText"/>
      </w:pPr>
      <w:ins w:id="2962" w:author="PR Preview" w:date="2026-01-01T00:00:00Z">
        <w:r>
          <w:rPr>
            <w:b/>
            <w:bCs/>
          </w:rPr>
          <w:t xml:space="preserve">Example 62 (Real and imaginary parts)</w:t>
        </w:r>
      </w:ins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For</w:t>
        </w:r>
      </w:ins>
      <w:ins w:id="296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966" w:author="PR Preview" w:date="2026-01-01T00:00:00Z">
        <w:r>
          <w:t xml:space="preserve">, the real part is</w:t>
        </w:r>
      </w:ins>
      <w:ins w:id="2967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and the imaginary part is</w:t>
        </w:r>
      </w:ins>
      <w:ins w:id="2970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2971" w:author="PR Preview" w:date="2026-01-01T00:00:00Z">
        <w:r>
          <w:t xml:space="preserve">:</w:t>
        </w:r>
      </w:ins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the imaginary part is the real number</w:t>
        </w:r>
      </w:ins>
      <w:ins w:id="29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2975" w:author="PR Preview" w:date="2026-01-01T00:00:00Z">
        <w:r>
          <w:t xml:space="preserve">, not</w:t>
        </w:r>
      </w:ins>
      <w:ins w:id="297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977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978" w:author="PR Preview" w:date="2026-01-01T00:00:00Z">
        <w:r>
          <w:delText xml:space="preserve">so</w:delText>
        </w:r>
      </w:del>
      <w:del w:id="2979" w:author="PR Preview" w:date="2026-01-01T00:00:00Z">
        <w:r>
          <w:delText xml:space="preserve"> </w:delText>
        </w:r>
      </w:del>
      <m:oMath>
        <m:r>
          <m:t>a</m:t>
        </m:r>
      </m:oMath>
      <w:del w:id="2980" w:author="PR Preview" w:date="2026-01-01T00:00:00Z">
        <w:r>
          <w:delText xml:space="preserve"> </w:delText>
        </w:r>
      </w:del>
      <w:del w:id="2981" w:author="PR Preview" w:date="2026-01-01T00:00:00Z">
        <w:r>
          <w:delText xml:space="preserve">is the complex number</w:delText>
        </w:r>
      </w:del>
      <w:del w:id="298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983" w:author="PR Preview" w:date="2026-01-01T00:00:00Z">
        <w:r>
          <w:delText xml:space="preserve">, whose imaginary part is</w:delText>
        </w:r>
      </w:del>
      <w:del w:id="2984" w:author="PR Preview" w:date="2026-01-01T00:00:00Z">
        <w:r>
          <w:delText xml:space="preserve"> </w:delText>
        </w:r>
      </w:del>
      <m:oMath>
        <m:r>
          <m:t>0</m:t>
        </m:r>
      </m:oMath>
      <w:del w:id="2985" w:author="PR Preview" w:date="2026-01-01T00:00:00Z">
        <w:r>
          <w:delText xml:space="preserve">.</w:delText>
        </w:r>
      </w:del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The real part of</w:delText>
        </w:r>
      </w:del>
      <w:del w:id="29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989" w:author="PR Preview" w:date="2026-01-01T00:00:00Z">
        <w:r>
          <w:delText xml:space="preserve"> </w:delText>
        </w:r>
      </w:del>
      <w:del w:id="2990" w:author="PR Preview" w:date="2026-01-01T00:00:00Z">
        <w:r>
          <w:delText xml:space="preserve">is</w:delText>
        </w:r>
      </w:del>
      <w:del w:id="2991" w:author="PR Preview" w:date="2026-01-01T00:00:00Z">
        <w:r>
          <w:delText xml:space="preserve"> </w:delText>
        </w:r>
      </w:del>
      <m:oMath>
        <m:r>
          <m:t>a</m:t>
        </m:r>
      </m:oMath>
      <w:del w:id="2992" w:author="PR Preview" w:date="2026-01-01T00:00:00Z">
        <w:r>
          <w:delText xml:space="preserve">, and by the equality rule in</w:delText>
        </w:r>
      </w:del>
      <w:del w:id="2993" w:author="PR Preview" w:date="2026-01-01T00:00:00Z">
        <w:r>
          <w:delText xml:space="preserve"> </w:delText>
        </w:r>
      </w:del>
      <w:hyperlink w:anchor="def-complex-equality">
        <w:del w:id="2994" w:author="PR Preview" w:date="2026-01-01T00:00:00Z">
          <w:r>
            <w:rPr>
              <w:rStyle w:val="Hyperlink"/>
            </w:rPr>
            <w:delText xml:space="preserve">Definition 78</w:delText>
          </w:r>
        </w:del>
      </w:hyperlink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2997" w:author="PR Preview" w:date="2026-01-01T00:00:00Z">
        <w:r>
          <w:t xml:space="preserve">so</w:t>
        </w:r>
      </w:ins>
      <w:ins w:id="2998" w:author="PR Preview" w:date="2026-01-01T00:00:00Z">
        <w:r>
          <w:t xml:space="preserve"> </w:t>
        </w:r>
      </w:ins>
      <m:oMath>
        <m:r>
          <m:t>a</m:t>
        </m:r>
      </m:oMath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is the complex number</w:t>
        </w:r>
      </w:ins>
      <w:ins w:id="30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3002" w:author="PR Preview" w:date="2026-01-01T00:00:00Z">
        <w:r>
          <w:t xml:space="preserve">, whose imaginary part is</w:t>
        </w:r>
      </w:ins>
      <w:ins w:id="3003" w:author="PR Preview" w:date="2026-01-01T00:00:00Z">
        <w:r>
          <w:t xml:space="preserve"> </w:t>
        </w:r>
      </w:ins>
      <m:oMath>
        <m:r>
          <m:t>0</m:t>
        </m:r>
      </m:oMath>
      <w:ins w:id="3004" w:author="PR Preview" w:date="2026-01-01T00:00:00Z">
        <w:r>
          <w:t xml:space="preserve">.</w:t>
        </w:r>
      </w:ins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The real part of</w:t>
        </w:r>
      </w:ins>
      <w:ins w:id="30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3008" w:author="PR Preview" w:date="2026-01-01T00:00:00Z">
        <w:r>
          <w:t xml:space="preserve"> </w:t>
        </w:r>
      </w:ins>
      <w:ins w:id="3009" w:author="PR Preview" w:date="2026-01-01T00:00:00Z">
        <w:r>
          <w:t xml:space="preserve">is</w:t>
        </w:r>
      </w:ins>
      <w:ins w:id="3010" w:author="PR Preview" w:date="2026-01-01T00:00:00Z">
        <w:r>
          <w:t xml:space="preserve"> </w:t>
        </w:r>
      </w:ins>
      <m:oMath>
        <m:r>
          <m:t>a</m:t>
        </m:r>
      </m:oMath>
      <w:ins w:id="3011" w:author="PR Preview" w:date="2026-01-01T00:00:00Z">
        <w:r>
          <w:t xml:space="preserve">, and by the equality rule in</w:t>
        </w:r>
      </w:ins>
      <w:ins w:id="3012" w:author="PR Preview" w:date="2026-01-01T00:00:00Z">
        <w:r>
          <w:t xml:space="preserve"> </w:t>
        </w:r>
      </w:ins>
      <w:hyperlink w:anchor="def-complex-equality">
        <w:ins w:id="3013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del w:id="3016" w:author="PR Preview" w:date="2026-01-01T00:00:00Z">
        <w:r>
          <w:rPr>
            <w:b/>
            <w:bCs/>
          </w:rPr>
          <w:delText xml:space="preserve">Example 61 (Which complex numbers are real)</w:delText>
        </w:r>
      </w:del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R stores complex numbers as a real part and an imaginary part.</w:delText>
        </w:r>
      </w:del>
      <w:del w:id="3019" w:author="PR Preview" w:date="2026-01-01T00:00:00Z">
        <w:r>
          <w:delText xml:space="preserve"> </w:delText>
        </w:r>
      </w:del>
      <w:del w:id="3020" w:author="PR Preview" w:date="2026-01-01T00:00:00Z">
        <w:r>
          <w:delText xml:space="preserve">The code below converts the real number</w:delText>
        </w:r>
      </w:del>
      <w:del w:id="3021" w:author="PR Preview" w:date="2026-01-01T00:00:00Z">
        <w:r>
          <w:delText xml:space="preserve"> </w:delText>
        </w:r>
      </w:del>
      <m:oMath>
        <m:r>
          <m:t>7</m:t>
        </m:r>
      </m:oMath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to a complex number</w:delText>
        </w:r>
      </w:del>
      <w:del w:id="3024" w:author="PR Preview" w:date="2026-01-01T00:00:00Z">
        <w:r>
          <w:delText xml:space="preserve"> </w:delText>
        </w:r>
      </w:del>
      <w:del w:id="3025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3026" w:author="PR Preview" w:date="2026-01-01T00:00:00Z">
        <w:r>
          <w:rPr>
            <w:b/>
            <w:bCs/>
          </w:rPr>
          <w:t xml:space="preserve">Example 63 (Which complex numbers are real)</w:t>
        </w:r>
      </w:ins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R stores complex numbers as a real part and an imaginary part.</w:t>
        </w:r>
      </w:ins>
      <w:ins w:id="3029" w:author="PR Preview" w:date="2026-01-01T00:00:00Z">
        <w:r>
          <w:t xml:space="preserve"> </w:t>
        </w:r>
      </w:ins>
      <w:ins w:id="3030" w:author="PR Preview" w:date="2026-01-01T00:00:00Z">
        <w:r>
          <w:t xml:space="preserve">The code below converts the real number</w:t>
        </w:r>
      </w:ins>
      <w:ins w:id="3031" w:author="PR Preview" w:date="2026-01-01T00:00:00Z">
        <w:r>
          <w:t xml:space="preserve"> </w:t>
        </w:r>
      </w:ins>
      <m:oMath>
        <m:r>
          <m:t>7</m:t>
        </m:r>
      </m:oMath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to a complex number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del w:id="3036" w:author="PR Preview" w:date="2026-01-01T00:00:00Z">
        <w:r>
          <w:rPr>
            <w:b/>
            <w:bCs/>
          </w:rPr>
          <w:delText xml:space="preserve">Example 62 (Adding and multiplying two complex numbers)</w:delText>
        </w:r>
      </w:del>
      <w:del w:id="3037" w:author="PR Preview" w:date="2026-01-01T00:00:00Z">
        <w:r>
          <w:delText xml:space="preserve"> </w:delText>
        </w:r>
      </w:del>
      <w:del w:id="3038" w:author="PR Preview" w:date="2026-01-01T00:00:00Z">
        <w:r>
          <w:delText xml:space="preserve">Let</w:delText>
        </w:r>
      </w:del>
      <w:del w:id="3039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3040" w:author="PR Preview" w:date="2026-01-01T00:00:00Z">
        <w:r>
          <w:delText xml:space="preserve"> </w:delText>
        </w:r>
      </w:del>
      <w:del w:id="3041" w:author="PR Preview" w:date="2026-01-01T00:00:00Z">
        <w:r>
          <w:delText xml:space="preserve">and</w:delText>
        </w:r>
      </w:del>
      <w:del w:id="304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3043" w:author="PR Preview" w:date="2026-01-01T00:00:00Z">
        <w:r>
          <w:delText xml:space="preserve">.</w:delText>
        </w:r>
      </w:del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Their sum is</w:delText>
        </w:r>
      </w:del>
    </w:p>
    <w:p>
      <w:pPr>
        <w:pStyle w:val="BodyText"/>
      </w:pPr>
      <w:ins w:id="3046" w:author="PR Preview" w:date="2026-01-01T00:00:00Z">
        <w:r>
          <w:rPr>
            <w:b/>
            <w:bCs/>
          </w:rPr>
          <w:t xml:space="preserve">Example 64 (Adding and multiplying two complex numbers)</w:t>
        </w:r>
      </w:ins>
      <w:ins w:id="3047" w:author="PR Preview" w:date="2026-01-01T00:00:00Z">
        <w:r>
          <w:t xml:space="preserve"> </w:t>
        </w:r>
      </w:ins>
      <w:ins w:id="3048" w:author="PR Preview" w:date="2026-01-01T00:00:00Z">
        <w:r>
          <w:t xml:space="preserve">Let</w:t>
        </w:r>
      </w:ins>
      <w:ins w:id="3049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3050" w:author="PR Preview" w:date="2026-01-01T00:00:00Z">
        <w:r>
          <w:t xml:space="preserve"> </w:t>
        </w:r>
      </w:ins>
      <w:ins w:id="3051" w:author="PR Preview" w:date="2026-01-01T00:00:00Z">
        <w:r>
          <w:t xml:space="preserve">and</w:t>
        </w:r>
      </w:ins>
      <w:ins w:id="305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3053" w:author="PR Preview" w:date="2026-01-01T00:00:00Z">
        <w:r>
          <w:t xml:space="preserve">.</w:t>
        </w:r>
      </w:ins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del w:id="3056" w:author="PR Preview" w:date="2026-01-01T00:00:00Z">
        <w:r>
          <w:rPr>
            <w:b/>
            <w:bCs/>
          </w:rPr>
          <w:delText xml:space="preserve">Definition 79 (Complex conjugate)</w:delText>
        </w:r>
      </w:del>
      <w:del w:id="3057" w:author="PR Preview" w:date="2026-01-01T00:00:00Z">
        <w:r>
          <w:delText xml:space="preserve"> </w:delText>
        </w:r>
      </w:del>
      <w:del w:id="3058" w:author="PR Preview" w:date="2026-01-01T00:00:00Z">
        <w:r>
          <w:delText xml:space="preserve">The</w:delText>
        </w:r>
      </w:del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rPr>
            <w:b/>
            <w:bCs/>
          </w:rPr>
          <w:delText xml:space="preserve">complex conjugate</w:delText>
        </w:r>
      </w:del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of a complex number</w:delText>
        </w:r>
      </w:del>
      <w:del w:id="306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(</w:delText>
        </w:r>
      </w:del>
      <w:hyperlink w:anchor="def-complex-number">
        <w:del w:id="3066" w:author="PR Preview" w:date="2026-01-01T00:00:00Z">
          <w:r>
            <w:rPr>
              <w:rStyle w:val="Hyperlink"/>
            </w:rPr>
            <w:delText xml:space="preserve">Definition 75</w:delText>
          </w:r>
        </w:del>
      </w:hyperlink>
      <w:del w:id="3067" w:author="PR Preview" w:date="2026-01-01T00:00:00Z">
        <w:r>
          <w:delText xml:space="preserve">) is</w:delText>
        </w:r>
      </w:del>
    </w:p>
    <w:p>
      <w:pPr>
        <w:pStyle w:val="FirstParagraph"/>
      </w:pPr>
      <w:ins w:id="3068" w:author="PR Preview" w:date="2026-01-01T00:00:00Z">
        <w:r>
          <w:rPr>
            <w:b/>
            <w:bCs/>
          </w:rPr>
          <w:t xml:space="preserve">Definition 85 (Complex conjugate)</w:t>
        </w:r>
      </w:ins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The</w:t>
        </w:r>
      </w:ins>
      <w:ins w:id="3071" w:author="PR Preview" w:date="2026-01-01T00:00:00Z">
        <w:r>
          <w:t xml:space="preserve"> </w:t>
        </w:r>
      </w:ins>
      <w:ins w:id="3072" w:author="PR Preview" w:date="2026-01-01T00:00:00Z">
        <w:r>
          <w:rPr>
            <w:b/>
            <w:bCs/>
          </w:rPr>
          <w:t xml:space="preserve">complex conjugate</w:t>
        </w:r>
      </w:ins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of a complex number</w:t>
        </w:r>
      </w:ins>
      <w:ins w:id="307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(</w:t>
        </w:r>
      </w:ins>
      <w:hyperlink w:anchor="def-complex-number">
        <w:ins w:id="3078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3079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del w:id="3080" w:author="PR Preview" w:date="2026-01-01T00:00:00Z">
        <w:r>
          <w:rPr>
            <w:b/>
            <w:bCs/>
          </w:rPr>
          <w:delText xml:space="preserve">Example 63 (Complex conjugates)</w:delText>
        </w:r>
      </w:del>
      <w:del w:id="3081" w:author="PR Preview" w:date="2026-01-01T00:00:00Z">
        <w:r>
          <w:delText xml:space="preserve"> </w:delText>
        </w:r>
      </w:del>
      <w:del w:id="3082" w:author="PR Preview" w:date="2026-01-01T00:00:00Z">
        <w:r>
          <w:delText xml:space="preserve"> </w:delText>
        </w:r>
      </w:del>
    </w:p>
    <w:p>
      <w:pPr>
        <w:pStyle w:val="BodyText"/>
      </w:pPr>
      <w:ins w:id="3083" w:author="PR Preview" w:date="2026-01-01T00:00:00Z">
        <w:r>
          <w:rPr>
            <w:b/>
            <w:bCs/>
          </w:rPr>
          <w:t xml:space="preserve">Example 65 (Complex conjugates)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 </w:t>
        </w:r>
      </w:ins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del w:id="3086" w:author="PR Preview" w:date="2026-01-01T00:00:00Z">
        <w:r>
          <w:rPr>
            <w:b/>
            <w:bCs/>
          </w:rPr>
          <w:delText xml:space="preserve">Definition 80 (Absolute value (modulus) of a complex number)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The</w:delText>
        </w:r>
      </w:del>
      <w:del w:id="3089" w:author="PR Preview" w:date="2026-01-01T00:00:00Z">
        <w:r>
          <w:delText xml:space="preserve"> </w:delText>
        </w:r>
      </w:del>
      <w:del w:id="3090" w:author="PR Preview" w:date="2026-01-01T00:00:00Z">
        <w:r>
          <w:rPr>
            <w:b/>
            <w:bCs/>
          </w:rPr>
          <w:delText xml:space="preserve">absolute value</w:delText>
        </w:r>
      </w:del>
      <w:del w:id="3091" w:author="PR Preview" w:date="2026-01-01T00:00:00Z">
        <w:r>
          <w:delText xml:space="preserve">, or</w:delText>
        </w:r>
      </w:del>
      <w:del w:id="3092" w:author="PR Preview" w:date="2026-01-01T00:00:00Z">
        <w:r>
          <w:delText xml:space="preserve"> </w:delText>
        </w:r>
      </w:del>
      <w:del w:id="3093" w:author="PR Preview" w:date="2026-01-01T00:00:00Z">
        <w:r>
          <w:rPr>
            <w:b/>
            <w:bCs/>
          </w:rPr>
          <w:delText xml:space="preserve">modulus</w:delText>
        </w:r>
      </w:del>
      <w:del w:id="3094" w:author="PR Preview" w:date="2026-01-01T00:00:00Z">
        <w:r>
          <w:delText xml:space="preserve">, of a complex number</w:delText>
        </w:r>
      </w:del>
      <w:del w:id="309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3096" w:author="PR Preview" w:date="2026-01-01T00:00:00Z">
        <w:r>
          <w:delText xml:space="preserve"> </w:delText>
        </w:r>
      </w:del>
      <w:del w:id="3097" w:author="PR Preview" w:date="2026-01-01T00:00:00Z">
        <w:r>
          <w:delText xml:space="preserve">(</w:delText>
        </w:r>
      </w:del>
      <w:hyperlink w:anchor="def-complex-number">
        <w:del w:id="3098" w:author="PR Preview" w:date="2026-01-01T00:00:00Z">
          <w:r>
            <w:rPr>
              <w:rStyle w:val="Hyperlink"/>
            </w:rPr>
            <w:delText xml:space="preserve">Definition 75</w:delText>
          </w:r>
        </w:del>
      </w:hyperlink>
      <w:del w:id="3099" w:author="PR Preview" w:date="2026-01-01T00:00:00Z">
        <w:r>
          <w:delText xml:space="preserve">) is</w:delText>
        </w:r>
      </w:del>
    </w:p>
    <w:p>
      <w:pPr>
        <w:pStyle w:val="FirstParagraph"/>
      </w:pPr>
      <w:ins w:id="3100" w:author="PR Preview" w:date="2026-01-01T00:00:00Z">
        <w:r>
          <w:rPr>
            <w:b/>
            <w:bCs/>
          </w:rPr>
          <w:t xml:space="preserve">Definition 86 (Absolute value (modulus) of a complex number)</w:t>
        </w:r>
      </w:ins>
      <w:ins w:id="3101" w:author="PR Preview" w:date="2026-01-01T00:00:00Z">
        <w:r>
          <w:t xml:space="preserve"> </w:t>
        </w:r>
      </w:ins>
      <w:ins w:id="3102" w:author="PR Preview" w:date="2026-01-01T00:00:00Z">
        <w:r>
          <w:t xml:space="preserve">The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rPr>
            <w:b/>
            <w:bCs/>
          </w:rPr>
          <w:t xml:space="preserve">absolute value</w:t>
        </w:r>
      </w:ins>
      <w:ins w:id="3105" w:author="PR Preview" w:date="2026-01-01T00:00:00Z">
        <w:r>
          <w:t xml:space="preserve">, or</w:t>
        </w:r>
      </w:ins>
      <w:ins w:id="3106" w:author="PR Preview" w:date="2026-01-01T00:00:00Z">
        <w:r>
          <w:t xml:space="preserve"> </w:t>
        </w:r>
      </w:ins>
      <w:ins w:id="3107" w:author="PR Preview" w:date="2026-01-01T00:00:00Z">
        <w:r>
          <w:rPr>
            <w:b/>
            <w:bCs/>
          </w:rPr>
          <w:t xml:space="preserve">modulus</w:t>
        </w:r>
      </w:ins>
      <w:ins w:id="3108" w:author="PR Preview" w:date="2026-01-01T00:00:00Z">
        <w:r>
          <w:t xml:space="preserve">, of a complex number</w:t>
        </w:r>
      </w:ins>
      <w:ins w:id="310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(</w:t>
        </w:r>
      </w:ins>
      <w:hyperlink w:anchor="def-complex-number">
        <w:ins w:id="3112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3113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del w:id="3114" w:author="PR Preview" w:date="2026-01-01T00:00:00Z">
        <w:r>
          <w:rPr>
            <w:b/>
            <w:bCs/>
          </w:rPr>
          <w:delText xml:space="preserve">Example 64 (Absolute values of complex numbers)</w:delText>
        </w:r>
      </w:del>
      <w:del w:id="3115" w:author="PR Preview" w:date="2026-01-01T00:00:00Z">
        <w:r>
          <w:delText xml:space="preserve"> </w:delText>
        </w:r>
      </w:del>
      <w:del w:id="3116" w:author="PR Preview" w:date="2026-01-01T00:00:00Z">
        <w:r>
          <w:delText xml:space="preserve"> </w:delText>
        </w:r>
      </w:del>
    </w:p>
    <w:p>
      <w:pPr>
        <w:pStyle w:val="BodyText"/>
      </w:pPr>
      <w:ins w:id="3117" w:author="PR Preview" w:date="2026-01-01T00:00:00Z">
        <w:r>
          <w:rPr>
            <w:b/>
            <w:bCs/>
          </w:rPr>
          <w:t xml:space="preserve">Example 66 (Absolute values of complex numbers)</w:t>
        </w:r>
      </w:ins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del w:id="3120" w:author="PR Preview" w:date="2026-01-01T00:00:00Z">
        <w:r>
          <w:rPr>
            <w:b/>
            <w:bCs/>
          </w:rPr>
          <w:delText xml:space="preserve">Example 65 (Multiplying</w:delText>
        </w:r>
      </w:del>
      <w:del w:id="3121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3122" w:author="PR Preview" w:date="2026-01-01T00:00:00Z">
        <w:r>
          <w:rPr>
            <w:b/>
            <w:bCs/>
          </w:rPr>
          <w:delText xml:space="preserve"> </w:delText>
        </w:r>
      </w:del>
      <w:del w:id="3123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124" w:author="PR Preview" w:date="2026-01-01T00:00:00Z">
        <w:r>
          <w:delText xml:space="preserve">which is</w:delText>
        </w:r>
      </w:del>
      <w:del w:id="31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from</w:delText>
        </w:r>
      </w:del>
      <w:del w:id="3128" w:author="PR Preview" w:date="2026-01-01T00:00:00Z">
        <w:r>
          <w:delText xml:space="preserve"> </w:delText>
        </w:r>
      </w:del>
      <w:hyperlink w:anchor="exm-complex-modulus">
        <w:del w:id="3129" w:author="PR Preview" w:date="2026-01-01T00:00:00Z">
          <w:r>
            <w:rPr>
              <w:rStyle w:val="Hyperlink"/>
            </w:rPr>
            <w:delText xml:space="preserve">Example 64</w:delText>
          </w:r>
        </w:del>
      </w:hyperlink>
      <w:del w:id="3130" w:author="PR Preview" w:date="2026-01-01T00:00:00Z">
        <w:r>
          <w:delText xml:space="preserve">, as</w:delText>
        </w:r>
      </w:del>
      <w:del w:id="3131" w:author="PR Preview" w:date="2026-01-01T00:00:00Z">
        <w:r>
          <w:delText xml:space="preserve"> </w:delText>
        </w:r>
      </w:del>
      <w:hyperlink w:anchor="thm-conj-product">
        <w:del w:id="3132" w:author="PR Preview" w:date="2026-01-01T00:00:00Z">
          <w:r>
            <w:rPr>
              <w:rStyle w:val="Hyperlink"/>
            </w:rPr>
            <w:delText xml:space="preserve">Theorem 37</w:delText>
          </w:r>
        </w:del>
      </w:hyperlink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says.</w:delText>
        </w:r>
      </w:del>
    </w:p>
    <w:p>
      <w:pPr>
        <w:pStyle w:val="Heading2"/>
      </w:pPr>
      <w:del w:id="3135" w:author="PR Preview" w:date="2026-01-01T00:00:00Z">
        <w:r>
          <w:delText xml:space="preserve">21 Further reading</w:delText>
        </w:r>
      </w:del>
    </w:p>
    <w:p>
      <w:pPr>
        <w:pStyle w:val="BodyText"/>
      </w:pPr>
      <w:ins w:id="3136" w:author="PR Preview" w:date="2026-01-01T00:00:00Z">
        <w:r>
          <w:rPr>
            <w:b/>
            <w:bCs/>
          </w:rPr>
          <w:t xml:space="preserve">Example 67 (Multiplying</w:t>
        </w:r>
      </w:ins>
      <w:ins w:id="3137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3138" w:author="PR Preview" w:date="2026-01-01T00:00:00Z">
        <w:r>
          <w:rPr>
            <w:b/>
            <w:bCs/>
          </w:rPr>
          <w:t xml:space="preserve"> </w:t>
        </w:r>
      </w:ins>
      <w:ins w:id="3139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3140" w:author="PR Preview" w:date="2026-01-01T00:00:00Z">
        <w:r>
          <w:t xml:space="preserve">which is</w:t>
        </w:r>
      </w:ins>
      <w:ins w:id="314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from</w:t>
        </w:r>
      </w:ins>
      <w:ins w:id="3144" w:author="PR Preview" w:date="2026-01-01T00:00:00Z">
        <w:r>
          <w:t xml:space="preserve"> </w:t>
        </w:r>
      </w:ins>
      <w:hyperlink w:anchor="exm-complex-modulus">
        <w:ins w:id="3145" w:author="PR Preview" w:date="2026-01-01T00:00:00Z">
          <w:r>
            <w:rPr>
              <w:rStyle w:val="Hyperlink"/>
            </w:rPr>
            <w:t xml:space="preserve">Example 66</w:t>
          </w:r>
        </w:ins>
      </w:hyperlink>
      <w:ins w:id="3146" w:author="PR Preview" w:date="2026-01-01T00:00:00Z">
        <w:r>
          <w:t xml:space="preserve">, as</w:t>
        </w:r>
      </w:ins>
      <w:ins w:id="3147" w:author="PR Preview" w:date="2026-01-01T00:00:00Z">
        <w:r>
          <w:t xml:space="preserve"> </w:t>
        </w:r>
      </w:ins>
      <w:hyperlink w:anchor="thm-conj-product">
        <w:ins w:id="3148" w:author="PR Preview" w:date="2026-01-01T00:00:00Z">
          <w:r>
            <w:rPr>
              <w:rStyle w:val="Hyperlink"/>
            </w:rPr>
            <w:t xml:space="preserve">Theorem 37</w:t>
          </w:r>
        </w:ins>
      </w:hyperlink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says.</w:t>
        </w:r>
      </w:ins>
    </w:p>
    <w:bookmarkEnd w:id="311"/>
    <w:bookmarkEnd w:id="312"/>
    <w:bookmarkStart w:id="313" w:name="sec-further-reading"/>
    <w:p>
      <w:pPr>
        <w:pStyle w:val="Heading2"/>
      </w:pPr>
      <w:ins w:id="3151" w:author="PR Preview" w:date="2026-01-01T00:00:00Z">
        <w:r>
          <w:t xml:space="preserve">22 Further reading</w:t>
        </w:r>
      </w:ins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84" Type="http://schemas.openxmlformats.org/officeDocument/2006/relationships/image" Target="media/rId284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Relationship Id="rId11" Type="http://schemas.openxmlformats.org/officeDocument/2006/relationships/hyperlink" Target="notation.qmd#def-range-of-variable" TargetMode="External"/><Relationship Id="rId12" Type="http://schemas.openxmlformats.org/officeDocument/2006/relationships/hyperlink" Target="notation.qmd#sec-notational-shorthands" TargetMode="External"/><Relationship Id="rId13" Type="http://schemas.openxmlformats.org/officeDocument/2006/relationships/hyperlink" Target="sets-functions.qmd#def-function" TargetMode="External"/><Relationship Id="rId14" Type="http://schemas.openxmlformats.org/officeDocument/2006/relationships/hyperlink" Target="sets-functions.qmd#def-graph" TargetMode="External"/><Relationship Id="rId16" Type="http://schemas.openxmlformats.org/officeDocument/2006/relationships/hyperlink" Target="sets-functions.qmd#def-sequence" TargetMode="External"/><Relationship Id="rId17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2026-10-16T02:54:46Z</dcterms:created>
  <dcterms:modified xsi:type="dcterms:W3CDTF">2026-10-16T02:54:46Z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