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Functions</w:t>
        </w:r>
      </w:ins>
    </w:p>
    <w:p>
      <w:pPr>
        <w:pStyle w:val="Date"/>
      </w:pPr>
      <w:ins w:id="2" w:author="PR Preview" w:date="2026-01-01T00:00:00Z">
        <w:r>
          <w:t xml:space="preserve">Last modified: 2026-10-15 19:42:35 (PDT)</w:t>
        </w:r>
      </w:ins>
    </w:p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Remark</w:t>
        </w:r>
      </w:ins>
      <w:ins w:id="4" w:author="PR Preview" w:date="2026-01-01T00:00:00Z">
        <w:r>
          <w:t xml:space="preserve">. </w:t>
        </w:r>
      </w:ins>
      <w:ins w:id="5" w:author="PR Preview" w:date="2026-01-01T00:00:00Z">
        <w:r>
          <w:t xml:space="preserve">Random variables, densities, and measures are functions.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This page collects the definitions of functions, sequences, and countable sets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that the Morrison Lab’s probability and statistics notes build on.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The functions here go between the sets defined on the</w:t>
        </w:r>
      </w:ins>
      <w:ins w:id="12" w:author="PR Preview" w:date="2026-01-01T00:00:00Z">
        <w:r>
          <w:t xml:space="preserve"> </w:t>
        </w:r>
      </w:ins>
      <w:hyperlink r:id="rId9">
        <w:ins w:id="13" w:author="PR Preview" w:date="2026-01-01T00:00:00Z">
          <w:r>
            <w:rPr>
              <w:rStyle w:val="Hyperlink"/>
            </w:rPr>
            <w:t xml:space="preserve">Sets</w:t>
          </w:r>
        </w:ins>
      </w:hyperlink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page.</w:t>
        </w:r>
      </w:ins>
    </w:p>
    <w:bookmarkStart w:id="42" w:name="functions"/>
    <w:p>
      <w:pPr>
        <w:pStyle w:val="Heading2"/>
      </w:pPr>
      <w:ins w:id="16" w:author="PR Preview" w:date="2026-01-01T00:00:00Z">
        <w:r>
          <w:t xml:space="preserve">1 Functions</w:t>
        </w:r>
      </w:ins>
    </w:p>
    <w:bookmarkStart w:id="10" w:name="def-function"/>
    <w:p>
      <w:pPr>
        <w:pStyle w:val="FirstParagraph"/>
      </w:pPr>
      <w:ins w:id="17" w:author="PR Preview" w:date="2026-01-01T00:00:00Z">
        <w:r>
          <w:rPr>
            <w:b/>
            <w:bCs/>
          </w:rPr>
          <w:t xml:space="preserve">Definition 1 (Function (map, mapping, transformation))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b/>
            <w:bCs/>
          </w:rPr>
          <w:t xml:space="preserve">function</w:t>
        </w:r>
      </w:ins>
      <w:ins w:id="22" w:author="PR Preview" w:date="2026-01-01T00:00:00Z">
        <w:r>
          <w:t xml:space="preserve"> </w:t>
        </w:r>
      </w:ins>
      <m:oMath>
        <m:r>
          <m:t>f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from a set</w:t>
        </w:r>
      </w:ins>
      <w:ins w:id="25" w:author="PR Preview" w:date="2026-01-01T00:00:00Z">
        <w:r>
          <w:t xml:space="preserve"> </w:t>
        </w:r>
      </w:ins>
      <m:oMath>
        <m:r>
          <m:t>A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to a set</w:t>
        </w:r>
      </w:ins>
      <w:ins w:id="28" w:author="PR Preview" w:date="2026-01-01T00:00:00Z">
        <w:r>
          <w:t xml:space="preserve"> </w:t>
        </w:r>
      </w:ins>
      <m:oMath>
        <m:r>
          <m:t>B</m:t>
        </m:r>
      </m:oMath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written</w:t>
        </w:r>
      </w:ins>
      <w:ins w:id="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assigns to each element</w:t>
        </w:r>
      </w:ins>
      <w:ins w:id="3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exactly one element</w:t>
        </w:r>
      </w:ins>
      <w:ins w:id="3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ins w:id="4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41" w:author="PR Preview" w:date="2026-01-01T00:00:00Z">
        <w:r>
          <w:t xml:space="preserve">The element</w:t>
        </w:r>
      </w:ins>
      <w:ins w:id="4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 called the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rPr>
            <w:b/>
            <w:bCs/>
          </w:rPr>
          <w:t xml:space="preserve">argument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(or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rPr>
            <w:b/>
            <w:bCs/>
          </w:rPr>
          <w:t xml:space="preserve">input</w:t>
        </w:r>
      </w:ins>
      <w:ins w:id="51" w:author="PR Preview" w:date="2026-01-01T00:00:00Z">
        <w:r>
          <w:t xml:space="preserve">) to</w:t>
        </w:r>
      </w:ins>
      <w:ins w:id="52" w:author="PR Preview" w:date="2026-01-01T00:00:00Z">
        <w:r>
          <w:t xml:space="preserve"> </w:t>
        </w:r>
      </w:ins>
      <m:oMath>
        <m:r>
          <m:t>f</m:t>
        </m:r>
      </m:oMath>
      <w:ins w:id="5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54" w:author="PR Preview" w:date="2026-01-01T00:00:00Z">
        <w:r>
          <w:t xml:space="preserve">The assigned element</w:t>
        </w:r>
      </w:ins>
      <w:ins w:id="5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is called the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b/>
            <w:bCs/>
          </w:rPr>
          <w:t xml:space="preserve">value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(or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b/>
            <w:bCs/>
          </w:rPr>
          <w:t xml:space="preserve">output</w:t>
        </w:r>
      </w:ins>
      <w:ins w:id="64" w:author="PR Preview" w:date="2026-01-01T00:00:00Z">
        <w:r>
          <w:t xml:space="preserve">) of</w:t>
        </w:r>
      </w:ins>
      <w:ins w:id="65" w:author="PR Preview" w:date="2026-01-01T00:00:00Z">
        <w:r>
          <w:t xml:space="preserve"> </w:t>
        </w:r>
      </w:ins>
      <m:oMath>
        <m:r>
          <m:t>f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at</w:t>
        </w:r>
      </w:ins>
      <w:ins w:id="68" w:author="PR Preview" w:date="2026-01-01T00:00:00Z">
        <w:r>
          <w:t xml:space="preserve"> </w:t>
        </w:r>
      </w:ins>
      <m:oMath>
        <m:r>
          <m:t>a</m:t>
        </m:r>
      </m:oMath>
      <w:ins w:id="69" w:author="PR Preview" w:date="2026-01-01T00:00:00Z">
        <w:r>
          <w:t xml:space="preserve">.</w:t>
        </w:r>
      </w:ins>
    </w:p>
    <w:p>
      <w:pPr>
        <w:pStyle w:val="FirstParagraph"/>
      </w:pPr>
      <w:ins w:id="70" w:author="PR Preview" w:date="2026-01-01T00:00:00Z">
        <w:r>
          <w:t xml:space="preserve">A function is also called a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b/>
            <w:bCs/>
          </w:rPr>
          <w:t xml:space="preserve">map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(or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rPr>
            <w:b/>
            <w:bCs/>
          </w:rPr>
          <w:t xml:space="preserve">mapping</w:t>
        </w:r>
      </w:ins>
      <w:ins w:id="77" w:author="PR Preview" w:date="2026-01-01T00:00:00Z">
        <w:r>
          <w:t xml:space="preserve">)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or a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rPr>
            <w:b/>
            <w:bCs/>
          </w:rPr>
          <w:t xml:space="preserve">transformation</w:t>
        </w:r>
      </w:ins>
      <w:ins w:id="82" w:author="PR Preview" w:date="2026-01-01T00:00:00Z">
        <w:r>
          <w:t xml:space="preserve">;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on this site the three words mean the same thing,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although some authors reserve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“transformation”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for a function from a set to itself.</w:t>
        </w:r>
      </w:ins>
    </w:p>
    <w:bookmarkEnd w:id="10"/>
    <w:bookmarkStart w:id="11" w:name="exm-function"/>
    <w:p>
      <w:pPr>
        <w:pStyle w:val="BodyText"/>
      </w:pPr>
      <w:ins w:id="91" w:author="PR Preview" w:date="2026-01-01T00:00:00Z">
        <w:r>
          <w:rPr>
            <w:b/>
            <w:bCs/>
          </w:rPr>
          <w:t xml:space="preserve">Example 1 (Doubling a die roll)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The rule</w:t>
        </w:r>
      </w:ins>
      <w:ins w:id="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defines a function</w:t>
        </w:r>
      </w:ins>
      <w:ins w:id="9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because it assigns exactly one real number to each possible roll;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for example,</w:t>
        </w:r>
      </w:ins>
      <w:ins w:id="10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ins w:id="104" w:author="PR Preview" w:date="2026-01-01T00:00:00Z">
        <w:r>
          <w:t xml:space="preserve">.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 rule that assigned both</w:t>
        </w:r>
      </w:ins>
      <w:ins w:id="107" w:author="PR Preview" w:date="2026-01-01T00:00:00Z">
        <w:r>
          <w:t xml:space="preserve"> </w:t>
        </w:r>
      </w:ins>
      <m:oMath>
        <m:r>
          <m:t>2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</w:t>
        </w:r>
      </w:ins>
      <w:ins w:id="11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to the roll</w:t>
        </w:r>
      </w:ins>
      <w:ins w:id="113" w:author="PR Preview" w:date="2026-01-01T00:00:00Z">
        <w:r>
          <w:t xml:space="preserve"> </w:t>
        </w:r>
      </w:ins>
      <m:oMath>
        <m:r>
          <m:t>1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would not be a function,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because a function assigns exactly one value to each element.</w:t>
        </w:r>
      </w:ins>
    </w:p>
    <w:bookmarkEnd w:id="11"/>
    <w:bookmarkStart w:id="13" w:name="def-relation"/>
    <w:p>
      <w:pPr>
        <w:pStyle w:val="BodyText"/>
      </w:pPr>
      <w:ins w:id="118" w:author="PR Preview" w:date="2026-01-01T00:00:00Z">
        <w:r>
          <w:rPr>
            <w:b/>
            <w:bCs/>
          </w:rPr>
          <w:t xml:space="preserve">Definition 2 (Relation)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rPr>
            <w:b/>
            <w:bCs/>
          </w:rPr>
          <w:t xml:space="preserve">relation</w:t>
        </w:r>
      </w:ins>
      <w:ins w:id="123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on a set</w:t>
        </w:r>
      </w:ins>
      <w:ins w:id="126" w:author="PR Preview" w:date="2026-01-01T00:00:00Z">
        <w:r>
          <w:t xml:space="preserve"> </w:t>
        </w:r>
      </w:ins>
      <m:oMath>
        <m:r>
          <m:t>S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is a rule that,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for each</w:t>
        </w:r>
      </w:ins>
      <w:ins w:id="131" w:author="PR Preview" w:date="2026-01-01T00:00:00Z">
        <w:r>
          <w:t xml:space="preserve"> </w:t>
        </w:r>
      </w:ins>
      <w:hyperlink r:id="rId12">
        <w:ins w:id="132" w:author="PR Preview" w:date="2026-01-01T00:00:00Z">
          <w:r>
            <w:rPr>
              <w:rStyle w:val="Hyperlink"/>
            </w:rPr>
            <w:t xml:space="preserve">ordered pair</w:t>
          </w:r>
        </w:ins>
      </w:hyperlink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of elements</w:t>
        </w:r>
      </w:ins>
      <w:ins w:id="13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says whether</w:t>
        </w:r>
      </w:ins>
      <w:ins w:id="13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holds (</w:t>
        </w:r>
      </w:ins>
      <w:ins w:id="142" w:author="PR Preview" w:date="2026-01-01T00:00:00Z">
        <w:r>
          <w:t xml:space="preserve">“</w:t>
        </w:r>
      </w:ins>
      <m:oMath>
        <m:r>
          <m:t>a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is related to</w:t>
        </w:r>
      </w:ins>
      <w:ins w:id="145" w:author="PR Preview" w:date="2026-01-01T00:00:00Z">
        <w:r>
          <w:t xml:space="preserve"> </w:t>
        </w:r>
      </w:ins>
      <m:oMath>
        <m:r>
          <m:t>b</m:t>
        </m:r>
      </m:oMath>
      <w:ins w:id="146" w:author="PR Preview" w:date="2026-01-01T00:00:00Z">
        <w:r>
          <w:t xml:space="preserve">”</w:t>
        </w:r>
      </w:ins>
      <w:ins w:id="147" w:author="PR Preview" w:date="2026-01-01T00:00:00Z">
        <w:r>
          <w:t xml:space="preserve">).</w:t>
        </w:r>
      </w:ins>
    </w:p>
    <w:bookmarkEnd w:id="13"/>
    <w:bookmarkStart w:id="14" w:name="exm-relation"/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Example 2 (Relations on the real numbers)</w:t>
        </w:r>
      </w:ins>
      <w:ins w:id="149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50" w:author="PR Preview" w:date="2026-01-01T00:00:00Z">
        <w:r>
          <w:t xml:space="preserve">,</w:t>
        </w:r>
      </w:ins>
      <w:ins w:id="151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and</w:t>
        </w:r>
      </w:ins>
      <w:ins w:id="154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are relations on</w:t>
        </w:r>
      </w:ins>
      <w:ins w:id="15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58" w:author="PR Preview" w:date="2026-01-01T00:00:00Z">
        <w:r>
          <w:t xml:space="preserve">.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For</w:t>
        </w:r>
      </w:ins>
      <w:ins w:id="161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162" w:author="PR Preview" w:date="2026-01-01T00:00:00Z">
        <w:r>
          <w:t xml:space="preserve">, the pair</w:t>
        </w:r>
      </w:ins>
      <w:ins w:id="16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is related, since</w:t>
        </w:r>
      </w:ins>
      <w:ins w:id="16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&lt;</m:t>
        </m:r>
        <m:r>
          <m:t>5</m:t>
        </m:r>
      </m:oMath>
      <w:ins w:id="167" w:author="PR Preview" w:date="2026-01-01T00:00:00Z">
        <w:r>
          <w:t xml:space="preserve">,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but the pair</w:t>
        </w:r>
      </w:ins>
      <w:ins w:id="1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not, since</w:t>
        </w:r>
      </w:ins>
      <w:ins w:id="173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&lt;</m:t>
        </m:r>
        <m:r>
          <m:t>2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is false: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the order of the pair matters.</w:t>
        </w:r>
      </w:ins>
    </w:p>
    <w:bookmarkEnd w:id="14"/>
    <w:bookmarkStart w:id="15" w:name="def-domain"/>
    <w:p>
      <w:pPr>
        <w:pStyle w:val="BodyText"/>
      </w:pPr>
      <w:ins w:id="178" w:author="PR Preview" w:date="2026-01-01T00:00:00Z">
        <w:r>
          <w:rPr>
            <w:b/>
            <w:bCs/>
          </w:rPr>
          <w:t xml:space="preserve">Definition 3 (Domain)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The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rPr>
            <w:b/>
            <w:bCs/>
          </w:rPr>
          <w:t xml:space="preserve">domain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of a</w:t>
        </w:r>
      </w:ins>
      <w:ins w:id="185" w:author="PR Preview" w:date="2026-01-01T00:00:00Z">
        <w:r>
          <w:t xml:space="preserve"> </w:t>
        </w:r>
      </w:ins>
      <w:hyperlink w:anchor="def-function">
        <w:ins w:id="18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is the set</w:t>
        </w:r>
      </w:ins>
      <w:ins w:id="190" w:author="PR Preview" w:date="2026-01-01T00:00:00Z">
        <w:r>
          <w:t xml:space="preserve"> </w:t>
        </w:r>
      </w:ins>
      <m:oMath>
        <m:r>
          <m:t>A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of elements that</w:t>
        </w:r>
      </w:ins>
      <w:ins w:id="193" w:author="PR Preview" w:date="2026-01-01T00:00:00Z">
        <w:r>
          <w:t xml:space="preserve"> </w:t>
        </w:r>
      </w:ins>
      <m:oMath>
        <m:r>
          <m:t>f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assigns values to.</w:t>
        </w:r>
      </w:ins>
    </w:p>
    <w:bookmarkEnd w:id="15"/>
    <w:bookmarkStart w:id="16" w:name="def-codomain"/>
    <w:p>
      <w:pPr>
        <w:pStyle w:val="BodyText"/>
      </w:pPr>
      <w:ins w:id="196" w:author="PR Preview" w:date="2026-01-01T00:00:00Z">
        <w:r>
          <w:rPr>
            <w:b/>
            <w:bCs/>
          </w:rPr>
          <w:t xml:space="preserve">Definition 4 (Codomain)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The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rPr>
            <w:b/>
            <w:bCs/>
          </w:rPr>
          <w:t xml:space="preserve">codomain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of a</w:t>
        </w:r>
      </w:ins>
      <w:ins w:id="203" w:author="PR Preview" w:date="2026-01-01T00:00:00Z">
        <w:r>
          <w:t xml:space="preserve"> </w:t>
        </w:r>
      </w:ins>
      <w:hyperlink w:anchor="def-function">
        <w:ins w:id="20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is the set</w:t>
        </w:r>
      </w:ins>
      <w:ins w:id="208" w:author="PR Preview" w:date="2026-01-01T00:00:00Z">
        <w:r>
          <w:t xml:space="preserve"> </w:t>
        </w:r>
      </w:ins>
      <m:oMath>
        <m:r>
          <m:t>B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that its values are required to lie in.</w:t>
        </w:r>
      </w:ins>
    </w:p>
    <w:bookmarkEnd w:id="16"/>
    <w:bookmarkStart w:id="17" w:name="def-image"/>
    <w:p>
      <w:pPr>
        <w:pStyle w:val="BodyText"/>
      </w:pPr>
      <w:ins w:id="211" w:author="PR Preview" w:date="2026-01-01T00:00:00Z">
        <w:r>
          <w:rPr>
            <w:b/>
            <w:bCs/>
          </w:rPr>
          <w:t xml:space="preserve">Definition 5 (Image)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The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rPr>
            <w:b/>
            <w:bCs/>
          </w:rPr>
          <w:t xml:space="preserve">image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of a</w:t>
        </w:r>
      </w:ins>
      <w:ins w:id="218" w:author="PR Preview" w:date="2026-01-01T00:00:00Z">
        <w:r>
          <w:t xml:space="preserve"> </w:t>
        </w:r>
      </w:ins>
      <w:hyperlink w:anchor="def-function">
        <w:ins w:id="21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2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is the set of values that</w:t>
        </w:r>
      </w:ins>
      <w:ins w:id="223" w:author="PR Preview" w:date="2026-01-01T00:00:00Z">
        <w:r>
          <w:t xml:space="preserve"> </w:t>
        </w:r>
      </w:ins>
      <m:oMath>
        <m:r>
          <m:t>f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actually takes: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ins w:id="226" w:author="PR Preview" w:date="2026-01-01T00:00:00Z">
        <w:r>
          <w:t xml:space="preserve">For a single element</w:t>
        </w:r>
      </w:ins>
      <w:ins w:id="22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228" w:author="PR Preview" w:date="2026-01-01T00:00:00Z">
        <w:r>
          <w:t xml:space="preserve">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the value</w:t>
        </w:r>
      </w:ins>
      <w:ins w:id="2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is also called the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rPr>
            <w:b/>
            <w:bCs/>
          </w:rPr>
          <w:t xml:space="preserve">image of</w:t>
        </w:r>
      </w:ins>
      <w:ins w:id="236" w:author="PR Preview" w:date="2026-01-01T00:00:00Z">
        <w:r>
          <w:t xml:space="preserve"> </w:t>
        </w:r>
      </w:ins>
      <m:oMath>
        <m:r>
          <m:t>a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under</w:t>
        </w:r>
      </w:ins>
      <w:ins w:id="239" w:author="PR Preview" w:date="2026-01-01T00:00:00Z">
        <w:r>
          <w:t xml:space="preserve"> </w:t>
        </w:r>
      </w:ins>
      <m:oMath>
        <m:r>
          <m:t>f</m:t>
        </m:r>
      </m:oMath>
      <w:ins w:id="240" w:author="PR Preview" w:date="2026-01-01T00:00:00Z">
        <w:r>
          <w:t xml:space="preserve">.</w:t>
        </w:r>
      </w:ins>
    </w:p>
    <w:bookmarkEnd w:id="17"/>
    <w:bookmarkStart w:id="19" w:name="rem-image-range"/>
    <w:p>
      <w:pPr>
        <w:pStyle w:val="BodyText"/>
      </w:pPr>
      <w:ins w:id="241" w:author="PR Preview" w:date="2026-01-01T00:00:00Z">
        <w:r>
          <w:rPr>
            <w:i/>
            <w:iCs/>
          </w:rPr>
          <w:t xml:space="preserve">Remark 1</w:t>
        </w:r>
      </w:ins>
      <w:ins w:id="242" w:author="PR Preview" w:date="2026-01-01T00:00:00Z">
        <w:r>
          <w:t xml:space="preserve"> (Image and range). </w:t>
        </w:r>
      </w:ins>
      <w:ins w:id="243" w:author="PR Preview" w:date="2026-01-01T00:00:00Z">
        <w:r>
          <w:t xml:space="preserve">Many sources call the image the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rPr>
            <w:b/>
            <w:bCs/>
          </w:rPr>
          <w:t xml:space="preserve">range</w:t>
        </w:r>
      </w:ins>
      <w:ins w:id="246" w:author="PR Preview" w:date="2026-01-01T00:00:00Z">
        <w:r>
          <w:t xml:space="preserve">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but others use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“range”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for the codomain,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so these notes avoid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“range”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for functions in general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(see</w:t>
        </w:r>
      </w:ins>
      <w:ins w:id="261" w:author="PR Preview" w:date="2026-01-01T00:00:00Z">
        <w:r>
          <w:t xml:space="preserve"> </w:t>
        </w:r>
      </w:ins>
      <w:hyperlink r:id="rId18">
        <w:ins w:id="262" w:author="PR Preview" w:date="2026-01-01T00:00:00Z">
          <w:r>
            <w:rPr>
              <w:rStyle w:val="Hyperlink"/>
            </w:rPr>
            <w:t xml:space="preserve">Wikipedia: Range of a function</w:t>
          </w:r>
        </w:ins>
      </w:hyperlink>
      <w:ins w:id="263" w:author="PR Preview" w:date="2026-01-01T00:00:00Z">
        <w:r>
          <w:t xml:space="preserve">).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For example, for</w:t>
        </w:r>
      </w:ins>
      <w:ins w:id="2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with</w:t>
        </w:r>
      </w:ins>
      <w:ins w:id="26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ins w:id="270" w:author="PR Preview" w:date="2026-01-01T00:00:00Z">
        <w:r>
          <w:t xml:space="preserve">,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“the range of</w:t>
        </w:r>
      </w:ins>
      <w:ins w:id="273" w:author="PR Preview" w:date="2026-01-01T00:00:00Z">
        <w:r>
          <w:t xml:space="preserve"> </w:t>
        </w:r>
      </w:ins>
      <m:oMath>
        <m:r>
          <m:t>f</m:t>
        </m:r>
      </m:oMath>
      <w:ins w:id="274" w:author="PR Preview" w:date="2026-01-01T00:00:00Z">
        <w:r>
          <w:t xml:space="preserve">”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could mean the image</w:t>
        </w:r>
      </w:ins>
      <w:ins w:id="27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or the codomain</w:t>
        </w:r>
      </w:ins>
      <w:ins w:id="28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81" w:author="PR Preview" w:date="2026-01-01T00:00:00Z">
        <w:r>
          <w:t xml:space="preserve">.</w:t>
        </w:r>
      </w:ins>
    </w:p>
    <w:p>
      <w:pPr>
        <w:pStyle w:val="BodyText"/>
      </w:pPr>
      <w:ins w:id="282" w:author="PR Preview" w:date="2026-01-01T00:00:00Z">
        <w:r>
          <w:t xml:space="preserve">The image is always a subset of the codomain,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because every value</w:t>
        </w:r>
      </w:ins>
      <w:ins w:id="28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lies in</w:t>
        </w:r>
      </w:ins>
      <w:ins w:id="288" w:author="PR Preview" w:date="2026-01-01T00:00:00Z">
        <w:r>
          <w:t xml:space="preserve"> </w:t>
        </w:r>
      </w:ins>
      <m:oMath>
        <m:r>
          <m:t>B</m:t>
        </m:r>
      </m:oMath>
      <w:ins w:id="289" w:author="PR Preview" w:date="2026-01-01T00:00:00Z">
        <w:r>
          <w:t xml:space="preserve">.</w:t>
        </w:r>
      </w:ins>
    </w:p>
    <w:bookmarkEnd w:id="19"/>
    <w:bookmarkStart w:id="20" w:name="exm-domain-codomain-image"/>
    <w:p>
      <w:pPr>
        <w:pStyle w:val="BodyText"/>
      </w:pPr>
      <w:ins w:id="290" w:author="PR Preview" w:date="2026-01-01T00:00:00Z">
        <w:r>
          <w:rPr>
            <w:b/>
            <w:bCs/>
          </w:rPr>
          <w:t xml:space="preserve">Example 3 (Domain, codomain, and image of the doubled die roll)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For the function</w:t>
        </w:r>
      </w:ins>
      <w:ins w:id="29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with</w:t>
        </w:r>
      </w:ins>
      <w:ins w:id="29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from</w:t>
        </w:r>
      </w:ins>
      <w:ins w:id="299" w:author="PR Preview" w:date="2026-01-01T00:00:00Z">
        <w:r>
          <w:t xml:space="preserve"> </w:t>
        </w:r>
      </w:ins>
      <w:hyperlink w:anchor="exm-function">
        <w:ins w:id="300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01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2"/>
        </w:numPr>
      </w:pPr>
      <w:ins w:id="302" w:author="PR Preview" w:date="2026-01-01T00:00:00Z">
        <w:r>
          <w:t xml:space="preserve">the domain is</w:t>
        </w:r>
      </w:ins>
      <w:ins w:id="30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30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305" w:author="PR Preview" w:date="2026-01-01T00:00:00Z">
        <w:r>
          <w:t xml:space="preserve">the codomain is</w:t>
        </w:r>
      </w:ins>
      <w:ins w:id="30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0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308" w:author="PR Preview" w:date="2026-01-01T00:00:00Z">
        <w:r>
          <w:t xml:space="preserve">the image is</w:t>
        </w:r>
      </w:ins>
      <w:ins w:id="30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ins w:id="310" w:author="PR Preview" w:date="2026-01-01T00:00:00Z">
        <w:r>
          <w:t xml:space="preserve">.</w:t>
        </w:r>
      </w:ins>
    </w:p>
    <w:p>
      <w:pPr>
        <w:pStyle w:val="FirstParagraph"/>
      </w:pPr>
      <w:ins w:id="311" w:author="PR Preview" w:date="2026-01-01T00:00:00Z">
        <w:r>
          <w:t xml:space="preserve">The image is a subset of the codomain,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and here a much smaller one: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most real numbers, such as</w:t>
        </w:r>
      </w:ins>
      <w:ins w:id="316" w:author="PR Preview" w:date="2026-01-01T00:00:00Z">
        <w:r>
          <w:t xml:space="preserve"> </w:t>
        </w:r>
      </w:ins>
      <m:oMath>
        <m:r>
          <m:t>3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and</w:t>
        </w:r>
      </w:ins>
      <w:ins w:id="31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20" w:author="PR Preview" w:date="2026-01-01T00:00:00Z">
        <w:r>
          <w:t xml:space="preserve">, are not values of</w:t>
        </w:r>
      </w:ins>
      <w:ins w:id="321" w:author="PR Preview" w:date="2026-01-01T00:00:00Z">
        <w:r>
          <w:t xml:space="preserve"> </w:t>
        </w:r>
      </w:ins>
      <m:oMath>
        <m:r>
          <m:t>f</m:t>
        </m:r>
      </m:oMath>
      <w:ins w:id="322" w:author="PR Preview" w:date="2026-01-01T00:00:00Z">
        <w:r>
          <w:t xml:space="preserve">.</w:t>
        </w:r>
      </w:ins>
    </w:p>
    <w:bookmarkEnd w:id="20"/>
    <w:bookmarkStart w:id="21" w:name="def-graph"/>
    <w:p>
      <w:pPr>
        <w:pStyle w:val="BodyText"/>
      </w:pPr>
      <w:ins w:id="323" w:author="PR Preview" w:date="2026-01-01T00:00:00Z">
        <w:r>
          <w:rPr>
            <w:b/>
            <w:bCs/>
          </w:rPr>
          <w:t xml:space="preserve">Definition 6 (Graph of a function)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The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rPr>
            <w:b/>
            <w:bCs/>
          </w:rPr>
          <w:t xml:space="preserve">graph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of a</w:t>
        </w:r>
      </w:ins>
      <w:ins w:id="330" w:author="PR Preview" w:date="2026-01-01T00:00:00Z">
        <w:r>
          <w:t xml:space="preserve"> </w:t>
        </w:r>
      </w:ins>
      <w:hyperlink w:anchor="def-function">
        <w:ins w:id="33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is the set of</w:t>
        </w:r>
      </w:ins>
      <w:ins w:id="335" w:author="PR Preview" w:date="2026-01-01T00:00:00Z">
        <w:r>
          <w:t xml:space="preserve"> </w:t>
        </w:r>
      </w:ins>
      <w:hyperlink r:id="rId12">
        <w:ins w:id="336" w:author="PR Preview" w:date="2026-01-01T00:00:00Z">
          <w:r>
            <w:rPr>
              <w:rStyle w:val="Hyperlink"/>
            </w:rPr>
            <w:t xml:space="preserve">ordered pairs</w:t>
          </w:r>
        </w:ins>
      </w:hyperlink>
      <w:ins w:id="3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338" w:author="PR Preview" w:date="2026-01-01T00:00:00Z">
        <w:r>
          <w:t xml:space="preserve">, one for each element</w:t>
        </w:r>
      </w:ins>
      <w:ins w:id="339" w:author="PR Preview" w:date="2026-01-01T00:00:00Z">
        <w:r>
          <w:t xml:space="preserve"> </w:t>
        </w:r>
      </w:ins>
      <m:oMath>
        <m:r>
          <m:t>a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of its domain: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ins w:id="342" w:author="PR Preview" w:date="2026-01-01T00:00:00Z">
        <w:r>
          <w:rPr>
            <w:b/>
            <w:bCs/>
          </w:rPr>
          <w:t xml:space="preserve">Example 4 (The graph of a function on three points)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Let</w:t>
        </w:r>
      </w:ins>
      <w:ins w:id="34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with</w:t>
        </w:r>
      </w:ins>
      <w:ins w:id="3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ins w:id="349" w:author="PR Preview" w:date="2026-01-01T00:00:00Z">
        <w:r>
          <w:t xml:space="preserve">.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Then</w:t>
        </w:r>
      </w:ins>
      <w:ins w:id="3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353" w:author="PR Preview" w:date="2026-01-01T00:00:00Z">
        <w:r>
          <w:t xml:space="preserve">,</w:t>
        </w:r>
      </w:ins>
      <w:ins w:id="35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55" w:author="PR Preview" w:date="2026-01-01T00:00:00Z">
        <w:r>
          <w:t xml:space="preserve">, and</w:t>
        </w:r>
      </w:ins>
      <w:ins w:id="35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357" w:author="PR Preview" w:date="2026-01-01T00:00:00Z">
        <w:r>
          <w:t xml:space="preserve">,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so the graph of</w:t>
        </w:r>
      </w:ins>
      <w:ins w:id="360" w:author="PR Preview" w:date="2026-01-01T00:00:00Z">
        <w:r>
          <w:t xml:space="preserve"> </w:t>
        </w:r>
      </w:ins>
      <m:oMath>
        <m:r>
          <m:t>f</m:t>
        </m:r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is</w:t>
        </w:r>
      </w:ins>
      <w:ins w:id="36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364" w:author="PR Preview" w:date="2026-01-01T00:00:00Z">
        <w:r>
          <w:t xml:space="preserve">.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The pair</w:t>
        </w:r>
      </w:ins>
      <w:ins w:id="3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is not in the graph, because</w:t>
        </w:r>
      </w:ins>
      <w:ins w:id="370" w:author="PR Preview" w:date="2026-01-01T00:00:00Z">
        <w:r>
          <w:t xml:space="preserve"> </w:t>
        </w:r>
      </w:ins>
      <m:oMath>
        <m:r>
          <m:t>1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is not in the domain of</w:t>
        </w:r>
      </w:ins>
      <w:ins w:id="373" w:author="PR Preview" w:date="2026-01-01T00:00:00Z">
        <w:r>
          <w:t xml:space="preserve"> </w:t>
        </w:r>
      </w:ins>
      <m:oMath>
        <m:r>
          <m:t>f</m:t>
        </m:r>
      </m:oMath>
      <w:ins w:id="374" w:author="PR Preview" w:date="2026-01-01T00:00:00Z">
        <w:r>
          <w:t xml:space="preserve">.</w:t>
        </w:r>
      </w:ins>
    </w:p>
    <w:bookmarkEnd w:id="22"/>
    <w:bookmarkStart w:id="23" w:name="rem-graph-real-function"/>
    <w:p>
      <w:pPr>
        <w:pStyle w:val="BodyText"/>
      </w:pPr>
      <w:ins w:id="375" w:author="PR Preview" w:date="2026-01-01T00:00:00Z">
        <w:r>
          <w:rPr>
            <w:i/>
            <w:iCs/>
          </w:rPr>
          <w:t xml:space="preserve">Remark 2</w:t>
        </w:r>
      </w:ins>
      <w:ins w:id="376" w:author="PR Preview" w:date="2026-01-01T00:00:00Z">
        <w:r>
          <w:t xml:space="preserve"> (The graph of a real function is a curve). </w:t>
        </w:r>
      </w:ins>
      <w:ins w:id="377" w:author="PR Preview" w:date="2026-01-01T00:00:00Z">
        <w:r>
          <w:t xml:space="preserve">For a function</w:t>
        </w:r>
      </w:ins>
      <w:ins w:id="3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79" w:author="PR Preview" w:date="2026-01-01T00:00:00Z">
        <w:r>
          <w:t xml:space="preserve">,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the graph is a curve in the plane,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with</w:t>
        </w:r>
      </w:ins>
      <w:ins w:id="384" w:author="PR Preview" w:date="2026-01-01T00:00:00Z">
        <w:r>
          <w:t xml:space="preserve"> </w:t>
        </w:r>
      </w:ins>
      <m:oMath>
        <m:r>
          <m:t>a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on the horizontal axis and</w:t>
        </w:r>
      </w:ins>
      <w:ins w:id="3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on the vertical axis.</w:t>
        </w:r>
      </w:ins>
    </w:p>
    <w:bookmarkEnd w:id="23"/>
    <w:bookmarkStart w:id="24" w:name="rem-function-as-set-of-pairs"/>
    <w:p>
      <w:pPr>
        <w:pStyle w:val="BodyText"/>
      </w:pPr>
      <w:ins w:id="390" w:author="PR Preview" w:date="2026-01-01T00:00:00Z">
        <w:r>
          <w:rPr>
            <w:i/>
            <w:iCs/>
          </w:rPr>
          <w:t xml:space="preserve">Remark 3</w:t>
        </w:r>
      </w:ins>
      <w:ins w:id="391" w:author="PR Preview" w:date="2026-01-01T00:00:00Z">
        <w:r>
          <w:t xml:space="preserve"> (What a function is fundamentally). </w:t>
        </w:r>
      </w:ins>
      <w:hyperlink w:anchor="def-function">
        <w:ins w:id="39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defines what a function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rPr>
            <w:i/>
            <w:iCs/>
          </w:rPr>
          <w:t xml:space="preserve">does</w:t>
        </w:r>
      </w:ins>
      <w:ins w:id="397" w:author="PR Preview" w:date="2026-01-01T00:00:00Z">
        <w:r>
          <w:t xml:space="preserve">: it assigns an output to each input.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In formal set theory, what a function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rPr>
            <w:i/>
            <w:iCs/>
          </w:rPr>
          <w:t xml:space="preserve">is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is described in terms of</w:t>
        </w:r>
      </w:ins>
      <w:ins w:id="404" w:author="PR Preview" w:date="2026-01-01T00:00:00Z">
        <w:r>
          <w:t xml:space="preserve"> </w:t>
        </w:r>
      </w:ins>
      <w:hyperlink r:id="rId12">
        <w:ins w:id="405" w:author="PR Preview" w:date="2026-01-01T00:00:00Z">
          <w:r>
            <w:rPr>
              <w:rStyle w:val="Hyperlink"/>
            </w:rPr>
            <w:t xml:space="preserve">ordered pairs</w:t>
          </w:r>
        </w:ins>
      </w:hyperlink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and its graph (</w:t>
        </w:r>
      </w:ins>
      <w:hyperlink w:anchor="def-graph">
        <w:ins w:id="40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09" w:author="PR Preview" w:date="2026-01-01T00:00:00Z">
        <w:r>
          <w:t xml:space="preserve">):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the set of pairs</w:t>
        </w:r>
      </w:ins>
      <w:ins w:id="41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ins w:id="413" w:author="PR Preview" w:date="2026-01-01T00:00:00Z">
        <w:r>
          <w:t xml:space="preserve">.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Authors define a function formally in one of two ways:</w:t>
        </w:r>
      </w:ins>
    </w:p>
    <w:p>
      <w:pPr>
        <w:pStyle w:val="Compact"/>
        <w:numPr>
          <w:ilvl w:val="0"/>
          <w:numId w:val="1003"/>
        </w:numPr>
      </w:pPr>
      <w:ins w:id="416" w:author="PR Preview" w:date="2026-01-01T00:00:00Z">
        <w:r>
          <w:rPr>
            <w:b/>
            <w:bCs/>
          </w:rPr>
          <w:t xml:space="preserve">As its graph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(Halmos 1974, sec. 8, p. 30)</w:t>
        </w:r>
      </w:ins>
      <w:ins w:id="419" w:author="PR Preview" w:date="2026-01-01T00:00:00Z">
        <w:r>
          <w:t xml:space="preserve">: a function is a subset of</w:t>
        </w:r>
      </w:ins>
      <w:ins w:id="42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containing exactly one pair</w:t>
        </w:r>
      </w:ins>
      <w:ins w:id="4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for each</w:t>
        </w:r>
      </w:ins>
      <w:ins w:id="42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427" w:author="PR Preview" w:date="2026-01-01T00:00:00Z">
        <w:r>
          <w:t xml:space="preserve">, where</w:t>
        </w:r>
      </w:ins>
      <w:ins w:id="42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429" w:author="PR Preview" w:date="2026-01-01T00:00:00Z">
        <w:r>
          <w:t xml:space="preserve">, and the statement</w:t>
        </w:r>
      </w:ins>
      <w:ins w:id="4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is notation for</w:t>
        </w:r>
      </w:ins>
      <w:ins w:id="4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ins w:id="434" w:author="PR Preview" w:date="2026-01-01T00:00:00Z">
        <w:r>
          <w:t xml:space="preserve">. Under this convention, the codomain</w:t>
        </w:r>
      </w:ins>
      <w:ins w:id="435" w:author="PR Preview" w:date="2026-01-01T00:00:00Z">
        <w:r>
          <w:t xml:space="preserve"> </w:t>
        </w:r>
      </w:ins>
      <m:oMath>
        <m:r>
          <m:t>B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is specified alongside the graph in the declaration</w:t>
        </w:r>
      </w:ins>
      <w:ins w:id="4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43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440" w:author="PR Preview" w:date="2026-01-01T00:00:00Z">
        <w:r>
          <w:rPr>
            <w:b/>
            <w:bCs/>
          </w:rPr>
          <w:t xml:space="preserve">As a triple</w:t>
        </w:r>
      </w:ins>
      <w:ins w:id="441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ins w:id="442" w:author="PR Preview" w:date="2026-01-01T00:00:00Z">
        <w:r>
          <w:t xml:space="preserve">: the function consists of the domain</w:t>
        </w:r>
      </w:ins>
      <w:ins w:id="443" w:author="PR Preview" w:date="2026-01-01T00:00:00Z">
        <w:r>
          <w:t xml:space="preserve"> </w:t>
        </w:r>
      </w:ins>
      <m:oMath>
        <m:r>
          <m:t>A</m:t>
        </m:r>
      </m:oMath>
      <w:ins w:id="444" w:author="PR Preview" w:date="2026-01-01T00:00:00Z">
        <w:r>
          <w:t xml:space="preserve">, the codomain</w:t>
        </w:r>
      </w:ins>
      <w:ins w:id="445" w:author="PR Preview" w:date="2026-01-01T00:00:00Z">
        <w:r>
          <w:t xml:space="preserve"> </w:t>
        </w:r>
      </w:ins>
      <m:oMath>
        <m:r>
          <m:t>B</m:t>
        </m:r>
      </m:oMath>
      <w:ins w:id="446" w:author="PR Preview" w:date="2026-01-01T00:00:00Z">
        <w:r>
          <w:t xml:space="preserve">, and the graph</w:t>
        </w:r>
      </w:ins>
      <w:ins w:id="44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ins w:id="448" w:author="PR Preview" w:date="2026-01-01T00:00:00Z">
        <w:r>
          <w:t xml:space="preserve">. This explicit packaging retains the codomain</w:t>
        </w:r>
      </w:ins>
      <w:ins w:id="449" w:author="PR Preview" w:date="2026-01-01T00:00:00Z">
        <w:r>
          <w:t xml:space="preserve"> </w:t>
        </w:r>
      </w:ins>
      <m:oMath>
        <m:r>
          <m:t>B</m:t>
        </m:r>
      </m:oMath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as part of the function itself, distinguishing functions that have the same graph but different codomains (such as a function mapping into</w:t>
        </w:r>
      </w:ins>
      <w:ins w:id="45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versus into integers).</w:t>
        </w:r>
      </w:ins>
    </w:p>
    <w:p>
      <w:pPr>
        <w:pStyle w:val="FirstParagraph"/>
      </w:pPr>
      <w:ins w:id="455" w:author="PR Preview" w:date="2026-01-01T00:00:00Z">
        <w:r>
          <w:t xml:space="preserve">For example, the die-doubling function in</w:t>
        </w:r>
      </w:ins>
      <w:ins w:id="456" w:author="PR Preview" w:date="2026-01-01T00:00:00Z">
        <w:r>
          <w:t xml:space="preserve"> </w:t>
        </w:r>
      </w:ins>
      <w:hyperlink w:anchor="exm-function">
        <w:ins w:id="45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has the graph of six ordered pairs</w:t>
        </w:r>
      </w:ins>
      <w:ins w:id="46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61" w:author="PR Preview" w:date="2026-01-01T00:00:00Z">
        <w:r>
          <w:t xml:space="preserve">.</w:t>
        </w:r>
      </w:ins>
    </w:p>
    <w:p>
      <w:pPr>
        <w:pStyle w:val="BodyText"/>
      </w:pPr>
      <w:ins w:id="462" w:author="PR Preview" w:date="2026-01-01T00:00:00Z">
        <w:r>
          <w:t xml:space="preserve">This distinction clarifies what a function is and is not:</w:t>
        </w:r>
      </w:ins>
    </w:p>
    <w:p>
      <w:pPr>
        <w:pStyle w:val="Compact"/>
        <w:numPr>
          <w:ilvl w:val="0"/>
          <w:numId w:val="1004"/>
        </w:numPr>
      </w:pPr>
      <w:ins w:id="463" w:author="PR Preview" w:date="2026-01-01T00:00:00Z">
        <w:r>
          <w:rPr>
            <w:b/>
            <w:bCs/>
          </w:rPr>
          <w:t xml:space="preserve">Not an algebraic formula: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A function is not fundamentally an equation or algebraic expression. While many functions are specified by a formula (such as</w:t>
        </w:r>
      </w:ins>
      <w:ins w:id="4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467" w:author="PR Preview" w:date="2026-01-01T00:00:00Z">
        <w:r>
          <w:t xml:space="preserve">), many others cannot be written in closed form (such as empirical measurements or a lookup table), yet every function has a well-defined set of input-output pairs.</w:t>
        </w:r>
      </w:ins>
    </w:p>
    <w:p>
      <w:pPr>
        <w:pStyle w:val="Compact"/>
        <w:numPr>
          <w:ilvl w:val="0"/>
          <w:numId w:val="1004"/>
        </w:numPr>
      </w:pPr>
      <w:ins w:id="468" w:author="PR Preview" w:date="2026-01-01T00:00:00Z">
        <w:r>
          <w:rPr>
            <w:b/>
            <w:bCs/>
          </w:rPr>
          <w:t xml:space="preserve">Not a curve: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A curve or plot is a geometric visualization of a function whose domain and codomain are subsets of</w:t>
        </w:r>
      </w:ins>
      <w:ins w:id="47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472" w:author="PR Preview" w:date="2026-01-01T00:00:00Z">
        <w:r>
          <w:t xml:space="preserve">, but functions can map between arbitrary sets (such as sets of words, matrices, or probability distributions).</w:t>
        </w:r>
      </w:ins>
    </w:p>
    <w:p>
      <w:pPr>
        <w:pStyle w:val="Compact"/>
        <w:numPr>
          <w:ilvl w:val="0"/>
          <w:numId w:val="1004"/>
        </w:numPr>
      </w:pPr>
      <w:ins w:id="473" w:author="PR Preview" w:date="2026-01-01T00:00:00Z">
        <w:r>
          <w:rPr>
            <w:b/>
            <w:bCs/>
          </w:rPr>
          <w:t xml:space="preserve">Sets of pairs with unique first entries: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Any subset of</w:t>
        </w:r>
      </w:ins>
      <w:ins w:id="47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in which no two distinct pairs share the same first element defines a function from the set of those first elements to</w:t>
        </w:r>
      </w:ins>
      <w:ins w:id="479" w:author="PR Preview" w:date="2026-01-01T00:00:00Z">
        <w:r>
          <w:t xml:space="preserve"> </w:t>
        </w:r>
      </w:ins>
      <m:oMath>
        <m:r>
          <m:t>B</m:t>
        </m:r>
      </m:oMath>
      <w:ins w:id="480" w:author="PR Preview" w:date="2026-01-01T00:00:00Z">
        <w:r>
          <w:t xml:space="preserve">.</w:t>
        </w:r>
      </w:ins>
    </w:p>
    <w:p>
      <w:pPr>
        <w:pStyle w:val="FirstParagraph"/>
      </w:pPr>
      <w:ins w:id="481" w:author="PR Preview" w:date="2026-01-01T00:00:00Z">
        <w:r>
          <w:t xml:space="preserve">In computer science, viewing a function as a set of key-value pairs corresponds directly to a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rPr>
            <w:b/>
            <w:bCs/>
          </w:rPr>
          <w:t xml:space="preserve">dictionary</w:t>
        </w:r>
      </w:ins>
      <w:ins w:id="484" w:author="PR Preview" w:date="2026-01-01T00:00:00Z">
        <w:r>
          <w:t xml:space="preserve">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rPr>
            <w:b/>
            <w:bCs/>
          </w:rPr>
          <w:t xml:space="preserve">lookup table</w:t>
        </w:r>
      </w:ins>
      <w:ins w:id="487" w:author="PR Preview" w:date="2026-01-01T00:00:00Z">
        <w:r>
          <w:t xml:space="preserve">, or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rPr>
            <w:b/>
            <w:bCs/>
          </w:rPr>
          <w:t xml:space="preserve">hash map</w:t>
        </w:r>
      </w:ins>
      <w:ins w:id="490" w:author="PR Preview" w:date="2026-01-01T00:00:00Z">
        <w:r>
          <w:t xml:space="preserve">.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Evaluating an expression computes outputs on demand;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caching computed outputs</w:t>
        </w:r>
      </w:ins>
      <w:ins w:id="49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on demand to return on future calls without recomputing is known as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rPr>
            <w:b/>
            <w:bCs/>
          </w:rPr>
          <w:t xml:space="preserve">memoization</w:t>
        </w:r>
      </w:ins>
      <w:ins w:id="500" w:author="PR Preview" w:date="2026-01-01T00:00:00Z">
        <w:r>
          <w:t xml:space="preserve">.</w:t>
        </w:r>
      </w:ins>
    </w:p>
    <w:bookmarkEnd w:id="24"/>
    <w:bookmarkStart w:id="25" w:name="def-composition"/>
    <w:p>
      <w:pPr>
        <w:pStyle w:val="BodyText"/>
      </w:pPr>
      <w:ins w:id="501" w:author="PR Preview" w:date="2026-01-01T00:00:00Z">
        <w:r>
          <w:rPr>
            <w:b/>
            <w:bCs/>
          </w:rPr>
          <w:t xml:space="preserve">Definition 7 (Composition)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Let</w:t>
        </w:r>
      </w:ins>
      <w:ins w:id="50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and</w:t>
        </w:r>
      </w:ins>
      <w:ins w:id="50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be</w:t>
        </w:r>
      </w:ins>
      <w:ins w:id="510" w:author="PR Preview" w:date="2026-01-01T00:00:00Z">
        <w:r>
          <w:t xml:space="preserve"> </w:t>
        </w:r>
      </w:ins>
      <w:hyperlink w:anchor="def-function">
        <w:ins w:id="511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512" w:author="PR Preview" w:date="2026-01-01T00:00:00Z">
        <w:r>
          <w:t xml:space="preserve">.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The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rPr>
            <w:b/>
            <w:bCs/>
          </w:rPr>
          <w:t xml:space="preserve">composition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of</w:t>
        </w:r>
      </w:ins>
      <w:ins w:id="519" w:author="PR Preview" w:date="2026-01-01T00:00:00Z">
        <w:r>
          <w:t xml:space="preserve"> </w:t>
        </w:r>
      </w:ins>
      <m:oMath>
        <m:r>
          <m:t>f</m:t>
        </m:r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and</w:t>
        </w:r>
      </w:ins>
      <w:ins w:id="522" w:author="PR Preview" w:date="2026-01-01T00:00:00Z">
        <w:r>
          <w:t xml:space="preserve"> </w:t>
        </w:r>
      </w:ins>
      <m:oMath>
        <m:r>
          <m:t>g</m:t>
        </m:r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is the function</w:t>
        </w:r>
      </w:ins>
      <w:ins w:id="5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defined by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ins w:id="528" w:author="PR Preview" w:date="2026-01-01T00:00:00Z">
        <w:r>
          <w:rPr>
            <w:b/>
            <w:bCs/>
          </w:rPr>
          <w:t xml:space="preserve">Definition 8 (Inner function)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In a composition</w:t>
        </w:r>
      </w:ins>
      <w:ins w:id="5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(</w:t>
        </w:r>
      </w:ins>
      <w:hyperlink w:anchor="def-composition">
        <w:ins w:id="534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35" w:author="PR Preview" w:date="2026-01-01T00:00:00Z">
        <w:r>
          <w:t xml:space="preserve">),</w:t>
        </w:r>
      </w:ins>
      <w:ins w:id="536" w:author="PR Preview" w:date="2026-01-01T00:00:00Z">
        <w:r>
          <w:t xml:space="preserve"> </w:t>
        </w:r>
      </w:ins>
      <m:oMath>
        <m:r>
          <m:t>g</m:t>
        </m:r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is the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rPr>
            <w:b/>
            <w:bCs/>
          </w:rPr>
          <w:t xml:space="preserve">inner function</w:t>
        </w:r>
      </w:ins>
      <w:ins w:id="541" w:author="PR Preview" w:date="2026-01-01T00:00:00Z">
        <w:r>
          <w:t xml:space="preserve">, applied first.</w:t>
        </w:r>
      </w:ins>
    </w:p>
    <w:bookmarkEnd w:id="26"/>
    <w:bookmarkStart w:id="27" w:name="def-outer-function"/>
    <w:p>
      <w:pPr>
        <w:pStyle w:val="BodyText"/>
      </w:pPr>
      <w:ins w:id="542" w:author="PR Preview" w:date="2026-01-01T00:00:00Z">
        <w:r>
          <w:rPr>
            <w:b/>
            <w:bCs/>
          </w:rPr>
          <w:t xml:space="preserve">Definition 9 (Outer function)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In a composition</w:t>
        </w:r>
      </w:ins>
      <w:ins w:id="54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(</w:t>
        </w:r>
      </w:ins>
      <w:hyperlink w:anchor="def-composition">
        <w:ins w:id="54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49" w:author="PR Preview" w:date="2026-01-01T00:00:00Z">
        <w:r>
          <w:t xml:space="preserve">),</w:t>
        </w:r>
      </w:ins>
      <w:ins w:id="550" w:author="PR Preview" w:date="2026-01-01T00:00:00Z">
        <w:r>
          <w:t xml:space="preserve"> </w:t>
        </w:r>
      </w:ins>
      <m:oMath>
        <m:r>
          <m:t>f</m:t>
        </m:r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is the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rPr>
            <w:b/>
            <w:bCs/>
          </w:rPr>
          <w:t xml:space="preserve">outer function</w:t>
        </w:r>
      </w:ins>
      <w:ins w:id="555" w:author="PR Preview" w:date="2026-01-01T00:00:00Z">
        <w:r>
          <w:t xml:space="preserve">, applied to the result.</w:t>
        </w:r>
      </w:ins>
    </w:p>
    <w:bookmarkEnd w:id="27"/>
    <w:bookmarkStart w:id="28" w:name="exm-composition"/>
    <w:p>
      <w:pPr>
        <w:pStyle w:val="BodyText"/>
      </w:pPr>
      <w:ins w:id="556" w:author="PR Preview" w:date="2026-01-01T00:00:00Z">
        <w:r>
          <w:rPr>
            <w:b/>
            <w:bCs/>
          </w:rPr>
          <w:t xml:space="preserve">Example 5 (The order of composition matters)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Let</w:t>
        </w:r>
      </w:ins>
      <w:ins w:id="55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with</w:t>
        </w:r>
      </w:ins>
      <w:ins w:id="56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563" w:author="PR Preview" w:date="2026-01-01T00:00:00Z">
        <w:r>
          <w:t xml:space="preserve">,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and</w:t>
        </w:r>
      </w:ins>
      <w:ins w:id="5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with</w:t>
        </w:r>
      </w:ins>
      <w:ins w:id="56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570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is the inner function, and</w:t>
        </w:r>
      </w:ins>
      <w:ins w:id="573" w:author="PR Preview" w:date="2026-01-01T00:00:00Z">
        <w:r>
          <w:t xml:space="preserve"> </w:t>
        </w:r>
      </w:ins>
      <m:oMath>
        <m:r>
          <m:t>f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is the outer function.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ins w:id="576" w:author="PR Preview" w:date="2026-01-01T00:00:00Z">
        <w:r>
          <w:t xml:space="preserve">now</w:t>
        </w:r>
      </w:ins>
      <w:ins w:id="577" w:author="PR Preview" w:date="2026-01-01T00:00:00Z">
        <w:r>
          <w:t xml:space="preserve"> </w:t>
        </w:r>
      </w:ins>
      <m:oMath>
        <m:r>
          <m:t>f</m:t>
        </m:r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is the inner function, and</w:t>
        </w:r>
      </w:ins>
      <w:ins w:id="580" w:author="PR Preview" w:date="2026-01-01T00:00:00Z">
        <w:r>
          <w:t xml:space="preserve"> </w:t>
        </w:r>
      </w:ins>
      <m:oMath>
        <m:r>
          <m:t>g</m:t>
        </m:r>
      </m:oMath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is the outer function.</w:t>
        </w:r>
      </w:ins>
    </w:p>
    <w:p>
      <w:pPr>
        <w:pStyle w:val="FirstParagraph"/>
      </w:pPr>
      <w:ins w:id="583" w:author="PR Preview" w:date="2026-01-01T00:00:00Z">
        <w:r>
          <w:t xml:space="preserve">Since</w:t>
        </w:r>
      </w:ins>
      <w:ins w:id="584" w:author="PR Preview" w:date="2026-01-01T00:00:00Z">
        <w:r>
          <w:t xml:space="preserve"> </w:t>
        </w:r>
      </w:ins>
      <m:oMath>
        <m:r>
          <m:t>9</m:t>
        </m:r>
        <m:r>
          <m:rPr>
            <m:sty m:val="p"/>
          </m:rPr>
          <m:t>≠</m:t>
        </m:r>
        <m:r>
          <m:t>5</m:t>
        </m:r>
      </m:oMath>
      <w:ins w:id="585" w:author="PR Preview" w:date="2026-01-01T00:00:00Z">
        <w:r>
          <w:t xml:space="preserve">,</w:t>
        </w:r>
      </w:ins>
      <w:ins w:id="5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and</w:t>
        </w:r>
      </w:ins>
      <w:ins w:id="58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∘</m:t>
        </m:r>
        <m:r>
          <m:t>f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are different functions.</w:t>
        </w:r>
      </w:ins>
    </w:p>
    <w:bookmarkEnd w:id="28"/>
    <w:bookmarkStart w:id="29" w:name="def-inverse-function"/>
    <w:p>
      <w:pPr>
        <w:pStyle w:val="BodyText"/>
      </w:pPr>
      <w:ins w:id="592" w:author="PR Preview" w:date="2026-01-01T00:00:00Z">
        <w:r>
          <w:rPr>
            <w:b/>
            <w:bCs/>
          </w:rPr>
          <w:t xml:space="preserve">Definition 10 (Inverse function)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Let</w:t>
        </w:r>
      </w:ins>
      <w:ins w:id="5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be a</w:t>
        </w:r>
      </w:ins>
      <w:ins w:id="598" w:author="PR Preview" w:date="2026-01-01T00:00:00Z">
        <w:r>
          <w:t xml:space="preserve"> </w:t>
        </w:r>
      </w:ins>
      <w:hyperlink w:anchor="def-function">
        <w:ins w:id="59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00" w:author="PR Preview" w:date="2026-01-01T00:00:00Z">
        <w:r>
          <w:t xml:space="preserve">.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A function</w:t>
        </w:r>
      </w:ins>
      <w:ins w:id="60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is the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rPr>
            <w:b/>
            <w:bCs/>
          </w:rPr>
          <w:t xml:space="preserve">inverse function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of</w:t>
        </w:r>
      </w:ins>
      <w:ins w:id="610" w:author="PR Preview" w:date="2026-01-01T00:00:00Z">
        <w:r>
          <w:t xml:space="preserve"> </w:t>
        </w:r>
      </w:ins>
      <m:oMath>
        <m:r>
          <m:t>f</m:t>
        </m:r>
      </m:oMath>
      <w:ins w:id="611" w:author="PR Preview" w:date="2026-01-01T00:00:00Z">
        <w:r>
          <w:t xml:space="preserve">,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written</w:t>
        </w:r>
      </w:ins>
      <w:ins w:id="614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615" w:author="PR Preview" w:date="2026-01-01T00:00:00Z">
        <w:r>
          <w:t xml:space="preserve">, if both</w:t>
        </w:r>
      </w:ins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for every</w:t>
        </w:r>
      </w:ins>
      <w:ins w:id="6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619" w:author="PR Preview" w:date="2026-01-01T00:00:00Z">
        <w:r>
          <w:t xml:space="preserve">, and</w:t>
        </w:r>
      </w:ins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for every</w:t>
        </w:r>
      </w:ins>
      <w:ins w:id="62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t>B</m:t>
        </m:r>
      </m:oMath>
      <w:ins w:id="623" w:author="PR Preview" w:date="2026-01-01T00:00:00Z">
        <w:r>
          <w:t xml:space="preserve">.</w:t>
        </w:r>
      </w:ins>
    </w:p>
    <w:p>
      <w:pPr>
        <w:pStyle w:val="FirstParagraph"/>
      </w:pPr>
      <w:ins w:id="624" w:author="PR Preview" w:date="2026-01-01T00:00:00Z">
        <w:r>
          <w:t xml:space="preserve">A function that has an inverse function is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rPr>
            <w:b/>
            <w:bCs/>
          </w:rPr>
          <w:t xml:space="preserve">invertible</w:t>
        </w:r>
      </w:ins>
      <w:ins w:id="627" w:author="PR Preview" w:date="2026-01-01T00:00:00Z">
        <w:r>
          <w:t xml:space="preserve">.</w:t>
        </w:r>
      </w:ins>
    </w:p>
    <w:bookmarkEnd w:id="29"/>
    <w:bookmarkStart w:id="30" w:name="rem-inverse-not-reciprocal"/>
    <w:p>
      <w:pPr>
        <w:pStyle w:val="BodyText"/>
      </w:pPr>
      <w:ins w:id="628" w:author="PR Preview" w:date="2026-01-01T00:00:00Z">
        <w:r>
          <w:rPr>
            <w:i/>
            <w:iCs/>
          </w:rPr>
          <w:t xml:space="preserve">Remark 4</w:t>
        </w:r>
      </w:ins>
      <w:ins w:id="629" w:author="PR Preview" w:date="2026-01-01T00:00:00Z">
        <w:r>
          <w:t xml:space="preserve"> (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is not</w:t>
        </w:r>
      </w:ins>
      <w:ins w:id="63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f</m:t>
        </m:r>
      </m:oMath>
      <w:ins w:id="633" w:author="PR Preview" w:date="2026-01-01T00:00:00Z">
        <w:r>
          <w:t xml:space="preserve">). </w:t>
        </w:r>
      </w:ins>
      <w:ins w:id="634" w:author="PR Preview" w:date="2026-01-01T00:00:00Z">
        <w:r>
          <w:t xml:space="preserve">The</w:t>
        </w:r>
      </w:ins>
      <w:ins w:id="63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in</w:t>
        </w:r>
      </w:ins>
      <w:ins w:id="63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does not mean a reciprocal:</w:t>
        </w:r>
      </w:ins>
      <w:ins w:id="64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is the input that</w:t>
        </w:r>
      </w:ins>
      <w:ins w:id="644" w:author="PR Preview" w:date="2026-01-01T00:00:00Z">
        <w:r>
          <w:t xml:space="preserve"> </w:t>
        </w:r>
      </w:ins>
      <m:oMath>
        <m:r>
          <m:t>f</m:t>
        </m:r>
      </m:oMath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maps to</w:t>
        </w:r>
      </w:ins>
      <w:ins w:id="647" w:author="PR Preview" w:date="2026-01-01T00:00:00Z">
        <w:r>
          <w:t xml:space="preserve"> </w:t>
        </w:r>
      </w:ins>
      <m:oMath>
        <m:r>
          <m:t>b</m:t>
        </m:r>
      </m:oMath>
      <w:ins w:id="648" w:author="PR Preview" w:date="2026-01-01T00:00:00Z">
        <w:r>
          <w:t xml:space="preserve">,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not</w:t>
        </w:r>
      </w:ins>
      <w:ins w:id="65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ins w:id="652" w:author="PR Preview" w:date="2026-01-01T00:00:00Z">
        <w:r>
          <w:t xml:space="preserve">.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For example, with</w:t>
        </w:r>
      </w:ins>
      <w:ins w:id="65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on</w:t>
        </w:r>
      </w:ins>
      <w:ins w:id="65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659" w:author="PR Preview" w:date="2026-01-01T00:00:00Z">
        <w:r>
          <w:t xml:space="preserve">,</w:t>
        </w:r>
      </w:ins>
      <w:ins w:id="66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661" w:author="PR Preview" w:date="2026-01-01T00:00:00Z">
        <w:r>
          <w:t xml:space="preserve">, but</w:t>
        </w:r>
      </w:ins>
      <w:ins w:id="66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ins w:id="663" w:author="PR Preview" w:date="2026-01-01T00:00:00Z">
        <w:r>
          <w:t xml:space="preserve">.</w:t>
        </w:r>
      </w:ins>
    </w:p>
    <w:bookmarkEnd w:id="30"/>
    <w:bookmarkStart w:id="31" w:name="exm-inverse-function"/>
    <w:p>
      <w:pPr>
        <w:pStyle w:val="BodyText"/>
      </w:pPr>
      <w:ins w:id="664" w:author="PR Preview" w:date="2026-01-01T00:00:00Z">
        <w:r>
          <w:rPr>
            <w:b/>
            <w:bCs/>
          </w:rPr>
          <w:t xml:space="preserve">Example 6 (An invertible function, and one that is not)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 </w:t>
        </w:r>
      </w:ins>
    </w:p>
    <w:p>
      <w:pPr>
        <w:numPr>
          <w:ilvl w:val="0"/>
          <w:numId w:val="1007"/>
        </w:numPr>
      </w:pPr>
      <w:ins w:id="667" w:author="PR Preview" w:date="2026-01-01T00:00:00Z">
        <w:r>
          <w:t xml:space="preserve">Let</w:t>
        </w:r>
      </w:ins>
      <w:ins w:id="6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with</w:t>
        </w:r>
      </w:ins>
      <w:ins w:id="6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672" w:author="PR Preview" w:date="2026-01-01T00:00:00Z">
        <w:r>
          <w:t xml:space="preserve">.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Its inverse function is</w:t>
        </w:r>
      </w:ins>
      <w:ins w:id="67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ins w:id="676" w:author="PR Preview" w:date="2026-01-01T00:00:00Z">
        <w:r>
          <w:t xml:space="preserve">.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For example,</w:t>
        </w:r>
      </w:ins>
      <w:ins w:id="67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ins w:id="682" w:author="PR Preview" w:date="2026-01-01T00:00:00Z">
        <w:r>
          <w:t xml:space="preserve">Let</w:t>
        </w:r>
      </w:ins>
      <w:ins w:id="683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with</w:t>
        </w:r>
      </w:ins>
      <w:ins w:id="68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687" w:author="PR Preview" w:date="2026-01-01T00:00:00Z">
        <w:r>
          <w:t xml:space="preserve">.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Then</w:t>
        </w:r>
      </w:ins>
      <w:ins w:id="690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and</w:t>
        </w:r>
      </w:ins>
      <w:ins w:id="693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694" w:author="PR Preview" w:date="2026-01-01T00:00:00Z">
        <w:r>
          <w:t xml:space="preserve">,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so an inverse function would need</w:t>
        </w:r>
      </w:ins>
      <w:ins w:id="697" w:author="PR Preview" w:date="2026-01-01T00:00:00Z">
        <w:r>
          <w:t xml:space="preserve"> </w:t>
        </w:r>
      </w:ins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to equal both</w:t>
        </w:r>
      </w:ins>
      <w:ins w:id="70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and</w:t>
        </w:r>
      </w:ins>
      <w:ins w:id="703" w:author="PR Preview" w:date="2026-01-01T00:00:00Z">
        <w:r>
          <w:t xml:space="preserve"> </w:t>
        </w:r>
      </w:ins>
      <m:oMath>
        <m:r>
          <m:t>2</m:t>
        </m:r>
      </m:oMath>
      <w:ins w:id="704" w:author="PR Preview" w:date="2026-01-01T00:00:00Z">
        <w:r>
          <w:t xml:space="preserve">.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So</w:t>
        </w:r>
      </w:ins>
      <w:ins w:id="707" w:author="PR Preview" w:date="2026-01-01T00:00:00Z">
        <w:r>
          <w:t xml:space="preserve"> </w:t>
        </w:r>
      </w:ins>
      <m:oMath>
        <m:r>
          <m:t>h</m:t>
        </m:r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is not invertible.</w:t>
        </w:r>
      </w:ins>
    </w:p>
    <w:bookmarkEnd w:id="31"/>
    <w:bookmarkStart w:id="33" w:name="def-elementwise-function"/>
    <w:p>
      <w:pPr>
        <w:pStyle w:val="FirstParagraph"/>
      </w:pPr>
      <w:ins w:id="710" w:author="PR Preview" w:date="2026-01-01T00:00:00Z">
        <w:r>
          <w:rPr>
            <w:b/>
            <w:bCs/>
          </w:rPr>
          <w:t xml:space="preserve">Definition 11 (Elementwise application of a function to a vector)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Let</w:t>
        </w:r>
      </w:ins>
      <w:ins w:id="7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be a function (</w:t>
        </w:r>
      </w:ins>
      <w:hyperlink w:anchor="def-function">
        <w:ins w:id="716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717" w:author="PR Preview" w:date="2026-01-01T00:00:00Z">
        <w:r>
          <w:t xml:space="preserve">),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and let</w:t>
        </w:r>
      </w:ins>
      <w:ins w:id="7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be a vector whose entries all lie in</w:t>
        </w:r>
      </w:ins>
      <w:ins w:id="723" w:author="PR Preview" w:date="2026-01-01T00:00:00Z">
        <w:r>
          <w:t xml:space="preserve"> </w:t>
        </w:r>
      </w:ins>
      <m:oMath>
        <m:r>
          <m:t>A</m:t>
        </m:r>
      </m:oMath>
      <w:ins w:id="724" w:author="PR Preview" w:date="2026-01-01T00:00:00Z">
        <w:r>
          <w:t xml:space="preserve">.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The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rPr>
            <w:b/>
            <w:bCs/>
          </w:rPr>
          <w:t xml:space="preserve">elementwise application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of</w:t>
        </w:r>
      </w:ins>
      <w:ins w:id="731" w:author="PR Preview" w:date="2026-01-01T00:00:00Z">
        <w:r>
          <w:t xml:space="preserve"> </w:t>
        </w:r>
      </w:ins>
      <m:oMath>
        <m:r>
          <m:t>f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to</w:t>
        </w:r>
      </w:ins>
      <w:ins w:id="7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35" w:author="PR Preview" w:date="2026-01-01T00:00:00Z">
        <w:r>
          <w:t xml:space="preserve">,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written</w:t>
        </w:r>
      </w:ins>
      <w:ins w:id="73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739" w:author="PR Preview" w:date="2026-01-01T00:00:00Z">
        <w:r>
          <w:t xml:space="preserve">,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is the vector of the values of</w:t>
        </w:r>
      </w:ins>
      <w:ins w:id="742" w:author="PR Preview" w:date="2026-01-01T00:00:00Z">
        <w:r>
          <w:t xml:space="preserve"> </w:t>
        </w:r>
      </w:ins>
      <m:oMath>
        <m:r>
          <m:t>f</m:t>
        </m:r>
      </m:oMath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at the entries of</w:t>
        </w:r>
      </w:ins>
      <w:ins w:id="74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4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747" w:author="PR Preview" w:date="2026-01-01T00:00:00Z">
        <w:r>
          <w:t xml:space="preserve">It is a function</w:t>
        </w:r>
      </w:ins>
      <w:ins w:id="74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ins w:id="749" w:author="PR Preview" w:date="2026-01-01T00:00:00Z">
        <w:r>
          <w:t xml:space="preserve">,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where</w:t>
        </w:r>
      </w:ins>
      <w:ins w:id="752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n</m:t>
            </m:r>
          </m:sup>
        </m:sSup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is the</w:t>
        </w:r>
      </w:ins>
      <w:ins w:id="755" w:author="PR Preview" w:date="2026-01-01T00:00:00Z">
        <w:r>
          <w:t xml:space="preserve"> </w:t>
        </w:r>
      </w:ins>
      <m:oMath>
        <m:r>
          <m:t>n</m:t>
        </m:r>
      </m:oMath>
      <w:ins w:id="756" w:author="PR Preview" w:date="2026-01-01T00:00:00Z">
        <w:r>
          <w:t xml:space="preserve">-fold Cartesian product of</w:t>
        </w:r>
      </w:ins>
      <w:ins w:id="757" w:author="PR Preview" w:date="2026-01-01T00:00:00Z">
        <w:r>
          <w:t xml:space="preserve"> </w:t>
        </w:r>
      </w:ins>
      <m:oMath>
        <m:r>
          <m:t>A</m:t>
        </m:r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with itself (</w:t>
        </w:r>
      </w:ins>
      <w:hyperlink r:id="rId32">
        <w:ins w:id="760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761" w:author="PR Preview" w:date="2026-01-01T00:00:00Z">
        <w:r>
          <w:t xml:space="preserve">).</w:t>
        </w:r>
      </w:ins>
    </w:p>
    <w:bookmarkEnd w:id="33"/>
    <w:bookmarkStart w:id="34" w:name="exm-elementwise-function"/>
    <w:p>
      <w:pPr>
        <w:pStyle w:val="BodyText"/>
      </w:pPr>
      <w:ins w:id="762" w:author="PR Preview" w:date="2026-01-01T00:00:00Z">
        <w:r>
          <w:rPr>
            <w:b/>
            <w:bCs/>
          </w:rPr>
          <w:t xml:space="preserve">Example 7 (The exponential and logistic functions applied to a vector)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Let</w:t>
        </w:r>
      </w:ins>
      <w:ins w:id="7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66" w:author="PR Preview" w:date="2026-01-01T00:00:00Z">
        <w:r>
          <w:t xml:space="preserve">.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With</w:t>
        </w:r>
      </w:ins>
      <w:ins w:id="769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and the logistic function</w:t>
        </w:r>
      </w:ins>
      <w:ins w:id="772" w:author="PR Preview" w:date="2026-01-01T00:00:00Z">
        <w:r>
          <w:t xml:space="preserve"> </w:t>
        </w:r>
      </w:ins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ins w:id="77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74" w:author="PR Preview" w:date="2026-01-01T00:00:00Z">
        <w:r>
          <w:t xml:space="preserve">The code evaluates both, using R’s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rPr>
            <w:rStyle w:val="VerbatimChar"/>
          </w:rPr>
          <w:t xml:space="preserve">exp()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and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rPr>
            <w:rStyle w:val="VerbatimChar"/>
          </w:rPr>
          <w:t xml:space="preserve">plogis()</w:t>
        </w:r>
      </w:ins>
      <w:ins w:id="781" w:author="PR Preview" w:date="2026-01-01T00:00:00Z">
        <w:r>
          <w:t xml:space="preserve">,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which apply to a vector entry by entry.</w:t>
        </w:r>
      </w:ins>
    </w:p>
    <w:p>
      <w:pPr>
        <w:pStyle w:val="SourceCode"/>
      </w:pPr>
      <w:ins w:id="784" w:author="PR Preview" w:date="2026-01-01T00:00:00Z">
        <w:r>
          <w:rPr>
            <w:rStyle w:val="NormalTok"/>
          </w:rPr>
          <w:t xml:space="preserve">x </w:t>
        </w:r>
      </w:ins>
      <w:ins w:id="785" w:author="PR Preview" w:date="2026-01-01T00:00:00Z">
        <w:r>
          <w:rPr>
            <w:rStyle w:val="OtherTok"/>
          </w:rPr>
          <w:t xml:space="preserve">&lt;-</w:t>
        </w:r>
      </w:ins>
      <w:ins w:id="786" w:author="PR Preview" w:date="2026-01-01T00:00:00Z">
        <w:r>
          <w:rPr>
            <w:rStyle w:val="NormalTok"/>
          </w:rPr>
          <w:t xml:space="preserve"> </w:t>
        </w:r>
      </w:ins>
      <w:ins w:id="787" w:author="PR Preview" w:date="2026-01-01T00:00:00Z">
        <w:r>
          <w:rPr>
            <w:rStyle w:val="FunctionTok"/>
          </w:rPr>
          <w:t xml:space="preserve">c</w:t>
        </w:r>
      </w:ins>
      <w:ins w:id="788" w:author="PR Preview" w:date="2026-01-01T00:00:00Z">
        <w:r>
          <w:rPr>
            <w:rStyle w:val="NormalTok"/>
          </w:rPr>
          <w:t xml:space="preserve">(</w:t>
        </w:r>
      </w:ins>
      <w:ins w:id="789" w:author="PR Preview" w:date="2026-01-01T00:00:00Z">
        <w:r>
          <w:rPr>
            <w:rStyle w:val="SpecialCharTok"/>
          </w:rPr>
          <w:t xml:space="preserve">-</w:t>
        </w:r>
      </w:ins>
      <w:ins w:id="790" w:author="PR Preview" w:date="2026-01-01T00:00:00Z">
        <w:r>
          <w:rPr>
            <w:rStyle w:val="DecValTok"/>
          </w:rPr>
          <w:t xml:space="preserve">1</w:t>
        </w:r>
      </w:ins>
      <w:ins w:id="791" w:author="PR Preview" w:date="2026-01-01T00:00:00Z">
        <w:r>
          <w:rPr>
            <w:rStyle w:val="NormalTok"/>
          </w:rPr>
          <w:t xml:space="preserve">, </w:t>
        </w:r>
      </w:ins>
      <w:ins w:id="792" w:author="PR Preview" w:date="2026-01-01T00:00:00Z">
        <w:r>
          <w:rPr>
            <w:rStyle w:val="DecValTok"/>
          </w:rPr>
          <w:t xml:space="preserve">0</w:t>
        </w:r>
      </w:ins>
      <w:ins w:id="793" w:author="PR Preview" w:date="2026-01-01T00:00:00Z">
        <w:r>
          <w:rPr>
            <w:rStyle w:val="NormalTok"/>
          </w:rPr>
          <w:t xml:space="preserve">, </w:t>
        </w:r>
      </w:ins>
      <w:ins w:id="794" w:author="PR Preview" w:date="2026-01-01T00:00:00Z">
        <w:r>
          <w:rPr>
            <w:rStyle w:val="DecValTok"/>
          </w:rPr>
          <w:t xml:space="preserve">2</w:t>
        </w:r>
      </w:ins>
      <w:ins w:id="795" w:author="PR Preview" w:date="2026-01-01T00:00:00Z">
        <w:r>
          <w:rPr>
            <w:rStyle w:val="NormalTok"/>
          </w:rPr>
          <w:t xml:space="preserve">)</w:t>
        </w:r>
      </w:ins>
      <w:ins w:id="796" w:author="PR Preview" w:date="2026-01-01T00:00:00Z">
        <w:r>
          <w:br/>
        </w:r>
      </w:ins>
      <w:ins w:id="797" w:author="PR Preview" w:date="2026-01-01T00:00:00Z">
        <w:r>
          <w:rPr>
            <w:rStyle w:val="NormalTok"/>
          </w:rPr>
          <w:t xml:space="preserve">exp_x </w:t>
        </w:r>
      </w:ins>
      <w:ins w:id="798" w:author="PR Preview" w:date="2026-01-01T00:00:00Z">
        <w:r>
          <w:rPr>
            <w:rStyle w:val="OtherTok"/>
          </w:rPr>
          <w:t xml:space="preserve">&lt;-</w:t>
        </w:r>
      </w:ins>
      <w:ins w:id="799" w:author="PR Preview" w:date="2026-01-01T00:00:00Z">
        <w:r>
          <w:rPr>
            <w:rStyle w:val="NormalTok"/>
          </w:rPr>
          <w:t xml:space="preserve"> </w:t>
        </w:r>
      </w:ins>
      <w:ins w:id="800" w:author="PR Preview" w:date="2026-01-01T00:00:00Z">
        <w:r>
          <w:rPr>
            <w:rStyle w:val="FunctionTok"/>
          </w:rPr>
          <w:t xml:space="preserve">exp</w:t>
        </w:r>
      </w:ins>
      <w:ins w:id="801" w:author="PR Preview" w:date="2026-01-01T00:00:00Z">
        <w:r>
          <w:rPr>
            <w:rStyle w:val="NormalTok"/>
          </w:rPr>
          <w:t xml:space="preserve">(x)</w:t>
        </w:r>
      </w:ins>
      <w:ins w:id="802" w:author="PR Preview" w:date="2026-01-01T00:00:00Z">
        <w:r>
          <w:br/>
        </w:r>
      </w:ins>
      <w:ins w:id="803" w:author="PR Preview" w:date="2026-01-01T00:00:00Z">
        <w:r>
          <w:rPr>
            <w:rStyle w:val="NormalTok"/>
          </w:rPr>
          <w:t xml:space="preserve">expit_x </w:t>
        </w:r>
      </w:ins>
      <w:ins w:id="804" w:author="PR Preview" w:date="2026-01-01T00:00:00Z">
        <w:r>
          <w:rPr>
            <w:rStyle w:val="OtherTok"/>
          </w:rPr>
          <w:t xml:space="preserve">&lt;-</w:t>
        </w:r>
      </w:ins>
      <w:ins w:id="805" w:author="PR Preview" w:date="2026-01-01T00:00:00Z">
        <w:r>
          <w:rPr>
            <w:rStyle w:val="NormalTok"/>
          </w:rPr>
          <w:t xml:space="preserve"> </w:t>
        </w:r>
      </w:ins>
      <w:ins w:id="806" w:author="PR Preview" w:date="2026-01-01T00:00:00Z">
        <w:r>
          <w:rPr>
            <w:rStyle w:val="FunctionTok"/>
          </w:rPr>
          <w:t xml:space="preserve">plogis</w:t>
        </w:r>
      </w:ins>
      <w:ins w:id="807" w:author="PR Preview" w:date="2026-01-01T00:00:00Z">
        <w:r>
          <w:rPr>
            <w:rStyle w:val="NormalTok"/>
          </w:rPr>
          <w:t xml:space="preserve">(x)</w:t>
        </w:r>
      </w:ins>
      <w:ins w:id="808" w:author="PR Preview" w:date="2026-01-01T00:00:00Z">
        <w:r>
          <w:br/>
        </w:r>
      </w:ins>
      <w:ins w:id="809" w:author="PR Preview" w:date="2026-01-01T00:00:00Z">
        <w:r>
          <w:rPr>
            <w:rStyle w:val="NormalTok"/>
          </w:rPr>
          <w:t xml:space="preserve">exp_x</w:t>
        </w:r>
      </w:ins>
      <w:ins w:id="810" w:author="PR Preview" w:date="2026-01-01T00:00:00Z">
        <w:r>
          <w:br/>
        </w:r>
      </w:ins>
      <w:ins w:id="811" w:author="PR Preview" w:date="2026-01-01T00:00:00Z">
        <w:r>
          <w:rPr>
            <w:rStyle w:val="CommentTok"/>
          </w:rPr>
          <w:t xml:space="preserve">#&gt; [1] 0.3678794 1.0000000 7.3890561</w:t>
        </w:r>
      </w:ins>
      <w:ins w:id="812" w:author="PR Preview" w:date="2026-01-01T00:00:00Z">
        <w:r>
          <w:br/>
        </w:r>
      </w:ins>
      <w:ins w:id="813" w:author="PR Preview" w:date="2026-01-01T00:00:00Z">
        <w:r>
          <w:rPr>
            <w:rStyle w:val="NormalTok"/>
          </w:rPr>
          <w:t xml:space="preserve">expit_x</w:t>
        </w:r>
      </w:ins>
      <w:ins w:id="814" w:author="PR Preview" w:date="2026-01-01T00:00:00Z">
        <w:r>
          <w:br/>
        </w:r>
      </w:ins>
      <w:ins w:id="815" w:author="PR Preview" w:date="2026-01-01T00:00:00Z">
        <w:r>
          <w:rPr>
            <w:rStyle w:val="CommentTok"/>
          </w:rPr>
          <w:t xml:space="preserve">#&gt; [1] 0.2689414 0.5000000 0.8807971</w:t>
        </w:r>
      </w:ins>
    </w:p>
    <w:p>
      <w:pPr>
        <w:pStyle w:val="FirstParagraph"/>
      </w:pPr>
      <w:ins w:id="816" w:author="PR Preview" w:date="2026-01-01T00:00:00Z">
        <w:r>
          <w:t xml:space="preserve">So</w:t>
        </w:r>
      </w:ins>
      <w:ins w:id="81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(0.3679, 1, 7.3891)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and</w:t>
        </w:r>
      </w:ins>
      <w:ins w:id="82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(0.2689, 0.5, 0.8808).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Each entry of the output depends only on the entry of</w:t>
        </w:r>
      </w:ins>
      <w:ins w:id="8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in the same position.</w:t>
        </w:r>
      </w:ins>
    </w:p>
    <w:bookmarkEnd w:id="34"/>
    <w:bookmarkStart w:id="36" w:name="rem-elementwise-function-notation"/>
    <w:p>
      <w:pPr>
        <w:pStyle w:val="BodyText"/>
      </w:pPr>
      <w:ins w:id="830" w:author="PR Preview" w:date="2026-01-01T00:00:00Z">
        <w:r>
          <w:rPr>
            <w:i/>
            <w:iCs/>
          </w:rPr>
          <w:t xml:space="preserve">Remark 5</w:t>
        </w:r>
      </w:ins>
      <w:ins w:id="831" w:author="PR Preview" w:date="2026-01-01T00:00:00Z">
        <w:r>
          <w:t xml:space="preserve"> (Notation and software for elementwise application). </w:t>
        </w:r>
      </w:ins>
    </w:p>
    <w:p>
      <w:pPr>
        <w:pStyle w:val="Compact"/>
        <w:numPr>
          <w:ilvl w:val="0"/>
          <w:numId w:val="1008"/>
        </w:numPr>
      </w:pPr>
      <w:ins w:id="832" w:author="PR Preview" w:date="2026-01-01T00:00:00Z">
        <w:r>
          <w:t xml:space="preserve">The superscript</w:t>
        </w:r>
      </w:ins>
      <w:ins w:id="833" w:author="PR Preview" w:date="2026-01-01T00:00:00Z">
        <w:r>
          <w:t xml:space="preserve"> </w:t>
        </w:r>
      </w:ins>
      <m:oMath>
        <m:r>
          <m:rPr>
            <m:sty m:val="p"/>
          </m:rPr>
          <m:t>⊙</m:t>
        </m:r>
      </m:oMath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keeps</w:t>
        </w:r>
      </w:ins>
      <w:ins w:id="83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apart from</w:t>
        </w:r>
      </w:ins>
      <w:ins w:id="839" w:author="PR Preview" w:date="2026-01-01T00:00:00Z">
        <w:r>
          <w:t xml:space="preserve"> </w:t>
        </w:r>
      </w:ins>
      <m:oMath>
        <m:r>
          <m:t>f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itself.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Where a function</w:t>
        </w:r>
      </w:ins>
      <w:ins w:id="844" w:author="PR Preview" w:date="2026-01-01T00:00:00Z">
        <w:r>
          <w:t xml:space="preserve"> </w:t>
        </w:r>
      </w:ins>
      <m:oMath>
        <m:r>
          <m:t>f</m:t>
        </m:r>
      </m:oMath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takes a whole vector as its argument,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as in the multivariable calculus of</w:t>
        </w:r>
      </w:ins>
      <w:ins w:id="849" w:author="PR Preview" w:date="2026-01-01T00:00:00Z">
        <w:r>
          <w:t xml:space="preserve"> </w:t>
        </w:r>
      </w:ins>
      <w:hyperlink r:id="rId35">
        <w:ins w:id="850" w:author="PR Preview" w:date="2026-01-01T00:00:00Z">
          <w:r>
            <w:rPr>
              <w:rStyle w:val="Hyperlink"/>
            </w:rPr>
            <w:t xml:space="preserve">vector calculus</w:t>
          </w:r>
        </w:ins>
      </w:hyperlink>
      <w:ins w:id="851" w:author="PR Preview" w:date="2026-01-01T00:00:00Z">
        <w:r>
          <w:t xml:space="preserve">,</w:t>
        </w:r>
      </w:ins>
      <w:ins w:id="8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means</w:t>
        </w:r>
      </w:ins>
      <w:ins w:id="855" w:author="PR Preview" w:date="2026-01-01T00:00:00Z">
        <w:r>
          <w:t xml:space="preserve"> </w:t>
        </w:r>
      </w:ins>
      <m:oMath>
        <m:r>
          <m:t>f</m:t>
        </m:r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evaluated at the vector,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which is generally not the vector of its values at the entries.</w:t>
        </w:r>
      </w:ins>
    </w:p>
    <w:p>
      <w:pPr>
        <w:pStyle w:val="Compact"/>
        <w:numPr>
          <w:ilvl w:val="0"/>
          <w:numId w:val="1008"/>
        </w:numPr>
      </w:pPr>
      <w:ins w:id="860" w:author="PR Preview" w:date="2026-01-01T00:00:00Z">
        <w:r>
          <w:t xml:space="preserve">If</w:t>
        </w:r>
      </w:ins>
      <w:ins w:id="861" w:author="PR Preview" w:date="2026-01-01T00:00:00Z">
        <w:r>
          <w:t xml:space="preserve"> </w:t>
        </w:r>
      </w:ins>
      <m:oMath>
        <m:r>
          <m:t>f</m:t>
        </m:r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has parameters, as in</w:t>
        </w:r>
      </w:ins>
      <w:ins w:id="864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ins w:id="865" w:author="PR Preview" w:date="2026-01-01T00:00:00Z">
        <w:r>
          <w:t xml:space="preserve">,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the same parameters are used at every entry.</w:t>
        </w:r>
      </w:ins>
    </w:p>
    <w:p>
      <w:pPr>
        <w:pStyle w:val="Compact"/>
        <w:numPr>
          <w:ilvl w:val="0"/>
          <w:numId w:val="1008"/>
        </w:numPr>
      </w:pPr>
      <w:ins w:id="868" w:author="PR Preview" w:date="2026-01-01T00:00:00Z">
        <w:r>
          <w:t xml:space="preserve">Software usually applies a scalar function to a vector this way,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without a special symbol: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R and NumPy evaluate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rPr>
            <w:rStyle w:val="VerbatimChar"/>
          </w:rPr>
          <w:t xml:space="preserve">exp(x)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entry by entry.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The matrix exponential of a square matrix is a different function from</w:t>
        </w:r>
      </w:ins>
      <w:ins w:id="87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ins w:id="880" w:author="PR Preview" w:date="2026-01-01T00:00:00Z">
        <w:r>
          <w:t xml:space="preserve">.</w:t>
        </w:r>
      </w:ins>
    </w:p>
    <w:bookmarkEnd w:id="36"/>
    <w:bookmarkStart w:id="38" w:name="def-sequence"/>
    <w:p>
      <w:pPr>
        <w:pStyle w:val="FirstParagraph"/>
      </w:pPr>
      <w:ins w:id="881" w:author="PR Preview" w:date="2026-01-01T00:00:00Z">
        <w:r>
          <w:rPr>
            <w:b/>
            <w:bCs/>
          </w:rPr>
          <w:t xml:space="preserve">Definition 12 (Sequence)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A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rPr>
            <w:b/>
            <w:bCs/>
          </w:rPr>
          <w:t xml:space="preserve">sequence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in a set</w:t>
        </w:r>
      </w:ins>
      <w:ins w:id="888" w:author="PR Preview" w:date="2026-01-01T00:00:00Z">
        <w:r>
          <w:t xml:space="preserve"> </w:t>
        </w:r>
      </w:ins>
      <m:oMath>
        <m:r>
          <m:t>S</m:t>
        </m:r>
      </m:oMath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is a</w:t>
        </w:r>
      </w:ins>
      <w:ins w:id="891" w:author="PR Preview" w:date="2026-01-01T00:00:00Z">
        <w:r>
          <w:t xml:space="preserve"> </w:t>
        </w:r>
      </w:ins>
      <w:hyperlink w:anchor="def-function">
        <w:ins w:id="89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9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from the</w:t>
        </w:r>
      </w:ins>
      <w:ins w:id="896" w:author="PR Preview" w:date="2026-01-01T00:00:00Z">
        <w:r>
          <w:t xml:space="preserve"> </w:t>
        </w:r>
      </w:ins>
      <w:hyperlink r:id="rId37">
        <w:ins w:id="897" w:author="PR Preview" w:date="2026-01-01T00:00:00Z">
          <w:r>
            <w:rPr>
              <w:rStyle w:val="Hyperlink"/>
            </w:rPr>
            <w:t xml:space="preserve">natural numbers</w:t>
          </w:r>
        </w:ins>
      </w:hyperlink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to</w:t>
        </w:r>
      </w:ins>
      <w:ins w:id="900" w:author="PR Preview" w:date="2026-01-01T00:00:00Z">
        <w:r>
          <w:t xml:space="preserve"> </w:t>
        </w:r>
      </w:ins>
      <m:oMath>
        <m:r>
          <m:t>S</m:t>
        </m:r>
      </m:oMath>
      <w:ins w:id="901" w:author="PR Preview" w:date="2026-01-01T00:00:00Z">
        <w:r>
          <w:t xml:space="preserve">.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Its value</w:t>
        </w:r>
      </w:ins>
      <w:ins w:id="90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is written</w:t>
        </w:r>
      </w:ins>
      <w:ins w:id="90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908" w:author="PR Preview" w:date="2026-01-01T00:00:00Z">
        <w:r>
          <w:t xml:space="preserve">,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and the sequence is written</w:t>
        </w:r>
      </w:ins>
      <w:ins w:id="9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or</w:t>
        </w:r>
      </w:ins>
      <w:ins w:id="91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915" w:author="PR Preview" w:date="2026-01-01T00:00:00Z">
        <w:r>
          <w:t xml:space="preserve">.</w:t>
        </w:r>
      </w:ins>
    </w:p>
    <w:bookmarkEnd w:id="38"/>
    <w:bookmarkStart w:id="39" w:name="def-sequence-term"/>
    <w:p>
      <w:pPr>
        <w:pStyle w:val="BodyText"/>
      </w:pPr>
      <w:ins w:id="916" w:author="PR Preview" w:date="2026-01-01T00:00:00Z">
        <w:r>
          <w:rPr>
            <w:b/>
            <w:bCs/>
          </w:rPr>
          <w:t xml:space="preserve">Definition 13 (Term of a sequence)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The value</w:t>
        </w:r>
      </w:ins>
      <w:ins w:id="91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of a sequence</w:t>
        </w:r>
      </w:ins>
      <w:ins w:id="9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(</w:t>
        </w:r>
      </w:ins>
      <w:hyperlink w:anchor="def-sequence">
        <w:ins w:id="925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926" w:author="PR Preview" w:date="2026-01-01T00:00:00Z">
        <w:r>
          <w:t xml:space="preserve">) is called its</w:t>
        </w:r>
      </w:ins>
      <w:ins w:id="927" w:author="PR Preview" w:date="2026-01-01T00:00:00Z">
        <w:r>
          <w:t xml:space="preserve"> </w:t>
        </w:r>
      </w:ins>
      <m:oMath>
        <m:r>
          <m:t>n</m:t>
        </m:r>
      </m:oMath>
      <w:ins w:id="928" w:author="PR Preview" w:date="2026-01-01T00:00:00Z">
        <w:r>
          <w:t xml:space="preserve">th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rPr>
            <w:b/>
            <w:bCs/>
          </w:rPr>
          <w:t xml:space="preserve">term</w:t>
        </w:r>
      </w:ins>
      <w:ins w:id="931" w:author="PR Preview" w:date="2026-01-01T00:00:00Z">
        <w:r>
          <w:t xml:space="preserve">.</w:t>
        </w:r>
      </w:ins>
    </w:p>
    <w:bookmarkEnd w:id="39"/>
    <w:bookmarkStart w:id="40" w:name="exm-sequence"/>
    <w:p>
      <w:pPr>
        <w:pStyle w:val="BodyText"/>
      </w:pPr>
      <w:ins w:id="932" w:author="PR Preview" w:date="2026-01-01T00:00:00Z">
        <w:r>
          <w:rPr>
            <w:b/>
            <w:bCs/>
          </w:rPr>
          <w:t xml:space="preserve">Example 8 (Sequences)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is the sequence</w:t>
        </w:r>
      </w:ins>
      <w:ins w:id="93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938" w:author="PR Preview" w:date="2026-01-01T00:00:00Z">
        <w:r>
          <w:t xml:space="preserve">;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its third term is</w:t>
        </w:r>
      </w:ins>
      <w:ins w:id="94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ins w:id="94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is the sequence</w:t>
        </w:r>
      </w:ins>
      <w:ins w:id="94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946" w:author="PR Preview" w:date="2026-01-01T00:00:00Z">
        <w:r>
          <w:t xml:space="preserve">: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a sequence can repeat values.</w:t>
        </w:r>
      </w:ins>
    </w:p>
    <w:p>
      <w:pPr>
        <w:pStyle w:val="Compact"/>
        <w:numPr>
          <w:ilvl w:val="0"/>
          <w:numId w:val="1009"/>
        </w:numPr>
      </w:pPr>
      <w:ins w:id="949" w:author="PR Preview" w:date="2026-01-01T00:00:00Z">
        <w:r>
          <w:t xml:space="preserve">The die rolls</w:t>
        </w:r>
      </w:ins>
      <w:ins w:id="950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form a finite sequence of length</w:t>
        </w:r>
      </w:ins>
      <w:ins w:id="953" w:author="PR Preview" w:date="2026-01-01T00:00:00Z">
        <w:r>
          <w:t xml:space="preserve"> </w:t>
        </w:r>
      </w:ins>
      <m:oMath>
        <m:r>
          <m:t>3</m:t>
        </m:r>
      </m:oMath>
      <w:ins w:id="954" w:author="PR Preview" w:date="2026-01-01T00:00:00Z">
        <w:r>
          <w:t xml:space="preserve">,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with</w:t>
        </w:r>
      </w:ins>
      <w:ins w:id="95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ins w:id="958" w:author="PR Preview" w:date="2026-01-01T00:00:00Z">
        <w:r>
          <w:t xml:space="preserve">,</w:t>
        </w:r>
      </w:ins>
      <w:ins w:id="95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960" w:author="PR Preview" w:date="2026-01-01T00:00:00Z">
        <w:r>
          <w:t xml:space="preserve">, and</w:t>
        </w:r>
      </w:ins>
      <w:ins w:id="96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ins w:id="962" w:author="PR Preview" w:date="2026-01-01T00:00:00Z">
        <w:r>
          <w:t xml:space="preserve">.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As a set,</w:t>
        </w:r>
      </w:ins>
      <w:ins w:id="96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966" w:author="PR Preview" w:date="2026-01-01T00:00:00Z">
        <w:r>
          <w:t xml:space="preserve">,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but as a sequence, the order and the repeats matter.</w:t>
        </w:r>
      </w:ins>
    </w:p>
    <w:bookmarkEnd w:id="40"/>
    <w:bookmarkStart w:id="41" w:name="def-finite-sequence"/>
    <w:p>
      <w:pPr>
        <w:pStyle w:val="FirstParagraph"/>
      </w:pPr>
      <w:ins w:id="969" w:author="PR Preview" w:date="2026-01-01T00:00:00Z">
        <w:r>
          <w:rPr>
            <w:b/>
            <w:bCs/>
          </w:rPr>
          <w:t xml:space="preserve">Definition 14 (Finite sequence)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Let</w:t>
        </w:r>
      </w:ins>
      <w:ins w:id="972" w:author="PR Preview" w:date="2026-01-01T00:00:00Z">
        <w:r>
          <w:t xml:space="preserve"> </w:t>
        </w:r>
      </w:ins>
      <m:oMath>
        <m:r>
          <m:t>S</m:t>
        </m:r>
      </m:oMath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be a set.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A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rPr>
            <w:b/>
            <w:bCs/>
          </w:rPr>
          <w:t xml:space="preserve">finite sequence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of length</w:t>
        </w:r>
      </w:ins>
      <w:ins w:id="981" w:author="PR Preview" w:date="2026-01-01T00:00:00Z">
        <w:r>
          <w:t xml:space="preserve"> </w:t>
        </w:r>
      </w:ins>
      <m:oMath>
        <m:r>
          <m:t>n</m:t>
        </m:r>
      </m:oMath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is a function from</w:t>
        </w:r>
      </w:ins>
      <w:ins w:id="98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to</w:t>
        </w:r>
      </w:ins>
      <w:ins w:id="987" w:author="PR Preview" w:date="2026-01-01T00:00:00Z">
        <w:r>
          <w:t xml:space="preserve"> </w:t>
        </w:r>
      </w:ins>
      <m:oMath>
        <m:r>
          <m:t>S</m:t>
        </m:r>
      </m:oMath>
      <w:ins w:id="988" w:author="PR Preview" w:date="2026-01-01T00:00:00Z">
        <w:r>
          <w:t xml:space="preserve">,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written</w:t>
        </w:r>
      </w:ins>
      <w:ins w:id="99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992" w:author="PR Preview" w:date="2026-01-01T00:00:00Z">
        <w:r>
          <w:t xml:space="preserve">.</w:t>
        </w:r>
      </w:ins>
    </w:p>
    <w:bookmarkEnd w:id="41"/>
    <w:bookmarkEnd w:id="42"/>
    <w:bookmarkStart w:id="60" w:name="countable-sets"/>
    <w:p>
      <w:pPr>
        <w:pStyle w:val="Heading2"/>
      </w:pPr>
      <w:ins w:id="993" w:author="PR Preview" w:date="2026-01-01T00:00:00Z">
        <w:r>
          <w:t xml:space="preserve">2 Countable sets</w:t>
        </w:r>
      </w:ins>
    </w:p>
    <w:bookmarkStart w:id="43" w:name="def-finite-set"/>
    <w:p>
      <w:pPr>
        <w:pStyle w:val="FirstParagraph"/>
      </w:pPr>
      <w:ins w:id="994" w:author="PR Preview" w:date="2026-01-01T00:00:00Z">
        <w:r>
          <w:rPr>
            <w:b/>
            <w:bCs/>
          </w:rPr>
          <w:t xml:space="preserve">Definition 15 (Finite set)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A set</w:t>
        </w:r>
      </w:ins>
      <w:ins w:id="997" w:author="PR Preview" w:date="2026-01-01T00:00:00Z">
        <w:r>
          <w:t xml:space="preserve"> </w:t>
        </w:r>
      </w:ins>
      <m:oMath>
        <m:r>
          <m:t>A</m:t>
        </m:r>
      </m:oMath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is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rPr>
            <w:b/>
            <w:bCs/>
          </w:rPr>
          <w:t xml:space="preserve">finite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if it is empty,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or if, for some natural number</w:t>
        </w:r>
      </w:ins>
      <w:ins w:id="1006" w:author="PR Preview" w:date="2026-01-01T00:00:00Z">
        <w:r>
          <w:t xml:space="preserve"> </w:t>
        </w:r>
      </w:ins>
      <m:oMath>
        <m:r>
          <m:t>n</m:t>
        </m:r>
      </m:oMath>
      <w:ins w:id="1007" w:author="PR Preview" w:date="2026-01-01T00:00:00Z">
        <w:r>
          <w:t xml:space="preserve">,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its elements can be listed as a finite sequence (</w:t>
        </w:r>
      </w:ins>
      <w:hyperlink w:anchor="def-finite-sequence">
        <w:ins w:id="101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011" w:author="PR Preview" w:date="2026-01-01T00:00:00Z">
        <w:r>
          <w:t xml:space="preserve">)</w:t>
        </w:r>
      </w:ins>
      <w:ins w:id="101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in which each element of</w:t>
        </w:r>
      </w:ins>
      <w:ins w:id="1015" w:author="PR Preview" w:date="2026-01-01T00:00:00Z">
        <w:r>
          <w:t xml:space="preserve"> </w:t>
        </w:r>
      </w:ins>
      <m:oMath>
        <m:r>
          <m:t>A</m:t>
        </m:r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appears exactly once.</w:t>
        </w:r>
      </w:ins>
    </w:p>
    <w:bookmarkEnd w:id="43"/>
    <w:bookmarkStart w:id="44" w:name="def-cardinality"/>
    <w:p>
      <w:pPr>
        <w:pStyle w:val="BodyText"/>
      </w:pPr>
      <w:ins w:id="1018" w:author="PR Preview" w:date="2026-01-01T00:00:00Z">
        <w:r>
          <w:rPr>
            <w:b/>
            <w:bCs/>
          </w:rPr>
          <w:t xml:space="preserve">Definition 16 (Cardinality)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For a finite set</w:t>
        </w:r>
      </w:ins>
      <w:ins w:id="1021" w:author="PR Preview" w:date="2026-01-01T00:00:00Z">
        <w:r>
          <w:t xml:space="preserve"> </w:t>
        </w:r>
      </w:ins>
      <m:oMath>
        <m:r>
          <m:t>A</m:t>
        </m:r>
      </m:oMath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(</w:t>
        </w:r>
      </w:ins>
      <w:hyperlink w:anchor="def-finite-set">
        <w:ins w:id="102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025" w:author="PR Preview" w:date="2026-01-01T00:00:00Z">
        <w:r>
          <w:t xml:space="preserve">), the number</w:t>
        </w:r>
      </w:ins>
      <w:ins w:id="1026" w:author="PR Preview" w:date="2026-01-01T00:00:00Z">
        <w:r>
          <w:t xml:space="preserve"> </w:t>
        </w:r>
      </w:ins>
      <m:oMath>
        <m:r>
          <m:t>n</m:t>
        </m:r>
      </m:oMath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in such a list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is the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rPr>
            <w:b/>
            <w:bCs/>
          </w:rPr>
          <w:t xml:space="preserve">cardinality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of</w:t>
        </w:r>
      </w:ins>
      <w:ins w:id="1035" w:author="PR Preview" w:date="2026-01-01T00:00:00Z">
        <w:r>
          <w:t xml:space="preserve"> </w:t>
        </w:r>
      </w:ins>
      <m:oMath>
        <m:r>
          <m:t>A</m:t>
        </m:r>
      </m:oMath>
      <w:ins w:id="1036" w:author="PR Preview" w:date="2026-01-01T00:00:00Z">
        <w:r>
          <w:t xml:space="preserve">, its number of elements,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written</w:t>
        </w:r>
      </w:ins>
      <w:ins w:id="103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040" w:author="PR Preview" w:date="2026-01-01T00:00:00Z">
        <w:r>
          <w:t xml:space="preserve">;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the empty set has cardinality</w:t>
        </w:r>
      </w:ins>
      <w:ins w:id="104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044" w:author="PR Preview" w:date="2026-01-01T00:00:00Z">
        <w:r>
          <w:t xml:space="preserve">.</w:t>
        </w:r>
      </w:ins>
    </w:p>
    <w:bookmarkEnd w:id="44"/>
    <w:bookmarkStart w:id="47" w:name="rem-cardinality-bars"/>
    <w:p>
      <w:pPr>
        <w:pStyle w:val="BodyText"/>
      </w:pPr>
      <w:ins w:id="1045" w:author="PR Preview" w:date="2026-01-01T00:00:00Z">
        <w:r>
          <w:rPr>
            <w:i/>
            <w:iCs/>
          </w:rPr>
          <w:t xml:space="preserve">Remark 6</w:t>
        </w:r>
      </w:ins>
      <w:ins w:id="1046" w:author="PR Preview" w:date="2026-01-01T00:00:00Z">
        <w:r>
          <w:t xml:space="preserve"> (Two meanings of</w:t>
        </w:r>
      </w:ins>
      <w:ins w:id="104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1048" w:author="PR Preview" w:date="2026-01-01T00:00:00Z">
        <w:r>
          <w:t xml:space="preserve">). </w:t>
        </w:r>
      </w:ins>
      <w:ins w:id="1049" w:author="PR Preview" w:date="2026-01-01T00:00:00Z">
        <w:r>
          <w:t xml:space="preserve">Applied to a set, the bars</w:t>
        </w:r>
      </w:ins>
      <w:ins w:id="105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mean the cardinality of</w:t>
        </w:r>
      </w:ins>
      <w:ins w:id="1053" w:author="PR Preview" w:date="2026-01-01T00:00:00Z">
        <w:r>
          <w:t xml:space="preserve"> </w:t>
        </w:r>
      </w:ins>
      <m:oMath>
        <m:r>
          <m:t>A</m:t>
        </m:r>
      </m:oMath>
      <w:ins w:id="1054" w:author="PR Preview" w:date="2026-01-01T00:00:00Z">
        <w:r>
          <w:t xml:space="preserve">.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Applied to a number,</w:t>
        </w:r>
      </w:ins>
      <w:ins w:id="105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means its</w:t>
        </w:r>
      </w:ins>
      <w:ins w:id="1060" w:author="PR Preview" w:date="2026-01-01T00:00:00Z">
        <w:r>
          <w:t xml:space="preserve"> </w:t>
        </w:r>
      </w:ins>
      <w:hyperlink r:id="rId45">
        <w:ins w:id="1061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1062" w:author="PR Preview" w:date="2026-01-01T00:00:00Z">
        <w:r>
          <w:t xml:space="preserve">,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or its</w:t>
        </w:r>
      </w:ins>
      <w:ins w:id="1065" w:author="PR Preview" w:date="2026-01-01T00:00:00Z">
        <w:r>
          <w:t xml:space="preserve"> </w:t>
        </w:r>
      </w:ins>
      <w:hyperlink r:id="rId46">
        <w:ins w:id="1066" w:author="PR Preview" w:date="2026-01-01T00:00:00Z">
          <w:r>
            <w:rPr>
              <w:rStyle w:val="Hyperlink"/>
            </w:rPr>
            <w:t xml:space="preserve">modulus</w:t>
          </w:r>
        </w:ins>
      </w:hyperlink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when</w:t>
        </w:r>
      </w:ins>
      <w:ins w:id="1069" w:author="PR Preview" w:date="2026-01-01T00:00:00Z">
        <w:r>
          <w:t xml:space="preserve"> </w:t>
        </w:r>
      </w:ins>
      <m:oMath>
        <m:r>
          <m:t>x</m:t>
        </m:r>
      </m:oMath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is complex.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For example,</w:t>
        </w:r>
      </w:ins>
      <w:ins w:id="107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075" w:author="PR Preview" w:date="2026-01-01T00:00:00Z">
        <w:r>
          <w:t xml:space="preserve">, but</w:t>
        </w:r>
      </w:ins>
      <w:ins w:id="107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077" w:author="PR Preview" w:date="2026-01-01T00:00:00Z">
        <w:r>
          <w:t xml:space="preserve">.</w:t>
        </w:r>
      </w:ins>
    </w:p>
    <w:bookmarkEnd w:id="47"/>
    <w:bookmarkStart w:id="48" w:name="exm-finite-set"/>
    <w:p>
      <w:pPr>
        <w:pStyle w:val="BodyText"/>
      </w:pPr>
      <w:ins w:id="1078" w:author="PR Preview" w:date="2026-01-01T00:00:00Z">
        <w:r>
          <w:rPr>
            <w:b/>
            <w:bCs/>
          </w:rPr>
          <w:t xml:space="preserve">Example 9 (Finite and infinite sets)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is finite, with</w:t>
        </w:r>
      </w:ins>
      <w:ins w:id="108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08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085" w:author="PR Preview" w:date="2026-01-01T00:00:00Z">
        <w:r>
          <w:t xml:space="preserve">, so</w:t>
        </w:r>
      </w:ins>
      <w:ins w:id="108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1087" w:author="PR Preview" w:date="2026-01-01T00:00:00Z">
        <w:r>
          <w:t xml:space="preserve">: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a repeated listing does not count twice.</w:t>
        </w:r>
      </w:ins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is finite, with</w:t>
        </w:r>
      </w:ins>
      <w:ins w:id="109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09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w:ins w:id="1094" w:author="PR Preview" w:date="2026-01-01T00:00:00Z">
        <w:r>
          <w:t xml:space="preserve">The natural numbers</w:t>
        </w:r>
      </w:ins>
      <w:ins w:id="109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are infinite: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for any</w:t>
        </w:r>
      </w:ins>
      <w:ins w:id="1100" w:author="PR Preview" w:date="2026-01-01T00:00:00Z">
        <w:r>
          <w:t xml:space="preserve"> </w:t>
        </w:r>
      </w:ins>
      <m:oMath>
        <m:r>
          <m:t>n</m:t>
        </m:r>
      </m:oMath>
      <w:ins w:id="1101" w:author="PR Preview" w:date="2026-01-01T00:00:00Z">
        <w:r>
          <w:t xml:space="preserve">, a list</w:t>
        </w:r>
      </w:ins>
      <w:ins w:id="110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of natural numbers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misses the natural number</w:t>
        </w:r>
      </w:ins>
      <w:ins w:id="110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ins w:id="1108" w:author="PR Preview" w:date="2026-01-01T00:00:00Z">
        <w:r>
          <w:t xml:space="preserve">,</w:t>
        </w:r>
      </w:ins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which is larger than every number in the list.</w:t>
        </w:r>
      </w:ins>
    </w:p>
    <w:bookmarkEnd w:id="48"/>
    <w:bookmarkStart w:id="49" w:name="def-infinite-set"/>
    <w:p>
      <w:pPr>
        <w:pStyle w:val="FirstParagraph"/>
      </w:pPr>
      <w:ins w:id="1111" w:author="PR Preview" w:date="2026-01-01T00:00:00Z">
        <w:r>
          <w:rPr>
            <w:b/>
            <w:bCs/>
          </w:rPr>
          <w:t xml:space="preserve">Definition 17 (Infinite set)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A set that is not finite (</w:t>
        </w:r>
      </w:ins>
      <w:hyperlink w:anchor="def-finite-set">
        <w:ins w:id="111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115" w:author="PR Preview" w:date="2026-01-01T00:00:00Z">
        <w:r>
          <w:t xml:space="preserve">) is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rPr>
            <w:b/>
            <w:bCs/>
          </w:rPr>
          <w:t xml:space="preserve">infinite</w:t>
        </w:r>
      </w:ins>
      <w:ins w:id="1118" w:author="PR Preview" w:date="2026-01-01T00:00:00Z">
        <w:r>
          <w:t xml:space="preserve">.</w:t>
        </w:r>
      </w:ins>
    </w:p>
    <w:bookmarkEnd w:id="49"/>
    <w:bookmarkStart w:id="50" w:name="def-countable-set"/>
    <w:p>
      <w:pPr>
        <w:pStyle w:val="BodyText"/>
      </w:pPr>
      <w:ins w:id="1119" w:author="PR Preview" w:date="2026-01-01T00:00:00Z">
        <w:r>
          <w:rPr>
            <w:b/>
            <w:bCs/>
          </w:rPr>
          <w:t xml:space="preserve">Definition 18 (Countable set)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A set is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rPr>
            <w:b/>
            <w:bCs/>
          </w:rPr>
          <w:t xml:space="preserve">countable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if it is finite (</w:t>
        </w:r>
      </w:ins>
      <w:hyperlink w:anchor="def-finite-set">
        <w:ins w:id="1126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127" w:author="PR Preview" w:date="2026-01-01T00:00:00Z">
        <w:r>
          <w:t xml:space="preserve">),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or if its elements can be listed as a sequence (</w:t>
        </w:r>
      </w:ins>
      <w:hyperlink w:anchor="def-sequence">
        <w:ins w:id="1130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131" w:author="PR Preview" w:date="2026-01-01T00:00:00Z">
        <w:r>
          <w:t xml:space="preserve">)</w:t>
        </w:r>
      </w:ins>
      <w:ins w:id="113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in which every element appears.</w:t>
        </w:r>
      </w:ins>
    </w:p>
    <w:bookmarkEnd w:id="50"/>
    <w:bookmarkStart w:id="51" w:name="def-countably-infinite"/>
    <w:p>
      <w:pPr>
        <w:pStyle w:val="BodyText"/>
      </w:pPr>
      <w:ins w:id="1135" w:author="PR Preview" w:date="2026-01-01T00:00:00Z">
        <w:r>
          <w:rPr>
            <w:b/>
            <w:bCs/>
          </w:rPr>
          <w:t xml:space="preserve">Definition 19 (Countably infinite set)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A set is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rPr>
            <w:b/>
            <w:bCs/>
          </w:rPr>
          <w:t xml:space="preserve">countably infinite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if it is</w:t>
        </w:r>
      </w:ins>
      <w:ins w:id="1142" w:author="PR Preview" w:date="2026-01-01T00:00:00Z">
        <w:r>
          <w:t xml:space="preserve"> </w:t>
        </w:r>
      </w:ins>
      <w:hyperlink w:anchor="def-countable-set">
        <w:ins w:id="1143" w:author="PR Preview" w:date="2026-01-01T00:00:00Z">
          <w:r>
            <w:rPr>
              <w:rStyle w:val="Hyperlink"/>
            </w:rPr>
            <w:t xml:space="preserve">countable</w:t>
          </w:r>
        </w:ins>
      </w:hyperlink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and not finite.</w:t>
        </w:r>
      </w:ins>
    </w:p>
    <w:bookmarkEnd w:id="51"/>
    <w:bookmarkStart w:id="54" w:name="exm-countable-set"/>
    <w:p>
      <w:pPr>
        <w:pStyle w:val="BodyText"/>
      </w:pPr>
      <w:ins w:id="1146" w:author="PR Preview" w:date="2026-01-01T00:00:00Z">
        <w:r>
          <w:rPr>
            <w:b/>
            <w:bCs/>
          </w:rPr>
          <w:t xml:space="preserve">Example 10 (Countable and uncountable sets)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is countable, because it is finite.</w:t>
        </w:r>
      </w:ins>
    </w:p>
    <w:p>
      <w:pPr>
        <w:pStyle w:val="Compact"/>
        <w:numPr>
          <w:ilvl w:val="0"/>
          <w:numId w:val="1011"/>
        </w:numPr>
      </w:pPr>
      <w:ins w:id="1151" w:author="PR Preview" w:date="2026-01-01T00:00:00Z">
        <w:r>
          <w:t xml:space="preserve">The</w:t>
        </w:r>
      </w:ins>
      <w:ins w:id="1152" w:author="PR Preview" w:date="2026-01-01T00:00:00Z">
        <w:r>
          <w:t xml:space="preserve"> </w:t>
        </w:r>
      </w:ins>
      <w:hyperlink r:id="rId52">
        <w:ins w:id="1153" w:author="PR Preview" w:date="2026-01-01T00:00:00Z">
          <w:r>
            <w:rPr>
              <w:rStyle w:val="Hyperlink"/>
            </w:rPr>
            <w:t xml:space="preserve">non-negative integers</w:t>
          </w:r>
        </w:ins>
      </w:hyperlink>
      <w:ins w:id="115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are countably infinite: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the sequence</w:t>
        </w:r>
      </w:ins>
      <w:ins w:id="115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lists them.</w:t>
        </w:r>
      </w:ins>
    </w:p>
    <w:p>
      <w:pPr>
        <w:pStyle w:val="Compact"/>
        <w:numPr>
          <w:ilvl w:val="0"/>
          <w:numId w:val="1011"/>
        </w:numPr>
      </w:pPr>
      <w:ins w:id="1162" w:author="PR Preview" w:date="2026-01-01T00:00:00Z">
        <w:r>
          <w:t xml:space="preserve">The</w:t>
        </w:r>
      </w:ins>
      <w:ins w:id="1163" w:author="PR Preview" w:date="2026-01-01T00:00:00Z">
        <w:r>
          <w:t xml:space="preserve"> </w:t>
        </w:r>
      </w:ins>
      <w:hyperlink r:id="rId53">
        <w:ins w:id="1164" w:author="PR Preview" w:date="2026-01-01T00:00:00Z">
          <w:r>
            <w:rPr>
              <w:rStyle w:val="Hyperlink"/>
            </w:rPr>
            <w:t xml:space="preserve">integers</w:t>
          </w:r>
        </w:ins>
      </w:hyperlink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are countably infinite too: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the sequence</w:t>
        </w:r>
      </w:ins>
      <w:ins w:id="116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lists every one of them.</w:t>
        </w:r>
      </w:ins>
    </w:p>
    <w:bookmarkEnd w:id="54"/>
    <w:bookmarkStart w:id="55" w:name="thm-interval-uncountable"/>
    <w:p>
      <w:pPr>
        <w:pStyle w:val="FirstParagraph"/>
      </w:pPr>
      <w:ins w:id="1172" w:author="PR Preview" w:date="2026-01-01T00:00:00Z">
        <w:r>
          <w:rPr>
            <w:b/>
            <w:bCs/>
          </w:rPr>
          <w:t xml:space="preserve">Theorem 1 (The unit interval is not countable)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The interval</w:t>
        </w:r>
      </w:ins>
      <w:ins w:id="117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is not</w:t>
        </w:r>
      </w:ins>
      <w:ins w:id="1178" w:author="PR Preview" w:date="2026-01-01T00:00:00Z">
        <w:r>
          <w:t xml:space="preserve"> </w:t>
        </w:r>
      </w:ins>
      <w:hyperlink w:anchor="def-countable-set">
        <w:ins w:id="1179" w:author="PR Preview" w:date="2026-01-01T00:00:00Z">
          <w:r>
            <w:rPr>
              <w:rStyle w:val="Hyperlink"/>
            </w:rPr>
            <w:t xml:space="preserve">countable</w:t>
          </w:r>
        </w:ins>
      </w:hyperlink>
      <w:ins w:id="1180" w:author="PR Preview" w:date="2026-01-01T00:00:00Z">
        <w:r>
          <w:t xml:space="preserve">.</w:t>
        </w:r>
      </w:ins>
    </w:p>
    <w:bookmarkEnd w:id="55"/>
    <w:bookmarkStart w:id="59" w:name="rem-cantor-diagonal"/>
    <w:p>
      <w:pPr>
        <w:pStyle w:val="BodyText"/>
      </w:pPr>
      <w:ins w:id="1181" w:author="PR Preview" w:date="2026-01-01T00:00:00Z">
        <w:r>
          <w:rPr>
            <w:i/>
            <w:iCs/>
          </w:rPr>
          <w:t xml:space="preserve">Remark 7</w:t>
        </w:r>
      </w:ins>
      <w:ins w:id="1182" w:author="PR Preview" w:date="2026-01-01T00:00:00Z">
        <w:r>
          <w:t xml:space="preserve"> (Cantor’s diagonal argument). </w:t>
        </w:r>
      </w:ins>
      <w:ins w:id="1183" w:author="PR Preview" w:date="2026-01-01T00:00:00Z">
        <w:r>
          <w:t xml:space="preserve">The standard</w:t>
        </w:r>
      </w:ins>
      <w:ins w:id="1184" w:author="PR Preview" w:date="2026-01-01T00:00:00Z">
        <w:r>
          <w:t xml:space="preserve"> </w:t>
        </w:r>
      </w:ins>
      <w:hyperlink r:id="rId56">
        <w:ins w:id="1185" w:author="PR Preview" w:date="2026-01-01T00:00:00Z">
          <w:r>
            <w:rPr>
              <w:rStyle w:val="Hyperlink"/>
            </w:rPr>
            <w:t xml:space="preserve">proof</w:t>
          </w:r>
        </w:ins>
      </w:hyperlink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is Cantor’s diagonal argument: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given any sequence of numbers in</w:t>
        </w:r>
      </w:ins>
      <w:ins w:id="119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191" w:author="PR Preview" w:date="2026-01-01T00:00:00Z">
        <w:r>
          <w:t xml:space="preserve">,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it builds a number in</w:t>
        </w:r>
      </w:ins>
      <w:ins w:id="119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whose</w:t>
        </w:r>
      </w:ins>
      <w:ins w:id="1197" w:author="PR Preview" w:date="2026-01-01T00:00:00Z">
        <w:r>
          <w:t xml:space="preserve"> </w:t>
        </w:r>
      </w:ins>
      <w:hyperlink r:id="rId57">
        <w:ins w:id="1198" w:author="PR Preview" w:date="2026-01-01T00:00:00Z">
          <w:r>
            <w:rPr>
              <w:rStyle w:val="Hyperlink"/>
            </w:rPr>
            <w:t xml:space="preserve">decimal expansion</w:t>
          </w:r>
        </w:ins>
      </w:hyperlink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differs from the</w:t>
        </w:r>
      </w:ins>
      <w:ins w:id="1201" w:author="PR Preview" w:date="2026-01-01T00:00:00Z">
        <w:r>
          <w:t xml:space="preserve"> </w:t>
        </w:r>
      </w:ins>
      <m:oMath>
        <m:r>
          <m:t>n</m:t>
        </m:r>
      </m:oMath>
      <w:ins w:id="1202" w:author="PR Preview" w:date="2026-01-01T00:00:00Z">
        <w:r>
          <w:t xml:space="preserve">th number’s in the</w:t>
        </w:r>
      </w:ins>
      <w:ins w:id="1203" w:author="PR Preview" w:date="2026-01-01T00:00:00Z">
        <w:r>
          <w:t xml:space="preserve"> </w:t>
        </w:r>
      </w:ins>
      <m:oMath>
        <m:r>
          <m:t>n</m:t>
        </m:r>
      </m:oMath>
      <w:ins w:id="1204" w:author="PR Preview" w:date="2026-01-01T00:00:00Z">
        <w:r>
          <w:t xml:space="preserve">th digit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(its</w:t>
        </w:r>
      </w:ins>
      <w:ins w:id="1207" w:author="PR Preview" w:date="2026-01-01T00:00:00Z">
        <w:r>
          <w:t xml:space="preserve"> </w:t>
        </w:r>
      </w:ins>
      <m:oMath>
        <m:r>
          <m:t>n</m:t>
        </m:r>
      </m:oMath>
      <w:ins w:id="1208" w:author="PR Preview" w:date="2026-01-01T00:00:00Z">
        <w:r>
          <w:t xml:space="preserve">th decimal place, one of</w:t>
        </w:r>
      </w:ins>
      <w:ins w:id="120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ins w:id="1210" w:author="PR Preview" w:date="2026-01-01T00:00:00Z">
        <w:r>
          <w:t xml:space="preserve">),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so the sequence misses it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(see</w:t>
        </w:r>
      </w:ins>
      <w:ins w:id="1215" w:author="PR Preview" w:date="2026-01-01T00:00:00Z">
        <w:r>
          <w:t xml:space="preserve"> </w:t>
        </w:r>
      </w:ins>
      <w:hyperlink r:id="rId58">
        <w:ins w:id="1216" w:author="PR Preview" w:date="2026-01-01T00:00:00Z">
          <w:r>
            <w:rPr>
              <w:rStyle w:val="Hyperlink"/>
            </w:rPr>
            <w:t xml:space="preserve">Wikipedia: Cantor’s diagonal argument</w:t>
          </w:r>
        </w:ins>
      </w:hyperlink>
      <w:ins w:id="1217" w:author="PR Preview" w:date="2026-01-01T00:00:00Z">
        <w:r>
          <w:t xml:space="preserve">).</w:t>
        </w:r>
      </w:ins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One way to choose the</w:t>
        </w:r>
      </w:ins>
      <w:ins w:id="1220" w:author="PR Preview" w:date="2026-01-01T00:00:00Z">
        <w:r>
          <w:t xml:space="preserve"> </w:t>
        </w:r>
      </w:ins>
      <m:oMath>
        <m:r>
          <m:t>n</m:t>
        </m:r>
      </m:oMath>
      <w:ins w:id="1221" w:author="PR Preview" w:date="2026-01-01T00:00:00Z">
        <w:r>
          <w:t xml:space="preserve">th digit is to use</w:t>
        </w:r>
      </w:ins>
      <w:ins w:id="1222" w:author="PR Preview" w:date="2026-01-01T00:00:00Z">
        <w:r>
          <w:t xml:space="preserve"> </w:t>
        </w:r>
      </w:ins>
      <m:oMath>
        <m:r>
          <m:t>5</m:t>
        </m:r>
      </m:oMath>
      <w:ins w:id="1223" w:author="PR Preview" w:date="2026-01-01T00:00:00Z">
        <w:r>
          <w:t xml:space="preserve">,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unless the</w:t>
        </w:r>
      </w:ins>
      <w:ins w:id="1226" w:author="PR Preview" w:date="2026-01-01T00:00:00Z">
        <w:r>
          <w:t xml:space="preserve"> </w:t>
        </w:r>
      </w:ins>
      <m:oMath>
        <m:r>
          <m:t>n</m:t>
        </m:r>
      </m:oMath>
      <w:ins w:id="1227" w:author="PR Preview" w:date="2026-01-01T00:00:00Z">
        <w:r>
          <w:t xml:space="preserve">th number’s</w:t>
        </w:r>
      </w:ins>
      <w:ins w:id="1228" w:author="PR Preview" w:date="2026-01-01T00:00:00Z">
        <w:r>
          <w:t xml:space="preserve"> </w:t>
        </w:r>
      </w:ins>
      <m:oMath>
        <m:r>
          <m:t>n</m:t>
        </m:r>
      </m:oMath>
      <w:ins w:id="1229" w:author="PR Preview" w:date="2026-01-01T00:00:00Z">
        <w:r>
          <w:t xml:space="preserve">th digit is</w:t>
        </w:r>
      </w:ins>
      <w:ins w:id="1230" w:author="PR Preview" w:date="2026-01-01T00:00:00Z">
        <w:r>
          <w:t xml:space="preserve"> </w:t>
        </w:r>
      </w:ins>
      <m:oMath>
        <m:r>
          <m:t>5</m:t>
        </m:r>
      </m:oMath>
      <w:ins w:id="1231" w:author="PR Preview" w:date="2026-01-01T00:00:00Z">
        <w:r>
          <w:t xml:space="preserve">, in which case use</w:t>
        </w:r>
      </w:ins>
      <w:ins w:id="1232" w:author="PR Preview" w:date="2026-01-01T00:00:00Z">
        <w:r>
          <w:t xml:space="preserve"> </w:t>
        </w:r>
      </w:ins>
      <m:oMath>
        <m:r>
          <m:t>4</m:t>
        </m:r>
      </m:oMath>
      <w:ins w:id="1233" w:author="PR Preview" w:date="2026-01-01T00:00:00Z">
        <w:r>
          <w:t xml:space="preserve">.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For example, if the sequence starts</w:t>
        </w:r>
      </w:ins>
      <w:ins w:id="1236" w:author="PR Preview" w:date="2026-01-01T00:00:00Z">
        <w:r>
          <w:t xml:space="preserve"> </w:t>
        </w:r>
      </w:ins>
      <m:oMath>
        <m:r>
          <m:t>0.1234</m:t>
        </m:r>
        <m:r>
          <m:rPr>
            <m:sty m:val="p"/>
          </m:rPr>
          <m:t>…</m:t>
        </m:r>
      </m:oMath>
      <w:ins w:id="1237" w:author="PR Preview" w:date="2026-01-01T00:00:00Z">
        <w:r>
          <w:t xml:space="preserve">,</w:t>
        </w:r>
      </w:ins>
      <w:ins w:id="1238" w:author="PR Preview" w:date="2026-01-01T00:00:00Z">
        <w:r>
          <w:t xml:space="preserve"> </w:t>
        </w:r>
      </w:ins>
      <m:oMath>
        <m:r>
          <m:t>0.3579</m:t>
        </m:r>
        <m:r>
          <m:rPr>
            <m:sty m:val="p"/>
          </m:rPr>
          <m:t>…</m:t>
        </m:r>
      </m:oMath>
      <w:ins w:id="1239" w:author="PR Preview" w:date="2026-01-01T00:00:00Z">
        <w:r>
          <w:t xml:space="preserve">,</w:t>
        </w:r>
      </w:ins>
      <w:ins w:id="1240" w:author="PR Preview" w:date="2026-01-01T00:00:00Z">
        <w:r>
          <w:t xml:space="preserve"> </w:t>
        </w:r>
      </w:ins>
      <m:oMath>
        <m:r>
          <m:t>0.2468</m:t>
        </m:r>
        <m:r>
          <m:rPr>
            <m:sty m:val="p"/>
          </m:rPr>
          <m:t>…</m:t>
        </m:r>
      </m:oMath>
      <w:ins w:id="1241" w:author="PR Preview" w:date="2026-01-01T00:00:00Z">
        <w:r>
          <w:t xml:space="preserve">,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the diagonal digits are</w:t>
        </w:r>
      </w:ins>
      <w:ins w:id="1244" w:author="PR Preview" w:date="2026-01-01T00:00:00Z">
        <w:r>
          <w:t xml:space="preserve"> </w:t>
        </w:r>
      </w:ins>
      <m:oMath>
        <m:r>
          <m:t>1</m:t>
        </m:r>
      </m:oMath>
      <w:ins w:id="1245" w:author="PR Preview" w:date="2026-01-01T00:00:00Z">
        <w:r>
          <w:t xml:space="preserve">,</w:t>
        </w:r>
      </w:ins>
      <w:ins w:id="1246" w:author="PR Preview" w:date="2026-01-01T00:00:00Z">
        <w:r>
          <w:t xml:space="preserve"> </w:t>
        </w:r>
      </w:ins>
      <m:oMath>
        <m:r>
          <m:t>5</m:t>
        </m:r>
      </m:oMath>
      <w:ins w:id="1247" w:author="PR Preview" w:date="2026-01-01T00:00:00Z">
        <w:r>
          <w:t xml:space="preserve">, and</w:t>
        </w:r>
      </w:ins>
      <w:ins w:id="1248" w:author="PR Preview" w:date="2026-01-01T00:00:00Z">
        <w:r>
          <w:t xml:space="preserve"> </w:t>
        </w:r>
      </w:ins>
      <m:oMath>
        <m:r>
          <m:t>6</m:t>
        </m:r>
      </m:oMath>
      <w:ins w:id="1249" w:author="PR Preview" w:date="2026-01-01T00:00:00Z">
        <w:r>
          <w:t xml:space="preserve">,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so the new number starts</w:t>
        </w:r>
      </w:ins>
      <w:ins w:id="1252" w:author="PR Preview" w:date="2026-01-01T00:00:00Z">
        <w:r>
          <w:t xml:space="preserve"> </w:t>
        </w:r>
      </w:ins>
      <m:oMath>
        <m:r>
          <m:t>0.545</m:t>
        </m:r>
        <m:r>
          <m:rPr>
            <m:sty m:val="p"/>
          </m:rPr>
          <m:t>…</m:t>
        </m:r>
      </m:oMath>
      <w:ins w:id="1253" w:author="PR Preview" w:date="2026-01-01T00:00:00Z">
        <w:r>
          <w:t xml:space="preserve">,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which differs from the first number in the first digit,</w:t>
        </w:r>
      </w:ins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from the second in the second digit,</w:t>
        </w:r>
      </w:ins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and from the third in the third digit.</w:t>
        </w:r>
      </w:ins>
    </w:p>
    <w:bookmarkEnd w:id="59"/>
    <w:bookmarkEnd w:id="60"/>
    <w:bookmarkStart w:id="64" w:name="references"/>
    <w:p>
      <w:pPr>
        <w:pStyle w:val="Heading2"/>
      </w:pPr>
      <w:ins w:id="1260" w:author="PR Preview" w:date="2026-01-01T00:00:00Z">
        <w:r>
          <w:t xml:space="preserve">References</w:t>
        </w:r>
      </w:ins>
    </w:p>
    <w:bookmarkStart w:id="63" w:name="refs"/>
    <w:bookmarkStart w:id="62" w:name="ref-halmos1974naive"/>
    <w:p>
      <w:pPr>
        <w:pStyle w:val="Bibliography"/>
      </w:pPr>
      <w:ins w:id="1261" w:author="PR Preview" w:date="2026-01-01T00:00:00Z">
        <w:r>
          <w:t xml:space="preserve">Halmos, Paul R. 1974.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rPr>
            <w:i/>
            <w:iCs/>
          </w:rPr>
          <w:t xml:space="preserve">Naive Set Theory</w:t>
        </w:r>
      </w:ins>
      <w:ins w:id="1264" w:author="PR Preview" w:date="2026-01-01T00:00:00Z">
        <w:r>
          <w:t xml:space="preserve">. Undergraduate Texts in Mathematics. Springer.</w:t>
        </w:r>
      </w:ins>
      <w:ins w:id="1265" w:author="PR Preview" w:date="2026-01-01T00:00:00Z">
        <w:r>
          <w:t xml:space="preserve"> </w:t>
        </w:r>
      </w:ins>
      <w:hyperlink r:id="rId61">
        <w:ins w:id="1266" w:author="PR Preview" w:date="2026-01-01T00:00:00Z">
          <w:r>
            <w:rPr>
              <w:rStyle w:val="Hyperlink"/>
            </w:rPr>
            <w:t xml:space="preserve">https://doi.org/10.1007/978-1-4757-1645-0</w:t>
          </w:r>
        </w:ins>
      </w:hyperlink>
      <w:ins w:id="1267" w:author="PR Preview" w:date="2026-01-01T00:00:00Z">
        <w:r>
          <w:t xml:space="preserve">.</w:t>
        </w:r>
      </w:ins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2026-10-16T03:04:01Z</dcterms:created>
  <dcterms:modified xsi:type="dcterms:W3CDTF">2026-10-16T03:04:01Z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