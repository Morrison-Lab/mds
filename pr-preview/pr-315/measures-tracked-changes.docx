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Measures</w:t>
      </w:r>
    </w:p>
    <w:p>
      <w:pPr>
        <w:pStyle w:val="Date"/>
      </w:pPr>
      <w:del w:id="1" w:author="PR Preview" w:date="2026-01-01T00:00:00Z">
        <w:r>
          <w:delText xml:space="preserve">Last modified: 2026-10-15 13:39:21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14:00:34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 measure assigns a size to each set in a</w:t>
      </w:r>
      <w:r>
        <w:t xml:space="preserve"> </w:t>
      </w:r>
      <w:hyperlink r:id="rId9">
        <w:r>
          <w:rPr>
            <w:rStyle w:val="Hyperlink"/>
          </w:rPr>
          <w:t xml:space="preserve">collection of sets</w:t>
        </w:r>
      </w:hyperlink>
      <w:r>
        <w:t xml:space="preserve">:</w:t>
      </w:r>
      <w:r>
        <w:t xml:space="preserve"> </w:t>
      </w:r>
      <w:r>
        <w:t xml:space="preserve">how many elements it has, how long it is, or how likely it is.</w:t>
      </w:r>
      <w:r>
        <w:t xml:space="preserve"> </w:t>
      </w:r>
      <w:r>
        <w:t xml:space="preserve">This page builds measures from</w:t>
      </w:r>
      <w:r>
        <w:t xml:space="preserve"> </w:t>
      </w:r>
      <m:oMath>
        <m:r>
          <m:t>σ</m:t>
        </m:r>
      </m:oMath>
      <w:r>
        <w:t xml:space="preserve">-algebras and additivity,</w:t>
      </w:r>
      <w:r>
        <w:t xml:space="preserve"> </w:t>
      </w:r>
      <w:r>
        <w:t xml:space="preserve">using the</w:t>
      </w:r>
      <w:r>
        <w:t xml:space="preserve"> </w:t>
      </w:r>
      <w:hyperlink r:id="rId10">
        <w:r>
          <w:rPr>
            <w:rStyle w:val="Hyperlink"/>
          </w:rPr>
          <w:t xml:space="preserve">sets and functions</w:t>
        </w:r>
      </w:hyperlink>
      <w:r>
        <w:t xml:space="preserve"> </w:t>
      </w:r>
      <w:r>
        <w:t xml:space="preserve">page’s definitions.</w:t>
      </w:r>
      <w:r>
        <w:t xml:space="preserve"> </w:t>
      </w:r>
      <w:r>
        <w:t xml:space="preserve">One kind of measure, the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is the starting point of the Morrison Lab’s probability notes</w:t>
      </w:r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probability measure</w:t>
        </w:r>
      </w:hyperlink>
      <w:r>
        <w:t xml:space="preserve">).</w:t>
      </w:r>
    </w:p>
    <w:bookmarkStart w:id="39" w:name="sigma-algebras"/>
    <w:p>
      <w:pPr>
        <w:pStyle w:val="Heading2"/>
      </w:pPr>
      <w:r>
        <w:t xml:space="preserve">1</w:t>
      </w:r>
      <w:r>
        <w:t xml:space="preserve"> </w:t>
      </w:r>
      <m:oMath>
        <m:r>
          <m:t>σ</m:t>
        </m:r>
      </m:oMath>
      <w:r>
        <w:t xml:space="preserve">-algebras</w:t>
      </w:r>
    </w:p>
    <w:bookmarkStart w:id="15" w:name="def-sigma-algebra"/>
    <w:p>
      <w:pPr>
        <w:pStyle w:val="FirstParagraph"/>
      </w:pPr>
      <w:r>
        <w:rPr>
          <w:b/>
          <w:bCs/>
        </w:rPr>
        <w:t xml:space="preserve">Definition 1 (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w:hyperlink r:id="rId12">
        <w:r>
          <w:rPr>
            <w:rStyle w:val="Hyperlink"/>
          </w:rPr>
          <w:t xml:space="preserve">subsets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itself.</w:t>
      </w:r>
    </w:p>
    <w:p>
      <w:pPr>
        <w:pStyle w:val="Compact"/>
        <w:numPr>
          <w:ilvl w:val="0"/>
          <w:numId w:val="1001"/>
        </w:numPr>
      </w:pP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its</w:t>
      </w:r>
      <w:r>
        <w:t xml:space="preserve"> </w:t>
      </w:r>
      <w:hyperlink r:id="rId13">
        <w:r>
          <w:rPr>
            <w:rStyle w:val="Hyperlink"/>
          </w:rPr>
          <w:t xml:space="preserve">complement</w:t>
        </w:r>
      </w:hyperlink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 each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5"/>
    <w:bookmarkStart w:id="17" w:name="rem-sigma-field"/>
    <w:p>
      <w:pPr>
        <w:pStyle w:val="FirstParagraph"/>
      </w:pPr>
      <w:r>
        <w:rPr>
          <w:i/>
          <w:iCs/>
        </w:rPr>
        <w:t xml:space="preserve">Remark 1</w:t>
      </w:r>
      <w:r>
        <w:t xml:space="preserve"> (</w:t>
      </w:r>
      <m:oMath>
        <m:r>
          <m:t>σ</m:t>
        </m:r>
      </m:oMath>
      <w:r>
        <w:t xml:space="preserve">-field). </w:t>
      </w:r>
      <w:r>
        <w:t xml:space="preserve">Other sources call a</w:t>
      </w:r>
      <w:r>
        <w:t xml:space="preserve"> </w:t>
      </w:r>
      <m:oMath>
        <m:r>
          <m:t>σ</m:t>
        </m:r>
      </m:oMath>
      <w:r>
        <w:t xml:space="preserve">-algebra a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-field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Wikipedia: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r>
        <w:t xml:space="preserve">Billingsley (1995)</w:t>
      </w:r>
      <w:r>
        <w:t xml:space="preserve"> </w:t>
      </w:r>
      <w:r>
        <w:t xml:space="preserve">uses</w:t>
      </w:r>
      <w:r>
        <w:t xml:space="preserve"> </w:t>
      </w:r>
      <w:r>
        <w:t xml:space="preserve">“</w:t>
      </w:r>
      <m:oMath>
        <m:r>
          <m:t>σ</m:t>
        </m:r>
      </m:oMath>
      <w:r>
        <w:t xml:space="preserve">-field”</w:t>
      </w:r>
      <w:r>
        <w:t xml:space="preserve">.</w:t>
      </w:r>
      <w:r>
        <w:t xml:space="preserve"> </w:t>
      </w:r>
      <w:r>
        <w:t xml:space="preserve">The two names mean the same thing.</w:t>
      </w:r>
      <w:r>
        <w:t xml:space="preserve"> </w:t>
      </w:r>
      <w:r>
        <w:t xml:space="preserve">Casella and Berger call it a</w:t>
      </w:r>
      <w:r>
        <w:t xml:space="preserve"> </w:t>
      </w:r>
      <w:r>
        <w:rPr>
          <w:b/>
          <w:bCs/>
        </w:rPr>
        <w:t xml:space="preserve">Borel field</w:t>
      </w:r>
      <w:r>
        <w:t xml:space="preserve"> </w:t>
      </w:r>
      <w:r>
        <w:t xml:space="preserve">(Casella and Berger 2002, Def. 1.2.1)</w:t>
      </w:r>
      <w:r>
        <w:t xml:space="preserve">.</w:t>
      </w:r>
      <w:r>
        <w:t xml:space="preserve"> </w:t>
      </w:r>
      <w:r>
        <w:t xml:space="preserve">That is a different use of</w:t>
      </w:r>
      <w:r>
        <w:t xml:space="preserve"> </w:t>
      </w:r>
      <w:r>
        <w:t xml:space="preserve">“Borel”</w:t>
      </w:r>
      <w:r>
        <w:t xml:space="preserve"> </w:t>
      </w:r>
      <w:r>
        <w:t xml:space="preserve">from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one particular</w:t>
      </w:r>
      <w:r>
        <w:t xml:space="preserve"> </w:t>
      </w:r>
      <m:oMath>
        <m:r>
          <m:t>σ</m:t>
        </m:r>
      </m:oMath>
      <w:r>
        <w:t xml:space="preserve">-algebra.</w:t>
      </w:r>
    </w:p>
    <w:bookmarkEnd w:id="17"/>
    <w:bookmarkStart w:id="19" w:name="exm-sigma-algebra"/>
    <w:p>
      <w:pPr>
        <w:pStyle w:val="BodyText"/>
      </w:pPr>
      <w:r>
        <w:rPr>
          <w:b/>
          <w:bCs/>
        </w:rPr>
        <w:t xml:space="preserve">Example 1 (</w:t>
      </w:r>
      <m:oMath>
        <m:r>
          <m:t>σ</m:t>
        </m:r>
      </m:oMath>
      <w:r>
        <w:rPr>
          <w:b/>
          <w:bCs/>
        </w:rPr>
        <w:t xml:space="preserve">-algebras for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since complements and unions of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are again subsets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So is the smaller collection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D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which contains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the complement of each of its sets,</w:t>
      </w:r>
      <w:r>
        <w:t xml:space="preserve"> </w:t>
      </w:r>
      <w:r>
        <w:t xml:space="preserve">and every union of its sets: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9"/>
    <w:bookmarkStart w:id="20" w:name="exm-not-sigma-algebra"/>
    <w:p>
      <w:pPr>
        <w:pStyle w:val="BodyText"/>
      </w:pPr>
      <w:r>
        <w:rPr>
          <w:b/>
          <w:bCs/>
        </w:rPr>
        <w:t xml:space="preserve">Example 2 (A collection that is not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not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but not its complement</w:t>
      </w:r>
      <w:r>
        <w:t xml:space="preserve"> </w:t>
      </w:r>
      <m:oMath>
        <m:r>
          <m:t>D</m:t>
        </m:r>
        <m:r>
          <m:rPr>
            <m:sty m:val="p"/>
          </m:rPr>
          <m:t>\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losed-under"/>
    <w:p>
      <w:pPr>
        <w:pStyle w:val="BodyText"/>
      </w:pPr>
      <w:r>
        <w:rPr>
          <w:b/>
          <w:bCs/>
        </w:rPr>
        <w:t xml:space="preserve">Definition 2 (Closed under an operation (closure))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closed under</w:t>
      </w:r>
      <w:r>
        <w:t xml:space="preserve"> </w:t>
      </w:r>
      <w:r>
        <w:t xml:space="preserve">an operation,</w:t>
      </w:r>
      <w:r>
        <w:t xml:space="preserve"> </w:t>
      </w:r>
      <w:r>
        <w:t xml:space="preserve">such as addition of numbers or union of sets,</w:t>
      </w:r>
      <w:r>
        <w:t xml:space="preserve"> </w:t>
      </w:r>
      <w:r>
        <w:t xml:space="preserve">if applying the operation to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always gives an element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This property is called</w:t>
      </w:r>
      <w:r>
        <w:t xml:space="preserve"> </w:t>
      </w:r>
      <w:r>
        <w:rPr>
          <w:b/>
          <w:bCs/>
        </w:rPr>
        <w:t xml:space="preserve">closure</w:t>
      </w:r>
      <w:r>
        <w:t xml:space="preserve"> </w:t>
      </w:r>
      <w:r>
        <w:t xml:space="preserve">under the operation.</w:t>
      </w:r>
    </w:p>
    <w:bookmarkEnd w:id="21"/>
    <w:bookmarkStart w:id="23" w:name="exm-closed-under"/>
    <w:p>
      <w:pPr>
        <w:pStyle w:val="BodyText"/>
      </w:pPr>
      <w:r>
        <w:rPr>
          <w:b/>
          <w:bCs/>
        </w:rPr>
        <w:t xml:space="preserve">Example 3 (Closed and not closed)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integers are closed under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is even, and</w:t>
      </w:r>
      <w:r>
        <w:t xml:space="preserve"> </w:t>
      </w:r>
      <m:oMath>
        <m:r>
          <m:t>2</m:t>
        </m:r>
        <m:r>
          <m:t>m</m:t>
        </m:r>
        <m:r>
          <m:rPr>
            <m:sty m:val="p"/>
          </m:rPr>
          <m:t>+</m:t>
        </m:r>
        <m:r>
          <m:t>2</m:t>
        </m:r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even for all integers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odd integers are not closed under addition: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are odd, but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 even.</w:t>
      </w:r>
    </w:p>
    <w:p>
      <w:pPr>
        <w:pStyle w:val="Compact"/>
        <w:numPr>
          <w:ilvl w:val="0"/>
          <w:numId w:val="1002"/>
        </w:numPr>
      </w:pPr>
      <w:r>
        <w:t xml:space="preserve">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closed under complements 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and under unions of sequences of its sets,</w:t>
      </w:r>
      <w:r>
        <w:t xml:space="preserve"> </w:t>
      </w:r>
      <w:r>
        <w:t xml:space="preserve">because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requires both.</w:t>
      </w:r>
      <w:r>
        <w:t xml:space="preserve"> </w:t>
      </w:r>
      <w:r>
        <w:t xml:space="preserve">The collection in</w:t>
      </w:r>
      <w:r>
        <w:t xml:space="preserve"> </w:t>
      </w:r>
      <w:hyperlink w:anchor="exm-not-sigma-algebra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not closed under complements.</w:t>
      </w:r>
    </w:p>
    <w:bookmarkEnd w:id="23"/>
    <w:bookmarkStart w:id="26" w:name="thm-sigma-algebra-closure"/>
    <w:p>
      <w:pPr>
        <w:pStyle w:val="FirstParagraph"/>
      </w:pPr>
      <w:r>
        <w:rPr>
          <w:b/>
          <w:bCs/>
        </w:rPr>
        <w:t xml:space="preserve">Theorem 1 (Closure properties of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contains: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empty set</w:t>
        </w:r>
      </w:hyperlink>
      <w:r>
        <w:t xml:space="preserve"> </w:t>
      </w:r>
      <m:oMath>
        <m:r>
          <m:rPr>
            <m:sty m:val="p"/>
          </m:rPr>
          <m:t>∅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union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any</w:t>
      </w:r>
      <w:r>
        <w:t xml:space="preserve"> </w:t>
      </w:r>
      <w:hyperlink r:id="rId25">
        <w:r>
          <w:rPr>
            <w:rStyle w:val="Hyperlink"/>
          </w:rPr>
          <w:t xml:space="preserve">finitely many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 intersection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any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w:hyperlink w:anchor="def-closed-under">
        <w:r>
          <w:rPr>
            <w:rStyle w:val="Hyperlink"/>
          </w:rPr>
          <w:t xml:space="preserve">closed under</w:t>
        </w:r>
      </w:hyperlink>
      <w:r>
        <w:t xml:space="preserve"> </w:t>
      </w:r>
      <w:r>
        <w:t xml:space="preserve">finite unions</w:t>
      </w:r>
      <w:r>
        <w:t xml:space="preserve"> </w:t>
      </w:r>
      <w:r>
        <w:t xml:space="preserve">and under intersections of sequences of its sets.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Empty set.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contains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S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Finite unions.</w:t>
      </w:r>
      <w:r>
        <w:t xml:space="preserve"> </w:t>
      </w:r>
      <w:r>
        <w:t xml:space="preserve">Extend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to a sequence</w:t>
      </w:r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w:r>
        <w:t xml:space="preserve">each of these sets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by the first part.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union with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adds no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union rule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Countable intersections.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subset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an element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outside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exactly when it is in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r:id="rId27">
        <w:r>
          <w:rPr>
            <w:rStyle w:val="Hyperlink"/>
          </w:rPr>
          <w:t xml:space="preserve">De Morgan’s laws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 Morgan’s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Upp>
                    <m:e>
                      <m:r>
                        <m:rPr>
                          <m:sty m:val="p"/>
                        </m:rPr>
                        <m:t>⋂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rule,</w:t>
      </w:r>
      <w:r>
        <w:t xml:space="preserve"> </w:t>
      </w:r>
      <w:r>
        <w:t xml:space="preserve">so their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union rule,</w:t>
      </w:r>
      <w:r>
        <w:t xml:space="preserve"> </w:t>
      </w:r>
      <w:r>
        <w:t xml:space="preserve">and the complement of that union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by the complement rule again.</w:t>
      </w:r>
    </w:p>
    <w:bookmarkStart w:id="28" w:name="thm-power-set-sigma-algebra"/>
    <w:p>
      <w:pPr>
        <w:pStyle w:val="BodyText"/>
      </w:pPr>
      <w:r>
        <w:rPr>
          <w:b/>
          <w:bCs/>
        </w:rPr>
        <w:t xml:space="preserve">Theorem 2 (All subsets form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any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4"/>
        </w:numPr>
      </w:pPr>
      <m:oMath>
        <m:r>
          <m:t>S</m:t>
        </m:r>
      </m:oMath>
      <w:r>
        <w:t xml:space="preserve"> </w:t>
      </w:r>
      <w:r>
        <w:t xml:space="preserve">is a subset of itself.</w:t>
      </w:r>
    </w:p>
    <w:p>
      <w:pPr>
        <w:pStyle w:val="Compact"/>
        <w:numPr>
          <w:ilvl w:val="0"/>
          <w:numId w:val="1004"/>
        </w:numPr>
      </w:pPr>
      <w:r>
        <w:t xml:space="preserve">For each subset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contains only elements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 it is a subset of</w:t>
      </w:r>
      <w:r>
        <w:t xml:space="preserve"> </w:t>
      </w:r>
      <m:oMath>
        <m:r>
          <m:t>S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For each sequence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subsets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every element of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some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so in</w:t>
      </w:r>
      <w:r>
        <w:t xml:space="preserve"> </w:t>
      </w:r>
      <m:oMath>
        <m:r>
          <m:t>S</m:t>
        </m:r>
      </m:oMath>
      <w:r>
        <w:t xml:space="preserve">;</w:t>
      </w:r>
      <w:r>
        <w:t xml:space="preserve"> </w:t>
      </w:r>
      <w:r>
        <w:t xml:space="preserve">the union is a subset of</w:t>
      </w:r>
      <w:r>
        <w:t xml:space="preserve"> </w:t>
      </w:r>
      <m:oMath>
        <m:r>
          <m:t>S</m:t>
        </m:r>
      </m:oMath>
      <w:r>
        <w:t xml:space="preserve">.</w:t>
      </w:r>
    </w:p>
    <w:bookmarkStart w:id="30" w:name="thm-sigma-algebra-intersection"/>
    <w:p>
      <w:pPr>
        <w:pStyle w:val="FirstParagraph"/>
      </w:pPr>
      <w:r>
        <w:rPr>
          <w:b/>
          <w:bCs/>
        </w:rPr>
        <w:t xml:space="preserve">Theorem 3 (An intersection of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 is a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 a nonempty set of indices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 their</w:t>
      </w:r>
      <w:r>
        <w:t xml:space="preserve"> </w:t>
      </w:r>
      <w:hyperlink r:id="rId29">
        <w:r>
          <w:rPr>
            <w:rStyle w:val="Hyperlink"/>
          </w:rPr>
          <w:t xml:space="preserve">intersection</w:t>
        </w:r>
      </w:hyperlink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j</m:t>
            </m:r>
            <m:r>
              <m:rPr>
                <m:sty m:val="p"/>
              </m:rPr>
              <m:t>∈</m:t>
            </m:r>
            <m:r>
              <m:t>J</m:t>
            </m:r>
          </m:sub>
        </m:sSub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collection of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 condition of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5"/>
        </w:numPr>
      </w:pPr>
      <m:oMath>
        <m:r>
          <m:t>S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the intersection, 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its complement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in the intersection, then they are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their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in every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and so it is in the intersection.</w:t>
      </w:r>
    </w:p>
    <w:bookmarkStart w:id="31" w:name="def-generated-sigma-algebra"/>
    <w:p>
      <w:pPr>
        <w:pStyle w:val="FirstParagraph"/>
      </w:pPr>
      <w:r>
        <w:rPr>
          <w:b/>
          <w:bCs/>
        </w:rPr>
        <w:t xml:space="preserve">Definition 3 (</w:t>
      </w:r>
      <m:oMath>
        <m:r>
          <m:t>σ</m:t>
        </m:r>
      </m:oMath>
      <w:r>
        <w:rPr>
          <w:b/>
          <w:bCs/>
        </w:rPr>
        <w:t xml:space="preserve">-algebra generated by a collection)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collection</w:t>
        </w:r>
      </w:hyperlink>
      <w:r>
        <w:t xml:space="preserve"> </w:t>
      </w:r>
      <w:r>
        <w:t xml:space="preserve">of subsets 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intersection of all the</w:t>
      </w:r>
      <w:r>
        <w:t xml:space="preserve"> </w:t>
      </w:r>
      <m:oMath>
        <m:r>
          <m:t>σ</m:t>
        </m:r>
      </m:oMath>
      <w:r>
        <w:t xml:space="preserve">-algebras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1"/>
    <w:bookmarkStart w:id="32" w:name="rem-generated-sigma-algebra-smallest"/>
    <w:p>
      <w:pPr>
        <w:pStyle w:val="BodyText"/>
      </w:pPr>
      <w:r>
        <w:rPr>
          <w:i/>
          <w:iCs/>
        </w:rPr>
        <w:t xml:space="preserve">Remark 2</w:t>
      </w:r>
      <w:r>
        <w:t xml:space="preserve"> (The smallest</w:t>
      </w:r>
      <w:r>
        <w:t xml:space="preserve"> </w:t>
      </w:r>
      <m:oMath>
        <m:r>
          <m:t>σ</m:t>
        </m:r>
      </m:oMath>
      <w:r>
        <w:t xml:space="preserve">-algebra containing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).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σ</m:t>
        </m:r>
      </m:oMath>
      <w:r>
        <w:t xml:space="preserve">-algebra by</w:t>
      </w:r>
      <w:r>
        <w:t xml:space="preserve"> </w:t>
      </w:r>
      <w:hyperlink w:anchor="thm-sigma-algebra-intersection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(the collection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one of the</w:t>
      </w:r>
      <w:r>
        <w:t xml:space="preserve"> </w:t>
      </w:r>
      <m:oMath>
        <m:r>
          <m:t>σ</m:t>
        </m:r>
      </m:oMath>
      <w:r>
        <w:t xml:space="preserve">-algebras intersected,</w:t>
      </w:r>
      <w:r>
        <w:t xml:space="preserve"> </w:t>
      </w:r>
      <w:r>
        <w:t xml:space="preserve">by</w:t>
      </w:r>
      <w:r>
        <w:t xml:space="preserve"> 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, so there is at least one).</w:t>
      </w:r>
      <w:r>
        <w:t xml:space="preserve"> </w:t>
      </w:r>
      <w:r>
        <w:t xml:space="preserve">It contains every set in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,</w:t>
      </w:r>
      <w:r>
        <w:t xml:space="preserve"> </w:t>
      </w:r>
      <w:r>
        <w:t xml:space="preserve">and it is contained in every other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does,</w:t>
      </w:r>
      <w:r>
        <w:t xml:space="preserve"> </w:t>
      </w:r>
      <w:r>
        <w:t xml:space="preserve">so it is the smallest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.</w:t>
      </w:r>
    </w:p>
    <w:bookmarkEnd w:id="32"/>
    <w:bookmarkStart w:id="33" w:name="exm-generated-sigma-algebra"/>
    <w:p>
      <w:pPr>
        <w:pStyle w:val="BodyText"/>
      </w:pPr>
      <w:r>
        <w:rPr>
          <w:b/>
          <w:bCs/>
        </w:rPr>
        <w:t xml:space="preserve">Example 4 (The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 generated by the even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that contains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must also contain</w:t>
      </w:r>
      <w:r>
        <w:t xml:space="preserve"> </w:t>
      </w:r>
      <m:oMath>
        <m:r>
          <m:t>D</m:t>
        </m:r>
      </m:oMath>
      <w:r>
        <w:t xml:space="preserve">, the complement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is already a</w:t>
      </w:r>
      <w:r>
        <w:t xml:space="preserve"> </w:t>
      </w:r>
      <m:oMath>
        <m:r>
          <m:t>σ</m:t>
        </m:r>
      </m:oMath>
      <w:r>
        <w:t xml:space="preserve">-algebra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r>
          <m:t>σ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</m:e>
        </m:d>
        <m:r>
          <m:t>​</m:t>
        </m:r>
      </m:oMath>
      <w:r>
        <w:t xml:space="preserve">.</w:t>
      </w:r>
    </w:p>
    <w:bookmarkEnd w:id="33"/>
    <w:bookmarkStart w:id="35" w:name="def-borel-sigma-algebra"/>
    <w:p>
      <w:pPr>
        <w:pStyle w:val="BodyText"/>
      </w:pPr>
      <w:r>
        <w:rPr>
          <w:b/>
          <w:bCs/>
        </w:rPr>
        <w:t xml:space="preserve">Definition 4 (Borel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Borel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generated by (</w:t>
      </w:r>
      <w:hyperlink w:anchor="def-generated-sigma-algebra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the collection of all</w:t>
      </w:r>
      <w:r>
        <w:t xml:space="preserve"> </w:t>
      </w:r>
      <w:hyperlink r:id="rId34">
        <w:r>
          <w:rPr>
            <w:rStyle w:val="Hyperlink"/>
          </w:rPr>
          <w:t xml:space="preserve">intervals</w:t>
        </w:r>
      </w:hyperlink>
      <w:r>
        <w:t xml:space="preserve">.</w:t>
      </w:r>
      <w:r>
        <w:t xml:space="preserve"> </w:t>
      </w:r>
      <w:r>
        <w:t xml:space="preserve">Its sets are called</w:t>
      </w:r>
      <w:r>
        <w:t xml:space="preserve"> </w:t>
      </w:r>
      <w:r>
        <w:rPr>
          <w:b/>
          <w:bCs/>
        </w:rPr>
        <w:t xml:space="preserve">Borel sets</w:t>
      </w:r>
      <w:r>
        <w:t xml:space="preserve">.</w:t>
      </w:r>
    </w:p>
    <w:bookmarkEnd w:id="35"/>
    <w:bookmarkStart w:id="38" w:name="exm-borel-sigma-algebra"/>
    <w:p>
      <w:pPr>
        <w:pStyle w:val="BodyText"/>
      </w:pPr>
      <w:r>
        <w:rPr>
          <w:b/>
          <w:bCs/>
        </w:rPr>
        <w:t xml:space="preserve">Example 5 (Some Borel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w:r>
        <w:t xml:space="preserve">Every interval,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a Borel set.</w:t>
      </w:r>
    </w:p>
    <w:p>
      <w:pPr>
        <w:pStyle w:val="Compact"/>
        <w:numPr>
          <w:ilvl w:val="0"/>
          <w:numId w:val="1006"/>
        </w:numPr>
      </w:pPr>
      <w:r>
        <w:t xml:space="preserve">A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an interval, so it is a Borel set.</w:t>
      </w:r>
    </w:p>
    <w:p>
      <w:pPr>
        <w:pStyle w:val="Compact"/>
        <w:numPr>
          <w:ilvl w:val="0"/>
          <w:numId w:val="1006"/>
        </w:numPr>
      </w:pPr>
      <w:r>
        <w:t xml:space="preserve">The</w:t>
      </w:r>
      <w:r>
        <w:t xml:space="preserve"> </w:t>
      </w:r>
      <w:hyperlink r:id="rId36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a Borel set:</w:t>
      </w:r>
      <w:r>
        <w:t xml:space="preserve"> </w:t>
      </w:r>
      <w:r>
        <w:t xml:space="preserve">they are the union of the sequence of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countable and uncountable sets</w:t>
        </w:r>
      </w:hyperlink>
      <w:r>
        <w:t xml:space="preserve"> </w:t>
      </w:r>
      <w:r>
        <w:t xml:space="preserve">lists them this way),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that union by</w:t>
      </w:r>
      <w:r>
        <w:t xml:space="preserve"> </w:t>
      </w:r>
      <w:hyperlink w:anchor="def-sigma-algebra">
        <w:r>
          <w:rPr>
            <w:rStyle w:val="Hyperlink"/>
          </w:rPr>
          <w:t xml:space="preserve">Definition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The complement</w:t>
      </w:r>
      <w:r>
        <w:t xml:space="preserve"> </w:t>
      </w:r>
      <m:oMath>
        <m:r>
          <m:rPr>
            <m:scr m:val="double-struck"/>
            <m:sty m:val="p"/>
          </m:rPr>
          <m:t>R</m:t>
        </m:r>
        <m:r>
          <m:rPr>
            <m:sty m:val="p"/>
          </m:rPr>
          <m:t>\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Borel set,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contains the complement of each of its sets.</w:t>
      </w:r>
    </w:p>
    <w:bookmarkEnd w:id="38"/>
    <w:bookmarkEnd w:id="39"/>
    <w:bookmarkStart w:id="42" w:name="pairwise-disjoint-sets"/>
    <w:p>
      <w:pPr>
        <w:pStyle w:val="Heading2"/>
      </w:pPr>
      <w:r>
        <w:t xml:space="preserve">2 Pairwise disjoint sets</w:t>
      </w:r>
    </w:p>
    <w:bookmarkStart w:id="40" w:name="def-pairwise-disjoint"/>
    <w:p>
      <w:pPr>
        <w:pStyle w:val="FirstParagraph"/>
      </w:pPr>
      <w:r>
        <w:rPr>
          <w:b/>
          <w:bCs/>
        </w:rPr>
        <w:t xml:space="preserve">Definition 5 (Pairwise disjoint sets (disjoint, mutually disjoint))</w:t>
      </w:r>
      <w:r>
        <w:t xml:space="preserve"> </w:t>
      </w:r>
      <w:r>
        <w:t xml:space="preserve">Finitely or countably many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pairwise disjoint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disjoint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mutually disjoint</w:t>
      </w:r>
      <w:r>
        <w:t xml:space="preserve">)</w:t>
      </w:r>
      <w:r>
        <w:t xml:space="preserve"> </w:t>
      </w:r>
      <w:r>
        <w:t xml:space="preserve">when no two of them share an element: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∩</m:t>
          </m:r>
          <m:sSub>
            <m:e>
              <m:r>
                <m:t>A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∅</m:t>
          </m:r>
          <m:r>
            <m:t> </m:t>
          </m:r>
          <m:r>
            <m:rPr>
              <m:nor/>
              <m:sty m:val="p"/>
            </m:rPr>
            <m:t>for all </m:t>
          </m:r>
          <m:r>
            <m:t>i</m:t>
          </m:r>
          <m:r>
            <m:rPr>
              <m:sty m:val="p"/>
            </m:rPr>
            <m:t>≠</m:t>
          </m:r>
          <m:r>
            <m:t>j</m:t>
          </m:r>
        </m:oMath>
      </m:oMathPara>
    </w:p>
    <w:bookmarkEnd w:id="40"/>
    <w:bookmarkStart w:id="41" w:name="exm-pairwise-disjoint"/>
    <w:p>
      <w:pPr>
        <w:pStyle w:val="FirstParagraph"/>
      </w:pPr>
      <w:r>
        <w:rPr>
          <w:b/>
          <w:bCs/>
        </w:rPr>
        <w:t xml:space="preserve">Example 6 (Low and high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disjoint:</w:t>
      </w:r>
      <w:r>
        <w:t xml:space="preserve"> </w:t>
      </w:r>
      <w:r>
        <w:t xml:space="preserve">no roll is in both.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in both.</w:t>
      </w:r>
    </w:p>
    <w:bookmarkEnd w:id="41"/>
    <w:bookmarkEnd w:id="42"/>
    <w:bookmarkStart w:id="58" w:name="infinite-sums"/>
    <w:p>
      <w:pPr>
        <w:pStyle w:val="Heading2"/>
      </w:pPr>
      <w:r>
        <w:t xml:space="preserve">3 Infinite sums</w:t>
      </w:r>
    </w:p>
    <w:bookmarkStart w:id="44" w:name="def-non-decreasing"/>
    <w:p>
      <w:pPr>
        <w:pStyle w:val="FirstParagraph"/>
      </w:pPr>
      <w:r>
        <w:rPr>
          <w:b/>
          <w:bCs/>
        </w:rPr>
        <w:t xml:space="preserve">Definition 6 (Non-decreasing sequence)</w:t>
      </w:r>
      <w:r>
        <w:t xml:space="preserve"> </w:t>
      </w:r>
      <w:r>
        <w:t xml:space="preserve">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non-decreasing</w:t>
      </w:r>
      <w:r>
        <w:t xml:space="preserve"> </w:t>
      </w:r>
      <w:r>
        <w:t xml:space="preserve">if each term is at least as large as the one before it: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</m:oMath>
      </m:oMathPara>
    </w:p>
    <w:bookmarkEnd w:id="44"/>
    <w:bookmarkStart w:id="45" w:name="exm-non-decreasing"/>
    <w:p>
      <w:pPr>
        <w:pStyle w:val="FirstParagraph"/>
      </w:pPr>
      <w:r>
        <w:rPr>
          <w:b/>
          <w:bCs/>
        </w:rPr>
        <w:t xml:space="preserve">Example 7 (Non-decreasing and not)</w:t>
      </w:r>
      <w:r>
        <w:t xml:space="preserve"> </w:t>
      </w:r>
      <w:r>
        <w:t xml:space="preserve"> 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non-decreasing:</w:t>
      </w:r>
      <w:r>
        <w:t xml:space="preserve"> </w:t>
      </w:r>
      <w:r>
        <w:t xml:space="preserve">a term may equal the one before it.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greater than every real number.</w:t>
      </w:r>
    </w:p>
    <w:p>
      <w:pPr>
        <w:numPr>
          <w:ilvl w:val="0"/>
          <w:numId w:val="1007"/>
        </w:numPr>
      </w:pP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not non-decreasing,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7" w:name="def-partial-sum"/>
    <w:p>
      <w:pPr>
        <w:pStyle w:val="FirstParagraph"/>
      </w:pPr>
      <w:r>
        <w:rPr>
          <w:b/>
          <w:bCs/>
        </w:rPr>
        <w:t xml:space="preserve">Definition 7 (Partial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real numbers or of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partial sum</w:t>
      </w:r>
      <w:r>
        <w:t xml:space="preserve"> </w:t>
      </w:r>
      <w:r>
        <w:t xml:space="preserve">is the</w:t>
      </w:r>
      <w:r>
        <w:t xml:space="preserve"> </w:t>
      </w:r>
      <w:hyperlink r:id="rId46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of its first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bookmarkEnd w:id="47"/>
    <w:bookmarkStart w:id="48" w:name="exm-partial-sum"/>
    <w:p>
      <w:pPr>
        <w:pStyle w:val="FirstParagraph"/>
      </w:pPr>
      <w:r>
        <w:rPr>
          <w:b/>
          <w:bCs/>
        </w:rPr>
        <w:t xml:space="preserve">Example 8 (Partial sums of halves)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sequence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first three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8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general,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48"/>
    <w:bookmarkStart w:id="51" w:name="def-infinite-sum"/>
    <w:p>
      <w:pPr>
        <w:pStyle w:val="BodyText"/>
      </w:pPr>
      <w:r>
        <w:rPr>
          <w:b/>
          <w:bCs/>
        </w:rPr>
        <w:t xml:space="preserve">Definition 8 (Infinite sum (series))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a sequence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infinite sum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series</w:t>
      </w:r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 the limit of the partial sums: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Here the limit is a real number</w:t>
      </w:r>
      <w:r>
        <w:t xml:space="preserve"> </w:t>
      </w:r>
      <w:r>
        <w:t xml:space="preserve">when the partial sums are real numbers that</w:t>
      </w:r>
      <w:r>
        <w:t xml:space="preserve"> </w:t>
      </w:r>
      <w:hyperlink r:id="rId49">
        <w:r>
          <w:rPr>
            <w:rStyle w:val="Hyperlink"/>
          </w:rPr>
          <w:t xml:space="preserve">converge</w:t>
        </w:r>
      </w:hyperlink>
      <w:r>
        <w:t xml:space="preserve"> </w:t>
      </w:r>
      <w:r>
        <w:t xml:space="preserve">to it,</w:t>
      </w:r>
      <w:r>
        <w:t xml:space="preserve"> </w:t>
      </w:r>
      <w:r>
        <w:t xml:space="preserve">and 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when the partial sums</w:t>
      </w:r>
      <w:r>
        <w:t xml:space="preserve"> </w:t>
      </w:r>
      <w:hyperlink r:id="rId50">
        <w:r>
          <w:rPr>
            <w:rStyle w:val="Hyperlink"/>
          </w:rPr>
          <w:t xml:space="preserve">diverge to</w:t>
        </w:r>
        <w:r>
          <w:rPr>
            <w:rStyle w:val="Hyperlink"/>
          </w:rPr>
          <w:t xml:space="preserve"> </w:t>
        </w:r>
        <m:oMath>
          <m:r>
            <m:rPr>
              <m:sty m:val="p"/>
            </m:rPr>
            <m:t>∞</m:t>
          </m:r>
        </m:oMath>
      </w:hyperlink>
      <w:r>
        <w:t xml:space="preserve"> </w:t>
      </w:r>
      <w:r>
        <w:t xml:space="preserve">or some partial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 next, shows that one of these always happens.</w:t>
      </w:r>
      <w:r>
        <w:t xml:space="preserve"> </w:t>
      </w:r>
      <w:r>
        <w:t xml:space="preserve">Sums with other index ranges, such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k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are defined the same way.</w:t>
      </w:r>
    </w:p>
    <w:bookmarkEnd w:id="51"/>
    <w:bookmarkStart w:id="52" w:name="exm-infinite-sum"/>
    <w:p>
      <w:pPr>
        <w:pStyle w:val="BodyText"/>
      </w:pPr>
      <w:r>
        <w:rPr>
          <w:b/>
          <w:bCs/>
        </w:rPr>
        <w:t xml:space="preserve">Example 9 (A finite and an infinite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, the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exm-partial-sum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converge to</w:t>
      </w:r>
      <w:r>
        <w:t xml:space="preserve"> </w:t>
      </w:r>
      <m:oMath>
        <m:r>
          <m:t>1</m:t>
        </m:r>
      </m:oMath>
      <w:r>
        <w:t xml:space="preserve">, because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which diverge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52"/>
    <w:bookmarkStart w:id="54" w:name="lem-nonneg-series"/>
    <w:p>
      <w:pPr>
        <w:pStyle w:val="FirstParagraph"/>
      </w:pPr>
      <w:r>
        <w:rPr>
          <w:b/>
          <w:bCs/>
        </w:rPr>
        <w:t xml:space="preserve">Lemma 1 (Sums of non-negative terms)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partial sums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artial-sum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Then the partial sums are</w:t>
      </w:r>
      <w:r>
        <w:t xml:space="preserve"> </w:t>
      </w:r>
      <w:hyperlink w:anchor="def-non-decreasing">
        <w:r>
          <w:rPr>
            <w:rStyle w:val="Hyperlink"/>
          </w:rPr>
          <w:t xml:space="preserve">non-decreasing</w:t>
        </w:r>
      </w:hyperlink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</m:oMath>
      <w:r>
        <w:t xml:space="preserve">,</w:t>
      </w:r>
      <w:r>
        <w:t xml:space="preserve"> </w:t>
      </w:r>
      <w:r>
        <w:t xml:space="preserve">so their</w:t>
      </w:r>
      <w:r>
        <w:t xml:space="preserve"> </w:t>
      </w:r>
      <w:hyperlink r:id="rId53">
        <w:r>
          <w:rPr>
            <w:rStyle w:val="Hyperlink"/>
          </w:rPr>
          <w:t xml:space="preserve">limit</w:t>
        </w:r>
      </w:hyperlink>
      <w:r>
        <w:t xml:space="preserve">,</w:t>
      </w:r>
      <w:r>
        <w:t xml:space="preserve"> </w:t>
      </w:r>
      <w:r>
        <w:t xml:space="preserve">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infinite-sum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always exists,</w:t>
      </w:r>
      <w:r>
        <w:t xml:space="preserve"> </w:t>
      </w:r>
      <w:r>
        <w:t xml:space="preserve">and it is either a finite number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 some partial sum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w:r>
        <w:t xml:space="preserve">so 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Otherwise, the partial sums form a non-decreasing sequence of</w:t>
      </w:r>
      <w:r>
        <w:t xml:space="preserve"> </w:t>
      </w:r>
      <w:hyperlink r:id="rId55">
        <w:r>
          <w:rPr>
            <w:rStyle w:val="Hyperlink"/>
          </w:rPr>
          <w:t xml:space="preserve">real numbers</w:t>
        </w:r>
      </w:hyperlink>
      <w:r>
        <w:t xml:space="preserve">.</w:t>
      </w:r>
      <w:r>
        <w:t xml:space="preserve"> </w:t>
      </w:r>
      <w:r>
        <w:t xml:space="preserve">If that sequence is</w:t>
      </w:r>
      <w:r>
        <w:t xml:space="preserve"> </w:t>
      </w:r>
      <w:hyperlink r:id="rId56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it</w:t>
      </w:r>
      <w:r>
        <w:t xml:space="preserve"> </w:t>
      </w:r>
      <w:hyperlink r:id="rId49">
        <w:r>
          <w:rPr>
            <w:rStyle w:val="Hyperlink"/>
          </w:rPr>
          <w:t xml:space="preserve">converges</w:t>
        </w:r>
      </w:hyperlink>
      <w:r>
        <w:t xml:space="preserve"> </w:t>
      </w:r>
      <w:r>
        <w:t xml:space="preserve">to a finite number</w:t>
      </w:r>
      <w:r>
        <w:t xml:space="preserve"> </w:t>
      </w:r>
      <w:r>
        <w:t xml:space="preserve">(see</w:t>
      </w:r>
      <w:r>
        <w:t xml:space="preserve"> </w:t>
      </w:r>
      <w:hyperlink r:id="rId57">
        <w:r>
          <w:rPr>
            <w:rStyle w:val="Hyperlink"/>
          </w:rPr>
          <w:t xml:space="preserve">Wikipedia: Monotone convergence theorem</w:t>
        </w:r>
      </w:hyperlink>
      <w:r>
        <w:t xml:space="preserve">).</w:t>
      </w:r>
      <w:r>
        <w:t xml:space="preserve"> </w:t>
      </w:r>
      <w:r>
        <w:t xml:space="preserve">If it is not bounded above,</w:t>
      </w:r>
      <w:r>
        <w:t xml:space="preserve"> </w:t>
      </w:r>
      <w:r>
        <w:t xml:space="preserve">then for every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exceeds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and so does every later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the limit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58"/>
    <w:bookmarkStart w:id="77" w:name="additivity"/>
    <w:p>
      <w:pPr>
        <w:pStyle w:val="Heading2"/>
      </w:pPr>
      <w:r>
        <w:t xml:space="preserve">4 Additivity</w:t>
      </w:r>
    </w:p>
    <w:bookmarkStart w:id="60" w:name="def-finite-additivity"/>
    <w:p>
      <w:pPr>
        <w:pStyle w:val="FirstParagraph"/>
      </w:pPr>
      <w:r>
        <w:rPr>
          <w:b/>
          <w:bCs/>
        </w:rPr>
        <w:t xml:space="preserve">Definition 9 (Finite additivity)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with values in the</w:t>
      </w:r>
      <w:r>
        <w:t xml:space="preserve"> </w:t>
      </w:r>
      <w:hyperlink r:id="rId43">
        <w:r>
          <w:rPr>
            <w:rStyle w:val="Hyperlink"/>
          </w:rPr>
          <w:t xml:space="preserve">extended non-negative reals</w:t>
        </w:r>
      </w:hyperlink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finitely additive</w:t>
      </w:r>
      <w:r>
        <w:t xml:space="preserve"> </w:t>
      </w:r>
      <w:r>
        <w:t xml:space="preserve">if, for every finite collection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0"/>
    <w:bookmarkStart w:id="62" w:name="exm-finite-additivity"/>
    <w:p>
      <w:pPr>
        <w:pStyle w:val="FirstParagraph"/>
      </w:pPr>
      <w:r>
        <w:rPr>
          <w:b/>
          <w:bCs/>
        </w:rPr>
        <w:t xml:space="preserve">Example 10 (Counting elements is finitely additive)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, the number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r:id="rId61">
        <w:r>
          <w:rPr>
            <w:rStyle w:val="Hyperlink"/>
          </w:rPr>
          <w:t xml:space="preserve">cardinality</w:t>
        </w:r>
      </w:hyperlink>
      <w:r>
        <w:t xml:space="preserve">),</w:t>
      </w:r>
      <w:r>
        <w:t xml:space="preserve"> </w:t>
      </w:r>
      <w:r>
        <w:t xml:space="preserve">for each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are pairwise disjoint</w:t>
      </w:r>
      <w:r>
        <w:t xml:space="preserve"> </w:t>
      </w:r>
      <w:r>
        <w:t xml:space="preserve">(</w:t>
      </w:r>
      <w:hyperlink w:anchor="exm-pairwise-disjoint">
        <w:r>
          <w:rPr>
            <w:rStyle w:val="Hyperlink"/>
          </w:rPr>
          <w:t xml:space="preserve">Example 6</w:t>
        </w:r>
      </w:hyperlink>
      <w:r>
        <w:t xml:space="preserve">),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the elements)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4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set’s elements)</m:t>
              </m:r>
            </m:e>
          </m:eqArr>
        </m:oMath>
      </m:oMathPara>
    </w:p>
    <w:p>
      <w:pPr>
        <w:pStyle w:val="FirstParagraph"/>
      </w:pPr>
      <w:r>
        <w:t xml:space="preserve">The same holds for any pairwise disjoint sets,</w:t>
      </w:r>
      <w:r>
        <w:t xml:space="preserve"> </w:t>
      </w:r>
      <w:r>
        <w:t xml:space="preserve">because the sizes of disjoint sets add,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finitely additive.</w:t>
      </w:r>
    </w:p>
    <w:bookmarkEnd w:id="62"/>
    <w:bookmarkStart w:id="63" w:name="exm-not-finitely-additive"/>
    <w:p>
      <w:pPr>
        <w:pStyle w:val="BodyText"/>
      </w:pPr>
      <w:r>
        <w:rPr>
          <w:b/>
          <w:bCs/>
        </w:rPr>
        <w:t xml:space="preserve">Example 11 (Squaring the count is not finitely additive)</w:t>
      </w:r>
      <w:r>
        <w:t xml:space="preserve"> </w:t>
      </w:r>
      <w:r>
        <w:t xml:space="preserve">On the same</w:t>
      </w:r>
      <w:r>
        <w:t xml:space="preserve"> </w:t>
      </w:r>
      <m:oMath>
        <m:r>
          <m:t>σ</m:t>
        </m:r>
      </m:oMath>
      <w:r>
        <w:t xml:space="preserve">-algebra, let</w:t>
      </w:r>
      <w:r>
        <w:t xml:space="preserve"> </w:t>
      </w:r>
      <m:oMath>
        <m:r>
          <m:t>ν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pairwise disjoint, 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union)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(count, then square)</m:t>
              </m:r>
            </m:e>
            <m:e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ν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 each set, then square)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, so</w:t>
      </w:r>
      <w:r>
        <w:t xml:space="preserve"> </w:t>
      </w:r>
      <m:oMath>
        <m:r>
          <m:t>ν</m:t>
        </m:r>
      </m:oMath>
      <w:r>
        <w:t xml:space="preserve"> </w:t>
      </w:r>
      <w:r>
        <w:t xml:space="preserve">is not finitely additive.</w:t>
      </w:r>
    </w:p>
    <w:bookmarkEnd w:id="63"/>
    <w:bookmarkStart w:id="64" w:name="def-countable-additivity"/>
    <w:p>
      <w:pPr>
        <w:pStyle w:val="BodyText"/>
      </w:pPr>
      <w:r>
        <w:rPr>
          <w:b/>
          <w:bCs/>
        </w:rPr>
        <w:t xml:space="preserve">Definition 10 (Countable additivity (</w:t>
      </w:r>
      <m:oMath>
        <m:r>
          <m:t>σ</m:t>
        </m:r>
      </m:oMath>
      <w:r>
        <w:rPr>
          <w:b/>
          <w:bCs/>
        </w:rPr>
        <w:t xml:space="preserve">-additivity))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countably additive</w:t>
      </w:r>
      <w:r>
        <w:t xml:space="preserve"> </w:t>
      </w:r>
      <w:r>
        <w:t xml:space="preserve">(also called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-additive</w:t>
      </w:r>
      <w:r>
        <w:t xml:space="preserve">)</w:t>
      </w:r>
      <w:r>
        <w:t xml:space="preserve"> </w:t>
      </w:r>
      <w:r>
        <w:t xml:space="preserve">if, for every sequence of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 value of their union is the sum of their values: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rPr>
                          <m:sty m:val="p"/>
                        </m:rPr>
                        <m:t>∞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μ</m:t>
              </m:r>
            </m:e>
          </m:nary>
          <m:r>
            <m:rPr>
              <m:sty m:val="p"/>
            </m:rPr>
            <m:t>(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</m:oMath>
      </m:oMathPara>
    </w:p>
    <w:bookmarkEnd w:id="64"/>
    <w:bookmarkStart w:id="65" w:name="exm-countable-additivity"/>
    <w:p>
      <w:pPr>
        <w:pStyle w:val="FirstParagraph"/>
      </w:pPr>
      <w:r>
        <w:rPr>
          <w:b/>
          <w:bCs/>
        </w:rPr>
        <w:t xml:space="preserve">Example 12 (Counting elements is countably additive)</w:t>
      </w:r>
      <w:r>
        <w:t xml:space="preserve"> </w:t>
      </w:r>
      <w:r>
        <w:t xml:space="preserve">For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take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No two of them share an element,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only six elements,</w:t>
      </w:r>
      <w:r>
        <w:t xml:space="preserve"> </w:t>
      </w:r>
      <w:r>
        <w:t xml:space="preserve">so at most six of the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contain any elements;</w:t>
      </w:r>
      <w:r>
        <w:t xml:space="preserve"> </w:t>
      </w:r>
      <w:r>
        <w:t xml:space="preserve">the rest 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infinite sum therefore has at most six nonzero terms,</w:t>
      </w:r>
      <w:r>
        <w:t xml:space="preserve"> </w:t>
      </w:r>
      <w:r>
        <w:t xml:space="preserve">and finite additivity (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) shows that those terms</w:t>
      </w:r>
      <w:r>
        <w:t xml:space="preserve"> </w:t>
      </w:r>
      <w:r>
        <w:t xml:space="preserve">add up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the union.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additive.</w:t>
      </w:r>
    </w:p>
    <w:bookmarkEnd w:id="65"/>
    <w:bookmarkStart w:id="66" w:name="rem-countable-additivity-s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(The sum in countable additivity always has a value). </w:t>
      </w:r>
      <w:r>
        <w:t xml:space="preserve">By</w:t>
      </w:r>
      <w:r>
        <w:t xml:space="preserve"> 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the right-hand side of the equation in</w:t>
      </w:r>
      <w:r>
        <w:t xml:space="preserve"> </w:t>
      </w:r>
      <w:hyperlink w:anchor="def-countable-additivity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μ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always has a value,</w:t>
      </w:r>
      <w:r>
        <w:t xml:space="preserve"> </w:t>
      </w:r>
      <w:r>
        <w:t xml:space="preserve">because each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i</m:t>
            </m:r>
          </m:sup>
        </m:sSup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, and the sum is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 partial sums are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, and the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End w:id="66"/>
    <w:bookmarkStart w:id="67" w:name="lem-countable-additivity-empty"/>
    <w:p>
      <w:pPr>
        <w:pStyle w:val="BodyText"/>
      </w:pPr>
      <w:r>
        <w:rPr>
          <w:b/>
          <w:bCs/>
        </w:rPr>
        <w:t xml:space="preserve">Lemma 2 (Countable additivity and the empty set)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set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\</m:t>
        </m:r>
        <m: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as the complement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the sequence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∅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pairwise disjoint with union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of copies of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is 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 finite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right-hand side is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≠</m:t>
        </m:r>
        <m:r>
          <m:t>c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68">
        <w:r>
          <w:rPr>
            <w:rStyle w:val="Hyperlink"/>
          </w:rPr>
          <w:t xml:space="preserve">contradiction</w:t>
        </w:r>
      </w:hyperlink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</m:oMath>
      <w:r>
        <w:t xml:space="preserve"> </w:t>
      </w:r>
      <w:r>
        <w:t xml:space="preserve">is 0 or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</w:p>
    <w:bookmarkStart w:id="69" w:name="exm-empty-set-zero"/>
    <w:p>
      <w:pPr>
        <w:pStyle w:val="BodyText"/>
      </w:pPr>
      <w:r>
        <w:rPr>
          <w:b/>
          <w:bCs/>
        </w:rPr>
        <w:t xml:space="preserve">Example 13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countably additive,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∅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has no elements)</m:t>
              </m:r>
            </m:e>
          </m:eqArr>
        </m:oMath>
      </m:oMathPara>
    </w:p>
    <w:bookmarkEnd w:id="69"/>
    <w:bookmarkStart w:id="70" w:name="exm-empty-set-infinity"/>
    <w:p>
      <w:pPr>
        <w:pStyle w:val="FirstParagraph"/>
      </w:pPr>
      <w:r>
        <w:rPr>
          <w:b/>
          <w:bCs/>
        </w:rPr>
        <w:t xml:space="preserve">Example 14 (A countably additive function with</w:t>
      </w:r>
      <w:r>
        <w:rPr>
          <w:b/>
          <w:bCs/>
        </w:rP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sets of die rolls</w:t>
        </w:r>
      </w:hyperlink>
      <w:r>
        <w:t xml:space="preserve">),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including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  <w:r>
        <w:t xml:space="preserve"> </w:t>
      </w:r>
      <w:r>
        <w:t xml:space="preserve">For any sequence of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left-hand side of the countable additivity equation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right-hand side,</w:t>
      </w:r>
      <w:r>
        <w:t xml:space="preserve"> </w:t>
      </w:r>
      <w:r>
        <w:t xml:space="preserve">the limit of its partial sums (</w:t>
      </w:r>
      <w:hyperlink w:anchor="lem-nonneg-series">
        <w:r>
          <w:rPr>
            <w:rStyle w:val="Hyperlink"/>
          </w:rPr>
          <w:t xml:space="preserve">Lemma 1</w:t>
        </w:r>
      </w:hyperlink>
      <w:r>
        <w:t xml:space="preserve">),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two sides agree,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70"/>
    <w:bookmarkStart w:id="71" w:name="rem-empty-set-requirement"/>
    <w:p>
      <w:pPr>
        <w:pStyle w:val="BodyText"/>
      </w:pPr>
      <w:r>
        <w:rPr>
          <w:i/>
          <w:iCs/>
        </w:rPr>
        <w:t xml:space="preserve">Remark 4</w:t>
      </w:r>
      <w:r>
        <w:t xml:space="preserve"> (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requirement). </w:t>
      </w:r>
      <w:hyperlink w:anchor="exm-empty-set-zero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xm-empty-set-infinity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show that</w:t>
      </w:r>
      <w:r>
        <w:t xml:space="preserve"> </w:t>
      </w:r>
      <w:r>
        <w:t xml:space="preserve">both values allowed by</w:t>
      </w:r>
      <w:r>
        <w:t xml:space="preserve"> </w:t>
      </w:r>
      <w:hyperlink w:anchor="lem-countable-additivity-empty">
        <w:r>
          <w:rPr>
            <w:rStyle w:val="Hyperlink"/>
          </w:rPr>
          <w:t xml:space="preserve">Lemma 2</w:t>
        </w:r>
      </w:hyperlink>
      <w:r>
        <w:t xml:space="preserve"> </w:t>
      </w:r>
      <w:r>
        <w:t xml:space="preserve">occur</w:t>
      </w:r>
      <w:r>
        <w:t xml:space="preserve"> </w:t>
      </w:r>
      <w:r>
        <w:t xml:space="preserve">for countably additive functions.</w:t>
      </w:r>
      <w:r>
        <w:t xml:space="preserve"> </w:t>
      </w: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an extra requirement, not a consequence of countable additivity.</w:t>
      </w:r>
    </w:p>
    <w:bookmarkEnd w:id="71"/>
    <w:bookmarkStart w:id="72" w:name="thm-countable-implies-finite"/>
    <w:p>
      <w:pPr>
        <w:pStyle w:val="BodyText"/>
      </w:pPr>
      <w:r>
        <w:rPr>
          <w:b/>
          <w:bCs/>
        </w:rPr>
        <w:t xml:space="preserve">Theorem 4 (Countable additivity implies finite additivity)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 </w:t>
      </w:r>
      <w:r>
        <w:t xml:space="preserve">function</w:t>
      </w:r>
      <w:r>
        <w:t xml:space="preserve"> </w:t>
      </w:r>
      <w:r>
        <w:t xml:space="preserve">on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extend them to a sequence 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extended sequence is still pairwise disjoint,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shares no element with any set,</w:t>
      </w:r>
      <w:r>
        <w:t xml:space="preserve"> </w:t>
      </w:r>
      <w:r>
        <w:t xml:space="preserve">and its union is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lim>
                  </m:limLow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finite-not-countable"/>
    <w:p>
      <w:pPr>
        <w:pStyle w:val="FirstParagraph"/>
      </w:pPr>
      <w:r>
        <w:rPr>
          <w:b/>
          <w:bCs/>
        </w:rPr>
        <w:t xml:space="preserve">Example 15 (Finitely additive but not countably additive)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thm-power-set-sigma-algebra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define: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finitely additive.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pairwise disjoint subsets of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If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finite, then so is their union,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union of finite sets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0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sum of zeros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finite)</m:t>
              </m:r>
            </m:e>
          </m:eqArr>
        </m:oMath>
      </m:oMathPara>
    </w:p>
    <w:p>
      <w:pPr>
        <w:pStyle w:val="FirstParagraph"/>
      </w:pPr>
      <w:r>
        <w:t xml:space="preserve">If some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infinite,</w:t>
      </w:r>
      <w:r>
        <w:t xml:space="preserve"> </w:t>
      </w:r>
      <w:r>
        <w:t xml:space="preserve">then the union, which contains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, is infinite too,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∪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infinite)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…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n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\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sub>
                <m:sup>
                  <m:r>
                    <m:t>​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terms)</m:t>
              </m:r>
            </m:e>
          </m:eqArr>
        </m:oMath>
      </m:oMathPara>
    </w:p>
    <w:p>
      <w:pPr>
        <w:pStyle w:val="FirstParagraph"/>
      </w:pPr>
      <m:oMath>
        <m:r>
          <m:t>μ</m:t>
        </m:r>
      </m:oMath>
      <w:r>
        <w:rPr>
          <w:i/>
          <w:iCs/>
        </w:rPr>
        <w:t xml:space="preserve"> </w:t>
      </w:r>
      <w:r>
        <w:rPr>
          <w:i/>
          <w:iCs/>
        </w:rPr>
        <w:t xml:space="preserve">is not countably additive.</w:t>
      </w:r>
      <w:r>
        <w:t xml:space="preserve"> </w:t>
      </w:r>
      <w:r>
        <w:t xml:space="preserve">The single-element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are pairwise disjoint, and their union is</w:t>
      </w:r>
      <w:r>
        <w:t xml:space="preserve"> </w:t>
      </w:r>
      <m:oMath>
        <m:r>
          <m:t>S</m:t>
        </m:r>
      </m:oMath>
      <w:r>
        <w:t xml:space="preserve">, which is infinite.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limUpp>
                        <m:e>
                          <m:r>
                            <m:rPr>
                              <m:sty m:val="p"/>
                            </m:rPr>
                            <m:t>⋃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∞</m:t>
                          </m:r>
                        </m:lim>
                      </m:limUpp>
                    </m:e>
                    <m:lim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lim>
                  </m:limLow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k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union is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rPr>
                  <m:nor/>
                  <m:sty m:val="p"/>
                </m:rPr>
                <m:t> is infinite)</m:t>
              </m:r>
            </m:e>
          </m:eqArr>
        </m:oMath>
      </m:oMathPara>
    </w:p>
    <w:p>
      <w:pPr>
        <w:pStyle w:val="FirstParagraph"/>
      </w:pPr>
      <w:r>
        <w:t xml:space="preserve">but: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k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finite)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partial sum is 0)</m:t>
              </m:r>
            </m:e>
          </m:eqArr>
        </m:oMath>
      </m:oMathPara>
    </w:p>
    <w:bookmarkEnd w:id="73"/>
    <w:bookmarkStart w:id="76" w:name="rem-finite-not-countable-converse"/>
    <w:p>
      <w:pPr>
        <w:pStyle w:val="FirstParagraph"/>
      </w:pPr>
      <w:r>
        <w:rPr>
          <w:i/>
          <w:iCs/>
        </w:rPr>
        <w:t xml:space="preserve">Remark 5</w:t>
      </w:r>
      <w:r>
        <w:t xml:space="preserve"> (Finite additivity does not imply countable additivity).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7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even when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a finitely additive function need not be countably additive</w:t>
      </w:r>
      <w:r>
        <w:t xml:space="preserve"> </w:t>
      </w:r>
      <w:r>
        <w:t xml:space="preserve">(see</w:t>
      </w:r>
      <w:r>
        <w:t xml:space="preserve"> </w:t>
      </w:r>
      <w:hyperlink r:id="rId75">
        <w:r>
          <w:rPr>
            <w:rStyle w:val="Hyperlink"/>
          </w:rPr>
          <w:t xml:space="preserve">Wikipedia: Sigma-additive set function,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“An additive function which is not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-additive”</w:t>
        </w:r>
      </w:hyperlink>
      <w:r>
        <w:t xml:space="preserve">).</w:t>
      </w:r>
      <w:r>
        <w:t xml:space="preserve"> </w:t>
      </w:r>
      <w:r>
        <w:t xml:space="preserve">The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hyperlink w:anchor="exm-finite-not-countable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finite.</w:t>
      </w:r>
    </w:p>
    <w:bookmarkEnd w:id="76"/>
    <w:bookmarkEnd w:id="77"/>
    <w:bookmarkStart w:id="104" w:name="measures"/>
    <w:p>
      <w:pPr>
        <w:pStyle w:val="Heading2"/>
      </w:pPr>
      <w:r>
        <w:t xml:space="preserve">5 Measures</w:t>
      </w:r>
    </w:p>
    <w:bookmarkStart w:id="78" w:name="def-measure"/>
    <w:p>
      <w:pPr>
        <w:pStyle w:val="FirstParagraph"/>
      </w:pPr>
      <w:r>
        <w:rPr>
          <w:b/>
          <w:bCs/>
        </w:rPr>
        <w:t xml:space="preserve">Definition 11 (Measure)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μ</m:t>
        </m:r>
        <m:r>
          <m:rPr>
            <m:sty m:val="p"/>
          </m:rPr>
          <m:t>:</m:t>
        </m:r>
        <m:r>
          <m:rPr>
            <m:scr m:val="script"/>
            <m:sty m:val="p"/>
          </m:rP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hyperlink w:anchor="def-countable-additivity">
        <w:r>
          <w:rPr>
            <w:rStyle w:val="Hyperlink"/>
          </w:rPr>
          <w:t xml:space="preserve">countably additive</w:t>
        </w:r>
      </w:hyperlink>
      <w:r>
        <w:t xml:space="preserve">.</w:t>
      </w:r>
    </w:p>
    <w:bookmarkEnd w:id="78"/>
    <w:bookmarkStart w:id="79" w:name="exm-measure"/>
    <w:p>
      <w:pPr>
        <w:pStyle w:val="FirstParagraph"/>
      </w:pPr>
      <w:r>
        <w:rPr>
          <w:b/>
          <w:bCs/>
        </w:rPr>
        <w:t xml:space="preserve">Example 16 (Counting elements is a measure)</w:t>
      </w:r>
      <w:r>
        <w:t xml:space="preserve"> </w:t>
      </w:r>
      <w:r>
        <w:t xml:space="preserve">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finite-additivity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defined on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 countably additive (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 gives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measure.</w:t>
      </w:r>
    </w:p>
    <w:bookmarkEnd w:id="79"/>
    <w:bookmarkStart w:id="80" w:name="cor-measure-finitely-additive"/>
    <w:p>
      <w:pPr>
        <w:pStyle w:val="BodyText"/>
      </w:pPr>
      <w:r>
        <w:rPr>
          <w:b/>
          <w:bCs/>
        </w:rPr>
        <w:t xml:space="preserve">Corollary 1 (Measures are finitely additive)</w:t>
      </w:r>
      <w:r>
        <w:t xml:space="preserve"> </w:t>
      </w:r>
      <w:r>
        <w:t xml:space="preserve">Every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is</w:t>
      </w:r>
      <w:r>
        <w:t xml:space="preserve"> </w:t>
      </w:r>
      <w:hyperlink w:anchor="def-finite-additivity">
        <w:r>
          <w:rPr>
            <w:rStyle w:val="Hyperlink"/>
          </w:rPr>
          <w:t xml:space="preserve">finitely additive</w:t>
        </w:r>
      </w:hyperlink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countably additive and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meas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countable-implies-finit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applies to it.</w:t>
      </w:r>
    </w:p>
    <w:bookmarkStart w:id="81" w:name="def-counting-measure"/>
    <w:p>
      <w:pPr>
        <w:pStyle w:val="BodyText"/>
      </w:pPr>
      <w:r>
        <w:rPr>
          <w:b/>
          <w:bCs/>
        </w:rPr>
        <w:t xml:space="preserve">Definition 12 (Counting measure)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counting measure</w:t>
      </w:r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on the</w:t>
      </w:r>
      <w:r>
        <w:t xml:space="preserve"> </w:t>
      </w:r>
      <w:hyperlink w:anchor="thm-power-set-sigma-algebra">
        <m:oMath>
          <m:r>
            <m:t>σ</m:t>
          </m:r>
        </m:oMath>
        <w:r>
          <w:rPr>
            <w:rStyle w:val="Hyperlink"/>
          </w:rPr>
          <w:t xml:space="preserve">-algebra of all subsets of</w:t>
        </w:r>
        <w:r>
          <w:rPr>
            <w:rStyle w:val="Hyperlink"/>
          </w:rPr>
          <w:t xml:space="preserve"> </w:t>
        </w:r>
        <m:oMath>
          <m:r>
            <m:t>S</m:t>
          </m:r>
        </m:oMath>
      </w:hyperlink>
      <w:r>
        <w:t xml:space="preserve"> </w:t>
      </w:r>
      <w:r>
        <w:t xml:space="preserve">that assigns each finite set its number of elements,</w:t>
      </w:r>
      <w:r>
        <w:t xml:space="preserve"> </w:t>
      </w:r>
      <w:r>
        <w:t xml:space="preserve">and each infinite set the value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​</m:t>
                    </m:r>
                    <m:d>
                      <m:dPr>
                        <m:begChr m:val="|"/>
                        <m:sepChr m:val=""/>
                        <m:endChr m:val="|"/>
                        <m:grow/>
                      </m:dPr>
                      <m:e>
                        <m:r>
                          <m:t>A</m:t>
                        </m:r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finite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∞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A</m:t>
                    </m:r>
                    <m:r>
                      <m:rPr>
                        <m:nor/>
                        <m:sty m:val="p"/>
                      </m:rPr>
                      <m:t> is infinite</m:t>
                    </m:r>
                  </m:e>
                </m:mr>
              </m:m>
            </m:e>
          </m:d>
        </m:oMath>
      </m:oMathPara>
    </w:p>
    <w:bookmarkEnd w:id="81"/>
    <w:bookmarkStart w:id="83" w:name="exm-counting-measure"/>
    <w:p>
      <w:pPr>
        <w:pStyle w:val="FirstParagraph"/>
      </w:pPr>
      <w:r>
        <w:rPr>
          <w:b/>
          <w:bCs/>
        </w:rPr>
        <w:t xml:space="preserve">Example 17 (Counting measure on the non-negative integers)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</w:t>
      </w:r>
      <w:r>
        <w:t xml:space="preserve"> </w:t>
      </w:r>
      <w:hyperlink r:id="rId82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the set of even numbers has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even numbers are the union of the pairwise disjoint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and countable additivity agrees: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k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3"/>
    <w:bookmarkStart w:id="84" w:name="def-measurable-space"/>
    <w:p>
      <w:pPr>
        <w:pStyle w:val="FirstParagraph"/>
      </w:pPr>
      <w:r>
        <w:rPr>
          <w:b/>
          <w:bCs/>
        </w:rPr>
        <w:t xml:space="preserve">Definition 13 (Measurable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together with a</w:t>
      </w:r>
      <w:r>
        <w:t xml:space="preserve"> </w:t>
      </w:r>
      <w:hyperlink w:anchor="def-sigma-algebra"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.</w:t>
      </w:r>
    </w:p>
    <w:bookmarkEnd w:id="84"/>
    <w:bookmarkStart w:id="85" w:name="def-measurable-set"/>
    <w:p>
      <w:pPr>
        <w:pStyle w:val="BodyText"/>
      </w:pPr>
      <w:r>
        <w:rPr>
          <w:b/>
          <w:bCs/>
        </w:rPr>
        <w:t xml:space="preserve">Definition 14 (Measurable set)</w:t>
      </w:r>
      <w:r>
        <w:t xml:space="preserve"> </w:t>
      </w:r>
      <w:r>
        <w:t xml:space="preserve">In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measurable sets</w:t>
      </w:r>
      <w:r>
        <w:t xml:space="preserve">.</w:t>
      </w:r>
    </w:p>
    <w:bookmarkEnd w:id="85"/>
    <w:bookmarkStart w:id="86" w:name="exm-measurable-space"/>
    <w:p>
      <w:pPr>
        <w:pStyle w:val="BodyText"/>
      </w:pPr>
      <w:r>
        <w:rPr>
          <w:b/>
          <w:bCs/>
        </w:rPr>
        <w:t xml:space="preserve">Example 18 (Measurable spaces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the collection of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is a measurable space (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a measurable space.</w:t>
      </w:r>
      <w:r>
        <w:t xml:space="preserve"> </w:t>
      </w:r>
      <w:r>
        <w:t xml:space="preserve">Its measurable sets are only those four;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not one of them.</w:t>
      </w:r>
    </w:p>
    <w:bookmarkEnd w:id="86"/>
    <w:bookmarkStart w:id="87" w:name="def-measure-space"/>
    <w:p>
      <w:pPr>
        <w:pStyle w:val="FirstParagraph"/>
      </w:pPr>
      <w:r>
        <w:rPr>
          <w:b/>
          <w:bCs/>
        </w:rPr>
        <w:t xml:space="preserve">Definition 15 (Measure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measure space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w:r>
        <w:t xml:space="preserve">together with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87"/>
    <w:bookmarkStart w:id="88" w:name="exm-measure-space"/>
    <w:p>
      <w:pPr>
        <w:pStyle w:val="BodyText"/>
      </w:pPr>
      <w:r>
        <w:rPr>
          <w:b/>
          <w:bCs/>
        </w:rPr>
        <w:t xml:space="preserve">Example 19 (Measure space of die rolls)</w:t>
      </w:r>
      <w:r>
        <w:t xml:space="preserve"> </w:t>
      </w:r>
      <w:r>
        <w:t xml:space="preserve">For the die rolls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adding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to the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able-space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(</m:t>
        </m:r>
        <m:r>
          <m:t>D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 measure space.</w:t>
      </w:r>
    </w:p>
    <w:bookmarkEnd w:id="88"/>
    <w:bookmarkStart w:id="89" w:name="def-lebesgue-measure"/>
    <w:p>
      <w:pPr>
        <w:pStyle w:val="BodyText"/>
      </w:pPr>
      <w:r>
        <w:rPr>
          <w:b/>
          <w:bCs/>
        </w:rPr>
        <w:t xml:space="preserve">Definition 16 (Lebesgue measure)</w:t>
      </w:r>
      <w:r>
        <w:t xml:space="preserve"> </w:t>
      </w:r>
      <w:r>
        <w:rPr>
          <w:b/>
          <w:bCs/>
        </w:rPr>
        <w:t xml:space="preserve">Lebesgue measure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λ</m:t>
        </m:r>
      </m:oMath>
      <w:r>
        <w:t xml:space="preserve"> </w:t>
      </w:r>
      <w:r>
        <w:t xml:space="preserve">on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that assigns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its length: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 each unbounded interval</w:t>
      </w:r>
      <w:r>
        <w:t xml:space="preserve"> </w:t>
      </w:r>
      <m:oMath>
        <m:r>
          <m:t>I</m:t>
        </m:r>
      </m:oMath>
      <w:r>
        <w:t xml:space="preserve">.</w:t>
      </w:r>
    </w:p>
    <w:bookmarkEnd w:id="89"/>
    <w:bookmarkStart w:id="91" w:name="rem-lebesgue-measure-exists"/>
    <w:p>
      <w:pPr>
        <w:pStyle w:val="BodyText"/>
      </w:pPr>
      <w:r>
        <w:rPr>
          <w:i/>
          <w:iCs/>
        </w:rPr>
        <w:t xml:space="preserve">Remark 6</w:t>
      </w:r>
      <w:r>
        <w:t xml:space="preserve"> (Lebesgue measure exists). </w:t>
      </w:r>
      <w:r>
        <w:t xml:space="preserve">Exactly one measure on</w:t>
      </w:r>
      <w:r>
        <w:t xml:space="preserve"> </w:t>
      </w:r>
      <m:oMath>
        <m:r>
          <m:rPr>
            <m:scr m:val="script"/>
            <m:sty m:val="p"/>
          </m:rPr>
          <m:t>B</m:t>
        </m:r>
      </m:oMath>
      <w:r>
        <w:t xml:space="preserve"> </w:t>
      </w:r>
      <w:r>
        <w:t xml:space="preserve">assigns every interval its length;</w:t>
      </w:r>
      <w:r>
        <w:t xml:space="preserve"> </w:t>
      </w:r>
      <w:r>
        <w:t xml:space="preserve">constructing it takes more measure theory than these notes cover</w:t>
      </w:r>
      <w:r>
        <w:t xml:space="preserve"> </w:t>
      </w:r>
      <w:r>
        <w:t xml:space="preserve">(see</w:t>
      </w:r>
      <w:r>
        <w:t xml:space="preserve"> </w:t>
      </w:r>
      <w:hyperlink r:id="rId90">
        <w:r>
          <w:rPr>
            <w:rStyle w:val="Hyperlink"/>
          </w:rPr>
          <w:t xml:space="preserve">Wikipedia: Lebesgue measure</w:t>
        </w:r>
      </w:hyperlink>
      <w:r>
        <w:t xml:space="preserve">,</w:t>
      </w:r>
      <w:r>
        <w:t xml:space="preserve"> </w:t>
      </w:r>
      <w:r>
        <w:t xml:space="preserve">which also extends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to a larger</w:t>
      </w:r>
      <w:r>
        <w:t xml:space="preserve"> </w:t>
      </w:r>
      <m:oMath>
        <m:r>
          <m:t>σ</m:t>
        </m:r>
      </m:oMath>
      <w:r>
        <w:t xml:space="preserve">-algebra,</w:t>
      </w:r>
      <w:r>
        <w:t xml:space="preserve"> </w:t>
      </w:r>
      <w:r>
        <w:t xml:space="preserve">the Lebesgue-measurable sets, with the same values on Borel sets).</w:t>
      </w:r>
    </w:p>
    <w:bookmarkEnd w:id="91"/>
    <w:bookmarkStart w:id="92" w:name="def-lebesgue-measure-interval"/>
    <w:p>
      <w:pPr>
        <w:pStyle w:val="BodyText"/>
      </w:pPr>
      <w:r>
        <w:rPr>
          <w:b/>
          <w:bCs/>
        </w:rPr>
        <w:t xml:space="preserve">Definition 17 (Lebesgue measure on an interval)</w:t>
      </w:r>
      <w:r>
        <w:t xml:space="preserve"> </w:t>
      </w:r>
      <w:r>
        <w:rPr>
          <w:b/>
          <w:bCs/>
        </w:rPr>
        <w:t xml:space="preserve">Lebesgue measure on an interval</w:t>
      </w:r>
      <w:r>
        <w:t xml:space="preserve"> </w:t>
      </w:r>
      <m:oMath>
        <m:r>
          <m:t>I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applied only to the Borel sets that are subsets of</w:t>
      </w:r>
      <w:r>
        <w:t xml:space="preserve"> </w:t>
      </w:r>
      <m:oMath>
        <m:r>
          <m:t>I</m:t>
        </m:r>
      </m:oMath>
      <w:r>
        <w:t xml:space="preserve">.</w:t>
      </w:r>
    </w:p>
    <w:bookmarkEnd w:id="92"/>
    <w:bookmarkStart w:id="93" w:name="exm-lebesgue-measure"/>
    <w:p>
      <w:pPr>
        <w:pStyle w:val="BodyText"/>
      </w:pPr>
      <w:r>
        <w:rPr>
          <w:b/>
          <w:bCs/>
        </w:rPr>
        <w:t xml:space="preserve">Example 20 (Lengths of some Borel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A single point has length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The integers are the union of the pairwise disjoint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</w:t>
      </w:r>
      <w:hyperlink w:anchor="exm-borel-sigma-algebra">
        <w:r>
          <w:rPr>
            <w:rStyle w:val="Hyperlink"/>
          </w:rPr>
          <w:t xml:space="preserve">Example 5</w:t>
        </w:r>
      </w:hyperlink>
      <w:r>
        <w:t xml:space="preserve">), so countable additivity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unbounded.</w:t>
      </w:r>
    </w:p>
    <w:p>
      <w:pPr>
        <w:numPr>
          <w:ilvl w:val="0"/>
          <w:numId w:val="1011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whole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the value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3"/>
    <w:bookmarkStart w:id="96" w:name="rem-measure-size"/>
    <w:p>
      <w:pPr>
        <w:pStyle w:val="FirstParagraph"/>
      </w:pPr>
      <w:r>
        <w:rPr>
          <w:i/>
          <w:iCs/>
        </w:rPr>
        <w:t xml:space="preserve">Remark 7</w:t>
      </w:r>
      <w:r>
        <w:t xml:space="preserve"> (Measures generalize size). </w:t>
      </w:r>
      <w:r>
        <w:t xml:space="preserve">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w:r>
        <w:t xml:space="preserve">generalizes size:</w:t>
      </w:r>
      <w:r>
        <w:t xml:space="preserve"> </w:t>
      </w:r>
      <w:r>
        <w:t xml:space="preserve">it can measure how many elements a set has,</w:t>
      </w:r>
      <w:r>
        <w:t xml:space="preserve"> </w:t>
      </w:r>
      <w:r>
        <w:t xml:space="preserve">as in</w:t>
      </w:r>
      <w:r>
        <w:t xml:space="preserve"> </w:t>
      </w:r>
      <w:hyperlink w:anchor="def-counting-measure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or how long a set of real numbers is,</w:t>
      </w:r>
      <w:r>
        <w:t xml:space="preserve"> </w:t>
      </w:r>
      <w:r>
        <w:t xml:space="preserve">as Lebesgue measure 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 does,</w:t>
      </w:r>
      <w:r>
        <w:t xml:space="preserve"> </w:t>
      </w:r>
      <w:r>
        <w:t xml:space="preserve">assigning each</w:t>
      </w:r>
      <w:r>
        <w:t xml:space="preserve"> </w:t>
      </w:r>
      <w:hyperlink r:id="rId34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its length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 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w:r>
        <w:t xml:space="preserve">while the Lebesgue measure of the interval</w:t>
      </w:r>
      <w:r>
        <w:t xml:space="preserve"> </w:t>
      </w: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]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Both can serve as the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r:id="rId94">
        <w:r>
          <w:rPr>
            <w:rStyle w:val="Hyperlink"/>
          </w:rPr>
          <w:t xml:space="preserve">Tonelli</w:t>
        </w:r>
      </w:hyperlink>
      <w:r>
        <w:t xml:space="preserve"> </w:t>
      </w:r>
      <w:r>
        <w:t xml:space="preserve">and</w:t>
      </w:r>
      <w:r>
        <w:t xml:space="preserve"> </w:t>
      </w:r>
      <w:hyperlink r:id="rId95">
        <w:r>
          <w:rPr>
            <w:rStyle w:val="Hyperlink"/>
          </w:rPr>
          <w:t xml:space="preserve">Fubini</w:t>
        </w:r>
      </w:hyperlink>
      <w:r>
        <w:t xml:space="preserve"> </w:t>
      </w:r>
      <w:r>
        <w:t xml:space="preserve">theorems.</w:t>
      </w:r>
    </w:p>
    <w:bookmarkEnd w:id="96"/>
    <w:bookmarkStart w:id="97" w:name="def-measure-zero"/>
    <w:p>
      <w:pPr>
        <w:pStyle w:val="BodyText"/>
      </w:pPr>
      <w:r>
        <w:rPr>
          <w:b/>
          <w:bCs/>
        </w:rPr>
        <w:t xml:space="preserve">Definition 18 (Measure zero (null set))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</w:t>
      </w:r>
      <w:r>
        <w:t xml:space="preserve"> </w:t>
      </w:r>
      <w:r>
        <w:rPr>
          <w:b/>
          <w:bCs/>
        </w:rPr>
        <w:t xml:space="preserve">measure zero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null set</w:t>
      </w:r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7"/>
    <w:bookmarkStart w:id="98" w:name="exm-measure-zero"/>
    <w:p>
      <w:pPr>
        <w:pStyle w:val="BodyText"/>
      </w:pPr>
      <w:r>
        <w:rPr>
          <w:b/>
          <w:bCs/>
        </w:rPr>
        <w:t xml:space="preserve">Example 21 (Sets of measure 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For a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zero:</w:t>
      </w:r>
      <w:r>
        <w:t xml:space="preserve"> </w:t>
      </w:r>
      <w:r>
        <w:t xml:space="preserve">a nonempty set has at least one element, so its counting measure is at least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For Lebesgue measure,</w:t>
      </w:r>
      <w:r>
        <w:t xml:space="preserve"> </w:t>
      </w:r>
      <w:r>
        <w:t xml:space="preserve">every single point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 the integers</w:t>
      </w:r>
      <w:r>
        <w:t xml:space="preserve"> </w:t>
      </w:r>
      <m:oMath>
        <m:r>
          <m:rPr>
            <m:scr m:val="double-struck"/>
            <m:sty m:val="p"/>
          </m:rPr>
          <m:t>Z</m:t>
        </m:r>
      </m:oMath>
      <w:r>
        <w:t xml:space="preserve"> </w:t>
      </w:r>
      <w:r>
        <w:t xml:space="preserve">have measure zero</w:t>
      </w:r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although neither set is empty.</w:t>
      </w:r>
    </w:p>
    <w:bookmarkEnd w:id="98"/>
    <w:bookmarkStart w:id="99" w:name="def-almost-everywhere"/>
    <w:p>
      <w:pPr>
        <w:pStyle w:val="FirstParagraph"/>
      </w:pPr>
      <w:r>
        <w:rPr>
          <w:b/>
          <w:bCs/>
        </w:rPr>
        <w:t xml:space="preserve">Definition 19 (Almost everywhere (</w:t>
      </w:r>
      <m:oMath>
        <m:r>
          <m:t>μ</m:t>
        </m:r>
      </m:oMath>
      <w:r>
        <w:rPr>
          <w:b/>
          <w:bCs/>
        </w:rPr>
        <w:t xml:space="preserve">-almost everywhere,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-a.e.))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 statement about 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-almost everywhere</w:t>
      </w:r>
      <w:r>
        <w:t xml:space="preserve"> </w:t>
      </w:r>
      <w:r>
        <w:t xml:space="preserve">(written</w:t>
      </w:r>
      <w:r>
        <w:t xml:space="preserve"> </w:t>
      </w:r>
      <m:oMath>
        <m:r>
          <m:t>μ</m:t>
        </m:r>
      </m:oMath>
      <w:r>
        <w:rPr>
          <w:b/>
          <w:bCs/>
        </w:rPr>
        <w:t xml:space="preserve">-a.e.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almost everywhere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clear from context)</w:t>
      </w:r>
      <w:r>
        <w:t xml:space="preserve"> </w:t>
      </w:r>
      <w:r>
        <w:t xml:space="preserve">if the set of elements for which it fails</w:t>
      </w:r>
      <w:r>
        <w:t xml:space="preserve"> </w:t>
      </w:r>
      <w:r>
        <w:t xml:space="preserve">is a</w:t>
      </w:r>
      <w:r>
        <w:t xml:space="preserve"> </w:t>
      </w:r>
      <w:hyperlink r:id="rId12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 of</w:t>
      </w:r>
      <w:r>
        <w:t xml:space="preserve"> </w:t>
      </w:r>
      <w:hyperlink w:anchor="def-measure-zero">
        <w:r>
          <w:rPr>
            <w:rStyle w:val="Hyperlink"/>
          </w:rPr>
          <w:t xml:space="preserve">measure zero</w:t>
        </w:r>
      </w:hyperlink>
      <w:r>
        <w:t xml:space="preserve">.</w:t>
      </w:r>
    </w:p>
    <w:bookmarkEnd w:id="99"/>
    <w:bookmarkStart w:id="100" w:name="exm-almost-everywhere"/>
    <w:p>
      <w:pPr>
        <w:pStyle w:val="BodyText"/>
      </w:pPr>
      <w:r>
        <w:rPr>
          <w:b/>
          <w:bCs/>
        </w:rPr>
        <w:t xml:space="preserve">Example 22 (Non-negative except on the integers)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integer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statement</w:t>
      </w:r>
      <w:r>
        <w:t xml:space="preserve"> </w:t>
      </w:r>
      <w:r>
        <w:t xml:space="preserve">“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”</w:t>
      </w:r>
      <w:r>
        <w:t xml:space="preserve"> </w:t>
      </w:r>
      <w:r>
        <w:t xml:space="preserve">fails exactly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holds</w:t>
      </w:r>
      <w:r>
        <w:t xml:space="preserve"> </w:t>
      </w:r>
      <m:oMath>
        <m:r>
          <m:t>λ</m:t>
        </m:r>
      </m:oMath>
      <w:r>
        <w:t xml:space="preserve">-almost everywhere,</w:t>
      </w:r>
      <w:r>
        <w:t xml:space="preserve"> </w:t>
      </w:r>
      <w:r>
        <w:t xml:space="preserve">though not everywhere.</w:t>
      </w:r>
    </w:p>
    <w:p>
      <w:pPr>
        <w:pStyle w:val="BodyText"/>
      </w:pPr>
      <w:r>
        <w:t xml:space="preserve">For a counting measure, only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has measure zero (</w:t>
      </w:r>
      <w:hyperlink w:anchor="exm-measure-zero">
        <w:r>
          <w:rPr>
            <w:rStyle w:val="Hyperlink"/>
          </w:rPr>
          <w:t xml:space="preserve">Example 21</w:t>
        </w:r>
      </w:hyperlink>
      <w:r>
        <w:t xml:space="preserve">),</w:t>
      </w:r>
      <w:r>
        <w:t xml:space="preserve"> </w:t>
      </w:r>
      <w:r>
        <w:t xml:space="preserve">so a statement holds almost everywhere only if it holds everywhere.</w:t>
      </w:r>
    </w:p>
    <w:bookmarkEnd w:id="100"/>
    <w:bookmarkStart w:id="101" w:name="def-finite-measure"/>
    <w:p>
      <w:pPr>
        <w:pStyle w:val="BodyText"/>
      </w:pPr>
      <w:r>
        <w:rPr>
          <w:b/>
          <w:bCs/>
        </w:rPr>
        <w:t xml:space="preserve">Definition 20 (Finite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1"/>
    <w:bookmarkStart w:id="102" w:name="def-sigma-finite"/>
    <w:p>
      <w:pPr>
        <w:pStyle w:val="BodyText"/>
      </w:pPr>
      <w:r>
        <w:rPr>
          <w:b/>
          <w:bCs/>
        </w:rPr>
        <w:t xml:space="preserve">Definition 21 (</w:t>
      </w:r>
      <m:oMath>
        <m:r>
          <m:t>σ</m:t>
        </m:r>
      </m:oMath>
      <w:r>
        <w:rPr>
          <w:b/>
          <w:bCs/>
        </w:rPr>
        <w:t xml:space="preserve">-finite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The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rPr>
          <w:b/>
          <w:bCs/>
        </w:rPr>
        <w:t xml:space="preserve">-finite</w:t>
      </w:r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union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a sequence of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.</w:t>
      </w:r>
    </w:p>
    <w:bookmarkEnd w:id="102"/>
    <w:bookmarkStart w:id="103" w:name="exm-sigma-finite"/>
    <w:p>
      <w:pPr>
        <w:pStyle w:val="BodyText"/>
      </w:pPr>
      <w:r>
        <w:rPr>
          <w:b/>
          <w:bCs/>
        </w:rPr>
        <w:t xml:space="preserve">Example 23 (Finite and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-finite measures)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w:r>
        <w:t xml:space="preserve">Every finite measure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take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rPr>
            <m:sty m:val="p"/>
          </m:rPr>
          <m:t>∅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The counting measure 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w:r>
        <w:t xml:space="preserve">it is 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i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i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t xml:space="preserve">Lebesgue measure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finite,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but it is</w:t>
      </w:r>
      <w:r>
        <w:t xml:space="preserve"> </w:t>
      </w:r>
      <m:oMath>
        <m:r>
          <m:t>σ</m:t>
        </m:r>
      </m:oMath>
      <w:r>
        <w:t xml:space="preserve">-finite: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each with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i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bookmarkEnd w:id="103"/>
    <w:bookmarkEnd w:id="104"/>
    <w:bookmarkStart w:id="112" w:name="probability-measures"/>
    <w:p>
      <w:pPr>
        <w:pStyle w:val="Heading2"/>
      </w:pPr>
      <w:r>
        <w:t xml:space="preserve">6 Probability measures</w:t>
      </w:r>
    </w:p>
    <w:bookmarkStart w:id="105" w:name="def-probability-measure"/>
    <w:p>
      <w:pPr>
        <w:pStyle w:val="FirstParagraph"/>
      </w:pPr>
      <w:r>
        <w:rPr>
          <w:b/>
          <w:bCs/>
        </w:rPr>
        <w:t xml:space="preserve">Definition 22 (Probability measure)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measure</w:t>
      </w:r>
      <w:r>
        <w:t xml:space="preserve"> </w:t>
      </w:r>
      <w:r>
        <w:t xml:space="preserve">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measure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that gives the whole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Ω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105"/>
    <w:bookmarkStart w:id="106" w:name="exm-probability-measure"/>
    <w:p>
      <w:pPr>
        <w:pStyle w:val="FirstParagraph"/>
      </w:pPr>
      <w:r>
        <w:rPr>
          <w:b/>
          <w:bCs/>
        </w:rPr>
        <w:t xml:space="preserve">Example 24 (A fair die, and the unit interval)</w:t>
      </w:r>
      <w:r>
        <w:t xml:space="preserve"> </w:t>
      </w:r>
      <w:r>
        <w:t xml:space="preserve"> </w:t>
      </w:r>
    </w:p>
    <w:p>
      <w:pPr>
        <w:numPr>
          <w:ilvl w:val="0"/>
          <w:numId w:val="1014"/>
        </w:numPr>
      </w:pPr>
      <w:r>
        <w:t xml:space="preserve">For one roll of a fair die,</w:t>
      </w:r>
      <w:r>
        <w:t xml:space="preserve"> </w:t>
      </w:r>
      <w:r>
        <w:t xml:space="preserve">the sample space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events are all subsets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counting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measure">
        <w:r>
          <w:rPr>
            <w:rStyle w:val="Hyperlink"/>
          </w:rPr>
          <w:t xml:space="preserve">Example 16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countably additive,</w:t>
      </w:r>
      <w:r>
        <w:t xml:space="preserve"> </w:t>
      </w:r>
      <w:r>
        <w:t xml:space="preserve">because each sum in</w:t>
      </w:r>
      <w:r>
        <w:t xml:space="preserve"> </w:t>
      </w:r>
      <w:hyperlink w:anchor="exm-countable-additivit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has at most six nonzero terms,</w:t>
      </w:r>
      <w:r>
        <w:t xml:space="preserve"> </w:t>
      </w:r>
      <w:r>
        <w:t xml:space="preserve">and dividing a finite sum by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divides each term by</w:t>
      </w:r>
      <w:r>
        <w:t xml:space="preserve"> </w:t>
      </w:r>
      <m:oMath>
        <m:r>
          <m:t>6</m:t>
        </m:r>
      </m:oMath>
      <w:r>
        <w:t xml:space="preserve">.</w:t>
      </w:r>
      <w:r>
        <w:t xml:space="preserve"> </w:t>
      </w:r>
      <w:r>
        <w:t xml:space="preserve">It is a probability measure,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outcome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in the event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because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lebesgue-measure">
        <w:r>
          <w:rPr>
            <w:rStyle w:val="Hyperlink"/>
          </w:rPr>
          <w:t xml:space="preserve">Example 20</w:t>
        </w:r>
      </w:hyperlink>
      <w:r>
        <w:t xml:space="preserve">).</w:t>
      </w:r>
    </w:p>
    <w:p>
      <w:pPr>
        <w:numPr>
          <w:ilvl w:val="0"/>
          <w:numId w:val="1014"/>
        </w:numPr>
      </w:pPr>
      <w:r>
        <w:t xml:space="preserve">The counting measure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not a probability measure,</w:t>
      </w:r>
      <w:r>
        <w:t xml:space="preserve"> </w:t>
      </w:r>
      <w:r>
        <w:t xml:space="preserve">because it gives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 value</w:t>
      </w:r>
      <w:r>
        <w:t xml:space="preserve"> </w:t>
      </w:r>
      <m:oMath>
        <m:r>
          <m:t>6</m:t>
        </m:r>
      </m:oMath>
      <w:r>
        <w:t xml:space="preserve">.</w:t>
      </w:r>
    </w:p>
    <w:bookmarkEnd w:id="106"/>
    <w:bookmarkStart w:id="107" w:name="def-probability-space"/>
    <w:p>
      <w:pPr>
        <w:pStyle w:val="FirstParagraph"/>
      </w:pPr>
      <w:r>
        <w:rPr>
          <w:b/>
          <w:bCs/>
        </w:rPr>
        <w:t xml:space="preserve">Definition 23 (Probability space)</w:t>
      </w:r>
      <w:r>
        <w:t xml:space="preserve"> </w:t>
      </w:r>
      <w:r>
        <w:t xml:space="preserve">For a probability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on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probability space</w:t>
      </w:r>
      <w:r>
        <w:t xml:space="preserve">.</w:t>
      </w:r>
    </w:p>
    <w:bookmarkEnd w:id="107"/>
    <w:bookmarkStart w:id="108" w:name="def-sample-space"/>
    <w:p>
      <w:pPr>
        <w:pStyle w:val="BodyText"/>
      </w:pPr>
      <w:r>
        <w:rPr>
          <w:b/>
          <w:bCs/>
        </w:rPr>
        <w:t xml:space="preserve">Definition 24 (Sample space)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sample space</w:t>
      </w:r>
      <w:r>
        <w:t xml:space="preserve">.</w:t>
      </w:r>
    </w:p>
    <w:bookmarkEnd w:id="108"/>
    <w:bookmarkStart w:id="109" w:name="def-outcome"/>
    <w:p>
      <w:pPr>
        <w:pStyle w:val="BodyText"/>
      </w:pPr>
      <w:r>
        <w:rPr>
          <w:b/>
          <w:bCs/>
        </w:rPr>
        <w:t xml:space="preserve">Definition 25 (Outcome)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elements of the sample space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(</w:t>
      </w:r>
      <w:hyperlink w:anchor="def-sample-space">
        <w:r>
          <w:rPr>
            <w:rStyle w:val="Hyperlink"/>
          </w:rPr>
          <w:t xml:space="preserve">Definition 24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outcomes</w:t>
      </w:r>
      <w:r>
        <w:t xml:space="preserve">.</w:t>
      </w:r>
    </w:p>
    <w:bookmarkEnd w:id="109"/>
    <w:bookmarkStart w:id="110" w:name="def-event"/>
    <w:p>
      <w:pPr>
        <w:pStyle w:val="BodyText"/>
      </w:pPr>
      <w:r>
        <w:rPr>
          <w:b/>
          <w:bCs/>
        </w:rPr>
        <w:t xml:space="preserve">Definition 26 (Event)</w:t>
      </w:r>
      <w:r>
        <w:t xml:space="preserve"> </w:t>
      </w:r>
      <w:r>
        <w:t xml:space="preserve">In a probability space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,</m:t>
        </m:r>
        <m:r>
          <m:rPr>
            <m:scr m:val="script"/>
            <m:sty m:val="p"/>
          </m:rPr>
          <m:t>F</m:t>
        </m:r>
        <m:r>
          <m:rPr>
            <m:sty m:val="p"/>
          </m:rPr>
          <m:t>,</m:t>
        </m:r>
        <m:r>
          <m:rPr>
            <m:sty m:val="p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obability-space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the sets in</w:t>
      </w:r>
      <w:r>
        <w:t xml:space="preserve"> </w:t>
      </w:r>
      <m:oMath>
        <m:r>
          <m:rPr>
            <m:scr m:val="script"/>
            <m:sty m:val="p"/>
          </m:rPr>
          <m:t>F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events</w:t>
      </w:r>
      <w:r>
        <w:t xml:space="preserve">.</w:t>
      </w:r>
    </w:p>
    <w:bookmarkEnd w:id="110"/>
    <w:bookmarkStart w:id="111" w:name="rem-mutually-exclusive"/>
    <w:p>
      <w:pPr>
        <w:pStyle w:val="BodyText"/>
      </w:pPr>
      <w:r>
        <w:rPr>
          <w:i/>
          <w:iCs/>
        </w:rPr>
        <w:t xml:space="preserve">Remark 8</w:t>
      </w:r>
      <w:r>
        <w:t xml:space="preserve"> (Mutually exclusive events). </w:t>
      </w:r>
      <w:r>
        <w:t xml:space="preserve">In probability,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hyperlink w:anchor="def-probability-measure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are usually called</w:t>
      </w:r>
      <w:r>
        <w:t xml:space="preserve"> </w:t>
      </w:r>
      <w:r>
        <w:rPr>
          <w:b/>
          <w:bCs/>
        </w:rPr>
        <w:t xml:space="preserve">mutually exclusive</w:t>
      </w:r>
      <w:r>
        <w:t xml:space="preserve">.</w:t>
      </w:r>
      <w:r>
        <w:t xml:space="preserve"> </w:t>
      </w:r>
      <w:r>
        <w:t xml:space="preserve">For example, for one roll of a six-sided die,</w:t>
      </w:r>
      <w:r>
        <w:t xml:space="preserve"> </w:t>
      </w:r>
      <w:r>
        <w:t xml:space="preserve">the events</w:t>
      </w:r>
      <w:r>
        <w:t xml:space="preserve"> </w:t>
      </w:r>
      <w:r>
        <w:t xml:space="preserve">“the roll is</w:t>
      </w:r>
      <w:r>
        <w:t xml:space="preserve"> </w:t>
      </w:r>
      <w:hyperlink r:id="rId22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roll is odd”</w:t>
      </w:r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are mutually exclusive:</w:t>
      </w:r>
      <w:r>
        <w:t xml:space="preserve"> </w:t>
      </w:r>
      <w:r>
        <w:t xml:space="preserve">no roll is both even and odd.</w:t>
      </w:r>
    </w:p>
    <w:bookmarkEnd w:id="111"/>
    <w:bookmarkEnd w:id="112"/>
    <w:bookmarkStart w:id="133" w:name="measurable-functions-and-integrals"/>
    <w:p>
      <w:pPr>
        <w:pStyle w:val="Heading2"/>
      </w:pPr>
      <w:r>
        <w:t xml:space="preserve">7 Measurable functions and integrals</w:t>
      </w:r>
    </w:p>
    <w:bookmarkStart w:id="113" w:name="def-measurable-function"/>
    <w:p>
      <w:pPr>
        <w:pStyle w:val="FirstParagraph"/>
      </w:pPr>
      <w:r>
        <w:rPr>
          <w:b/>
          <w:bCs/>
        </w:rPr>
        <w:t xml:space="preserve">Definition 27 (Measurable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5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measurable</w:t>
      </w:r>
      <w:r>
        <w:t xml:space="preserve"> </w:t>
      </w:r>
      <w:r>
        <w:t xml:space="preserve">(with respect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)</w:t>
      </w:r>
      <w:r>
        <w:t xml:space="preserve"> </w:t>
      </w:r>
      <w:r>
        <w:t xml:space="preserve">if, for every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 set of elements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at most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measurable: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s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</m:oMath>
      </m:oMathPara>
    </w:p>
    <w:bookmarkEnd w:id="113"/>
    <w:bookmarkStart w:id="115" w:name="rem-measurable-function-general"/>
    <w:p>
      <w:pPr>
        <w:pStyle w:val="FirstParagraph"/>
      </w:pPr>
      <w:r>
        <w:rPr>
          <w:i/>
          <w:iCs/>
        </w:rPr>
        <w:t xml:space="preserve">Remark 9</w:t>
      </w:r>
      <w:r>
        <w:t xml:space="preserve"> (Measurable functions in general). </w:t>
      </w:r>
      <w:r>
        <w:t xml:space="preserve">Other sources define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t>T</m:t>
        </m:r>
      </m:oMath>
      <w:r>
        <w:t xml:space="preserve"> </w:t>
      </w:r>
      <w:r>
        <w:t xml:space="preserve">between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to be measurable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B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borel-sigma-algebra">
        <w:r>
          <w:rPr>
            <w:rStyle w:val="Hyperlink"/>
          </w:rPr>
          <w:t xml:space="preserve">Borel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,</w:t>
      </w:r>
      <w:r>
        <w:t xml:space="preserve"> </w:t>
      </w:r>
      <w:r>
        <w:t xml:space="preserve">that definition is equivalent to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Wikipedia: Measurable function</w:t>
        </w:r>
      </w:hyperlink>
      <w:r>
        <w:t xml:space="preserve">).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general definition requires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∈</m:t>
            </m:r>
            <m:r>
              <m:t>S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is the condition in</w:t>
      </w:r>
      <w:r>
        <w:t xml:space="preserve"> </w:t>
      </w:r>
      <w:hyperlink w:anchor="def-measurable-function">
        <w:r>
          <w:rPr>
            <w:rStyle w:val="Hyperlink"/>
          </w:rPr>
          <w:t xml:space="preserve">Definition 27</w:t>
        </w:r>
      </w:hyperlink>
      <w:r>
        <w:t xml:space="preserve">.</w:t>
      </w:r>
    </w:p>
    <w:bookmarkEnd w:id="115"/>
    <w:bookmarkStart w:id="116" w:name="exm-measurable-function"/>
    <w:p>
      <w:pPr>
        <w:pStyle w:val="BodyText"/>
      </w:pPr>
      <w:r>
        <w:rPr>
          <w:b/>
          <w:bCs/>
        </w:rPr>
        <w:t xml:space="preserve">Example 25 (Measurable and not measurable)</w:t>
      </w:r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 take 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D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xm-sigma-algebra">
        <w:r>
          <w:rPr>
            <w:rStyle w:val="Hyperlink"/>
          </w:rPr>
          <w:t xml:space="preserve">Example 1</w:t>
        </w:r>
      </w:hyperlink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odd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c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All three 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measurable.</w:t>
      </w:r>
    </w:p>
    <w:p>
      <w:pPr>
        <w:pStyle w:val="Compact"/>
        <w:numPr>
          <w:ilvl w:val="0"/>
          <w:numId w:val="1015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not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measurable.</w:t>
      </w:r>
    </w:p>
    <w:p>
      <w:pPr>
        <w:pStyle w:val="FirstParagraph"/>
      </w:pPr>
      <w:r>
        <w:t xml:space="preserve">With the</w:t>
      </w:r>
      <w:r>
        <w:t xml:space="preserve"> </w:t>
      </w:r>
      <m:oMath>
        <m:r>
          <m:t>σ</m:t>
        </m:r>
      </m:oMath>
      <w:r>
        <w:t xml:space="preserve">-algebra of all subsets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instead,</w:t>
      </w:r>
      <w:r>
        <w:t xml:space="preserve"> </w:t>
      </w:r>
      <w:r>
        <w:t xml:space="preserve">every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  <m:r>
              <m:rPr>
                <m:sty m:val="p"/>
              </m:rPr>
              <m:t>: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≤</m:t>
            </m:r>
            <m:r>
              <m:t>c</m:t>
            </m:r>
          </m:e>
        </m:d>
        <m:r>
          <m:t>​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so every function</w:t>
      </w:r>
      <w:r>
        <w:t xml:space="preserve"> </w:t>
      </w:r>
      <m:oMath>
        <m:r>
          <m:t>D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 including</w:t>
      </w:r>
      <w:r>
        <w:t xml:space="preserve"> </w:t>
      </w:r>
      <m:oMath>
        <m:r>
          <m:t>g</m:t>
        </m:r>
      </m:oMath>
      <w:r>
        <w:t xml:space="preserve">, is measurable.</w:t>
      </w:r>
    </w:p>
    <w:bookmarkEnd w:id="116"/>
    <w:bookmarkStart w:id="119" w:name="def-integral-nonneg"/>
    <w:p>
      <w:pPr>
        <w:pStyle w:val="BodyText"/>
      </w:pPr>
      <w:r>
        <w:rPr>
          <w:b/>
          <w:bCs/>
        </w:rPr>
        <w:t xml:space="preserve">Definition 28 (Integral of a non-negative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sup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s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 the</w:t>
      </w:r>
      <w:r>
        <w:t xml:space="preserve"> </w:t>
      </w:r>
      <w:hyperlink r:id="rId117">
        <w:r>
          <w:rPr>
            <w:rStyle w:val="Hyperlink"/>
          </w:rPr>
          <w:t xml:space="preserve">supremum</w:t>
        </w:r>
      </w:hyperlink>
      <w:r>
        <w:t xml:space="preserve"> </w:t>
      </w:r>
      <w:r>
        <w:t xml:space="preserve">is over all ways</w:t>
      </w:r>
      <w:r>
        <w:t xml:space="preserve"> </w:t>
      </w:r>
      <w:r>
        <w:t xml:space="preserve">of writing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as the union of finitely many nonempty</w:t>
      </w:r>
      <w:r>
        <w:t xml:space="preserve"> </w:t>
      </w:r>
      <w:hyperlink w:anchor="def-pairwise-disjoint">
        <w:r>
          <w:rPr>
            <w:rStyle w:val="Hyperlink"/>
          </w:rPr>
          <w:t xml:space="preserve">pairwise disjoint</w:t>
        </w:r>
      </w:hyperlink>
      <w:r>
        <w:t xml:space="preserve"> </w:t>
      </w:r>
      <w:r>
        <w:t xml:space="preserve">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each</w:t>
      </w:r>
      <w:r>
        <w:t xml:space="preserve"> </w:t>
      </w:r>
      <m:oMath>
        <m:sSub>
          <m:e>
            <m:r>
              <m:rPr>
                <m:sty m:val="p"/>
              </m:rPr>
              <m:t>inf</m:t>
            </m:r>
          </m:e>
          <m:sub>
            <m:r>
              <m:t>s</m:t>
            </m:r>
            <m:r>
              <m:rPr>
                <m:sty m:val="p"/>
              </m:rPr>
              <m:t>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b>
        </m:sSub>
        <m:r>
          <m:t>f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8">
        <w:r>
          <w:rPr>
            <w:rStyle w:val="Hyperlink"/>
          </w:rPr>
          <w:t xml:space="preserve">infimum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In the sums,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, 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supremum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if some sum is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 integral is also written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t> </m:t>
        </m:r>
        <m:r>
          <m:t>d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(Billingsley 1995, sec. 15)</w:t>
      </w:r>
    </w:p>
    <w:bookmarkEnd w:id="119"/>
    <w:bookmarkStart w:id="122" w:name="rem-integral-nonneg-lower-sums"/>
    <w:p>
      <w:pPr>
        <w:pStyle w:val="BodyText"/>
      </w:pPr>
      <w:r>
        <w:rPr>
          <w:i/>
          <w:iCs/>
        </w:rPr>
        <w:t xml:space="preserve">Remark 10</w:t>
      </w:r>
      <w:r>
        <w:t xml:space="preserve"> (Each sum is a lower estimate). </w:t>
      </w:r>
      <w:r>
        <w:t xml:space="preserve">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splits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pieces</w:t>
      </w:r>
      <w:r>
        <w:t xml:space="preserve"> </w:t>
      </w:r>
      <w:r>
        <w:t xml:space="preserve">and weights each piece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by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approaches on it,</w:t>
      </w:r>
      <w:r>
        <w:t xml:space="preserve"> </w:t>
      </w:r>
      <w:r>
        <w:t xml:space="preserve">so each sum is at most the integral.</w:t>
      </w:r>
      <w:r>
        <w:t xml:space="preserve"> </w:t>
      </w:r>
      <w:r>
        <w:t xml:space="preserve">For Lebesgue measure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has a</w:t>
      </w:r>
      <w:r>
        <w:t xml:space="preserve"> </w:t>
      </w:r>
      <w:hyperlink r:id="rId120">
        <w:r>
          <w:rPr>
            <w:rStyle w:val="Hyperlink"/>
          </w:rPr>
          <w:t xml:space="preserve">Riemann integral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two integrals agree: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ty m:val="p"/>
              </m:rPr>
              <m:t>[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]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λ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(see</w:t>
      </w:r>
      <w:r>
        <w:t xml:space="preserve"> </w:t>
      </w:r>
      <w:hyperlink r:id="rId121">
        <w:r>
          <w:rPr>
            <w:rStyle w:val="Hyperlink"/>
          </w:rPr>
          <w:t xml:space="preserve">Wikipedia: Lebesgue integral</w:t>
        </w:r>
      </w:hyperlink>
      <w:r>
        <w:t xml:space="preserve">).</w:t>
      </w:r>
    </w:p>
    <w:bookmarkEnd w:id="122"/>
    <w:bookmarkStart w:id="123" w:name="exm-integral-nonneg"/>
    <w:p>
      <w:pPr>
        <w:pStyle w:val="BodyText"/>
      </w:pPr>
      <w:r>
        <w:rPr>
          <w:b/>
          <w:bCs/>
        </w:rPr>
        <w:t xml:space="preserve">Example 26 (Integrals with respect to counting measure)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D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function on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measurable (</w:t>
      </w:r>
      <w:hyperlink w:anchor="exm-measurable-function">
        <w:r>
          <w:rPr>
            <w:rStyle w:val="Hyperlink"/>
          </w:rPr>
          <w:t xml:space="preserve">Example 25</w:t>
        </w:r>
      </w:hyperlink>
      <w:r>
        <w:t xml:space="preserve">).</w:t>
      </w:r>
    </w:p>
    <w:p>
      <w:pPr>
        <w:pStyle w:val="BodyText"/>
      </w:pPr>
      <w:r>
        <w:rPr>
          <w:i/>
          <w:iCs/>
        </w:rPr>
        <w:t xml:space="preserve">The integral is the sum of the values.</w:t>
      </w:r>
      <w:r>
        <w:t xml:space="preserve"> </w:t>
      </w:r>
      <w:r>
        <w:t xml:space="preserve">For any split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into nonempty pairwise disjoint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inf</m:t>
                      </m:r>
                    </m:e>
                    <m:lim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lim>
                  </m:limLow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limLow>
                        <m:e>
                          <m:r>
                            <m:rPr>
                              <m:sty m:val="p"/>
                            </m:rPr>
                            <m:t>inf</m:t>
                          </m:r>
                        </m:e>
                        <m:lim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∈</m:t>
                          </m:r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lim>
                      </m:limLow>
                    </m:e>
                  </m:nary>
                </m:e>
              </m:nary>
              <m:r>
                <m:t>g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counts the elements of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g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 infimum is at most each value)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D</m:t>
              </m:r>
              <m:r>
                <m:rPr>
                  <m:nor/>
                  <m:sty m:val="p"/>
                </m:rPr>
                <m:t> is in exactly one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split into the six single points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gives exactly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supremum is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D</m:t>
            </m:r>
          </m:sub>
          <m:sup>
            <m:r>
              <m:t>​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g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An infinite integral.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and 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split with one set,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, gives the sum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⋅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∞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double-struck"/>
                <m:sty m:val="p"/>
              </m:rPr>
              <m:t>N</m:t>
            </m:r>
          </m:sub>
          <m:sup>
            <m:r>
              <m:t>​</m:t>
            </m:r>
          </m:sup>
          <m:e>
            <m:r>
              <m:t>h</m:t>
            </m:r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123"/>
    <w:bookmarkStart w:id="124" w:name="def-positive-negative-parts"/>
    <w:p>
      <w:pPr>
        <w:pStyle w:val="BodyText"/>
      </w:pPr>
      <w:r>
        <w:rPr>
          <w:b/>
          <w:bCs/>
        </w:rPr>
        <w:t xml:space="preserve">Definition 29 (Positive part of a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4"/>
    <w:bookmarkStart w:id="125" w:name="def-negative-part"/>
    <w:p>
      <w:pPr>
        <w:pStyle w:val="FirstParagraph"/>
      </w:pPr>
      <w:r>
        <w:rPr>
          <w:b/>
          <w:bCs/>
        </w:rPr>
        <w:t xml:space="preserve">Definition 30 (Negative part of a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in</w:t>
      </w:r>
      <w:r>
        <w:t xml:space="preserve"> 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part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non-negative function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(</m:t>
          </m:r>
          <m:r>
            <m:t>s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25"/>
    <w:bookmarkStart w:id="126" w:name="rem-positive-negative-parts"/>
    <w:p>
      <w:pPr>
        <w:pStyle w:val="FirstParagraph"/>
      </w:pPr>
      <w:r>
        <w:rPr>
          <w:i/>
          <w:iCs/>
        </w:rPr>
        <w:t xml:space="preserve">Remark 11</w:t>
      </w:r>
      <w:r>
        <w:t xml:space="preserve"> (A function in terms of its positive and negative parts). </w:t>
      </w:r>
      <w:r>
        <w:t xml:space="preserve">With the positive part 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) and negative part (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−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+</m:t>
        </m:r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are measurable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(Billingsley 1995, Theorem 13.3)</w:t>
      </w:r>
      <w:r>
        <w:t xml:space="preserve">.)</w:t>
      </w:r>
    </w:p>
    <w:bookmarkEnd w:id="126"/>
    <w:bookmarkStart w:id="127" w:name="def-integral"/>
    <w:p>
      <w:pPr>
        <w:pStyle w:val="BodyText"/>
      </w:pPr>
      <w:r>
        <w:rPr>
          <w:b/>
          <w:bCs/>
        </w:rPr>
        <w:t xml:space="preserve">Definition 31 (Integral of a real-valued function)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be the positive and negative parts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sitive-negative-parts">
        <w:r>
          <w:rPr>
            <w:rStyle w:val="Hyperlink"/>
          </w:rPr>
          <w:t xml:space="preserve">Definition 29</w:t>
        </w:r>
      </w:hyperlink>
      <w:r>
        <w:t xml:space="preserve">,</w:t>
      </w:r>
      <w:r>
        <w:t xml:space="preserve"> </w:t>
      </w:r>
      <w:hyperlink w:anchor="def-negative-part">
        <w:r>
          <w:rPr>
            <w:rStyle w:val="Hyperlink"/>
          </w:rPr>
          <w:t xml:space="preserve">Definition 30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t> </m:t>
          </m:r>
          <m:r>
            <m:t>d</m:t>
          </m:r>
          <m:r>
            <m:t>μ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−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</m:sup>
              </m:sSup>
            </m:e>
          </m:nary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using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 each term,</w:t>
      </w:r>
      <w:r>
        <w:t xml:space="preserve"> </w:t>
      </w:r>
      <w:r>
        <w:t xml:space="preserve">when at least one of the two terms is finite;</w:t>
      </w:r>
      <w:r>
        <w:t xml:space="preserve"> </w:t>
      </w:r>
      <w:r>
        <w:t xml:space="preserve">otherwise,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undefined.</w:t>
      </w:r>
    </w:p>
    <w:p>
      <w:pPr>
        <w:pStyle w:val="BodyText"/>
      </w:pPr>
      <w:r>
        <w:t xml:space="preserve">(Billingsley 1995, sec. 15)</w:t>
      </w:r>
    </w:p>
    <w:bookmarkEnd w:id="127"/>
    <w:bookmarkStart w:id="128" w:name="exm-integral"/>
    <w:p>
      <w:pPr>
        <w:pStyle w:val="BodyText"/>
      </w:pPr>
      <w:r>
        <w:rPr>
          <w:b/>
          <w:bCs/>
        </w:rPr>
        <w:t xml:space="preserve">Example 27 (An integral with positive and negative parts)</w:t>
      </w:r>
      <w:r>
        <w:t xml:space="preserve"> </w:t>
      </w: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Its values at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 so: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;</w:t>
      </w:r>
    </w:p>
    <w:p>
      <w:pPr>
        <w:numPr>
          <w:ilvl w:val="0"/>
          <w:numId w:val="1016"/>
        </w:numPr>
      </w:pP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has values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also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21</m:t>
              </m:r>
              <m:r>
                <m:rPr>
                  <m:sty m:val="p"/>
                </m:rPr>
                <m:t>−</m:t>
              </m:r>
              <m:r>
                <m:t>18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8"/>
    <w:bookmarkStart w:id="130" w:name="def-absolutely-integrable"/>
    <w:p>
      <w:pPr>
        <w:pStyle w:val="FirstParagraph"/>
      </w:pPr>
      <w:r>
        <w:rPr>
          <w:b/>
          <w:bCs/>
        </w:rPr>
        <w:t xml:space="preserve">Definition 32 (Absolutely integrable function (integrable function, absolute integrability))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absolutely integrable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(often just called</w:t>
      </w:r>
      <w:r>
        <w:t xml:space="preserve"> </w:t>
      </w:r>
      <w:r>
        <w:rPr>
          <w:b/>
          <w:bCs/>
        </w:rPr>
        <w:t xml:space="preserve">integrable</w:t>
      </w:r>
      <w:r>
        <w:t xml:space="preserve">)</w:t>
      </w:r>
      <w:r>
        <w:t xml:space="preserve"> </w:t>
      </w:r>
      <w:r>
        <w:t xml:space="preserve">if the integral of its</w:t>
      </w:r>
      <w:r>
        <w:t xml:space="preserve"> </w:t>
      </w:r>
      <w:hyperlink r:id="rId129">
        <w:r>
          <w:rPr>
            <w:rStyle w:val="Hyperlink"/>
          </w:rPr>
          <w:t xml:space="preserve">absolute value</w:t>
        </w:r>
      </w:hyperlink>
      <w:r>
        <w:t xml:space="preserve"> </w:t>
      </w:r>
      <w:r>
        <w:t xml:space="preserve">is finite: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&lt;</m:t>
          </m:r>
          <m:r>
            <m:rPr>
              <m:sty m:val="p"/>
            </m:rPr>
            <m:t>∞</m:t>
          </m:r>
        </m:oMath>
      </m:oMathPara>
    </w:p>
    <w:p>
      <w:pPr>
        <w:pStyle w:val="FirstParagraph"/>
      </w:pPr>
      <w:r>
        <w:t xml:space="preserve">The property itself is called</w:t>
      </w:r>
      <w:r>
        <w:t xml:space="preserve"> </w:t>
      </w:r>
      <w:r>
        <w:rPr>
          <w:b/>
          <w:bCs/>
        </w:rPr>
        <w:t xml:space="preserve">absolute integrability</w:t>
      </w:r>
      <w:r>
        <w:t xml:space="preserve">.</w:t>
      </w:r>
    </w:p>
    <w:bookmarkEnd w:id="130"/>
    <w:bookmarkStart w:id="131" w:name="rem-absolutely-integrable-integral"/>
    <w:p>
      <w:pPr>
        <w:pStyle w:val="BodyText"/>
      </w:pPr>
      <w:r>
        <w:rPr>
          <w:i/>
          <w:iCs/>
        </w:rPr>
        <w:t xml:space="preserve">Remark 12</w:t>
      </w:r>
      <w:r>
        <w:t xml:space="preserve"> (An absolutely integrable function has a finite integral).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absolutely integrable,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are both finite,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≤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each sum in</w:t>
      </w:r>
      <w:r>
        <w:t xml:space="preserve"> </w:t>
      </w:r>
      <w:hyperlink w:anchor="def-integral-nonneg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at most the matching sum for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</w:t>
      </w:r>
      <w:hyperlink w:anchor="def-integral">
        <w:r>
          <w:rPr>
            <w:rStyle w:val="Hyperlink"/>
          </w:rPr>
          <w:t xml:space="preserve">Definition 31</w:t>
        </w:r>
      </w:hyperlink>
      <w:r>
        <w:t xml:space="preserve">) is a real number.</w:t>
      </w:r>
    </w:p>
    <w:bookmarkEnd w:id="131"/>
    <w:bookmarkStart w:id="132" w:name="exm-absolutely-integrable"/>
    <w:p>
      <w:pPr>
        <w:pStyle w:val="BodyText"/>
      </w:pPr>
      <w:r>
        <w:rPr>
          <w:b/>
          <w:bCs/>
        </w:rPr>
        <w:t xml:space="preserve">Example 28 (Absolutely integrable and not)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w:r>
        <w:t xml:space="preserve">For the counting measure 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(</w:t>
      </w:r>
      <w:hyperlink w:anchor="exm-integral">
        <w:r>
          <w:rPr>
            <w:rStyle w:val="Hyperlink"/>
          </w:rPr>
          <w:t xml:space="preserve">Example 27</w:t>
        </w:r>
      </w:hyperlink>
      <w:r>
        <w:t xml:space="preserve">) is absolutely integrable: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.</w:t>
      </w:r>
    </w:p>
    <w:p>
      <w:pPr>
        <w:numPr>
          <w:ilvl w:val="0"/>
          <w:numId w:val="1017"/>
        </w:numPr>
      </w:pPr>
      <w:r>
        <w:t xml:space="preserve">For the counting measure on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the constant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absolutely integrable,</w:t>
      </w:r>
      <w:r>
        <w:t xml:space="preserve"> </w:t>
      </w:r>
      <w:r>
        <w:t xml:space="preserve">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h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double-struck"/>
                      <m:sty m:val="p"/>
                    </m:rPr>
                    <m:t>N</m:t>
                  </m:r>
                </m:sub>
                <m:sup>
                  <m:r>
                    <m:t>​</m:t>
                  </m:r>
                </m:sup>
                <m:e>
                  <m:r>
                    <m:t>h</m:t>
                  </m:r>
                </m:e>
              </m:nary>
              <m:r>
                <m:t> </m:t>
              </m:r>
              <m:r>
                <m:t>d</m:t>
              </m:r>
              <m:r>
                <m:t>μ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w:hyperlink w:anchor="exm-integral-nonneg">
        <w:r>
          <w:rPr>
            <w:rStyle w:val="Hyperlink"/>
          </w:rPr>
          <w:t xml:space="preserve">Example 26</w:t>
        </w:r>
      </w:hyperlink>
      <w:r>
        <w:t xml:space="preserve">).</w:t>
      </w:r>
    </w:p>
    <w:bookmarkEnd w:id="132"/>
    <w:bookmarkEnd w:id="133"/>
    <w:bookmarkStart w:id="145" w:name="lp-spaces"/>
    <w:p>
      <w:pPr>
        <w:pStyle w:val="Heading2"/>
      </w:pPr>
      <w:r>
        <w:t xml:space="preserve">8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</w:t>
      </w:r>
    </w:p>
    <w:bookmarkStart w:id="135" w:name="def-lp-space"/>
    <w:p>
      <w:pPr>
        <w:pStyle w:val="FirstParagraph"/>
      </w:pPr>
      <w:r>
        <w:rPr>
          <w:b/>
          <w:bCs/>
        </w:rPr>
        <w:t xml:space="preserve">Definition 33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 (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,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S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  <m:r>
                <m:t> </m:t>
              </m:r>
              <m:r>
                <m:t>d</m:t>
              </m:r>
              <m:r>
                <m:t>μ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all measurable functions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To satisfy the definiteness axiom of a</w:t>
      </w:r>
      <w:r>
        <w:t xml:space="preserve"> </w:t>
      </w:r>
      <w:hyperlink r:id="rId134">
        <w:r>
          <w:rPr>
            <w:rStyle w:val="Hyperlink"/>
          </w:rPr>
          <w:t xml:space="preserve">norm</w:t>
        </w:r>
      </w:hyperlink>
      <w:r>
        <w:t xml:space="preserve"> </w:t>
      </w:r>
      <w:r>
        <w:t xml:space="preserve">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functions that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(</w:t>
      </w:r>
      <m:oMath>
        <m:r>
          <m:t>μ</m:t>
        </m:r>
      </m:oMath>
      <w:r>
        <w:t xml:space="preserve">-a.e.) are identified into equivalence classes.</w:t>
      </w:r>
      <w:r>
        <w:t xml:space="preserve"> </w:t>
      </w:r>
      <w:r>
        <w:t xml:space="preserve">The resulting normed vector space is the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</w:t>
      </w:r>
      <w:r>
        <w:t xml:space="preserve">, denoted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(or simply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).</w:t>
      </w:r>
      <w:r>
        <w:t xml:space="preserve"> </w:t>
      </w:r>
      <w:r>
        <w:t xml:space="preserve">The case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is defined separately, in</w:t>
      </w:r>
      <w:r>
        <w:t xml:space="preserve"> </w:t>
      </w:r>
      <w:hyperlink w:anchor="def-linf-space">
        <w:r>
          <w:rPr>
            <w:rStyle w:val="Hyperlink"/>
          </w:rPr>
          <w:t xml:space="preserve">Definition 34</w:t>
        </w:r>
      </w:hyperlink>
      <w:r>
        <w:t xml:space="preserve">.</w:t>
      </w:r>
    </w:p>
    <w:bookmarkEnd w:id="135"/>
    <w:bookmarkStart w:id="136" w:name="exm-lp-space"/>
    <w:p>
      <w:pPr>
        <w:pStyle w:val="BodyText"/>
      </w:pPr>
      <w:r>
        <w:rPr>
          <w:b/>
          <w:bCs/>
        </w:rPr>
        <w:t xml:space="preserve">Example 29 (An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function not in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Consider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equipped with the Borel</w:t>
      </w:r>
      <w:r>
        <w:t xml:space="preserve"> </w:t>
      </w:r>
      <m:oMath>
        <m:r>
          <m:t>σ</m:t>
        </m:r>
      </m:oMath>
      <w:r>
        <w:t xml:space="preserve">-algebra (</w:t>
      </w:r>
      <w:hyperlink w:anchor="def-borel-sigma-algebra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 Lebesgue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(</w:t>
      </w:r>
      <w:hyperlink w:anchor="def-lebesgue-measure">
        <w:r>
          <w:rPr>
            <w:rStyle w:val="Hyperlink"/>
          </w:rPr>
          <w:t xml:space="preserve">Definition 16</w:t>
        </w:r>
      </w:hyperlink>
      <w:r>
        <w:t xml:space="preserve">).</w:t>
      </w:r>
      <w:r>
        <w:t xml:space="preserve"> </w:t>
      </w:r>
      <w:r>
        <w:t xml:space="preserve">Define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f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 integral is:</w:t>
      </w:r>
    </w:p>
    <w:p>
      <w:pPr>
        <w:pStyle w:val="Compac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ln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ε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ε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ln</m:t>
              </m:r>
              <m:r>
                <m:t>ε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Compact"/>
        <w:numPr>
          <w:ilvl w:val="0"/>
          <w:numId w:val="1000"/>
        </w:numPr>
      </w:pPr>
      <w:r>
        <w:t xml:space="preserve">Therefore,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∉</m:t>
        </m:r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This shows that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⊂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 </w:t>
      </w:r>
      <w:r>
        <w:t xml:space="preserve">on finite-measure sets: higher exponents impose stricter integrability requirements near singularities.</w:t>
      </w:r>
    </w:p>
    <w:bookmarkEnd w:id="136"/>
    <w:bookmarkStart w:id="137" w:name="def-linf-space"/>
    <w:p>
      <w:pPr>
        <w:pStyle w:val="BodyText"/>
      </w:pPr>
      <w:r>
        <w:rPr>
          <w:b/>
          <w:bCs/>
        </w:rPr>
        <w:t xml:space="preserve">Definition 34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 and essential supremum norm (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essential supremum norm</w:t>
      </w:r>
      <w:r>
        <w:t xml:space="preserve"> </w:t>
      </w:r>
      <w:r>
        <w:t xml:space="preserve">(or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) of a</w:t>
      </w:r>
      <w:r>
        <w:t xml:space="preserve"> </w:t>
      </w:r>
      <w:hyperlink w:anchor="def-measurable-function">
        <w:r>
          <w:rPr>
            <w:rStyle w:val="Hyperlink"/>
          </w:rPr>
          <w:t xml:space="preserve">measurable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S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C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∈</m:t>
                  </m:r>
                  <m:r>
                    <m:t>S</m:t>
                  </m:r>
                  <m:r>
                    <m:rPr>
                      <m:sty m:val="p"/>
                    </m:rPr>
                    <m:t>: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s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&gt;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space</w:t>
      </w:r>
      <w:r>
        <w:t xml:space="preserve"> </w:t>
      </w: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consists of equivalence classes of essentially bounded measurable functions,</w:t>
      </w:r>
      <w:r>
        <w:t xml:space="preserve"> </w:t>
      </w:r>
      <w:r>
        <w:t xml:space="preserve">identified as in</w:t>
      </w:r>
      <w:r>
        <w:t xml:space="preserve"> 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when they are equal</w:t>
      </w:r>
      <w:r>
        <w:t xml:space="preserve"> </w:t>
      </w:r>
      <w:hyperlink w:anchor="def-almost-everywhere">
        <w:r>
          <w:rPr>
            <w:rStyle w:val="Hyperlink"/>
          </w:rPr>
          <w:t xml:space="preserve">almost everywhere</w:t>
        </w:r>
      </w:hyperlink>
      <w:r>
        <w:t xml:space="preserve">.</w:t>
      </w:r>
    </w:p>
    <w:bookmarkEnd w:id="137"/>
    <w:bookmarkStart w:id="138" w:name="thm-holder-inequality"/>
    <w:p>
      <w:pPr>
        <w:pStyle w:val="BodyText"/>
      </w:pPr>
      <w:r>
        <w:rPr>
          <w:b/>
          <w:bCs/>
        </w:rPr>
        <w:t xml:space="preserve">Theorem 5 (Holder’s inequality)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 conjugate exponents satisfying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p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q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(with the convention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</w:t>
      </w:r>
      <w:r>
        <w:t xml:space="preserve"> </w:t>
      </w:r>
      <w:r>
        <w:t xml:space="preserve">then their product</w:t>
      </w:r>
      <w:r>
        <w:t xml:space="preserve"> </w:t>
      </w:r>
      <m:oMath>
        <m:r>
          <m:t>f</m:t>
        </m:r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w:hyperlink w:anchor="def-absolutely-integrable">
        <w:r>
          <w:rPr>
            <w:rStyle w:val="Hyperlink"/>
          </w:rPr>
          <w:t xml:space="preserve">absolutely integrable</w:t>
        </w:r>
      </w:hyperlink>
      <w:r>
        <w:t xml:space="preserve"> </w:t>
      </w:r>
      <w:r>
        <w:t xml:space="preserve">(</w:t>
      </w:r>
      <m:oMath>
        <m:r>
          <m:t>f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) 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S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t>g</m:t>
              </m:r>
            </m:e>
          </m:d>
          <m:r>
            <m:t>​</m:t>
          </m:r>
          <m:r>
            <m:t> </m:t>
          </m:r>
          <m:r>
            <m:t>d</m:t>
          </m:r>
          <m:r>
            <m:t>μ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q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this inequality is the Cauchy-Schwarz inequality for integrals.</w:t>
      </w:r>
    </w:p>
    <w:bookmarkEnd w:id="138"/>
    <w:bookmarkStart w:id="139" w:name="thm-minkowski-inequality"/>
    <w:p>
      <w:pPr>
        <w:pStyle w:val="BodyText"/>
      </w:pPr>
      <w:r>
        <w:rPr>
          <w:b/>
          <w:bCs/>
        </w:rPr>
        <w:t xml:space="preserve">Theorem 6 (Minkowski’s inequality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triangle inequality))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w:anchor="def-measure-space">
        <w:r>
          <w:rPr>
            <w:rStyle w:val="Hyperlink"/>
          </w:rPr>
          <w:t xml:space="preserve">measure space</w:t>
        </w:r>
      </w:hyperlink>
      <w:r>
        <w:t xml:space="preserve"> </w:t>
      </w:r>
      <w:r>
        <w:t xml:space="preserve">and let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For any functions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p-space">
        <w:r>
          <w:rPr>
            <w:rStyle w:val="Hyperlink"/>
          </w:rPr>
          <w:t xml:space="preserve">Definition 33</w:t>
        </w:r>
      </w:hyperlink>
      <w:r>
        <w:t xml:space="preserve">), their sum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 satisfies: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  <m:r>
                <m:rPr>
                  <m:sty m:val="p"/>
                </m:rPr>
                <m:t>+</m:t>
              </m:r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g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Together with absolute homogeneity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and definiteness,</w:t>
      </w:r>
      <w:r>
        <w:t xml:space="preserve"> </w:t>
      </w:r>
      <w:r>
        <w:t xml:space="preserve">Minkowski’s inequality establishes that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satisfies all axioms of a</w:t>
      </w:r>
      <w:r>
        <w:t xml:space="preserve"> </w:t>
      </w:r>
      <w:hyperlink r:id="rId134">
        <w:r>
          <w:rPr>
            <w:rStyle w:val="Hyperlink"/>
          </w:rPr>
          <w:t xml:space="preserve">normed vector space</w:t>
        </w:r>
      </w:hyperlink>
      <w:r>
        <w:t xml:space="preserve">.</w:t>
      </w:r>
    </w:p>
    <w:bookmarkEnd w:id="139"/>
    <w:bookmarkStart w:id="141" w:name="exm-holder-inequality"/>
    <w:p>
      <w:pPr>
        <w:pStyle w:val="BodyText"/>
      </w:pPr>
      <w:r>
        <w:rPr>
          <w:b/>
          <w:bCs/>
        </w:rPr>
        <w:t xml:space="preserve">Example 30 (Applying Holder’s inequality to finite sums and expectations)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Finite vectors (Cauchy-Schwarz and taxicab bounds)</w:t>
      </w:r>
      <w:r>
        <w:t xml:space="preserve">:</w:t>
      </w:r>
      <w:r>
        <w:t xml:space="preserve"> </w:t>
      </w:r>
      <w:r>
        <w:t xml:space="preserve">Equipping a finite set with the</w:t>
      </w:r>
      <w:r>
        <w:t xml:space="preserve"> </w:t>
      </w:r>
      <w:hyperlink w:anchor="def-counting-measure">
        <w:r>
          <w:rPr>
            <w:rStyle w:val="Hyperlink"/>
          </w:rPr>
          <w:t xml:space="preserve">counting measure</w:t>
        </w:r>
      </w:hyperlink>
      <w:r>
        <w:t xml:space="preserve">,</w:t>
      </w:r>
      <w:r>
        <w:t xml:space="preserve"> </w:t>
      </w:r>
      <w:r>
        <w:t xml:space="preserve">Holder’s inequality for conjugate exponents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p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q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q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Setting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 the standard vector</w:t>
      </w:r>
      <w:r>
        <w:t xml:space="preserve"> </w:t>
      </w:r>
      <w:hyperlink r:id="rId140">
        <w:r>
          <w:rPr>
            <w:rStyle w:val="Hyperlink"/>
          </w:rPr>
          <w:t xml:space="preserve">Cauchy-Schwarz inequality</w:t>
        </w:r>
      </w:hyperlink>
      <w:r>
        <w:t xml:space="preserve">.</w:t>
      </w:r>
    </w:p>
    <w:p>
      <w:pPr>
        <w:numPr>
          <w:ilvl w:val="0"/>
          <w:numId w:val="1019"/>
        </w:numPr>
      </w:pPr>
      <w:r>
        <w:rPr>
          <w:b/>
          <w:bCs/>
        </w:rPr>
        <w:t xml:space="preserve">Covariance bound for random variables</w:t>
      </w:r>
      <w:r>
        <w:t xml:space="preserve">:</w:t>
      </w:r>
      <w:r>
        <w:t xml:space="preserve"> </w:t>
      </w:r>
      <w:r>
        <w:t xml:space="preserve">On a probability space with measure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q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X</m:t>
                </m:r>
                <m:r>
                  <m:t>Y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  <m:r>
          <m:t> </m:t>
        </m:r>
        <m:rad>
          <m:radPr>
            <m:degHide m:val="on"/>
          </m:radPr>
          <m:deg/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</m:rad>
      </m:oMath>
      <w:r>
        <w:t xml:space="preserve">,</w:t>
      </w:r>
      <w:r>
        <w:t xml:space="preserve"> </w:t>
      </w:r>
      <w:r>
        <w:t xml:space="preserve">guaranteeing that the covariance between any two square-integrable random variables is finite.</w:t>
      </w:r>
    </w:p>
    <w:bookmarkEnd w:id="141"/>
    <w:bookmarkStart w:id="144" w:name="rem-lp-spaces-machine-learning"/>
    <w:p>
      <w:pPr>
        <w:pStyle w:val="FirstParagraph"/>
      </w:pPr>
      <w:r>
        <w:rPr>
          <w:i/>
          <w:iCs/>
        </w:rPr>
        <w:t xml:space="preserve">Remark 13</w:t>
      </w:r>
      <w:r>
        <w:t xml:space="preserve"> (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and norms in probability and machine learning). </w:t>
      </w:r>
      <w:r>
        <w:t xml:space="preserve">In probability, statistics, and machine learning,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structure the geometry of random variables, estimators, and loss functions: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Random variables, moments, and inclusion of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spaces</w:t>
      </w:r>
      <w:r>
        <w:t xml:space="preserve">:</w:t>
      </w:r>
      <w:r>
        <w:t xml:space="preserve"> </w:t>
      </w:r>
      <w:r>
        <w:t xml:space="preserve">When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P</m:t>
        </m:r>
      </m:oMath>
      <w:r>
        <w:t xml:space="preserve"> </w:t>
      </w:r>
      <w:r>
        <w:t xml:space="preserve">is a probability measure (</w:t>
      </w:r>
      <w:hyperlink w:anchor="def-probability-measure">
        <w:r>
          <w:rPr>
            <w:rStyle w:val="Hyperlink"/>
          </w:rPr>
          <w:t xml:space="preserve">Definition 22</w:t>
        </w:r>
      </w:hyperlink>
      <w:r>
        <w:t xml:space="preserve">) with total measure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S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is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finite</w:t>
      </w:r>
      <w:r>
        <w:t xml:space="preserve"> </w:t>
      </w:r>
      <m:oMath>
        <m:r>
          <m:t>p</m:t>
        </m:r>
      </m:oMath>
      <w:r>
        <w:t xml:space="preserve">-th moment: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X</m:t>
              </m:r>
            </m:e>
          </m:d>
          <m:sSub>
            <m:e>
              <m:r>
                <m:t>​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p</m:t>
                      </m:r>
                    </m:sup>
                  </m:sSup>
                </m:e>
              </m:d>
              <m:r>
                <m:t>​</m:t>
              </m:r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p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By</w:t>
      </w:r>
      <w:r>
        <w:t xml:space="preserve"> </w:t>
      </w:r>
      <w:hyperlink r:id="rId142">
        <w:r>
          <w:rPr>
            <w:rStyle w:val="Hyperlink"/>
          </w:rPr>
          <w:t xml:space="preserve">Jensen’s inequality</w:t>
        </w:r>
      </w:hyperlink>
      <w:r>
        <w:t xml:space="preserve">, if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q</m:t>
        </m:r>
        <m:r>
          <m:rPr>
            <m:sty m:val="p"/>
          </m:rPr>
          <m:t>≤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p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</m:e>
        </m:d>
        <m:sSub>
          <m:e>
            <m:r>
              <m:t>​</m:t>
            </m:r>
          </m:e>
          <m:sub>
            <m:r>
              <m:t>q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t>L</m:t>
            </m:r>
          </m:e>
          <m:sup>
            <m:r>
              <m:t>q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t>L</m:t>
            </m:r>
          </m:e>
          <m:sup>
            <m:r>
              <m:t>p</m:t>
            </m:r>
          </m:sup>
        </m:sSup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instance, every random variable with finite variance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) has finite expectation (</w:t>
      </w:r>
      <m:oMath>
        <m:r>
          <m:t>X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1</m:t>
            </m:r>
          </m:sup>
        </m:sSup>
      </m:oMath>
      <w:r>
        <w:t xml:space="preserve">).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The unique Hilbert space</w:t>
      </w:r>
      <w:r>
        <w:rPr>
          <w:b/>
          <w:bCs/>
        </w:rP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and conditional expectation</w:t>
      </w:r>
      <w:r>
        <w:t xml:space="preserve">:</w:t>
      </w:r>
      <w:r>
        <w:t xml:space="preserve"> </w:t>
      </w:r>
      <w:r>
        <w:t xml:space="preserve">Among all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spaces, only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w:hyperlink r:id="rId143">
        <w:r>
          <w:rPr>
            <w:rStyle w:val="Hyperlink"/>
          </w:rPr>
          <w:t xml:space="preserve">inner product space</w:t>
        </w:r>
      </w:hyperlink>
      <w:r>
        <w:t xml:space="preserve">,</w:t>
      </w:r>
      <w:r>
        <w:t xml:space="preserve"> </w:t>
      </w:r>
      <w:r>
        <w:t xml:space="preserve">equipped with the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f</m:t>
            </m:r>
            <m:r>
              <m:rPr>
                <m:sty m:val="p"/>
              </m:rPr>
              <m:t>,</m:t>
            </m:r>
            <m:r>
              <m:t>g</m:t>
            </m:r>
          </m:e>
        </m:d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∫"/>
            <m:limLoc m:val="subSup"/>
            <m:subHide m:val="off"/>
            <m:supHide m:val="on"/>
          </m:naryPr>
          <m:sub>
            <m:r>
              <m:t>S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t>g</m:t>
        </m:r>
        <m:r>
          <m:t> </m:t>
        </m:r>
        <m:r>
          <m:t>d</m:t>
        </m:r>
        <m:r>
          <m:t>μ</m:t>
        </m:r>
      </m:oMath>
      <w:r>
        <w:t xml:space="preserve"> </w:t>
      </w:r>
      <w:r>
        <w:t xml:space="preserve">(all other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spaces fail the parallelogram law).</w:t>
      </w:r>
      <w:r>
        <w:t xml:space="preserve"> </w:t>
      </w:r>
      <w:r>
        <w:t xml:space="preserve">The completeness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makes it a Hilbert space.</w:t>
      </w:r>
      <w:r>
        <w:t xml:space="preserve"> </w:t>
      </w:r>
      <w:r>
        <w:t xml:space="preserve">In regression, the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orthogonal projection of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onto the closed subspace of</w:t>
      </w:r>
      <w:r>
        <w:t xml:space="preserve"> </w:t>
      </w: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functions measurable with respect to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minimizing the expected mean squared error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numPr>
          <w:ilvl w:val="0"/>
          <w:numId w:val="1020"/>
        </w:numPr>
      </w:pPr>
      <w:r>
        <w:rPr>
          <w:b/>
          <w:bCs/>
        </w:rPr>
        <w:t xml:space="preserve">Loss functions, estimation, and robustness</w:t>
      </w:r>
      <w:r>
        <w:t xml:space="preserve">:</w:t>
      </w:r>
      <w:r>
        <w:t xml:space="preserve"> </w:t>
      </w:r>
      <w:r>
        <w:t xml:space="preserve">The choice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norms defines loss functions for optimization and regression: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squared error)</w:t>
      </w:r>
      <w:r>
        <w:t xml:space="preserve">:</w:t>
      </w:r>
      <w:r>
        <w:t xml:space="preserve"> </w:t>
      </w:r>
      <w:r>
        <w:t xml:space="preserve">penalizes large errors quadratically, yielding the conditional mean; sensitive to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t>1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(mean absolute error)</w:t>
      </w:r>
      <w:r>
        <w:t xml:space="preserve">:</w:t>
      </w:r>
      <w:r>
        <w:t xml:space="preserve"> </w:t>
      </w:r>
      <w:r>
        <w:t xml:space="preserve">penalizes errors linearly, yielding the conditional median; robust to heavy tails and outliers.</w:t>
      </w:r>
    </w:p>
    <w:p>
      <w:pPr>
        <w:pStyle w:val="Compact"/>
        <w:numPr>
          <w:ilvl w:val="1"/>
          <w:numId w:val="1021"/>
        </w:numPr>
      </w:pPr>
      <m:oMath>
        <m:sSup>
          <m:e>
            <m:r>
              <m:t>L</m:t>
            </m:r>
          </m:e>
          <m:sup>
            <m:r>
              <m:rPr>
                <m:sty m:val="p"/>
              </m:rPr>
              <m:t>∞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loss (Chebyshev criterion)</w:t>
      </w:r>
      <w:r>
        <w:t xml:space="preserve">:</w:t>
      </w:r>
      <w:r>
        <w:t xml:space="preserve"> </w:t>
      </w:r>
      <w:r>
        <w:t xml:space="preserve">minimizes the worst-case maximum error across all instances.</w:t>
      </w:r>
    </w:p>
    <w:bookmarkEnd w:id="144"/>
    <w:bookmarkEnd w:id="145"/>
    <w:bookmarkStart w:id="152" w:name="product-measures"/>
    <w:p>
      <w:pPr>
        <w:pStyle w:val="Heading2"/>
      </w:pPr>
      <w:r>
        <w:t xml:space="preserve">9 Product measures</w:t>
      </w:r>
    </w:p>
    <w:bookmarkStart w:id="147" w:name="def-measurable-rectangle"/>
    <w:p>
      <w:pPr>
        <w:pStyle w:val="FirstParagraph"/>
      </w:pPr>
      <w:r>
        <w:rPr>
          <w:b/>
          <w:bCs/>
        </w:rPr>
        <w:t xml:space="preserve">Definition 35 (Measurable rectangle)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w:anchor="def-measurable-space">
        <w:r>
          <w:rPr>
            <w:rStyle w:val="Hyperlink"/>
          </w:rPr>
          <w:t xml:space="preserve">measurable spaces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measurable rectangle</w:t>
      </w:r>
      <w:r>
        <w:t xml:space="preserve"> </w:t>
      </w:r>
      <w:r>
        <w:t xml:space="preserve">is a</w:t>
      </w:r>
      <w:r>
        <w:t xml:space="preserve"> </w:t>
      </w:r>
      <w:hyperlink r:id="rId146">
        <w:r>
          <w:rPr>
            <w:rStyle w:val="Hyperlink"/>
          </w:rPr>
          <w:t xml:space="preserve">Cartesian product</w:t>
        </w:r>
      </w:hyperlink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script"/>
            <m:sty m:val="p"/>
          </m:rPr>
          <m:t>T</m:t>
        </m:r>
      </m:oMath>
      <w:r>
        <w:t xml:space="preserve">.</w:t>
      </w:r>
    </w:p>
    <w:bookmarkEnd w:id="147"/>
    <w:bookmarkStart w:id="148" w:name="def-product-sigma-algebra"/>
    <w:p>
      <w:pPr>
        <w:pStyle w:val="BodyText"/>
      </w:pPr>
      <w:r>
        <w:rPr>
          <w:b/>
          <w:bCs/>
        </w:rPr>
        <w:t xml:space="preserve">Definition 36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-algebra)</w:t>
      </w:r>
      <w:r>
        <w:t xml:space="preserve"> </w:t>
      </w:r>
      <w:r>
        <w:t xml:space="preserve">For the measurable spaces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measurable-rectangle">
        <w:r>
          <w:rPr>
            <w:rStyle w:val="Hyperlink"/>
          </w:rPr>
          <w:t xml:space="preserve">Definition 35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σ</m:t>
        </m:r>
      </m:oMath>
      <w:r>
        <w:t xml:space="preserve">-algebra on</w:t>
      </w:r>
      <w:r>
        <w:t xml:space="preserve"> </w:t>
      </w:r>
      <m:oMath>
        <m:r>
          <m:t>S</m:t>
        </m:r>
        <m:r>
          <m:rPr>
            <m:sty m:val="p"/>
          </m:rPr>
          <m:t>×</m:t>
        </m:r>
        <m:r>
          <m:t>T</m:t>
        </m:r>
      </m:oMath>
      <w:r>
        <w:t xml:space="preserve"> </w:t>
      </w:r>
      <w:hyperlink w:anchor="def-generated-sigma-algebra">
        <w:r>
          <w:rPr>
            <w:rStyle w:val="Hyperlink"/>
          </w:rPr>
          <w:t xml:space="preserve">generated by</w:t>
        </w:r>
      </w:hyperlink>
      <w:r>
        <w:t xml:space="preserve"> </w:t>
      </w:r>
      <w:r>
        <w:t xml:space="preserve">the measurable rectangles.</w:t>
      </w:r>
    </w:p>
    <w:bookmarkEnd w:id="148"/>
    <w:bookmarkStart w:id="149" w:name="exm-product-sigma-algebra"/>
    <w:p>
      <w:pPr>
        <w:pStyle w:val="BodyText"/>
      </w:pPr>
      <w:r>
        <w:rPr>
          <w:b/>
          <w:bCs/>
        </w:rPr>
        <w:t xml:space="preserve">Example 31 (Product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-algebras)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w:r>
        <w:t xml:space="preserve">Give the die rolls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σ</m:t>
        </m:r>
      </m:oMath>
      <w:r>
        <w:t xml:space="preserve">-algebra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all its subsets.</w:t>
      </w:r>
      <w:r>
        <w:t xml:space="preserve"> </w:t>
      </w:r>
      <w:r>
        <w:t xml:space="preserve">Each single pair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measurable rectangle.</w:t>
      </w:r>
      <w:r>
        <w:t xml:space="preserve"> </w:t>
      </w:r>
      <w:r>
        <w:t xml:space="preserve">Every subset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is a union of finitely many single pairs,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contains finite unions of its sets</w:t>
      </w:r>
      <w:r>
        <w:t xml:space="preserve"> </w:t>
      </w:r>
      <w:r>
        <w:t xml:space="preserve">(</w:t>
      </w:r>
      <w:hyperlink w:anchor="thm-sigma-algebra-closure">
        <w:r>
          <w:rPr>
            <w:rStyle w:val="Hyperlink"/>
          </w:rPr>
          <w:t xml:space="preserve">Theorem 1</w:t>
        </w:r>
      </w:hyperlink>
      <w:r>
        <w:t xml:space="preserve">), as well as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the collection of all subsets of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D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The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a measurable rectangle for the Borel</w:t>
      </w:r>
      <w:r>
        <w:t xml:space="preserve"> </w:t>
      </w:r>
      <m:oMath>
        <m:r>
          <m:t>σ</m:t>
        </m:r>
      </m:oMath>
      <w:r>
        <w:t xml:space="preserve">-algebras,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B</m:t>
        </m:r>
        <m:r>
          <m:rPr>
            <m:sty m:val="p"/>
          </m:rPr>
          <m:t>⊗</m:t>
        </m:r>
        <m:r>
          <m:rPr>
            <m:scr m:val="script"/>
            <m:sty m:val="p"/>
          </m:rPr>
          <m:t>B</m:t>
        </m:r>
      </m:oMath>
      <w:r>
        <w:t xml:space="preserve">.</w:t>
      </w:r>
    </w:p>
    <w:bookmarkEnd w:id="149"/>
    <w:bookmarkStart w:id="150" w:name="def-product-measure"/>
    <w:p>
      <w:pPr>
        <w:pStyle w:val="FirstParagraph"/>
      </w:pPr>
      <w:r>
        <w:rPr>
          <w:b/>
          <w:bCs/>
        </w:rPr>
        <w:t xml:space="preserve">Definition 37 (Product measure)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S</m:t>
        </m:r>
        <m:r>
          <m:rPr>
            <m:sty m:val="p"/>
          </m:rPr>
          <m:t>,</m:t>
        </m:r>
        <m:r>
          <m:rPr>
            <m:scr m:val="script"/>
            <m:sty m:val="p"/>
          </m:rPr>
          <m:t>S</m:t>
        </m:r>
        <m:r>
          <m:rPr>
            <m:sty m:val="p"/>
          </m:rPr>
          <m:t>,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rPr>
            <m:scr m:val="script"/>
            <m:sty m:val="p"/>
          </m:rPr>
          <m:t>T</m:t>
        </m:r>
        <m:r>
          <m:rPr>
            <m:sty m:val="p"/>
          </m:rPr>
          <m:t>,</m:t>
        </m:r>
        <m:r>
          <m:t>ν</m:t>
        </m:r>
        <m:r>
          <m:rPr>
            <m:sty m:val="p"/>
          </m:rPr>
          <m:t>)</m:t>
        </m:r>
      </m:oMath>
      <w:r>
        <w:t xml:space="preserve"> </w:t>
      </w:r>
      <w:r>
        <w:t xml:space="preserve">be measure spaces</w:t>
      </w:r>
      <w:r>
        <w:t xml:space="preserve"> </w:t>
      </w:r>
      <w:r>
        <w:t xml:space="preserve">with</w:t>
      </w:r>
      <w:r>
        <w:t xml:space="preserve"> </w:t>
      </w:r>
      <w:hyperlink w:anchor="def-sigma-finite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ν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 measure</w:t>
      </w:r>
      <w:r>
        <w:t xml:space="preserve"> </w:t>
      </w:r>
      <m:oMath>
        <m:r>
          <m:t>μ</m:t>
        </m:r>
        <m:r>
          <m:rPr>
            <m:sty m:val="p"/>
          </m:rPr>
          <m:t>⊗</m:t>
        </m:r>
        <m:r>
          <m:t>ν</m:t>
        </m:r>
      </m:oMath>
      <w:r>
        <w:t xml:space="preserve"> </w:t>
      </w:r>
      <w:r>
        <w:t xml:space="preserve">is the measure on the</w:t>
      </w:r>
      <w:r>
        <w:t xml:space="preserve"> </w:t>
      </w:r>
      <w:hyperlink w:anchor="def-product-sigma-algebra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⊗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that gives each measurable rectangle the product of the measures of its sides: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⊗</m:t>
          </m:r>
          <m:r>
            <m:t>ν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 </m:t>
          </m:r>
          <m:r>
            <m:t>ν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S</m:t>
          </m:r>
          <m:r>
            <m:rPr>
              <m:nor/>
              <m:sty m:val="p"/>
            </m:rPr>
            <m:t> and </m:t>
          </m:r>
          <m:r>
            <m:t>B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0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⋅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⋅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∞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Exactly one measure has these values</w:t>
      </w:r>
      <w:r>
        <w:t xml:space="preserve"> </w:t>
      </w:r>
      <w:r>
        <w:t xml:space="preserve">(Billingsley 1995, Theorem 18.2)</w:t>
      </w:r>
      <w:r>
        <w:t xml:space="preserve">.</w:t>
      </w:r>
    </w:p>
    <w:bookmarkEnd w:id="150"/>
    <w:bookmarkStart w:id="151" w:name="exm-product-measure"/>
    <w:p>
      <w:pPr>
        <w:pStyle w:val="BodyText"/>
      </w:pPr>
      <w:r>
        <w:rPr>
          <w:b/>
          <w:bCs/>
        </w:rPr>
        <w:t xml:space="preserve">Example 32 (Product measures)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For the counting measure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on the die rolls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⊗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number of pairs in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For example, the set of pairs in which both rolls are even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⊗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×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pairs.</w:t>
      </w:r>
    </w:p>
    <w:p>
      <w:pPr>
        <w:numPr>
          <w:ilvl w:val="0"/>
          <w:numId w:val="1023"/>
        </w:numPr>
      </w:pPr>
      <w:r>
        <w:t xml:space="preserve">For Lebesgue measure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⊗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area of the rectangle.</w:t>
      </w:r>
    </w:p>
    <w:bookmarkEnd w:id="151"/>
    <w:bookmarkEnd w:id="152"/>
    <w:bookmarkStart w:id="153" w:name="sec-further-reading"/>
    <w:p>
      <w:pPr>
        <w:pStyle w:val="Heading2"/>
      </w:pPr>
      <w:r>
        <w:t xml:space="preserve">10 Further reading</w:t>
      </w:r>
    </w:p>
    <w:p>
      <w:pPr>
        <w:pStyle w:val="Compact"/>
        <w:numPr>
          <w:ilvl w:val="0"/>
          <w:numId w:val="1024"/>
        </w:numPr>
      </w:pPr>
      <w:r>
        <w:t xml:space="preserve">Billingsley (1995)</w:t>
      </w:r>
      <w:r>
        <w:t xml:space="preserve"> </w:t>
      </w:r>
      <w:r>
        <w:t xml:space="preserve">develops measure theory and builds probability on it.</w:t>
      </w:r>
      <w:r>
        <w:t xml:space="preserve"> </w:t>
      </w:r>
      <w:r>
        <w:t xml:space="preserve">Its early chapters define</w:t>
      </w:r>
      <w:r>
        <w:t xml:space="preserve"> </w:t>
      </w:r>
      <m:oMath>
        <m:r>
          <m:t>σ</m:t>
        </m:r>
      </m:oMath>
      <w:r>
        <w:t xml:space="preserve">-algebras, measures, and their basic properties.</w:t>
      </w:r>
    </w:p>
    <w:p>
      <w:pPr>
        <w:pStyle w:val="Compact"/>
        <w:numPr>
          <w:ilvl w:val="0"/>
          <w:numId w:val="1024"/>
        </w:numPr>
      </w:pPr>
      <w:r>
        <w:t xml:space="preserve">Folland (1999)</w:t>
      </w:r>
      <w:r>
        <w:t xml:space="preserve"> </w:t>
      </w:r>
      <w:r>
        <w:t xml:space="preserve">is a graduate text on measure and integration;</w:t>
      </w:r>
      <w:r>
        <w:t xml:space="preserve"> </w:t>
      </w:r>
      <w:r>
        <w:t xml:space="preserve">its first chapters treat</w:t>
      </w:r>
      <w:r>
        <w:t xml:space="preserve"> </w:t>
      </w:r>
      <m:oMath>
        <m:r>
          <m:t>σ</m:t>
        </m:r>
      </m:oMath>
      <w:r>
        <w:t xml:space="preserve">-algebras and measures.</w:t>
      </w:r>
    </w:p>
    <w:p>
      <w:pPr>
        <w:pStyle w:val="Compact"/>
        <w:numPr>
          <w:ilvl w:val="0"/>
          <w:numId w:val="1024"/>
        </w:numPr>
      </w:pPr>
      <w:r>
        <w:t xml:space="preserve">Gut (2013)</w:t>
      </w:r>
      <w:r>
        <w:t xml:space="preserve"> </w:t>
      </w:r>
      <w:r>
        <w:t xml:space="preserve">is a graduate course in probability</w:t>
      </w:r>
      <w:r>
        <w:t xml:space="preserve"> </w:t>
      </w:r>
      <w:r>
        <w:t xml:space="preserve">that opens with a chapter on introductory measure theory.</w:t>
      </w:r>
    </w:p>
    <w:bookmarkEnd w:id="153"/>
    <w:bookmarkStart w:id="162" w:name="references"/>
    <w:p>
      <w:pPr>
        <w:pStyle w:val="Heading2"/>
      </w:pPr>
      <w:r>
        <w:t xml:space="preserve">References</w:t>
      </w:r>
    </w:p>
    <w:bookmarkStart w:id="161" w:name="refs"/>
    <w:bookmarkStart w:id="15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54"/>
    <w:bookmarkStart w:id="15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5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56"/>
    <w:bookmarkStart w:id="158" w:name="ref-folland1999real"/>
    <w:p>
      <w:pPr>
        <w:pStyle w:val="Bibliography"/>
      </w:pPr>
      <w:r>
        <w:t xml:space="preserve">Folland, Gerald B. 1999.</w:t>
      </w:r>
      <w:r>
        <w:t xml:space="preserve"> </w:t>
      </w:r>
      <w:r>
        <w:rPr>
          <w:i/>
          <w:iCs/>
        </w:rPr>
        <w:t xml:space="preserve">Real Analysis: Modern Techniques and Their Applications</w:t>
      </w:r>
      <w:r>
        <w:t xml:space="preserve">. 2nd ed. Wiley.</w:t>
      </w:r>
      <w:r>
        <w:t xml:space="preserve"> </w:t>
      </w:r>
      <w:hyperlink r:id="rId157">
        <w:r>
          <w:rPr>
            <w:rStyle w:val="Hyperlink"/>
          </w:rPr>
          <w:t xml:space="preserve">https://www.wiley.com/en-us/Real+Analysis%3A+Modern+Techniques+and+Their+Applications%2C+2nd+Edition-p-9780471317166</w:t>
        </w:r>
      </w:hyperlink>
      <w:r>
        <w:t xml:space="preserve">.</w:t>
      </w:r>
    </w:p>
    <w:bookmarkEnd w:id="158"/>
    <w:bookmarkStart w:id="160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159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160"/>
    <w:bookmarkEnd w:id="161"/>
    <w:bookmarkEnd w:id="1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9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42" Type="http://schemas.openxmlformats.org/officeDocument/2006/relationships/hyperlink" Target="algebra-sums.html#thm-jensen" TargetMode="External"/><Relationship Id="rId95" Type="http://schemas.openxmlformats.org/officeDocument/2006/relationships/hyperlink" Target="calculus-double-integrals.qmd#thm-fubini-measure" TargetMode="External"/><Relationship Id="rId94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21" Type="http://schemas.openxmlformats.org/officeDocument/2006/relationships/hyperlink" Target="https://en.wikipedia.org/wiki/Lebesgue_integral" TargetMode="External"/><Relationship Id="rId90" Type="http://schemas.openxmlformats.org/officeDocument/2006/relationships/hyperlink" Target="https://en.wikipedia.org/wiki/Lebesgue_measure" TargetMode="External"/><Relationship Id="rId114" Type="http://schemas.openxmlformats.org/officeDocument/2006/relationships/hyperlink" Target="https://en.wikipedia.org/wiki/Measurable_function" TargetMode="External"/><Relationship Id="rId57" Type="http://schemas.openxmlformats.org/officeDocument/2006/relationships/hyperlink" Target="https://en.wikipedia.org/wiki/Monotone_convergence_theorem" TargetMode="External"/><Relationship Id="rId75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55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wiley.com/en-us/Real+Analysis%3A+Modern+Techniques+and+Their+Applications%2C+2nd+Edition-p-9780471317166" TargetMode="External"/><Relationship Id="rId143" Type="http://schemas.openxmlformats.org/officeDocument/2006/relationships/hyperlink" Target="linear-algebra-inner-products.html#def-inner-product-space" TargetMode="External"/><Relationship Id="rId134" Type="http://schemas.openxmlformats.org/officeDocument/2006/relationships/hyperlink" Target="linear-algebra-inner-products.html#def-norm" TargetMode="External"/><Relationship Id="rId14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2" Type="http://schemas.openxmlformats.org/officeDocument/2006/relationships/hyperlink" Target="notation.qmd#def-nonnegative-integers" TargetMode="External"/><Relationship Id="rId55" Type="http://schemas.openxmlformats.org/officeDocument/2006/relationships/hyperlink" Target="notation.qmd#def-real-numbers" TargetMode="External"/><Relationship Id="rId74" Type="http://schemas.openxmlformats.org/officeDocument/2006/relationships/hyperlink" Target="proof-writing.qmd#def-converse" TargetMode="External"/><Relationship Id="rId68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61" Type="http://schemas.openxmlformats.org/officeDocument/2006/relationships/hyperlink" Target="sets-functions.qmd#def-cardinality" TargetMode="External"/><Relationship Id="rId146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9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_rels/footnotes.xml.rels><?xml version='1.0' encoding='UTF-8' standalone='yes'?>
<Relationships xmlns="http://schemas.openxmlformats.org/package/2006/relationships"><Relationship Id="rId129" Type="http://schemas.openxmlformats.org/officeDocument/2006/relationships/hyperlink" Target="algebra-basics.html#def-absolute-value" TargetMode="External"/><Relationship Id="rId49" Type="http://schemas.openxmlformats.org/officeDocument/2006/relationships/hyperlink" Target="algebra-exponentials.html#def-convergent-sequence" TargetMode="External"/><Relationship Id="rId50" Type="http://schemas.openxmlformats.org/officeDocument/2006/relationships/hyperlink" Target="algebra-exponentials.html#def-diverges-to-infinity" TargetMode="External"/><Relationship Id="rId53" Type="http://schemas.openxmlformats.org/officeDocument/2006/relationships/hyperlink" Target="algebra-exponentials.html#def-sequence-limit" TargetMode="External"/><Relationship Id="rId56" Type="http://schemas.openxmlformats.org/officeDocument/2006/relationships/hyperlink" Target="algebra-sums.html#def-bounded-above" TargetMode="External"/><Relationship Id="rId118" Type="http://schemas.openxmlformats.org/officeDocument/2006/relationships/hyperlink" Target="algebra-sums.html#def-infimum" TargetMode="External"/><Relationship Id="rId46" Type="http://schemas.openxmlformats.org/officeDocument/2006/relationships/hyperlink" Target="algebra-sums.html#def-summation" TargetMode="External"/><Relationship Id="rId117" Type="http://schemas.openxmlformats.org/officeDocument/2006/relationships/hyperlink" Target="algebra-sums.html#def-supremum" TargetMode="External"/><Relationship Id="rId142" Type="http://schemas.openxmlformats.org/officeDocument/2006/relationships/hyperlink" Target="algebra-sums.html#thm-jensen" TargetMode="External"/><Relationship Id="rId95" Type="http://schemas.openxmlformats.org/officeDocument/2006/relationships/hyperlink" Target="calculus-double-integrals.qmd#thm-fubini-measure" TargetMode="External"/><Relationship Id="rId94" Type="http://schemas.openxmlformats.org/officeDocument/2006/relationships/hyperlink" Target="calculus-double-integrals.qmd#thm-tonelli-measure" TargetMode="External"/><Relationship Id="rId120" Type="http://schemas.openxmlformats.org/officeDocument/2006/relationships/hyperlink" Target="calculus-integration.html#def-riemann-integral" TargetMode="External"/><Relationship Id="rId159" Type="http://schemas.openxmlformats.org/officeDocument/2006/relationships/hyperlink" Target="https://doi.org/10.1007/978-1-4614-4708-5" TargetMode="External"/><Relationship Id="rId16" Type="http://schemas.openxmlformats.org/officeDocument/2006/relationships/hyperlink" Target="https://en.wikipedia.org/wiki/%CE%A3-algebra" TargetMode="External"/><Relationship Id="rId121" Type="http://schemas.openxmlformats.org/officeDocument/2006/relationships/hyperlink" Target="https://en.wikipedia.org/wiki/Lebesgue_integral" TargetMode="External"/><Relationship Id="rId90" Type="http://schemas.openxmlformats.org/officeDocument/2006/relationships/hyperlink" Target="https://en.wikipedia.org/wiki/Lebesgue_measure" TargetMode="External"/><Relationship Id="rId114" Type="http://schemas.openxmlformats.org/officeDocument/2006/relationships/hyperlink" Target="https://en.wikipedia.org/wiki/Measurable_function" TargetMode="External"/><Relationship Id="rId57" Type="http://schemas.openxmlformats.org/officeDocument/2006/relationships/hyperlink" Target="https://en.wikipedia.org/wiki/Monotone_convergence_theorem" TargetMode="External"/><Relationship Id="rId75" Type="http://schemas.openxmlformats.org/officeDocument/2006/relationships/hyperlink" Target="https://en.wikipedia.org/wiki/Sigma-additive_set_function#An_additive_function_which_is_not_%CF%83-additive" TargetMode="External"/><Relationship Id="rId11" Type="http://schemas.openxmlformats.org/officeDocument/2006/relationships/hyperlink" Target="https://morrison-lab.github.io/pds/probability-basics.html#def-probability" TargetMode="External"/><Relationship Id="rId155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wiley.com/en-us/Real+Analysis%3A+Modern+Techniques+and+Their+Applications%2C+2nd+Edition-p-9780471317166" TargetMode="External"/><Relationship Id="rId143" Type="http://schemas.openxmlformats.org/officeDocument/2006/relationships/hyperlink" Target="linear-algebra-inner-products.html#def-inner-product-space" TargetMode="External"/><Relationship Id="rId134" Type="http://schemas.openxmlformats.org/officeDocument/2006/relationships/hyperlink" Target="linear-algebra-inner-products.html#def-norm" TargetMode="External"/><Relationship Id="rId140" Type="http://schemas.openxmlformats.org/officeDocument/2006/relationships/hyperlink" Target="linear-algebra-inner-products.html#thm-cauchy-schwarz" TargetMode="External"/><Relationship Id="rId22" Type="http://schemas.openxmlformats.org/officeDocument/2006/relationships/hyperlink" Target="notation.qmd#def-even-odd" TargetMode="External"/><Relationship Id="rId36" Type="http://schemas.openxmlformats.org/officeDocument/2006/relationships/hyperlink" Target="notation.qmd#def-integers" TargetMode="External"/><Relationship Id="rId82" Type="http://schemas.openxmlformats.org/officeDocument/2006/relationships/hyperlink" Target="notation.qmd#def-nonnegative-integers" TargetMode="External"/><Relationship Id="rId55" Type="http://schemas.openxmlformats.org/officeDocument/2006/relationships/hyperlink" Target="notation.qmd#def-real-numbers" TargetMode="External"/><Relationship Id="rId74" Type="http://schemas.openxmlformats.org/officeDocument/2006/relationships/hyperlink" Target="proof-writing.qmd#def-converse" TargetMode="External"/><Relationship Id="rId68" Type="http://schemas.openxmlformats.org/officeDocument/2006/relationships/hyperlink" Target="proof-writing.qmd#def-proof-by-contradiction" TargetMode="External"/><Relationship Id="rId10" Type="http://schemas.openxmlformats.org/officeDocument/2006/relationships/hyperlink" Target="sets-functions.qmd" TargetMode="External"/><Relationship Id="rId61" Type="http://schemas.openxmlformats.org/officeDocument/2006/relationships/hyperlink" Target="sets-functions.qmd#def-cardinality" TargetMode="External"/><Relationship Id="rId146" Type="http://schemas.openxmlformats.org/officeDocument/2006/relationships/hyperlink" Target="sets-functions.qmd#def-cartesian-product" TargetMode="External"/><Relationship Id="rId9" Type="http://schemas.openxmlformats.org/officeDocument/2006/relationships/hyperlink" Target="sets-functions.qmd#def-collection" TargetMode="External"/><Relationship Id="rId13" Type="http://schemas.openxmlformats.org/officeDocument/2006/relationships/hyperlink" Target="sets-functions.qmd#def-complement" TargetMode="External"/><Relationship Id="rId24" Type="http://schemas.openxmlformats.org/officeDocument/2006/relationships/hyperlink" Target="sets-functions.qmd#def-empty-set" TargetMode="External"/><Relationship Id="rId43" Type="http://schemas.openxmlformats.org/officeDocument/2006/relationships/hyperlink" Target="sets-functions.qmd#def-extended-nonneg-reals" TargetMode="External"/><Relationship Id="rId25" Type="http://schemas.openxmlformats.org/officeDocument/2006/relationships/hyperlink" Target="sets-functions.qmd#def-finite-set" TargetMode="External"/><Relationship Id="rId59" Type="http://schemas.openxmlformats.org/officeDocument/2006/relationships/hyperlink" Target="sets-functions.qmd#def-function" TargetMode="External"/><Relationship Id="rId29" Type="http://schemas.openxmlformats.org/officeDocument/2006/relationships/hyperlink" Target="sets-functions.qmd#def-intersection" TargetMode="External"/><Relationship Id="rId34" Type="http://schemas.openxmlformats.org/officeDocument/2006/relationships/hyperlink" Target="sets-functions.qmd#def-interval" TargetMode="External"/><Relationship Id="rId14" Type="http://schemas.openxmlformats.org/officeDocument/2006/relationships/hyperlink" Target="sets-functions.qmd#def-sequence" TargetMode="External"/><Relationship Id="rId12" Type="http://schemas.openxmlformats.org/officeDocument/2006/relationships/hyperlink" Target="sets-functions.qmd#def-subset" TargetMode="External"/><Relationship Id="rId37" Type="http://schemas.openxmlformats.org/officeDocument/2006/relationships/hyperlink" Target="sets-functions.qmd#exm-countable-set" TargetMode="External"/><Relationship Id="rId18" Type="http://schemas.openxmlformats.org/officeDocument/2006/relationships/hyperlink" Target="sets-functions.qmd#exm-set" TargetMode="External"/><Relationship Id="rId27" Type="http://schemas.openxmlformats.org/officeDocument/2006/relationships/hyperlink" Target="sets-functions.qmd#thm-de-morga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Measures</dc:title>
  <dc:creator/>
  <cp:keywords/>
  <dcterms:created xsi:type="dcterms:W3CDTF">2026-10-15T21:52:22Z</dcterms:created>
  <dcterms:modified xsi:type="dcterms:W3CDTF">2026-10-15T21:52:22Z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14:00:34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