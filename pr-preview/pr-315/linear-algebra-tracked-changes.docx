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13:39:21 (PDT)</w:delText>
        </w:r>
      </w:del>
    </w:p>
    <w:p>
      <w:pPr>
        <w:pStyle w:val="Date"/>
      </w:pPr>
      <w:ins w:id="2" w:author="PR Preview" w:date="2026-01-01T00:00:00Z">
        <w:r>
          <w:t xml:space="preserve">Last modified: 2026-10-15 14:00:34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2026-10-15T21:49:31Z</dcterms:created>
  <dcterms:modified xsi:type="dcterms:W3CDTF">2026-10-15T21:49:31Z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14:00:34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