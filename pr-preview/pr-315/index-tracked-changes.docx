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14:00:34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del w:id="3" w:author="PR Preview" w:date="2026-01-01T00:00:00Z">
          <w:r>
            <w:rPr>
              <w:rStyle w:val="Hyperlink"/>
            </w:rPr>
            <w:delText xml:space="preserve">Algebra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equalities and</w:delText>
        </w:r>
      </w:del>
      <w:del w:id="7" w:author="PR Preview" w:date="2026-01-01T00:00:00Z">
        <w:r>
          <w:delText xml:space="preserve"> </w:delText>
        </w:r>
      </w:del>
      <w:hyperlink r:id="rId12">
        <w:del w:id="8" w:author="PR Preview" w:date="2026-01-01T00:00:00Z">
          <w:r>
            <w:rPr>
              <w:rStyle w:val="Hyperlink"/>
            </w:rPr>
            <w:delText xml:space="preserve">inequalities</w:delText>
          </w:r>
        </w:del>
      </w:hyperlink>
      <w:del w:id="9" w:author="PR Preview" w:date="2026-01-01T00:00:00Z">
        <w:r>
          <w:delText xml:space="preserve">, infimum and supremum,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sums, products, quotients, exponentials and logarithms</w:delText>
        </w:r>
      </w:del>
    </w:p>
    <w:p>
      <w:pPr>
        <w:pStyle w:val="Compact"/>
        <w:numPr>
          <w:ilvl w:val="0"/>
          <w:numId w:val="1001"/>
        </w:numPr>
      </w:pPr>
      <w:hyperlink r:id="rId11">
        <w:ins w:id="12" w:author="PR Preview" w:date="2026-01-01T00:00:00Z">
          <w:r>
            <w:rPr>
              <w:rStyle w:val="Hyperlink"/>
            </w:rPr>
            <w:t xml:space="preserve">Algebra</w:t>
          </w:r>
        </w:ins>
      </w:hyperlink>
      <w:ins w:id="13" w:author="PR Preview" w:date="2026-01-01T00:00:00Z">
        <w:r>
          <w:t xml:space="preserve">: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equalities and</w:t>
        </w:r>
      </w:ins>
      <w:ins w:id="16" w:author="PR Preview" w:date="2026-01-01T00:00:00Z">
        <w:r>
          <w:t xml:space="preserve"> </w:t>
        </w:r>
      </w:ins>
      <w:hyperlink r:id="rId12">
        <w:ins w:id="17" w:author="PR Preview" w:date="2026-01-01T00:00:00Z">
          <w:r>
            <w:rPr>
              <w:rStyle w:val="Hyperlink"/>
            </w:rPr>
            <w:t xml:space="preserve">inequalities</w:t>
          </w:r>
        </w:ins>
      </w:hyperlink>
      <w:ins w:id="18" w:author="PR Preview" w:date="2026-01-01T00:00:00Z">
        <w:r>
          <w:t xml:space="preserve">, infimum and supremum,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sums, products, quotients, limits of sums, notational shorthands, exponentials and logarithms</w:t>
        </w:r>
      </w:ins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2026-10-15T21:29:27Z</dcterms:created>
  <dcterms:modified xsi:type="dcterms:W3CDTF">2026-10-15T21:29:27Z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