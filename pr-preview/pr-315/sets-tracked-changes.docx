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Sets</w:t>
        </w:r>
      </w:ins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Probability and statistics describe events, outcomes, and parameters as sets.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page collects the definitions of sets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that the Morrison Lab’s probability and statistics notes build on.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</w:t>
        </w:r>
      </w:ins>
      <w:ins w:id="12" w:author="PR Preview" w:date="2026-01-01T00:00:00Z">
        <w:r>
          <w:t xml:space="preserve"> </w:t>
        </w:r>
      </w:ins>
      <w:hyperlink r:id="rId9">
        <w:ins w:id="1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page defines functions between sets,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the</w:t>
        </w:r>
      </w:ins>
      <w:ins w:id="18" w:author="PR Preview" w:date="2026-01-01T00:00:00Z">
        <w:r>
          <w:t xml:space="preserve"> </w:t>
        </w:r>
      </w:ins>
      <w:hyperlink r:id="rId10">
        <w:ins w:id="19" w:author="PR Preview" w:date="2026-01-01T00:00:00Z">
          <w:r>
            <w:rPr>
              <w:rStyle w:val="Hyperlink"/>
            </w:rPr>
            <w:t xml:space="preserve">Expressions and Algorithms</w:t>
          </w:r>
        </w:ins>
      </w:hyperlink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page defines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the expressions that write functions down and the algorithms that compute them.</w:t>
        </w:r>
      </w:ins>
    </w:p>
    <w:bookmarkStart w:id="47" w:name="sets"/>
    <w:p>
      <w:pPr>
        <w:pStyle w:val="Heading2"/>
      </w:pPr>
      <w:ins w:id="24" w:author="PR Preview" w:date="2026-01-01T00:00:00Z">
        <w:r>
          <w:t xml:space="preserve">1 Sets</w:t>
        </w:r>
      </w:ins>
    </w:p>
    <w:bookmarkStart w:id="11" w:name="def-set"/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Definition 1 (Set)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set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 a collection of distinct objects,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called its elements.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We write</w:t>
        </w:r>
      </w:ins>
      <w:ins w:id="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when</w:t>
        </w:r>
      </w:ins>
      <w:ins w:id="39" w:author="PR Preview" w:date="2026-01-01T00:00:00Z">
        <w:r>
          <w:t xml:space="preserve"> </w:t>
        </w:r>
      </w:ins>
      <m:oMath>
        <m:r>
          <m:t>a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an element of the set</w:t>
        </w:r>
      </w:ins>
      <w:ins w:id="42" w:author="PR Preview" w:date="2026-01-01T00:00:00Z">
        <w:r>
          <w:t xml:space="preserve"> </w:t>
        </w:r>
      </w:ins>
      <m:oMath>
        <m:r>
          <m:t>A</m:t>
        </m:r>
      </m:oMath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A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when it is not.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Two sets are equal when they have exactly the same elements.</w:t>
        </w:r>
      </w:ins>
    </w:p>
    <w:bookmarkEnd w:id="11"/>
    <w:bookmarkStart w:id="13" w:name="rem-naive-set"/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1</w:t>
        </w:r>
      </w:ins>
      <w:ins w:id="52" w:author="PR Preview" w:date="2026-01-01T00:00:00Z">
        <w:r>
          <w:t xml:space="preserve"> (Naive and formal set theory). </w:t>
        </w:r>
      </w:ins>
      <w:hyperlink w:anchor="def-set">
        <w:ins w:id="5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 the informal (</w:t>
        </w:r>
      </w:ins>
      <w:ins w:id="56" w:author="PR Preview" w:date="2026-01-01T00:00:00Z">
        <w:r>
          <w:t xml:space="preserve">“naive”</w:t>
        </w:r>
      </w:ins>
      <w:ins w:id="57" w:author="PR Preview" w:date="2026-01-01T00:00:00Z">
        <w:r>
          <w:t xml:space="preserve">) notion of a set,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which is all these notes need.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Formal set theory states axioms for sets instead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(see</w:t>
        </w:r>
      </w:ins>
      <w:ins w:id="64" w:author="PR Preview" w:date="2026-01-01T00:00:00Z">
        <w:r>
          <w:t xml:space="preserve"> </w:t>
        </w:r>
      </w:ins>
      <w:hyperlink r:id="rId12">
        <w:ins w:id="65" w:author="PR Preview" w:date="2026-01-01T00:00:00Z">
          <w:r>
            <w:rPr>
              <w:rStyle w:val="Hyperlink"/>
            </w:rPr>
            <w:t xml:space="preserve">Wikipedia: Set (mathematics)</w:t>
          </w:r>
        </w:ins>
      </w:hyperlink>
      <w:ins w:id="66" w:author="PR Preview" w:date="2026-01-01T00:00:00Z">
        <w:r>
          <w:t xml:space="preserve">).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For example, the last sentence of</w:t>
        </w:r>
      </w:ins>
      <w:ins w:id="69" w:author="PR Preview" w:date="2026-01-01T00:00:00Z">
        <w:r>
          <w:t xml:space="preserve"> </w:t>
        </w:r>
      </w:ins>
      <w:hyperlink w:anchor="def-set">
        <w:ins w:id="7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that two sets are equal when they have exactly the same elements,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one of those axioms, the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i/>
            <w:iCs/>
          </w:rPr>
          <w:t xml:space="preserve">axiom of extensionality</w:t>
        </w:r>
      </w:ins>
      <w:ins w:id="78" w:author="PR Preview" w:date="2026-01-01T00:00:00Z">
        <w:r>
          <w:t xml:space="preserve">.</w:t>
        </w:r>
      </w:ins>
    </w:p>
    <w:bookmarkEnd w:id="13"/>
    <w:bookmarkStart w:id="14" w:name="exm-set"/>
    <w:p>
      <w:pPr>
        <w:pStyle w:val="BodyText"/>
      </w:pPr>
      <w:ins w:id="79" w:author="PR Preview" w:date="2026-01-01T00:00:00Z">
        <w:r>
          <w:rPr>
            <w:b/>
            <w:bCs/>
          </w:rPr>
          <w:t xml:space="preserve">Example 1 (Sets of die rolls)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possible results of rolling a six-sided die form the set</w:t>
        </w:r>
      </w:ins>
      <w:ins w:id="8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3" w:author="PR Preview" w:date="2026-01-01T00:00:00Z">
        <w:r>
          <w:t xml:space="preserve">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with</w:t>
        </w:r>
      </w:ins>
      <w:ins w:id="8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</w:t>
        </w:r>
      </w:ins>
      <w:ins w:id="89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0" w:author="PR Preview" w:date="2026-01-01T00:00:00Z">
        <w:r>
          <w:t xml:space="preserve">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 sets</w:t>
        </w:r>
      </w:ins>
      <w:ins w:id="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</w:t>
        </w:r>
      </w:ins>
      <w:ins w:id="9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are equal,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because they have the same elements;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the order in which the elements are listed does not matter.</w:t>
        </w:r>
      </w:ins>
    </w:p>
    <w:bookmarkEnd w:id="14"/>
    <w:bookmarkStart w:id="15" w:name="def-set-builder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Definition 2 (Set-builder notation)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For a set</w:t>
        </w:r>
      </w:ins>
      <w:ins w:id="106" w:author="PR Preview" w:date="2026-01-01T00:00:00Z">
        <w:r>
          <w:t xml:space="preserve"> </w:t>
        </w:r>
      </w:ins>
      <m:oMath>
        <m:r>
          <m:t>A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a statement</w:t>
        </w:r>
      </w:ins>
      <w:ins w:id="1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about an element</w:t>
        </w:r>
      </w:ins>
      <w:ins w:id="112" w:author="PR Preview" w:date="2026-01-01T00:00:00Z">
        <w:r>
          <w:t xml:space="preserve"> </w:t>
        </w:r>
      </w:ins>
      <m:oMath>
        <m:r>
          <m:t>x</m:t>
        </m:r>
      </m:oMath>
      <w:ins w:id="113" w:author="PR Preview" w:date="2026-01-01T00:00:00Z">
        <w:r>
          <w:t xml:space="preserve">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set-builder notation</w:t>
        </w:r>
      </w:ins>
      <w:ins w:id="11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denotes the set of elements</w:t>
        </w:r>
      </w:ins>
      <w:ins w:id="119" w:author="PR Preview" w:date="2026-01-01T00:00:00Z">
        <w:r>
          <w:t xml:space="preserve"> </w:t>
        </w:r>
      </w:ins>
      <m:oMath>
        <m:r>
          <m:t>x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of</w:t>
        </w:r>
      </w:ins>
      <w:ins w:id="122" w:author="PR Preview" w:date="2026-01-01T00:00:00Z">
        <w:r>
          <w:t xml:space="preserve"> </w:t>
        </w:r>
      </w:ins>
      <m:oMath>
        <m:r>
          <m:t>A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for which</w:t>
        </w:r>
      </w:ins>
      <w:ins w:id="1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true.</w:t>
        </w:r>
      </w:ins>
    </w:p>
    <w:bookmarkEnd w:id="15"/>
    <w:bookmarkStart w:id="18" w:name="exm-set-builder"/>
    <w:p>
      <w:pPr>
        <w:pStyle w:val="BodyText"/>
      </w:pPr>
      <w:ins w:id="128" w:author="PR Preview" w:date="2026-01-01T00:00:00Z">
        <w:r>
          <w:rPr>
            <w:b/>
            <w:bCs/>
          </w:rPr>
          <w:t xml:space="preserve">Example 2 (Even die rolls in set-builder notation)</w:t>
        </w:r>
      </w:ins>
      <w:ins w:id="12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is the set of</w:t>
        </w:r>
      </w:ins>
      <w:ins w:id="132" w:author="PR Preview" w:date="2026-01-01T00:00:00Z">
        <w:r>
          <w:t xml:space="preserve"> </w:t>
        </w:r>
      </w:ins>
      <w:hyperlink r:id="rId16">
        <w:ins w:id="133" w:author="PR Preview" w:date="2026-01-01T00:00:00Z">
          <w:r>
            <w:rPr>
              <w:rStyle w:val="Hyperlink"/>
            </w:rPr>
            <w:t xml:space="preserve">even</w:t>
          </w:r>
        </w:ins>
      </w:hyperlink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rolls,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</w:t>
        </w:r>
      </w:ins>
      <w:ins w:id="13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the set of positive</w:t>
        </w:r>
      </w:ins>
      <w:ins w:id="141" w:author="PR Preview" w:date="2026-01-01T00:00:00Z">
        <w:r>
          <w:t xml:space="preserve"> </w:t>
        </w:r>
      </w:ins>
      <w:hyperlink r:id="rId17">
        <w:ins w:id="142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43" w:author="PR Preview" w:date="2026-01-01T00:00:00Z">
        <w:r>
          <w:t xml:space="preserve">.</w:t>
        </w:r>
      </w:ins>
    </w:p>
    <w:bookmarkEnd w:id="18"/>
    <w:bookmarkStart w:id="19" w:name="def-interval"/>
    <w:p>
      <w:pPr>
        <w:pStyle w:val="BodyText"/>
      </w:pPr>
      <w:ins w:id="144" w:author="PR Preview" w:date="2026-01-01T00:00:00Z">
        <w:r>
          <w:rPr>
            <w:b/>
            <w:bCs/>
          </w:rPr>
          <w:t xml:space="preserve">Definition 3 (Interval)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For</w:t>
        </w:r>
      </w:ins>
      <w:ins w:id="147" w:author="PR Preview" w:date="2026-01-01T00:00:00Z">
        <w:r>
          <w:t xml:space="preserve"> </w:t>
        </w:r>
      </w:ins>
      <w:hyperlink r:id="rId17">
        <w:ins w:id="148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50" w:author="PR Preview" w:date="2026-01-01T00:00:00Z">
        <w:r>
          <w:t xml:space="preserve">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intervals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with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rPr>
            <w:b/>
            <w:bCs/>
          </w:rPr>
          <w:t xml:space="preserve">endpoints</w:t>
        </w:r>
      </w:ins>
      <w:ins w:id="159" w:author="PR Preview" w:date="2026-01-01T00:00:00Z">
        <w:r>
          <w:t xml:space="preserve"> </w:t>
        </w:r>
      </w:ins>
      <m:oMath>
        <m:r>
          <m:t>a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</w:t>
        </w:r>
      </w:ins>
      <w:ins w:id="162" w:author="PR Preview" w:date="2026-01-01T00:00:00Z">
        <w:r>
          <w:t xml:space="preserve"> </w:t>
        </w:r>
      </w:ins>
      <m:oMath>
        <m:r>
          <m:t>b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are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 closed interval (</w:t>
        </w:r>
      </w:ins>
      <w:hyperlink w:anchor="def-closed-interval">
        <w:ins w:id="16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68" w:author="PR Preview" w:date="2026-01-01T00:00:00Z">
        <w:r>
          <w:t xml:space="preserve">),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 open interval (</w:t>
        </w:r>
      </w:ins>
      <w:hyperlink w:anchor="def-open-interval">
        <w:ins w:id="17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72" w:author="PR Preview" w:date="2026-01-01T00:00:00Z">
        <w:r>
          <w:t xml:space="preserve">),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 the half-open intervals (</w:t>
        </w:r>
      </w:ins>
      <w:hyperlink w:anchor="def-half-open-interval">
        <w:ins w:id="17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76" w:author="PR Preview" w:date="2026-01-01T00:00:00Z">
        <w:r>
          <w:t xml:space="preserve">).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 unbounded intervals (</w:t>
        </w:r>
      </w:ins>
      <w:hyperlink w:anchor="def-unbounded-interval">
        <w:ins w:id="17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80" w:author="PR Preview" w:date="2026-01-01T00:00:00Z">
        <w:r>
          <w:t xml:space="preserve">) have at most one endpoint.</w:t>
        </w:r>
      </w:ins>
    </w:p>
    <w:p>
      <w:pPr>
        <w:pStyle w:val="BodyText"/>
      </w:pPr>
      <w:ins w:id="181" w:author="PR Preview" w:date="2026-01-01T00:00:00Z">
        <w:r>
          <w:t xml:space="preserve">A square bracket means the endpoint belongs to the interval,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 a parenthesis means it does not.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 symbols</w:t>
        </w:r>
      </w:ins>
      <w:ins w:id="18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are not real numbers,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so they always get a parenthesis.</w:t>
        </w:r>
      </w:ins>
    </w:p>
    <w:bookmarkEnd w:id="19"/>
    <w:bookmarkStart w:id="20" w:name="def-closed-interval"/>
    <w:p>
      <w:pPr>
        <w:pStyle w:val="BodyText"/>
      </w:pPr>
      <w:ins w:id="194" w:author="PR Preview" w:date="2026-01-01T00:00:00Z">
        <w:r>
          <w:rPr>
            <w:b/>
            <w:bCs/>
          </w:rPr>
          <w:t xml:space="preserve">Definition 4 (Closed interval)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 real numbers</w:t>
        </w:r>
      </w:ins>
      <w:ins w:id="1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closed interval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206" w:author="PR Preview" w:date="2026-01-01T00:00:00Z">
        <w:r>
          <w:t xml:space="preserve">.</w:t>
        </w:r>
      </w:ins>
    </w:p>
    <w:bookmarkEnd w:id="20"/>
    <w:bookmarkStart w:id="21" w:name="def-open-interval"/>
    <w:p>
      <w:pPr>
        <w:pStyle w:val="BodyText"/>
      </w:pPr>
      <w:ins w:id="207" w:author="PR Preview" w:date="2026-01-01T00:00:00Z">
        <w:r>
          <w:rPr>
            <w:b/>
            <w:bCs/>
          </w:rPr>
          <w:t xml:space="preserve">Definition 5 (Open interval)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For real numbers</w:t>
        </w:r>
      </w:ins>
      <w:ins w:id="2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open interval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is</w:t>
        </w:r>
      </w:ins>
      <w:ins w:id="2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219" w:author="PR Preview" w:date="2026-01-01T00:00:00Z">
        <w:r>
          <w:t xml:space="preserve">.</w:t>
        </w:r>
      </w:ins>
    </w:p>
    <w:bookmarkEnd w:id="21"/>
    <w:bookmarkStart w:id="22" w:name="def-half-open-interval"/>
    <w:p>
      <w:pPr>
        <w:pStyle w:val="BodyText"/>
      </w:pPr>
      <w:ins w:id="220" w:author="PR Preview" w:date="2026-01-01T00:00:00Z">
        <w:r>
          <w:rPr>
            <w:b/>
            <w:bCs/>
          </w:rPr>
          <w:t xml:space="preserve">Definition 6 (Half-open intervals)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For real numbers</w:t>
        </w:r>
      </w:ins>
      <w:ins w:id="2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rPr>
            <w:b/>
            <w:bCs/>
          </w:rPr>
          <w:t xml:space="preserve">half-open intervals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are</w:t>
        </w:r>
      </w:ins>
      <w:ins w:id="23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and</w:t>
        </w:r>
      </w:ins>
      <w:ins w:id="2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235" w:author="PR Preview" w:date="2026-01-01T00:00:00Z">
        <w:r>
          <w:t xml:space="preserve">.</w:t>
        </w:r>
      </w:ins>
    </w:p>
    <w:bookmarkEnd w:id="22"/>
    <w:bookmarkStart w:id="23" w:name="def-unbounded-interval"/>
    <w:p>
      <w:pPr>
        <w:pStyle w:val="BodyText"/>
      </w:pPr>
      <w:ins w:id="236" w:author="PR Preview" w:date="2026-01-01T00:00:00Z">
        <w:r>
          <w:rPr>
            <w:b/>
            <w:bCs/>
          </w:rPr>
          <w:t xml:space="preserve">Definition 7 (Unbounded intervals)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The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rPr>
            <w:b/>
            <w:bCs/>
          </w:rPr>
          <w:t xml:space="preserve">unbounded intervals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have at most one endpoint: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and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ins w:id="246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</w:t>
        </w:r>
      </w:ins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ins w:id="25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ins w:id="251" w:author="PR Preview" w:date="2026-01-01T00:00:00Z">
        <w:r>
          <w:t xml:space="preserve">.</w:t>
        </w:r>
      </w:ins>
    </w:p>
    <w:bookmarkEnd w:id="23"/>
    <w:bookmarkStart w:id="24" w:name="exm-interval"/>
    <w:p>
      <w:pPr>
        <w:pStyle w:val="FirstParagraph"/>
      </w:pPr>
      <w:ins w:id="252" w:author="PR Preview" w:date="2026-01-01T00:00:00Z">
        <w:r>
          <w:rPr>
            <w:b/>
            <w:bCs/>
          </w:rPr>
          <w:t xml:space="preserve">Example 3 (Which numbers are in an interval)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55" w:author="PR Preview" w:date="2026-01-01T00:00:00Z">
        <w:r>
          <w:t xml:space="preserve">, but</w:t>
        </w:r>
      </w:ins>
      <w:ins w:id="25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58" w:author="PR Preview" w:date="2026-01-01T00:00:00Z">
        <w:r>
          <w:t xml:space="preserve">, but</w:t>
        </w:r>
      </w:ins>
      <w:ins w:id="25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6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 in all four of</w:t>
        </w:r>
      </w:ins>
      <w:ins w:id="26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68" w:author="PR Preview" w:date="2026-01-01T00:00:00Z">
        <w:r>
          <w:t xml:space="preserve">, and</w:t>
        </w:r>
      </w:ins>
      <w:ins w:id="2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2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is the set of non-negative real numbers:</w:t>
        </w:r>
      </w:ins>
      <w:ins w:id="27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</w:t>
        </w:r>
      </w:ins>
      <w:ins w:id="276" w:author="PR Preview" w:date="2026-01-01T00:00:00Z">
        <w:r>
          <w:t xml:space="preserve"> </w:t>
        </w:r>
      </w:ins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7" w:author="PR Preview" w:date="2026-01-01T00:00:00Z">
        <w:r>
          <w:t xml:space="preserve">, but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79" w:author="PR Preview" w:date="2026-01-01T00:00:00Z">
        <w:r>
          <w:t xml:space="preserve">.</w:t>
        </w:r>
      </w:ins>
    </w:p>
    <w:bookmarkEnd w:id="24"/>
    <w:bookmarkStart w:id="25" w:name="def-subset"/>
    <w:p>
      <w:pPr>
        <w:pStyle w:val="FirstParagraph"/>
      </w:pPr>
      <w:ins w:id="280" w:author="PR Preview" w:date="2026-01-01T00:00:00Z">
        <w:r>
          <w:rPr>
            <w:b/>
            <w:bCs/>
          </w:rPr>
          <w:t xml:space="preserve">Definition 8 (Subset)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 set</w:t>
        </w:r>
      </w:ins>
      <w:ins w:id="283" w:author="PR Preview" w:date="2026-01-01T00:00:00Z">
        <w:r>
          <w:t xml:space="preserve"> </w:t>
        </w:r>
      </w:ins>
      <m:oMath>
        <m:r>
          <m:t>A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a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rPr>
            <w:b/>
            <w:bCs/>
          </w:rPr>
          <w:t xml:space="preserve">subset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of a set</w:t>
        </w:r>
      </w:ins>
      <w:ins w:id="290" w:author="PR Preview" w:date="2026-01-01T00:00:00Z">
        <w:r>
          <w:t xml:space="preserve"> </w:t>
        </w:r>
      </w:ins>
      <m:oMath>
        <m:r>
          <m:t>B</m:t>
        </m:r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written</w:t>
        </w:r>
      </w:ins>
      <w:ins w:id="2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if every element of</w:t>
        </w:r>
      </w:ins>
      <w:ins w:id="298" w:author="PR Preview" w:date="2026-01-01T00:00:00Z">
        <w:r>
          <w:t xml:space="preserve"> </w:t>
        </w:r>
      </w:ins>
      <m:oMath>
        <m:r>
          <m:t>A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an element of</w:t>
        </w:r>
      </w:ins>
      <w:ins w:id="301" w:author="PR Preview" w:date="2026-01-01T00:00:00Z">
        <w:r>
          <w:t xml:space="preserve"> </w:t>
        </w:r>
      </w:ins>
      <m:oMath>
        <m:r>
          <m:t>B</m:t>
        </m:r>
      </m:oMath>
      <w:ins w:id="302" w:author="PR Preview" w:date="2026-01-01T00:00:00Z">
        <w:r>
          <w:t xml:space="preserve">.</w:t>
        </w:r>
      </w:ins>
    </w:p>
    <w:bookmarkEnd w:id="25"/>
    <w:bookmarkStart w:id="26" w:name="exm-subset"/>
    <w:p>
      <w:pPr>
        <w:pStyle w:val="BodyText"/>
      </w:pPr>
      <w:ins w:id="303" w:author="PR Preview" w:date="2026-01-01T00:00:00Z">
        <w:r>
          <w:rPr>
            <w:b/>
            <w:bCs/>
          </w:rPr>
          <w:t xml:space="preserve">Example 4 (Even die rolls)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The even die rolls form a subset of the possible rolls:</w:t>
        </w:r>
      </w:ins>
      <w:ins w:id="30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because each of</w:t>
        </w:r>
      </w:ins>
      <w:ins w:id="310" w:author="PR Preview" w:date="2026-01-01T00:00:00Z">
        <w:r>
          <w:t xml:space="preserve"> </w:t>
        </w:r>
      </w:ins>
      <m:oMath>
        <m:r>
          <m:t>2</m:t>
        </m:r>
      </m:oMath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m:oMath>
        <m:r>
          <m:t>4</m:t>
        </m:r>
      </m:oMath>
      <w:ins w:id="313" w:author="PR Preview" w:date="2026-01-01T00:00:00Z">
        <w:r>
          <w:t xml:space="preserve">, and</w:t>
        </w:r>
      </w:ins>
      <w:ins w:id="314" w:author="PR Preview" w:date="2026-01-01T00:00:00Z">
        <w:r>
          <w:t xml:space="preserve"> </w:t>
        </w:r>
      </w:ins>
      <m:oMath>
        <m:r>
          <m:t>6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is a possible roll.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 set</w:t>
        </w:r>
      </w:ins>
      <w:ins w:id="31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not a subset of</w:t>
        </w:r>
      </w:ins>
      <w:ins w:id="32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323" w:author="PR Preview" w:date="2026-01-01T00:00:00Z">
        <w:r>
          <w:t xml:space="preserve">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because</w:t>
        </w:r>
      </w:ins>
      <w:ins w:id="326" w:author="PR Preview" w:date="2026-01-01T00:00:00Z">
        <w:r>
          <w:t xml:space="preserve"> </w:t>
        </w:r>
      </w:ins>
      <m:oMath>
        <m:r>
          <m:t>7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not a possible roll.</w:t>
        </w:r>
      </w:ins>
    </w:p>
    <w:bookmarkEnd w:id="26"/>
    <w:bookmarkStart w:id="27" w:name="thm-subset-reflexive"/>
    <w:p>
      <w:pPr>
        <w:pStyle w:val="BodyText"/>
      </w:pPr>
      <w:ins w:id="329" w:author="PR Preview" w:date="2026-01-01T00:00:00Z">
        <w:r>
          <w:rPr>
            <w:b/>
            <w:bCs/>
          </w:rPr>
          <w:t xml:space="preserve">Theorem 1 (Every set is a subset of itself)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every set</w:t>
        </w:r>
      </w:ins>
      <w:ins w:id="332" w:author="PR Preview" w:date="2026-01-01T00:00:00Z">
        <w:r>
          <w:t xml:space="preserve"> </w:t>
        </w:r>
      </w:ins>
      <m:oMath>
        <m:r>
          <m:t>A</m:t>
        </m:r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A</m:t>
        </m:r>
      </m:oMath>
      <w:ins w:id="335" w:author="PR Preview" w:date="2026-01-01T00:00:00Z">
        <w:r>
          <w:t xml:space="preserve">.</w:t>
        </w:r>
      </w:ins>
    </w:p>
    <w:bookmarkEnd w:id="27"/>
    <w:p>
      <w:pPr>
        <w:pStyle w:val="BodyText"/>
      </w:pPr>
      <w:ins w:id="336" w:author="PR Preview" w:date="2026-01-01T00:00:00Z">
        <w:r>
          <w:rPr>
            <w:i/>
            <w:iCs/>
          </w:rPr>
          <w:t xml:space="preserve">Proof</w:t>
        </w:r>
      </w:ins>
      <w:ins w:id="337" w:author="PR Preview" w:date="2026-01-01T00:00:00Z">
        <w:r>
          <w:t xml:space="preserve">. </w:t>
        </w:r>
      </w:ins>
      <w:ins w:id="338" w:author="PR Preview" w:date="2026-01-01T00:00:00Z">
        <w:r>
          <w:t xml:space="preserve">Every element of</w:t>
        </w:r>
      </w:ins>
      <w:ins w:id="339" w:author="PR Preview" w:date="2026-01-01T00:00:00Z">
        <w:r>
          <w:t xml:space="preserve"> </w:t>
        </w:r>
      </w:ins>
      <m:oMath>
        <m:r>
          <m:t>A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is an element of</w:t>
        </w:r>
      </w:ins>
      <w:ins w:id="342" w:author="PR Preview" w:date="2026-01-01T00:00:00Z">
        <w:r>
          <w:t xml:space="preserve"> </w:t>
        </w:r>
      </w:ins>
      <m:oMath>
        <m:r>
          <m:t>A</m:t>
        </m:r>
      </m:oMath>
      <w:ins w:id="343" w:author="PR Preview" w:date="2026-01-01T00:00:00Z">
        <w:r>
          <w:t xml:space="preserve">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which is</w:t>
        </w:r>
      </w:ins>
      <w:ins w:id="346" w:author="PR Preview" w:date="2026-01-01T00:00:00Z">
        <w:r>
          <w:t xml:space="preserve"> </w:t>
        </w:r>
      </w:ins>
      <w:hyperlink w:anchor="def-subset">
        <w:ins w:id="34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with</w:t>
        </w:r>
      </w:ins>
      <w:ins w:id="3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</m:oMath>
      <w:ins w:id="351" w:author="PR Preview" w:date="2026-01-01T00:00:00Z">
        <w:r>
          <w:t xml:space="preserve">.</w:t>
        </w:r>
      </w:ins>
    </w:p>
    <w:bookmarkStart w:id="28" w:name="def-strict-subset"/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Definition 9 (Strict subset)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 set</w:t>
        </w:r>
      </w:ins>
      <w:ins w:id="355" w:author="PR Preview" w:date="2026-01-01T00:00:00Z">
        <w:r>
          <w:t xml:space="preserve"> </w:t>
        </w:r>
      </w:ins>
      <m:oMath>
        <m:r>
          <m:t>A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a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strict subset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of a set</w:t>
        </w:r>
      </w:ins>
      <w:ins w:id="362" w:author="PR Preview" w:date="2026-01-01T00:00:00Z">
        <w:r>
          <w:t xml:space="preserve"> </w:t>
        </w:r>
      </w:ins>
      <m:oMath>
        <m:r>
          <m:t>B</m:t>
        </m:r>
      </m:oMath>
      <w:ins w:id="363" w:author="PR Preview" w:date="2026-01-01T00:00:00Z">
        <w:r>
          <w:t xml:space="preserve">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written</w:t>
        </w:r>
      </w:ins>
      <w:ins w:id="3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367" w:author="PR Preview" w:date="2026-01-01T00:00:00Z">
        <w:r>
          <w:t xml:space="preserve">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if</w:t>
        </w:r>
      </w:ins>
      <w:ins w:id="370" w:author="PR Preview" w:date="2026-01-01T00:00:00Z">
        <w:r>
          <w:t xml:space="preserve"> </w:t>
        </w:r>
      </w:ins>
      <m:oMath>
        <m:r>
          <m:t>A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is a</w:t>
        </w:r>
      </w:ins>
      <w:ins w:id="373" w:author="PR Preview" w:date="2026-01-01T00:00:00Z">
        <w:r>
          <w:t xml:space="preserve"> </w:t>
        </w:r>
      </w:ins>
      <w:hyperlink w:anchor="def-subset">
        <w:ins w:id="374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of</w:t>
        </w:r>
      </w:ins>
      <w:ins w:id="377" w:author="PR Preview" w:date="2026-01-01T00:00:00Z">
        <w:r>
          <w:t xml:space="preserve"> </w:t>
        </w:r>
      </w:ins>
      <m:oMath>
        <m:r>
          <m:t>B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</w:t>
        </w:r>
      </w:ins>
      <w:ins w:id="3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381" w:author="PR Preview" w:date="2026-01-01T00:00:00Z">
        <w:r>
          <w:t xml:space="preserve">.</w:t>
        </w:r>
      </w:ins>
    </w:p>
    <w:bookmarkEnd w:id="28"/>
    <w:bookmarkStart w:id="30" w:name="rem-subset-symbol"/>
    <w:p>
      <w:pPr>
        <w:pStyle w:val="BodyText"/>
      </w:pPr>
      <w:ins w:id="382" w:author="PR Preview" w:date="2026-01-01T00:00:00Z">
        <w:r>
          <w:rPr>
            <w:i/>
            <w:iCs/>
          </w:rPr>
          <w:t xml:space="preserve">Remark 2</w:t>
        </w:r>
      </w:ins>
      <w:ins w:id="383" w:author="PR Preview" w:date="2026-01-01T00:00:00Z">
        <w:r>
          <w:t xml:space="preserve"> (Proper subsets and the symbol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385" w:author="PR Preview" w:date="2026-01-01T00:00:00Z">
        <w:r>
          <w:t xml:space="preserve">). </w:t>
        </w:r>
      </w:ins>
      <w:ins w:id="386" w:author="PR Preview" w:date="2026-01-01T00:00:00Z">
        <w:r>
          <w:t xml:space="preserve">Other sources call a strict subset a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rPr>
            <w:b/>
            <w:bCs/>
          </w:rPr>
          <w:t xml:space="preserve">proper subset</w:t>
        </w:r>
      </w:ins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Sources disagree about the symbol</w:t>
        </w:r>
      </w:ins>
      <w:ins w:id="392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393" w:author="PR Preview" w:date="2026-01-01T00:00:00Z">
        <w:r>
          <w:t xml:space="preserve">: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some use it for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“subset”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400" w:author="PR Preview" w:date="2026-01-01T00:00:00Z">
        <w:r>
          <w:t xml:space="preserve">),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and others for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“strict subset”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(</w:t>
        </w:r>
      </w:ins>
      <m:oMath>
        <m:r>
          <m:rPr>
            <m:sty m:val="p"/>
          </m:rPr>
          <m:t>⊊</m:t>
        </m:r>
      </m:oMath>
      <w:ins w:id="407" w:author="PR Preview" w:date="2026-01-01T00:00:00Z">
        <w:r>
          <w:t xml:space="preserve">)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(see</w:t>
        </w:r>
      </w:ins>
      <w:ins w:id="410" w:author="PR Preview" w:date="2026-01-01T00:00:00Z">
        <w:r>
          <w:t xml:space="preserve"> </w:t>
        </w:r>
      </w:ins>
      <w:hyperlink r:id="rId29">
        <w:ins w:id="411" w:author="PR Preview" w:date="2026-01-01T00:00:00Z">
          <w:r>
            <w:rPr>
              <w:rStyle w:val="Hyperlink"/>
            </w:rPr>
            <w:t xml:space="preserve">Wikipedia: Subset</w:t>
          </w:r>
        </w:ins>
      </w:hyperlink>
      <w:ins w:id="412" w:author="PR Preview" w:date="2026-01-01T00:00:00Z">
        <w:r>
          <w:t xml:space="preserve">).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For example,</w:t>
        </w:r>
      </w:ins>
      <w:ins w:id="41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is true in the first reading,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because</w:t>
        </w:r>
      </w:ins>
      <w:ins w:id="42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 false in the second,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because the two sets are equal.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These notes avoid</w:t>
        </w:r>
      </w:ins>
      <w:ins w:id="428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and write</w:t>
        </w:r>
      </w:ins>
      <w:ins w:id="431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or</w:t>
        </w:r>
      </w:ins>
      <w:ins w:id="434" w:author="PR Preview" w:date="2026-01-01T00:00:00Z">
        <w:r>
          <w:t xml:space="preserve"> </w:t>
        </w:r>
      </w:ins>
      <m:oMath>
        <m:r>
          <m:rPr>
            <m:sty m:val="p"/>
          </m:rPr>
          <m:t>⊊</m:t>
        </m:r>
      </m:oMath>
      <w:ins w:id="435" w:author="PR Preview" w:date="2026-01-01T00:00:00Z">
        <w:r>
          <w:t xml:space="preserve">.</w:t>
        </w:r>
      </w:ins>
    </w:p>
    <w:bookmarkEnd w:id="30"/>
    <w:bookmarkStart w:id="31" w:name="def-superset"/>
    <w:p>
      <w:pPr>
        <w:pStyle w:val="BodyText"/>
      </w:pPr>
      <w:ins w:id="436" w:author="PR Preview" w:date="2026-01-01T00:00:00Z">
        <w:r>
          <w:rPr>
            <w:b/>
            <w:bCs/>
          </w:rPr>
          <w:t xml:space="preserve">Definition 10 (Superset)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 set</w:t>
        </w:r>
      </w:ins>
      <w:ins w:id="439" w:author="PR Preview" w:date="2026-01-01T00:00:00Z">
        <w:r>
          <w:t xml:space="preserve"> </w:t>
        </w:r>
      </w:ins>
      <m:oMath>
        <m:r>
          <m:t>B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 a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rPr>
            <w:b/>
            <w:bCs/>
          </w:rPr>
          <w:t xml:space="preserve">superset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of a set</w:t>
        </w:r>
      </w:ins>
      <w:ins w:id="446" w:author="PR Preview" w:date="2026-01-01T00:00:00Z">
        <w:r>
          <w:t xml:space="preserve"> </w:t>
        </w:r>
      </w:ins>
      <m:oMath>
        <m:r>
          <m:t>A</m:t>
        </m:r>
      </m:oMath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written</w:t>
        </w:r>
      </w:ins>
      <w:ins w:id="4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451" w:author="PR Preview" w:date="2026-01-01T00:00:00Z">
        <w:r>
          <w:t xml:space="preserve">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if every element of</w:t>
        </w:r>
      </w:ins>
      <w:ins w:id="454" w:author="PR Preview" w:date="2026-01-01T00:00:00Z">
        <w:r>
          <w:t xml:space="preserve"> </w:t>
        </w:r>
      </w:ins>
      <m:oMath>
        <m:r>
          <m:t>A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an element of</w:t>
        </w:r>
      </w:ins>
      <w:ins w:id="457" w:author="PR Preview" w:date="2026-01-01T00:00:00Z">
        <w:r>
          <w:t xml:space="preserve"> </w:t>
        </w:r>
      </w:ins>
      <m:oMath>
        <m:r>
          <m:t>B</m:t>
        </m:r>
      </m:oMath>
      <w:ins w:id="458" w:author="PR Preview" w:date="2026-01-01T00:00:00Z">
        <w:r>
          <w:t xml:space="preserve">.</w:t>
        </w:r>
      </w:ins>
    </w:p>
    <w:bookmarkEnd w:id="31"/>
    <w:bookmarkStart w:id="32" w:name="rem-superset-subset"/>
    <w:p>
      <w:pPr>
        <w:pStyle w:val="BodyText"/>
      </w:pPr>
      <w:ins w:id="459" w:author="PR Preview" w:date="2026-01-01T00:00:00Z">
        <w:r>
          <w:rPr>
            <w:i/>
            <w:iCs/>
          </w:rPr>
          <w:t xml:space="preserve">Remark 3</w:t>
        </w:r>
      </w:ins>
      <w:ins w:id="460" w:author="PR Preview" w:date="2026-01-01T00:00:00Z">
        <w:r>
          <w:t xml:space="preserve"> (Superset and subset). </w:t>
        </w:r>
      </w:ins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means the same thing as</w:t>
        </w:r>
      </w:ins>
      <w:ins w:id="4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</w:t>
        </w:r>
      </w:ins>
      <w:hyperlink w:anchor="def-subset">
        <w:ins w:id="466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467" w:author="PR Preview" w:date="2026-01-01T00:00:00Z">
        <w:r>
          <w:t xml:space="preserve">).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For example,</w:t>
        </w:r>
      </w:ins>
      <w:ins w:id="47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71" w:author="PR Preview" w:date="2026-01-01T00:00:00Z">
        <w:r>
          <w:t xml:space="preserve">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</w:t>
        </w:r>
      </w:ins>
      <w:ins w:id="47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75" w:author="PR Preview" w:date="2026-01-01T00:00:00Z">
        <w:r>
          <w:t xml:space="preserve">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But</w:t>
        </w:r>
      </w:ins>
      <w:ins w:id="47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is not a superset of</w:t>
        </w:r>
      </w:ins>
      <w:ins w:id="48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because</w:t>
        </w:r>
      </w:ins>
      <w:ins w:id="48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and</w:t>
        </w:r>
      </w:ins>
      <w:ins w:id="48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489" w:author="PR Preview" w:date="2026-01-01T00:00:00Z">
        <w:r>
          <w:t xml:space="preserve">.</w:t>
        </w:r>
      </w:ins>
    </w:p>
    <w:bookmarkEnd w:id="32"/>
    <w:bookmarkStart w:id="33" w:name="def-strict-superset"/>
    <w:p>
      <w:pPr>
        <w:pStyle w:val="BodyText"/>
      </w:pPr>
      <w:ins w:id="490" w:author="PR Preview" w:date="2026-01-01T00:00:00Z">
        <w:r>
          <w:rPr>
            <w:b/>
            <w:bCs/>
          </w:rPr>
          <w:t xml:space="preserve">Definition 11 (Strict superset)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A set</w:t>
        </w:r>
      </w:ins>
      <w:ins w:id="493" w:author="PR Preview" w:date="2026-01-01T00:00:00Z">
        <w:r>
          <w:t xml:space="preserve"> </w:t>
        </w:r>
      </w:ins>
      <m:oMath>
        <m:r>
          <m:t>B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a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rPr>
            <w:b/>
            <w:bCs/>
          </w:rPr>
          <w:t xml:space="preserve">strict superset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of a set</w:t>
        </w:r>
      </w:ins>
      <w:ins w:id="500" w:author="PR Preview" w:date="2026-01-01T00:00:00Z">
        <w:r>
          <w:t xml:space="preserve"> </w:t>
        </w:r>
      </w:ins>
      <m:oMath>
        <m:r>
          <m:t>A</m:t>
        </m:r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written</w:t>
        </w:r>
      </w:ins>
      <w:ins w:id="50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505" w:author="PR Preview" w:date="2026-01-01T00:00:00Z">
        <w:r>
          <w:t xml:space="preserve">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if</w:t>
        </w:r>
      </w:ins>
      <w:ins w:id="508" w:author="PR Preview" w:date="2026-01-01T00:00:00Z">
        <w:r>
          <w:t xml:space="preserve"> </w:t>
        </w:r>
      </w:ins>
      <m:oMath>
        <m:r>
          <m:t>B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is a</w:t>
        </w:r>
      </w:ins>
      <w:ins w:id="511" w:author="PR Preview" w:date="2026-01-01T00:00:00Z">
        <w:r>
          <w:t xml:space="preserve"> </w:t>
        </w:r>
      </w:ins>
      <w:hyperlink w:anchor="def-superset">
        <w:ins w:id="512" w:author="PR Preview" w:date="2026-01-01T00:00:00Z">
          <w:r>
            <w:rPr>
              <w:rStyle w:val="Hyperlink"/>
            </w:rPr>
            <w:t xml:space="preserve">superset</w:t>
          </w:r>
        </w:ins>
      </w:hyperlink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of</w:t>
        </w:r>
      </w:ins>
      <w:ins w:id="515" w:author="PR Preview" w:date="2026-01-01T00:00:00Z">
        <w:r>
          <w:t xml:space="preserve"> </w:t>
        </w:r>
      </w:ins>
      <m:oMath>
        <m:r>
          <m:t>A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and</w:t>
        </w:r>
      </w:ins>
      <w:ins w:id="51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A</m:t>
        </m:r>
      </m:oMath>
      <w:ins w:id="519" w:author="PR Preview" w:date="2026-01-01T00:00:00Z">
        <w:r>
          <w:t xml:space="preserve">.</w:t>
        </w:r>
      </w:ins>
    </w:p>
    <w:bookmarkEnd w:id="33"/>
    <w:bookmarkStart w:id="34" w:name="rem-strict-superset-subset"/>
    <w:p>
      <w:pPr>
        <w:pStyle w:val="BodyText"/>
      </w:pPr>
      <w:ins w:id="520" w:author="PR Preview" w:date="2026-01-01T00:00:00Z">
        <w:r>
          <w:rPr>
            <w:i/>
            <w:iCs/>
          </w:rPr>
          <w:t xml:space="preserve">Remark 4</w:t>
        </w:r>
      </w:ins>
      <w:ins w:id="521" w:author="PR Preview" w:date="2026-01-01T00:00:00Z">
        <w:r>
          <w:t xml:space="preserve"> (Strict superset and strict subset).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means the same thing as</w:t>
        </w:r>
      </w:ins>
      <w:ins w:id="5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(</w:t>
        </w:r>
      </w:ins>
      <w:hyperlink w:anchor="def-strict-subset">
        <w:ins w:id="527" w:author="PR Preview" w:date="2026-01-01T00:00:00Z">
          <w:r>
            <w:rPr>
              <w:rStyle w:val="Hyperlink"/>
            </w:rPr>
            <w:t xml:space="preserve">strict subset</w:t>
          </w:r>
        </w:ins>
      </w:hyperlink>
      <w:ins w:id="528" w:author="PR Preview" w:date="2026-01-01T00:00:00Z">
        <w:r>
          <w:t xml:space="preserve">).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For example,</w:t>
        </w:r>
      </w:ins>
      <w:ins w:id="5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because</w:t>
        </w:r>
      </w:ins>
      <w:ins w:id="5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contains</w:t>
        </w:r>
      </w:ins>
      <w:ins w:id="538" w:author="PR Preview" w:date="2026-01-01T00:00:00Z">
        <w:r>
          <w:t xml:space="preserve"> </w:t>
        </w:r>
      </w:ins>
      <m:oMath>
        <m:r>
          <m:t>2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and</w:t>
        </w:r>
      </w:ins>
      <w:ins w:id="54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does not.</w:t>
        </w:r>
      </w:ins>
    </w:p>
    <w:bookmarkEnd w:id="34"/>
    <w:bookmarkStart w:id="35" w:name="exm-strict-subset-superset"/>
    <w:p>
      <w:pPr>
        <w:pStyle w:val="BodyText"/>
      </w:pPr>
      <w:ins w:id="544" w:author="PR Preview" w:date="2026-01-01T00:00:00Z">
        <w:r>
          <w:rPr>
            <w:b/>
            <w:bCs/>
          </w:rPr>
          <w:t xml:space="preserve">Example 5 (Strict subsets and supersets of die rolls)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For the even rolls</w:t>
        </w:r>
      </w:ins>
      <w:ins w:id="5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and the possible rolls</w:t>
        </w:r>
      </w:ins>
      <w:ins w:id="5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55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552" w:author="PR Preview" w:date="2026-01-01T00:00:00Z">
        <w:r>
          <w:t xml:space="preserve">, because</w:t>
        </w:r>
      </w:ins>
      <w:ins w:id="55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(</w:t>
        </w:r>
      </w:ins>
      <w:hyperlink w:anchor="exm-subset">
        <w:ins w:id="55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557" w:author="PR Preview" w:date="2026-01-01T00:00:00Z">
        <w:r>
          <w:t xml:space="preserve">) and</w:t>
        </w:r>
      </w:ins>
      <w:ins w:id="55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∈</m:t>
        </m:r>
        <m:r>
          <m:t>B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but</w:t>
        </w:r>
      </w:ins>
      <w:ins w:id="56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∉</m:t>
        </m:r>
        <m:r>
          <m:t>A</m:t>
        </m:r>
      </m:oMath>
      <w:ins w:id="562" w:author="PR Preview" w:date="2026-01-01T00:00:00Z">
        <w:r>
          <w:t xml:space="preserve">, so</w:t>
        </w:r>
      </w:ins>
      <w:ins w:id="5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56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and</w:t>
        </w:r>
      </w:ins>
      <w:ins w:id="56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⊋</m:t>
        </m:r>
        <m:r>
          <m:t>A</m:t>
        </m:r>
      </m:oMath>
      <w:ins w:id="568" w:author="PR Preview" w:date="2026-01-01T00:00:00Z">
        <w:r>
          <w:t xml:space="preserve">, for the same reasons;</w:t>
        </w:r>
      </w:ins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ins w:id="569" w:author="PR Preview" w:date="2026-01-01T00:00:00Z">
        <w:r>
          <w:t xml:space="preserve">, but</w:t>
        </w:r>
      </w:ins>
      <w:ins w:id="570" w:author="PR Preview" w:date="2026-01-01T00:00:00Z">
        <w:r>
          <w:t xml:space="preserve"> </w:t>
        </w:r>
      </w:ins>
      <m:oMath>
        <m:r>
          <m:t>B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 not a strict subset of itself, because</w:t>
        </w:r>
      </w:ins>
      <w:ins w:id="5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B</m:t>
        </m:r>
      </m:oMath>
      <w:ins w:id="574" w:author="PR Preview" w:date="2026-01-01T00:00:00Z">
        <w:r>
          <w:t xml:space="preserve">;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likewise</w:t>
        </w:r>
      </w:ins>
      <w:ins w:id="5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⊇</m:t>
        </m:r>
        <m:r>
          <m:t>B</m:t>
        </m:r>
      </m:oMath>
      <w:ins w:id="578" w:author="PR Preview" w:date="2026-01-01T00:00:00Z">
        <w:r>
          <w:t xml:space="preserve">, but</w:t>
        </w:r>
      </w:ins>
      <w:ins w:id="579" w:author="PR Preview" w:date="2026-01-01T00:00:00Z">
        <w:r>
          <w:t xml:space="preserve"> </w:t>
        </w:r>
      </w:ins>
      <m:oMath>
        <m:r>
          <m:t>B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is not a strict superset of itself, because</w:t>
        </w:r>
      </w:ins>
      <w:ins w:id="58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B</m:t>
        </m:r>
      </m:oMath>
      <w:ins w:id="583" w:author="PR Preview" w:date="2026-01-01T00:00:00Z">
        <w:r>
          <w:t xml:space="preserve">.</w:t>
        </w:r>
      </w:ins>
    </w:p>
    <w:bookmarkEnd w:id="35"/>
    <w:bookmarkStart w:id="36" w:name="def-empty-set"/>
    <w:p>
      <w:pPr>
        <w:pStyle w:val="FirstParagraph"/>
      </w:pPr>
      <w:ins w:id="584" w:author="PR Preview" w:date="2026-01-01T00:00:00Z">
        <w:r>
          <w:rPr>
            <w:b/>
            <w:bCs/>
          </w:rPr>
          <w:t xml:space="preserve">Definition 12 (Empty set)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The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rPr>
            <w:b/>
            <w:bCs/>
          </w:rPr>
          <w:t xml:space="preserve">empty set</w:t>
        </w:r>
      </w:ins>
      <w:ins w:id="589" w:author="PR Preview" w:date="2026-01-01T00:00:00Z">
        <w:r>
          <w:t xml:space="preserve">, denoted</w:t>
        </w:r>
      </w:ins>
      <w:ins w:id="590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591" w:author="PR Preview" w:date="2026-01-01T00:00:00Z">
        <w:r>
          <w:t xml:space="preserve">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is the set that has no elements.</w:t>
        </w:r>
      </w:ins>
    </w:p>
    <w:bookmarkEnd w:id="36"/>
    <w:bookmarkStart w:id="39" w:name="rem-empty-set-notation"/>
    <w:p>
      <w:pPr>
        <w:pStyle w:val="BodyText"/>
      </w:pPr>
      <w:ins w:id="594" w:author="PR Preview" w:date="2026-01-01T00:00:00Z">
        <w:r>
          <w:rPr>
            <w:i/>
            <w:iCs/>
          </w:rPr>
          <w:t xml:space="preserve">Remark 5</w:t>
        </w:r>
      </w:ins>
      <w:ins w:id="595" w:author="PR Preview" w:date="2026-01-01T00:00:00Z">
        <w:r>
          <w:t xml:space="preserve"> (Other notation for the empty set). </w:t>
        </w:r>
      </w:ins>
      <w:ins w:id="596" w:author="PR Preview" w:date="2026-01-01T00:00:00Z">
        <w:r>
          <w:t xml:space="preserve">Other sources write</w:t>
        </w:r>
      </w:ins>
      <w:ins w:id="5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for</w:t>
        </w:r>
      </w:ins>
      <w:ins w:id="600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(see</w:t>
        </w:r>
      </w:ins>
      <w:ins w:id="603" w:author="PR Preview" w:date="2026-01-01T00:00:00Z">
        <w:r>
          <w:t xml:space="preserve"> </w:t>
        </w:r>
      </w:ins>
      <w:hyperlink r:id="rId37">
        <w:ins w:id="604" w:author="PR Preview" w:date="2026-01-01T00:00:00Z">
          <w:r>
            <w:rPr>
              <w:rStyle w:val="Hyperlink"/>
            </w:rPr>
            <w:t xml:space="preserve">Wikipedia: Empty set</w:t>
          </w:r>
        </w:ins>
      </w:hyperlink>
      <w:ins w:id="605" w:author="PR Preview" w:date="2026-01-01T00:00:00Z">
        <w:r>
          <w:t xml:space="preserve">).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Some sources call it the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rPr>
            <w:b/>
            <w:bCs/>
          </w:rPr>
          <w:t xml:space="preserve">null set</w:t>
        </w:r>
      </w:ins>
      <w:ins w:id="610" w:author="PR Preview" w:date="2026-01-01T00:00:00Z">
        <w:r>
          <w:t xml:space="preserve">,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but in measure theory a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“null set”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usually means a set of</w:t>
        </w:r>
      </w:ins>
      <w:ins w:id="617" w:author="PR Preview" w:date="2026-01-01T00:00:00Z">
        <w:r>
          <w:t xml:space="preserve"> </w:t>
        </w:r>
      </w:ins>
      <w:hyperlink r:id="rId38">
        <w:ins w:id="618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which need not be empty.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For example, the interval</w:t>
        </w:r>
      </w:ins>
      <w:ins w:id="62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has length</w:t>
        </w:r>
      </w:ins>
      <w:ins w:id="62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628" w:author="PR Preview" w:date="2026-01-01T00:00:00Z">
        <w:r>
          <w:t xml:space="preserve">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so it is a null set in that sense,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but it is not empty, because</w:t>
        </w:r>
      </w:ins>
      <w:ins w:id="63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634" w:author="PR Preview" w:date="2026-01-01T00:00:00Z">
        <w:r>
          <w:t xml:space="preserve">.</w:t>
        </w:r>
      </w:ins>
    </w:p>
    <w:bookmarkEnd w:id="39"/>
    <w:bookmarkStart w:id="40" w:name="exm-empty-set"/>
    <w:p>
      <w:pPr>
        <w:pStyle w:val="BodyText"/>
      </w:pPr>
      <w:ins w:id="635" w:author="PR Preview" w:date="2026-01-01T00:00:00Z">
        <w:r>
          <w:rPr>
            <w:b/>
            <w:bCs/>
          </w:rPr>
          <w:t xml:space="preserve">Example 6 (Impossible die rolls)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No roll of a six-sided die is greater than 6,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so</w:t>
        </w:r>
      </w:ins>
      <w:ins w:id="6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641" w:author="PR Preview" w:date="2026-01-01T00:00:00Z">
        <w:r>
          <w:t xml:space="preserve">.</w:t>
        </w:r>
      </w:ins>
    </w:p>
    <w:bookmarkEnd w:id="40"/>
    <w:bookmarkStart w:id="41" w:name="def-vacuous-truth"/>
    <w:p>
      <w:pPr>
        <w:pStyle w:val="BodyText"/>
      </w:pPr>
      <w:ins w:id="642" w:author="PR Preview" w:date="2026-01-01T00:00:00Z">
        <w:r>
          <w:rPr>
            <w:b/>
            <w:bCs/>
          </w:rPr>
          <w:t xml:space="preserve">Definition 13 (Vacuous truth)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 statement of the form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“every element of</w:t>
        </w:r>
      </w:ins>
      <w:ins w:id="647" w:author="PR Preview" w:date="2026-01-01T00:00:00Z">
        <w:r>
          <w:t xml:space="preserve"> </w:t>
        </w:r>
      </w:ins>
      <m:oMath>
        <m:r>
          <m:t>A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has property</w:t>
        </w:r>
      </w:ins>
      <w:ins w:id="650" w:author="PR Preview" w:date="2026-01-01T00:00:00Z">
        <w:r>
          <w:t xml:space="preserve"> </w:t>
        </w:r>
      </w:ins>
      <m:oMath>
        <m:r>
          <m:t>P</m:t>
        </m:r>
      </m:oMath>
      <w:ins w:id="651" w:author="PR Preview" w:date="2026-01-01T00:00:00Z">
        <w:r>
          <w:t xml:space="preserve">”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rPr>
            <w:b/>
            <w:bCs/>
          </w:rPr>
          <w:t xml:space="preserve">vacuously true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when</w:t>
        </w:r>
      </w:ins>
      <w:ins w:id="658" w:author="PR Preview" w:date="2026-01-01T00:00:00Z">
        <w:r>
          <w:t xml:space="preserve"> </w:t>
        </w:r>
      </w:ins>
      <m:oMath>
        <m:r>
          <m:t>A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is the</w:t>
        </w:r>
      </w:ins>
      <w:ins w:id="661" w:author="PR Preview" w:date="2026-01-01T00:00:00Z">
        <w:r>
          <w:t xml:space="preserve"> </w:t>
        </w:r>
      </w:ins>
      <w:hyperlink w:anchor="def-empty-set">
        <w:ins w:id="662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663" w:author="PR Preview" w:date="2026-01-01T00:00:00Z">
        <w:r>
          <w:t xml:space="preserve">:</w:t>
        </w:r>
      </w:ins>
      <w:ins w:id="664" w:author="PR Preview" w:date="2026-01-01T00:00:00Z">
        <w:r>
          <w:t xml:space="preserve"> </w:t>
        </w:r>
      </w:ins>
      <m:oMath>
        <m:r>
          <m:t>A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has no elements,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so no element of</w:t>
        </w:r>
      </w:ins>
      <w:ins w:id="669" w:author="PR Preview" w:date="2026-01-01T00:00:00Z">
        <w:r>
          <w:t xml:space="preserve"> </w:t>
        </w:r>
      </w:ins>
      <m:oMath>
        <m:r>
          <m:t>A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fails to have property</w:t>
        </w:r>
      </w:ins>
      <w:ins w:id="672" w:author="PR Preview" w:date="2026-01-01T00:00:00Z">
        <w:r>
          <w:t xml:space="preserve"> </w:t>
        </w:r>
      </w:ins>
      <m:oMath>
        <m:r>
          <m:t>P</m:t>
        </m:r>
      </m:oMath>
      <w:ins w:id="673" w:author="PR Preview" w:date="2026-01-01T00:00:00Z">
        <w:r>
          <w:t xml:space="preserve">.</w:t>
        </w:r>
      </w:ins>
    </w:p>
    <w:bookmarkEnd w:id="41"/>
    <w:bookmarkStart w:id="42" w:name="exm-vacuous-truth"/>
    <w:p>
      <w:pPr>
        <w:pStyle w:val="BodyText"/>
      </w:pPr>
      <w:ins w:id="674" w:author="PR Preview" w:date="2026-01-01T00:00:00Z">
        <w:r>
          <w:rPr>
            <w:b/>
            <w:bCs/>
          </w:rPr>
          <w:t xml:space="preserve">Example 7 (Every impossible die roll is even)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 set of die rolls greater than 6 is</w:t>
        </w:r>
      </w:ins>
      <w:ins w:id="677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(</w:t>
        </w:r>
      </w:ins>
      <w:hyperlink w:anchor="exm-empty-set">
        <w:ins w:id="68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681" w:author="PR Preview" w:date="2026-01-01T00:00:00Z">
        <w:r>
          <w:t xml:space="preserve">).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So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“every die roll greater than 6 is even”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 vacuously true,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and so is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“every die roll greater than 6 is odd”</w:t>
        </w:r>
      </w:ins>
      <w:ins w:id="692" w:author="PR Preview" w:date="2026-01-01T00:00:00Z">
        <w:r>
          <w:t xml:space="preserve">: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there is no such roll to fail either statement.</w:t>
        </w:r>
      </w:ins>
    </w:p>
    <w:bookmarkEnd w:id="42"/>
    <w:bookmarkStart w:id="43" w:name="thm-empty-set-unique"/>
    <w:p>
      <w:pPr>
        <w:pStyle w:val="BodyText"/>
      </w:pPr>
      <w:ins w:id="695" w:author="PR Preview" w:date="2026-01-01T00:00:00Z">
        <w:r>
          <w:rPr>
            <w:b/>
            <w:bCs/>
          </w:rPr>
          <w:t xml:space="preserve">Theorem 2 (There is only one empty set)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If</w:t>
        </w:r>
      </w:ins>
      <w:ins w:id="69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and</w:t>
        </w:r>
      </w:ins>
      <w:ins w:id="701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are sets with no elements,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then</w:t>
        </w:r>
      </w:ins>
      <w:ins w:id="70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ins w:id="707" w:author="PR Preview" w:date="2026-01-01T00:00:00Z">
        <w:r>
          <w:t xml:space="preserve">.</w:t>
        </w:r>
      </w:ins>
    </w:p>
    <w:bookmarkEnd w:id="43"/>
    <w:p>
      <w:pPr>
        <w:pStyle w:val="BodyText"/>
      </w:pPr>
      <w:ins w:id="708" w:author="PR Preview" w:date="2026-01-01T00:00:00Z">
        <w:r>
          <w:rPr>
            <w:i/>
            <w:iCs/>
          </w:rPr>
          <w:t xml:space="preserve">Proof</w:t>
        </w:r>
      </w:ins>
      <w:ins w:id="709" w:author="PR Preview" w:date="2026-01-01T00:00:00Z">
        <w:r>
          <w:t xml:space="preserve">. </w:t>
        </w:r>
      </w:ins>
      <w:ins w:id="710" w:author="PR Preview" w:date="2026-01-01T00:00:00Z">
        <w:r>
          <w:t xml:space="preserve">Neither set has any elements,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so every element of</w:t>
        </w:r>
      </w:ins>
      <w:ins w:id="71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1</m:t>
            </m:r>
          </m:sub>
        </m:sSub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an element of</w:t>
        </w:r>
      </w:ins>
      <w:ins w:id="716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2</m:t>
            </m:r>
          </m:sub>
        </m:sSub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 vice versa,</w:t>
        </w:r>
      </w:ins>
      <w:ins w:id="719" w:author="PR Preview" w:date="2026-01-01T00:00:00Z">
        <w:r>
          <w:t xml:space="preserve"> </w:t>
        </w:r>
      </w:ins>
      <w:hyperlink w:anchor="def-vacuous-truth">
        <w:ins w:id="720" w:author="PR Preview" w:date="2026-01-01T00:00:00Z">
          <w:r>
            <w:rPr>
              <w:rStyle w:val="Hyperlink"/>
            </w:rPr>
            <w:t xml:space="preserve">vacuously</w:t>
          </w:r>
        </w:ins>
      </w:hyperlink>
      <w:ins w:id="721" w:author="PR Preview" w:date="2026-01-01T00:00:00Z">
        <w:r>
          <w:t xml:space="preserve">.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Sets with the same elements are equal (</w:t>
        </w:r>
      </w:ins>
      <w:hyperlink w:anchor="def-set">
        <w:ins w:id="72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25" w:author="PR Preview" w:date="2026-01-01T00:00:00Z">
        <w:r>
          <w:t xml:space="preserve">).</w:t>
        </w:r>
      </w:ins>
    </w:p>
    <w:bookmarkStart w:id="44" w:name="thm-empty-subset"/>
    <w:p>
      <w:pPr>
        <w:pStyle w:val="BodyText"/>
      </w:pPr>
      <w:ins w:id="726" w:author="PR Preview" w:date="2026-01-01T00:00:00Z">
        <w:r>
          <w:rPr>
            <w:b/>
            <w:bCs/>
          </w:rPr>
          <w:t xml:space="preserve">Theorem 3 (The empty set is a subset of every set)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For every set</w:t>
        </w:r>
      </w:ins>
      <w:ins w:id="729" w:author="PR Preview" w:date="2026-01-01T00:00:00Z">
        <w:r>
          <w:t xml:space="preserve"> </w:t>
        </w:r>
      </w:ins>
      <m:oMath>
        <m:r>
          <m:t>A</m:t>
        </m:r>
      </m:oMath>
      <w:ins w:id="730" w:author="PR Preview" w:date="2026-01-01T00:00:00Z">
        <w:r>
          <w:t xml:space="preserve">,</w:t>
        </w:r>
      </w:ins>
      <w:ins w:id="73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732" w:author="PR Preview" w:date="2026-01-01T00:00:00Z">
        <w:r>
          <w:t xml:space="preserve">.</w:t>
        </w:r>
      </w:ins>
    </w:p>
    <w:bookmarkEnd w:id="44"/>
    <w:p>
      <w:pPr>
        <w:pStyle w:val="BodyText"/>
      </w:pPr>
      <w:ins w:id="733" w:author="PR Preview" w:date="2026-01-01T00:00:00Z">
        <w:r>
          <w:rPr>
            <w:i/>
            <w:iCs/>
          </w:rPr>
          <w:t xml:space="preserve">Proof</w:t>
        </w:r>
      </w:ins>
      <w:ins w:id="734" w:author="PR Preview" w:date="2026-01-01T00:00:00Z">
        <w:r>
          <w:t xml:space="preserve">. </w:t>
        </w:r>
      </w:ins>
      <w:ins w:id="735" w:author="PR Preview" w:date="2026-01-01T00:00:00Z">
        <w:r>
          <w:t xml:space="preserve">By</w:t>
        </w:r>
      </w:ins>
      <w:ins w:id="736" w:author="PR Preview" w:date="2026-01-01T00:00:00Z">
        <w:r>
          <w:t xml:space="preserve"> </w:t>
        </w:r>
      </w:ins>
      <w:hyperlink w:anchor="def-subset">
        <w:ins w:id="73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38" w:author="PR Preview" w:date="2026-01-01T00:00:00Z">
        <w:r>
          <w:t xml:space="preserve">,</w:t>
        </w:r>
      </w:ins>
      <w:ins w:id="739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fails only if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some element of</w:t>
        </w:r>
      </w:ins>
      <w:ins w:id="74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is not in</w:t>
        </w:r>
      </w:ins>
      <w:ins w:id="747" w:author="PR Preview" w:date="2026-01-01T00:00:00Z">
        <w:r>
          <w:t xml:space="preserve"> </w:t>
        </w:r>
      </w:ins>
      <m:oMath>
        <m:r>
          <m:t>A</m:t>
        </m:r>
      </m:oMath>
      <w:ins w:id="748" w:author="PR Preview" w:date="2026-01-01T00:00:00Z">
        <w:r>
          <w:t xml:space="preserve">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The</w:t>
        </w:r>
      </w:ins>
      <w:ins w:id="751" w:author="PR Preview" w:date="2026-01-01T00:00:00Z">
        <w:r>
          <w:t xml:space="preserve"> </w:t>
        </w:r>
      </w:ins>
      <w:hyperlink w:anchor="def-empty-set">
        <w:ins w:id="752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has no elements,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so no such element exists.</w:t>
        </w:r>
      </w:ins>
    </w:p>
    <w:bookmarkStart w:id="45" w:name="def-collection"/>
    <w:p>
      <w:pPr>
        <w:pStyle w:val="BodyText"/>
      </w:pPr>
      <w:ins w:id="757" w:author="PR Preview" w:date="2026-01-01T00:00:00Z">
        <w:r>
          <w:rPr>
            <w:b/>
            <w:bCs/>
          </w:rPr>
          <w:t xml:space="preserve">Definition 14 (Collection of sets (family of sets))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collection of sets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(also called a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rPr>
            <w:b/>
            <w:bCs/>
          </w:rPr>
          <w:t xml:space="preserve">family of sets</w:t>
        </w:r>
      </w:ins>
      <w:ins w:id="766" w:author="PR Preview" w:date="2026-01-01T00:00:00Z">
        <w:r>
          <w:t xml:space="preserve">)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is a set whose elements are themselves sets.</w:t>
        </w:r>
      </w:ins>
    </w:p>
    <w:bookmarkEnd w:id="45"/>
    <w:bookmarkStart w:id="46" w:name="exm-collection"/>
    <w:p>
      <w:pPr>
        <w:pStyle w:val="BodyText"/>
      </w:pPr>
      <w:ins w:id="769" w:author="PR Preview" w:date="2026-01-01T00:00:00Z">
        <w:r>
          <w:rPr>
            <w:b/>
            <w:bCs/>
          </w:rPr>
          <w:t xml:space="preserve">Example 8 (The collection of all subsets of a two-element set)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The subsets of</w:t>
        </w:r>
      </w:ins>
      <w:ins w:id="77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are</w:t>
        </w:r>
      </w:ins>
      <w:ins w:id="775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780" w:author="PR Preview" w:date="2026-01-01T00:00:00Z">
        <w:r>
          <w:t xml:space="preserve">, and</w:t>
        </w:r>
      </w:ins>
      <w:ins w:id="78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(</w:t>
        </w:r>
      </w:ins>
      <w:hyperlink w:anchor="thm-empty-subset">
        <w:ins w:id="78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</w:t>
        </w:r>
      </w:ins>
      <w:ins w:id="787" w:author="PR Preview" w:date="2026-01-01T00:00:00Z">
        <w:r>
          <w:t xml:space="preserve"> </w:t>
        </w:r>
      </w:ins>
      <w:hyperlink w:anchor="thm-subset-reflexive">
        <w:ins w:id="78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give the first and the last),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so the collection of all subsets of</w:t>
        </w:r>
      </w:ins>
      <w:ins w:id="79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ins w:id="796" w:author="PR Preview" w:date="2026-01-01T00:00:00Z">
        <w:r>
          <w:t xml:space="preserve">It has four elements, each of them a set.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The collection</w:t>
        </w:r>
      </w:ins>
      <w:ins w:id="79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has one element, the empty set,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so it is not equal to</w:t>
        </w:r>
      </w:ins>
      <w:ins w:id="80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805" w:author="PR Preview" w:date="2026-01-01T00:00:00Z">
        <w:r>
          <w:t xml:space="preserve">, which has none.</w:t>
        </w:r>
      </w:ins>
    </w:p>
    <w:bookmarkEnd w:id="46"/>
    <w:bookmarkEnd w:id="47"/>
    <w:bookmarkStart w:id="63" w:name="combining-sets"/>
    <w:p>
      <w:pPr>
        <w:pStyle w:val="Heading2"/>
      </w:pPr>
      <w:ins w:id="806" w:author="PR Preview" w:date="2026-01-01T00:00:00Z">
        <w:r>
          <w:t xml:space="preserve">2 Combining sets</w:t>
        </w:r>
      </w:ins>
    </w:p>
    <w:bookmarkStart w:id="48" w:name="def-union"/>
    <w:p>
      <w:pPr>
        <w:pStyle w:val="FirstParagraph"/>
      </w:pPr>
      <w:ins w:id="807" w:author="PR Preview" w:date="2026-01-01T00:00:00Z">
        <w:r>
          <w:rPr>
            <w:b/>
            <w:bCs/>
          </w:rPr>
          <w:t xml:space="preserve">Definition 15 (Union)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The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rPr>
            <w:b/>
            <w:bCs/>
          </w:rPr>
          <w:t xml:space="preserve">union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of sets</w:t>
        </w:r>
      </w:ins>
      <w:ins w:id="814" w:author="PR Preview" w:date="2026-01-01T00:00:00Z">
        <w:r>
          <w:t xml:space="preserve"> </w:t>
        </w:r>
      </w:ins>
      <m:oMath>
        <m:r>
          <m:t>A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and</w:t>
        </w:r>
      </w:ins>
      <w:ins w:id="817" w:author="PR Preview" w:date="2026-01-01T00:00:00Z">
        <w:r>
          <w:t xml:space="preserve"> </w:t>
        </w:r>
      </w:ins>
      <m:oMath>
        <m:r>
          <m:t>B</m:t>
        </m:r>
      </m:oMath>
      <w:ins w:id="818" w:author="PR Preview" w:date="2026-01-01T00:00:00Z">
        <w:r>
          <w:t xml:space="preserve">,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written</w:t>
        </w:r>
      </w:ins>
      <w:ins w:id="82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</m:oMath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is the set of elements that are in</w:t>
        </w:r>
      </w:ins>
      <w:ins w:id="825" w:author="PR Preview" w:date="2026-01-01T00:00:00Z">
        <w:r>
          <w:t xml:space="preserve"> </w:t>
        </w:r>
      </w:ins>
      <m:oMath>
        <m:r>
          <m:t>A</m:t>
        </m:r>
      </m:oMath>
      <w:ins w:id="826" w:author="PR Preview" w:date="2026-01-01T00:00:00Z">
        <w:r>
          <w:t xml:space="preserve">, in</w:t>
        </w:r>
      </w:ins>
      <w:ins w:id="827" w:author="PR Preview" w:date="2026-01-01T00:00:00Z">
        <w:r>
          <w:t xml:space="preserve"> </w:t>
        </w:r>
      </w:ins>
      <m:oMath>
        <m:r>
          <m:t>B</m:t>
        </m:r>
      </m:oMath>
      <w:ins w:id="828" w:author="PR Preview" w:date="2026-01-01T00:00:00Z">
        <w:r>
          <w:t xml:space="preserve">, or in both: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ins w:id="829" w:author="PR Preview" w:date="2026-01-01T00:00:00Z">
        <w:r>
          <w:rPr>
            <w:b/>
            <w:bCs/>
          </w:rPr>
          <w:t xml:space="preserve">Definition 16 (Union of a family of sets)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Let</w:t>
        </w:r>
      </w:ins>
      <w:ins w:id="832" w:author="PR Preview" w:date="2026-01-01T00:00:00Z">
        <w:r>
          <w:t xml:space="preserve"> </w:t>
        </w:r>
      </w:ins>
      <m:oMath>
        <m:r>
          <m:t>I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be a set of indices,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such as</w:t>
        </w:r>
      </w:ins>
      <w:ins w:id="83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or</w:t>
        </w:r>
      </w:ins>
      <w:ins w:id="8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841" w:author="PR Preview" w:date="2026-01-01T00:00:00Z">
        <w:r>
          <w:t xml:space="preserve">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and let</w:t>
        </w:r>
      </w:ins>
      <w:ins w:id="8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be a set for each</w:t>
        </w:r>
      </w:ins>
      <w:ins w:id="84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848" w:author="PR Preview" w:date="2026-01-01T00:00:00Z">
        <w:r>
          <w:t xml:space="preserve">.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The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rPr>
            <w:b/>
            <w:bCs/>
          </w:rPr>
          <w:t xml:space="preserve">union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of the sets</w:t>
        </w:r>
      </w:ins>
      <w:ins w:id="85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56" w:author="PR Preview" w:date="2026-01-01T00:00:00Z">
        <w:r>
          <w:t xml:space="preserve">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written</w:t>
        </w:r>
      </w:ins>
      <w:ins w:id="85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860" w:author="PR Preview" w:date="2026-01-01T00:00:00Z">
        <w:r>
          <w:t xml:space="preserve">,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is the set of elements that are in at least one</w:t>
        </w:r>
      </w:ins>
      <w:ins w:id="86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864" w:author="PR Preview" w:date="2026-01-01T00:00:00Z">
        <w:r>
          <w:t xml:space="preserve">.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For</w:t>
        </w:r>
      </w:ins>
      <w:ins w:id="86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868" w:author="PR Preview" w:date="2026-01-01T00:00:00Z">
        <w:r>
          <w:t xml:space="preserve">, it is also written</w:t>
        </w:r>
      </w:ins>
      <w:ins w:id="86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or</w:t>
        </w:r>
      </w:ins>
      <w:ins w:id="8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873" w:author="PR Preview" w:date="2026-01-01T00:00:00Z">
        <w:r>
          <w:t xml:space="preserve">,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and for</w:t>
        </w:r>
      </w:ins>
      <w:ins w:id="87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877" w:author="PR Preview" w:date="2026-01-01T00:00:00Z">
        <w:r>
          <w:t xml:space="preserve">, it is written</w:t>
        </w:r>
      </w:ins>
      <w:ins w:id="87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879" w:author="PR Preview" w:date="2026-01-01T00:00:00Z">
        <w:r>
          <w:t xml:space="preserve">.</w:t>
        </w:r>
      </w:ins>
    </w:p>
    <w:bookmarkEnd w:id="49"/>
    <w:bookmarkStart w:id="50" w:name="def-intersection"/>
    <w:p>
      <w:pPr>
        <w:pStyle w:val="BodyText"/>
      </w:pPr>
      <w:ins w:id="880" w:author="PR Preview" w:date="2026-01-01T00:00:00Z">
        <w:r>
          <w:rPr>
            <w:b/>
            <w:bCs/>
          </w:rPr>
          <w:t xml:space="preserve">Definition 17 (Intersection)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rPr>
            <w:b/>
            <w:bCs/>
          </w:rPr>
          <w:t xml:space="preserve">intersection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of sets</w:t>
        </w:r>
      </w:ins>
      <w:ins w:id="887" w:author="PR Preview" w:date="2026-01-01T00:00:00Z">
        <w:r>
          <w:t xml:space="preserve"> </w:t>
        </w:r>
      </w:ins>
      <m:oMath>
        <m:r>
          <m:t>A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and</w:t>
        </w:r>
      </w:ins>
      <w:ins w:id="890" w:author="PR Preview" w:date="2026-01-01T00:00:00Z">
        <w:r>
          <w:t xml:space="preserve"> </w:t>
        </w:r>
      </w:ins>
      <m:oMath>
        <m:r>
          <m:t>B</m:t>
        </m:r>
      </m:oMath>
      <w:ins w:id="891" w:author="PR Preview" w:date="2026-01-01T00:00:00Z">
        <w:r>
          <w:t xml:space="preserve">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written</w:t>
        </w:r>
      </w:ins>
      <w:ins w:id="8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895" w:author="PR Preview" w:date="2026-01-01T00:00:00Z">
        <w:r>
          <w:t xml:space="preserve">,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is the set of elements that are in both</w:t>
        </w:r>
      </w:ins>
      <w:ins w:id="898" w:author="PR Preview" w:date="2026-01-01T00:00:00Z">
        <w:r>
          <w:t xml:space="preserve"> </w:t>
        </w:r>
      </w:ins>
      <m:oMath>
        <m:r>
          <m:t>A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and</w:t>
        </w:r>
      </w:ins>
      <w:ins w:id="901" w:author="PR Preview" w:date="2026-01-01T00:00:00Z">
        <w:r>
          <w:t xml:space="preserve"> </w:t>
        </w:r>
      </w:ins>
      <m:oMath>
        <m:r>
          <m:t>B</m:t>
        </m:r>
      </m:oMath>
      <w:ins w:id="9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ins w:id="903" w:author="PR Preview" w:date="2026-01-01T00:00:00Z">
        <w:r>
          <w:rPr>
            <w:b/>
            <w:bCs/>
          </w:rPr>
          <w:t xml:space="preserve">Definition 18 (Intersection of a family of sets)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Let</w:t>
        </w:r>
      </w:ins>
      <w:ins w:id="906" w:author="PR Preview" w:date="2026-01-01T00:00:00Z">
        <w:r>
          <w:t xml:space="preserve"> </w:t>
        </w:r>
      </w:ins>
      <m:oMath>
        <m:r>
          <m:t>I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be a nonempty set of indices,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such as</w:t>
        </w:r>
      </w:ins>
      <w:ins w:id="91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or</w:t>
        </w:r>
      </w:ins>
      <w:ins w:id="91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915" w:author="PR Preview" w:date="2026-01-01T00:00:00Z">
        <w:r>
          <w:t xml:space="preserve">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and let</w:t>
        </w:r>
      </w:ins>
      <w:ins w:id="91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be a set for each</w:t>
        </w:r>
      </w:ins>
      <w:ins w:id="92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922" w:author="PR Preview" w:date="2026-01-01T00:00:00Z">
        <w:r>
          <w:t xml:space="preserve">.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The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b/>
            <w:bCs/>
          </w:rPr>
          <w:t xml:space="preserve">intersection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of the sets</w:t>
        </w:r>
      </w:ins>
      <w:ins w:id="9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written</w:t>
        </w:r>
      </w:ins>
      <w:ins w:id="93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934" w:author="PR Preview" w:date="2026-01-01T00:00:00Z">
        <w:r>
          <w:t xml:space="preserve">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 the set of elements that are in every</w:t>
        </w:r>
      </w:ins>
      <w:ins w:id="9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938" w:author="PR Preview" w:date="2026-01-01T00:00:00Z">
        <w:r>
          <w:t xml:space="preserve">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For</w:t>
        </w:r>
      </w:ins>
      <w:ins w:id="94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942" w:author="PR Preview" w:date="2026-01-01T00:00:00Z">
        <w:r>
          <w:t xml:space="preserve">, it is also written</w:t>
        </w:r>
      </w:ins>
      <w:ins w:id="94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or</w:t>
        </w:r>
      </w:ins>
      <w:ins w:id="94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and for</w:t>
        </w:r>
      </w:ins>
      <w:ins w:id="95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951" w:author="PR Preview" w:date="2026-01-01T00:00:00Z">
        <w:r>
          <w:t xml:space="preserve">, it is written</w:t>
        </w:r>
      </w:ins>
      <w:ins w:id="952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953" w:author="PR Preview" w:date="2026-01-01T00:00:00Z">
        <w:r>
          <w:t xml:space="preserve">.</w:t>
        </w:r>
      </w:ins>
    </w:p>
    <w:bookmarkEnd w:id="51"/>
    <w:bookmarkStart w:id="52" w:name="def-set-difference"/>
    <w:p>
      <w:pPr>
        <w:pStyle w:val="BodyText"/>
      </w:pPr>
      <w:ins w:id="954" w:author="PR Preview" w:date="2026-01-01T00:00:00Z">
        <w:r>
          <w:rPr>
            <w:b/>
            <w:bCs/>
          </w:rPr>
          <w:t xml:space="preserve">Definition 19 (Set difference)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The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rPr>
            <w:b/>
            <w:bCs/>
          </w:rPr>
          <w:t xml:space="preserve">set difference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of sets</w:t>
        </w:r>
      </w:ins>
      <w:ins w:id="961" w:author="PR Preview" w:date="2026-01-01T00:00:00Z">
        <w:r>
          <w:t xml:space="preserve"> </w:t>
        </w:r>
      </w:ins>
      <m:oMath>
        <m:r>
          <m:t>A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and</w:t>
        </w:r>
      </w:ins>
      <w:ins w:id="964" w:author="PR Preview" w:date="2026-01-01T00:00:00Z">
        <w:r>
          <w:t xml:space="preserve"> </w:t>
        </w:r>
      </w:ins>
      <m:oMath>
        <m:r>
          <m:t>B</m:t>
        </m:r>
      </m:oMath>
      <w:ins w:id="965" w:author="PR Preview" w:date="2026-01-01T00:00:00Z">
        <w:r>
          <w:t xml:space="preserve">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written</w:t>
        </w:r>
      </w:ins>
      <w:ins w:id="9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969" w:author="PR Preview" w:date="2026-01-01T00:00:00Z">
        <w:r>
          <w:t xml:space="preserve">,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is the set of elements of</w:t>
        </w:r>
      </w:ins>
      <w:ins w:id="972" w:author="PR Preview" w:date="2026-01-01T00:00:00Z">
        <w:r>
          <w:t xml:space="preserve"> </w:t>
        </w:r>
      </w:ins>
      <m:oMath>
        <m:r>
          <m:t>A</m:t>
        </m:r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that are not in</w:t>
        </w:r>
      </w:ins>
      <w:ins w:id="975" w:author="PR Preview" w:date="2026-01-01T00:00:00Z">
        <w:r>
          <w:t xml:space="preserve"> </w:t>
        </w:r>
      </w:ins>
      <m:oMath>
        <m:r>
          <m:t>B</m:t>
        </m:r>
      </m:oMath>
      <w:ins w:id="9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ins w:id="977" w:author="PR Preview" w:date="2026-01-01T00:00:00Z">
        <w:r>
          <w:rPr>
            <w:b/>
            <w:bCs/>
          </w:rPr>
          <w:t xml:space="preserve">Definition 20 (Complement)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Let</w:t>
        </w:r>
      </w:ins>
      <w:ins w:id="980" w:author="PR Preview" w:date="2026-01-01T00:00:00Z">
        <w:r>
          <w:t xml:space="preserve"> </w:t>
        </w:r>
      </w:ins>
      <m:oMath>
        <m:r>
          <m:t>A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be a</w:t>
        </w:r>
      </w:ins>
      <w:ins w:id="983" w:author="PR Preview" w:date="2026-01-01T00:00:00Z">
        <w:r>
          <w:t xml:space="preserve"> </w:t>
        </w:r>
      </w:ins>
      <w:hyperlink w:anchor="def-subset">
        <w:ins w:id="984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of a set</w:t>
        </w:r>
      </w:ins>
      <w:ins w:id="987" w:author="PR Preview" w:date="2026-01-01T00:00:00Z">
        <w:r>
          <w:t xml:space="preserve"> </w:t>
        </w:r>
      </w:ins>
      <m:oMath>
        <m:r>
          <m:t>S</m:t>
        </m:r>
      </m:oMath>
      <w:ins w:id="988" w:author="PR Preview" w:date="2026-01-01T00:00:00Z">
        <w:r>
          <w:t xml:space="preserve">.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The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rPr>
            <w:b/>
            <w:bCs/>
          </w:rPr>
          <w:t xml:space="preserve">complement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of</w:t>
        </w:r>
      </w:ins>
      <w:ins w:id="995" w:author="PR Preview" w:date="2026-01-01T00:00:00Z">
        <w:r>
          <w:t xml:space="preserve"> </w:t>
        </w:r>
      </w:ins>
      <m:oMath>
        <m:r>
          <m:t>A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in</w:t>
        </w:r>
      </w:ins>
      <w:ins w:id="998" w:author="PR Preview" w:date="2026-01-01T00:00:00Z">
        <w:r>
          <w:t xml:space="preserve"> </w:t>
        </w:r>
      </w:ins>
      <m:oMath>
        <m:r>
          <m:t>S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is the set difference (</w:t>
        </w:r>
      </w:ins>
      <w:hyperlink w:anchor="def-set-difference">
        <w:ins w:id="100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002" w:author="PR Preview" w:date="2026-01-01T00:00:00Z">
        <w:r>
          <w:t xml:space="preserve">)</w:t>
        </w:r>
      </w:ins>
      <w:ins w:id="100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1004" w:author="PR Preview" w:date="2026-01-01T00:00:00Z">
        <w:r>
          <w:t xml:space="preserve">: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the elements of</w:t>
        </w:r>
      </w:ins>
      <w:ins w:id="1007" w:author="PR Preview" w:date="2026-01-01T00:00:00Z">
        <w:r>
          <w:t xml:space="preserve"> </w:t>
        </w:r>
      </w:ins>
      <m:oMath>
        <m:r>
          <m:t>S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that are not in</w:t>
        </w:r>
      </w:ins>
      <w:ins w:id="1010" w:author="PR Preview" w:date="2026-01-01T00:00:00Z">
        <w:r>
          <w:t xml:space="preserve"> </w:t>
        </w:r>
      </w:ins>
      <m:oMath>
        <m:r>
          <m:t>A</m:t>
        </m:r>
      </m:oMath>
      <w:ins w:id="1011" w:author="PR Preview" w:date="2026-01-01T00:00:00Z">
        <w:r>
          <w:t xml:space="preserve">.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When the set</w:t>
        </w:r>
      </w:ins>
      <w:ins w:id="1014" w:author="PR Preview" w:date="2026-01-01T00:00:00Z">
        <w:r>
          <w:t xml:space="preserve"> </w:t>
        </w:r>
      </w:ins>
      <m:oMath>
        <m:r>
          <m:t>S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is clear from context,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the complement of</w:t>
        </w:r>
      </w:ins>
      <w:ins w:id="1019" w:author="PR Preview" w:date="2026-01-01T00:00:00Z">
        <w:r>
          <w:t xml:space="preserve"> </w:t>
        </w:r>
      </w:ins>
      <m:oMath>
        <m:r>
          <m:t>A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is written</w:t>
        </w:r>
      </w:ins>
      <w:ins w:id="1022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10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ins w:id="1024" w:author="PR Preview" w:date="2026-01-01T00:00:00Z">
        <w:r>
          <w:rPr>
            <w:b/>
            <w:bCs/>
          </w:rPr>
          <w:t xml:space="preserve">Example 9 (Complements of sets of die rolls)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Let</w:t>
        </w:r>
      </w:ins>
      <w:ins w:id="102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be the possible rolls of a die.</w:t>
        </w:r>
      </w:ins>
    </w:p>
    <w:p>
      <w:pPr>
        <w:pStyle w:val="Compact"/>
        <w:numPr>
          <w:ilvl w:val="0"/>
          <w:numId w:val="1004"/>
        </w:numPr>
      </w:pPr>
      <w:ins w:id="1030" w:author="PR Preview" w:date="2026-01-01T00:00:00Z">
        <w:r>
          <w:t xml:space="preserve">The complement of the even rolls</w:t>
        </w:r>
      </w:ins>
      <w:ins w:id="10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is</w:t>
        </w:r>
      </w:ins>
      <w:ins w:id="1034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035" w:author="PR Preview" w:date="2026-01-01T00:00:00Z">
        <w:r>
          <w:t xml:space="preserve">, the odd rolls.</w:t>
        </w:r>
      </w:ins>
    </w:p>
    <w:p>
      <w:pPr>
        <w:pStyle w:val="Compact"/>
        <w:numPr>
          <w:ilvl w:val="0"/>
          <w:numId w:val="1004"/>
        </w:numPr>
      </w:pPr>
      <w:ins w:id="1036" w:author="PR Preview" w:date="2026-01-01T00:00:00Z">
        <w:r>
          <w:t xml:space="preserve">The complement of</w:t>
        </w:r>
      </w:ins>
      <w:ins w:id="1037" w:author="PR Preview" w:date="2026-01-01T00:00:00Z">
        <w:r>
          <w:t xml:space="preserve"> </w:t>
        </w:r>
      </w:ins>
      <m:oMath>
        <m:r>
          <m:t>S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itself is</w:t>
        </w:r>
      </w:ins>
      <w:ins w:id="1040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041" w:author="PR Preview" w:date="2026-01-01T00:00:00Z">
        <w:r>
          <w:t xml:space="preserve">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 the complement of</w:t>
        </w:r>
      </w:ins>
      <w:ins w:id="104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is</w:t>
        </w:r>
      </w:ins>
      <w:ins w:id="104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ins w:id="1048" w:author="PR Preview" w:date="2026-01-01T00:00:00Z">
        <w:r>
          <w:t xml:space="preserve">.</w:t>
        </w:r>
      </w:ins>
    </w:p>
    <w:p>
      <w:pPr>
        <w:pStyle w:val="FirstParagraph"/>
      </w:pPr>
      <w:ins w:id="1049" w:author="PR Preview" w:date="2026-01-01T00:00:00Z">
        <w:r>
          <w:t xml:space="preserve">The complement depends on</w:t>
        </w:r>
      </w:ins>
      <w:ins w:id="1050" w:author="PR Preview" w:date="2026-01-01T00:00:00Z">
        <w:r>
          <w:t xml:space="preserve"> </w:t>
        </w:r>
      </w:ins>
      <m:oMath>
        <m:r>
          <m:t>S</m:t>
        </m:r>
      </m:oMath>
      <w:ins w:id="1051" w:author="PR Preview" w:date="2026-01-01T00:00:00Z">
        <w:r>
          <w:t xml:space="preserve">: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in</w:t>
        </w:r>
      </w:ins>
      <w:ins w:id="105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55" w:author="PR Preview" w:date="2026-01-01T00:00:00Z">
        <w:r>
          <w:t xml:space="preserve">, the complement of</w:t>
        </w:r>
      </w:ins>
      <w:ins w:id="105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is</w:t>
        </w:r>
      </w:ins>
      <w:ins w:id="105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060" w:author="PR Preview" w:date="2026-01-01T00:00:00Z">
        <w:r>
          <w:t xml:space="preserve">,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but in</w:t>
        </w:r>
      </w:ins>
      <w:ins w:id="106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ins w:id="1064" w:author="PR Preview" w:date="2026-01-01T00:00:00Z">
        <w:r>
          <w:t xml:space="preserve">, it is</w:t>
        </w:r>
      </w:ins>
      <w:ins w:id="10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ins w:id="1066" w:author="PR Preview" w:date="2026-01-01T00:00:00Z">
        <w:r>
          <w:t xml:space="preserve">.</w:t>
        </w:r>
      </w:ins>
    </w:p>
    <w:bookmarkEnd w:id="54"/>
    <w:bookmarkStart w:id="55" w:name="exm-set-operations"/>
    <w:p>
      <w:pPr>
        <w:pStyle w:val="BodyText"/>
      </w:pPr>
      <w:ins w:id="1067" w:author="PR Preview" w:date="2026-01-01T00:00:00Z">
        <w:r>
          <w:rPr>
            <w:b/>
            <w:bCs/>
          </w:rPr>
          <w:t xml:space="preserve">Example 10 (Combining sets of die rolls)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Let</w:t>
        </w:r>
      </w:ins>
      <w:ins w:id="10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(the even rolls) and</w:t>
        </w:r>
      </w:ins>
      <w:ins w:id="107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(the rolls of at most 3).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78" w:author="PR Preview" w:date="2026-01-01T00:00:00Z">
        <w:r>
          <w:t xml:space="preserve">, the rolls that are even or at most 3;</w:t>
        </w:r>
      </w:ins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1079" w:author="PR Preview" w:date="2026-01-01T00:00:00Z">
        <w:r>
          <w:t xml:space="preserve">, the only roll that is both;</w:t>
        </w:r>
      </w:ins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080" w:author="PR Preview" w:date="2026-01-01T00:00:00Z">
        <w:r>
          <w:t xml:space="preserve">, the even rolls greater than 3;</w:t>
        </w:r>
      </w:ins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081" w:author="PR Preview" w:date="2026-01-01T00:00:00Z">
        <w:r>
          <w:t xml:space="preserve">: no roll is both even and odd.</w:t>
        </w:r>
      </w:ins>
    </w:p>
    <w:bookmarkEnd w:id="55"/>
    <w:bookmarkStart w:id="56" w:name="exm-indexed-union-intersection"/>
    <w:p>
      <w:pPr>
        <w:pStyle w:val="FirstParagraph"/>
      </w:pPr>
      <w:ins w:id="1082" w:author="PR Preview" w:date="2026-01-01T00:00:00Z">
        <w:r>
          <w:rPr>
            <w:b/>
            <w:bCs/>
          </w:rPr>
          <w:t xml:space="preserve">Example 11 (Unions and intersections of many sets)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ins w:id="1085" w:author="PR Preview" w:date="2026-01-01T00:00:00Z">
        <w:r>
          <w:t xml:space="preserve">: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each natural number</w:t>
        </w:r>
      </w:ins>
      <w:ins w:id="1088" w:author="PR Preview" w:date="2026-01-01T00:00:00Z">
        <w:r>
          <w:t xml:space="preserve"> </w:t>
        </w:r>
      </w:ins>
      <m:oMath>
        <m:r>
          <m:t>n</m:t>
        </m:r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is in the set</w:t>
        </w:r>
      </w:ins>
      <w:ins w:id="10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ins w:id="1092" w:author="PR Preview" w:date="2026-01-01T00:00:00Z">
        <w:r>
          <w:t xml:space="preserve">,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and each set</w:t>
        </w:r>
      </w:ins>
      <w:ins w:id="109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contains only the natural number</w:t>
        </w:r>
      </w:ins>
      <w:ins w:id="1098" w:author="PR Preview" w:date="2026-01-01T00:00:00Z">
        <w:r>
          <w:t xml:space="preserve"> </w:t>
        </w:r>
      </w:ins>
      <m:oMath>
        <m:r>
          <m:t>i</m:t>
        </m:r>
      </m:oMath>
      <w:ins w:id="1099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1100" w:author="PR Preview" w:date="2026-01-01T00:00:00Z">
        <w:r>
          <w:t xml:space="preserve">:</w:t>
        </w:r>
      </w:ins>
      <w:ins w:id="1101" w:author="PR Preview" w:date="2026-01-01T00:00:00Z">
        <w:r>
          <w:t xml:space="preserve"> </w:t>
        </w:r>
      </w:ins>
      <m:oMath>
        <m:r>
          <m:t>0</m:t>
        </m:r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is in every interval</w:t>
        </w:r>
      </w:ins>
      <w:ins w:id="11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ins w:id="1105" w:author="PR Preview" w:date="2026-01-01T00:00:00Z">
        <w:r>
          <w:t xml:space="preserve">;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a number</w:t>
        </w:r>
      </w:ins>
      <w:ins w:id="11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 not in</w:t>
        </w:r>
      </w:ins>
      <w:ins w:id="11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once</w:t>
        </w:r>
      </w:ins>
      <w:ins w:id="111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ins w:id="1115" w:author="PR Preview" w:date="2026-01-01T00:00:00Z">
        <w:r>
          <w:t xml:space="preserve">;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and a number</w:t>
        </w:r>
      </w:ins>
      <w:ins w:id="11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&lt;</m:t>
        </m:r>
        <m:r>
          <m:t>0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is in none of them.</w:t>
        </w:r>
      </w:ins>
    </w:p>
    <w:bookmarkEnd w:id="56"/>
    <w:bookmarkStart w:id="57" w:name="thm-de-morgan"/>
    <w:p>
      <w:pPr>
        <w:pStyle w:val="FirstParagraph"/>
      </w:pPr>
      <w:ins w:id="1121" w:author="PR Preview" w:date="2026-01-01T00:00:00Z">
        <w:r>
          <w:rPr>
            <w:b/>
            <w:bCs/>
          </w:rPr>
          <w:t xml:space="preserve">Theorem 4 (De Morgan’s laws)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Let</w:t>
        </w:r>
      </w:ins>
      <w:ins w:id="1124" w:author="PR Preview" w:date="2026-01-01T00:00:00Z">
        <w:r>
          <w:t xml:space="preserve"> </w:t>
        </w:r>
      </w:ins>
      <m:oMath>
        <m:r>
          <m:t>S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be a set, let</w:t>
        </w:r>
      </w:ins>
      <w:ins w:id="1127" w:author="PR Preview" w:date="2026-01-01T00:00:00Z">
        <w:r>
          <w:t xml:space="preserve"> </w:t>
        </w:r>
      </w:ins>
      <m:oMath>
        <m:r>
          <m:t>I</m:t>
        </m:r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be a nonempty set of indices,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and let</w:t>
        </w:r>
      </w:ins>
      <w:ins w:id="11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be a</w:t>
        </w:r>
      </w:ins>
      <w:ins w:id="1135" w:author="PR Preview" w:date="2026-01-01T00:00:00Z">
        <w:r>
          <w:t xml:space="preserve"> </w:t>
        </w:r>
      </w:ins>
      <w:hyperlink w:anchor="def-subset">
        <w:ins w:id="1136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of</w:t>
        </w:r>
      </w:ins>
      <w:ins w:id="1139" w:author="PR Preview" w:date="2026-01-01T00:00:00Z">
        <w:r>
          <w:t xml:space="preserve"> </w:t>
        </w:r>
      </w:ins>
      <m:oMath>
        <m:r>
          <m:t>S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for each</w:t>
        </w:r>
      </w:ins>
      <w:ins w:id="114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143" w:author="PR Preview" w:date="2026-01-01T00:00:00Z">
        <w:r>
          <w:t xml:space="preserve">.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Then the complement of a union is the intersection of the complements,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and the complement of an intersection is the union of the complements: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48" w:author="PR Preview" w:date="2026-01-01T00:00:00Z">
        <w:r>
          <w:t xml:space="preserve">With the complement notation of</w:t>
        </w:r>
      </w:ins>
      <w:ins w:id="1149" w:author="PR Preview" w:date="2026-01-01T00:00:00Z">
        <w:r>
          <w:t xml:space="preserve"> </w:t>
        </w:r>
      </w:ins>
      <w:hyperlink w:anchor="def-complement">
        <w:ins w:id="1150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these read</w:t>
        </w:r>
      </w:ins>
      <w:ins w:id="1154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and</w:t>
        </w:r>
      </w:ins>
      <w:ins w:id="1157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1158" w:author="PR Preview" w:date="2026-01-01T00:00:00Z">
        <w:r>
          <w:t xml:space="preserve">.</w:t>
        </w:r>
      </w:ins>
    </w:p>
    <w:bookmarkEnd w:id="57"/>
    <w:p>
      <w:pPr>
        <w:pStyle w:val="BodyText"/>
      </w:pPr>
      <w:ins w:id="1159" w:author="PR Preview" w:date="2026-01-01T00:00:00Z">
        <w:r>
          <w:rPr>
            <w:i/>
            <w:iCs/>
          </w:rPr>
          <w:t xml:space="preserve">Proof</w:t>
        </w:r>
      </w:ins>
      <w:ins w:id="1160" w:author="PR Preview" w:date="2026-01-01T00:00:00Z">
        <w:r>
          <w:t xml:space="preserve">. </w:t>
        </w:r>
      </w:ins>
      <w:ins w:id="1161" w:author="PR Preview" w:date="2026-01-01T00:00:00Z">
        <w:r>
          <w:t xml:space="preserve">Two sets are equal when they have the same elements (</w:t>
        </w:r>
      </w:ins>
      <w:hyperlink w:anchor="def-set">
        <w:ins w:id="116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63" w:author="PR Preview" w:date="2026-01-01T00:00:00Z">
        <w:r>
          <w:t xml:space="preserve">),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so it is enough to show that an element</w:t>
        </w:r>
      </w:ins>
      <w:ins w:id="1166" w:author="PR Preview" w:date="2026-01-01T00:00:00Z">
        <w:r>
          <w:t xml:space="preserve"> </w:t>
        </w:r>
      </w:ins>
      <m:oMath>
        <m:r>
          <m:t>x</m:t>
        </m:r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is in the left-hand side</w:t>
        </w:r>
      </w:ins>
      <w:ins w:id="1169" w:author="PR Preview" w:date="2026-01-01T00:00:00Z">
        <w:r>
          <w:t xml:space="preserve"> </w:t>
        </w:r>
      </w:ins>
      <w:hyperlink r:id="rId58">
        <w:ins w:id="1170" w:author="PR Preview" w:date="2026-01-01T00:00:00Z">
          <w:r>
            <w:rPr>
              <w:rStyle w:val="Hyperlink"/>
            </w:rPr>
            <w:t xml:space="preserve">if and only if</w:t>
          </w:r>
        </w:ins>
      </w:hyperlink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(</w:t>
        </w:r>
      </w:ins>
      <m:oMath>
        <m:r>
          <m:rPr>
            <m:sty m:val="p"/>
          </m:rPr>
          <m:t>⇔</m:t>
        </m:r>
      </m:oMath>
      <w:ins w:id="1173" w:author="PR Preview" w:date="2026-01-01T00:00:00Z">
        <w:r>
          <w:t xml:space="preserve">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it is in the right-hand side.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For the first law: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78" w:author="PR Preview" w:date="2026-01-01T00:00:00Z">
        <w:r>
          <w:t xml:space="preserve">For the second law: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ins w:id="1179" w:author="PR Preview" w:date="2026-01-01T00:00:00Z">
        <w:r>
          <w:rPr>
            <w:b/>
            <w:bCs/>
          </w:rPr>
          <w:t xml:space="preserve">Example 12 (De Morgan’s laws for die rolls)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In</w:t>
        </w:r>
      </w:ins>
      <w:ins w:id="118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183" w:author="PR Preview" w:date="2026-01-01T00:00:00Z">
        <w:r>
          <w:t xml:space="preserve">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let</w:t>
        </w:r>
      </w:ins>
      <w:ins w:id="118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and</w:t>
        </w:r>
      </w:ins>
      <w:ins w:id="118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1190" w:author="PR Preview" w:date="2026-01-01T00:00:00Z">
        <w:r>
          <w:t xml:space="preserve">, as in</w:t>
        </w:r>
      </w:ins>
      <w:ins w:id="1191" w:author="PR Preview" w:date="2026-01-01T00:00:00Z">
        <w:r>
          <w:t xml:space="preserve"> </w:t>
        </w:r>
      </w:ins>
      <w:hyperlink w:anchor="exm-set-operations">
        <w:ins w:id="1192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193" w:author="PR Preview" w:date="2026-01-01T00:00:00Z">
        <w:r>
          <w:t xml:space="preserve">,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so</w:t>
        </w:r>
      </w:ins>
      <w:ins w:id="1196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and</w:t>
        </w:r>
      </w:ins>
      <w:ins w:id="119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20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0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20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ins w:id="1203" w:author="PR Preview" w:date="2026-01-01T00:00:00Z">
        <w:r>
          <w:rPr>
            <w:b/>
            <w:bCs/>
          </w:rPr>
          <w:t xml:space="preserve">Definition 21 (Ordered pair)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An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rPr>
            <w:b/>
            <w:bCs/>
          </w:rPr>
          <w:t xml:space="preserve">ordered pair</w:t>
        </w:r>
      </w:ins>
      <w:ins w:id="12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is a pair of objects listed in order,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with</w:t>
        </w:r>
      </w:ins>
      <w:ins w:id="1213" w:author="PR Preview" w:date="2026-01-01T00:00:00Z">
        <w:r>
          <w:t xml:space="preserve"> </w:t>
        </w:r>
      </w:ins>
      <m:oMath>
        <m:r>
          <m:t>a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first and</w:t>
        </w:r>
      </w:ins>
      <w:ins w:id="1216" w:author="PR Preview" w:date="2026-01-01T00:00:00Z">
        <w:r>
          <w:t xml:space="preserve"> </w:t>
        </w:r>
      </w:ins>
      <m:oMath>
        <m:r>
          <m:t>b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second;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two ordered pairs are equal,</w:t>
        </w:r>
      </w:ins>
      <w:ins w:id="12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1222" w:author="PR Preview" w:date="2026-01-01T00:00:00Z">
        <w:r>
          <w:t xml:space="preserve">,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when</w:t>
        </w:r>
      </w:ins>
      <w:ins w:id="12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and</w:t>
        </w:r>
      </w:ins>
      <w:ins w:id="12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1229" w:author="PR Preview" w:date="2026-01-01T00:00:00Z">
        <w:r>
          <w:t xml:space="preserve">.</w:t>
        </w:r>
      </w:ins>
    </w:p>
    <w:bookmarkEnd w:id="60"/>
    <w:bookmarkStart w:id="61" w:name="def-cartesian-product"/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Definition 22 (Cartesian product)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The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rPr>
            <w:b/>
            <w:bCs/>
          </w:rPr>
          <w:t xml:space="preserve">Cartesian product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of sets</w:t>
        </w:r>
      </w:ins>
      <w:ins w:id="1237" w:author="PR Preview" w:date="2026-01-01T00:00:00Z">
        <w:r>
          <w:t xml:space="preserve"> </w:t>
        </w:r>
      </w:ins>
      <m:oMath>
        <m:r>
          <m:t>A</m:t>
        </m:r>
      </m:oMath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and</w:t>
        </w:r>
      </w:ins>
      <w:ins w:id="1240" w:author="PR Preview" w:date="2026-01-01T00:00:00Z">
        <w:r>
          <w:t xml:space="preserve"> </w:t>
        </w:r>
      </w:ins>
      <m:oMath>
        <m:r>
          <m:t>B</m:t>
        </m:r>
      </m:oMath>
      <w:ins w:id="1241" w:author="PR Preview" w:date="2026-01-01T00:00:00Z">
        <w:r>
          <w:t xml:space="preserve">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written</w:t>
        </w:r>
      </w:ins>
      <w:ins w:id="12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1245" w:author="PR Preview" w:date="2026-01-01T00:00:00Z">
        <w:r>
          <w:t xml:space="preserve">,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is the set of ordered pairs whose first entry is in</w:t>
        </w:r>
      </w:ins>
      <w:ins w:id="1248" w:author="PR Preview" w:date="2026-01-01T00:00:00Z">
        <w:r>
          <w:t xml:space="preserve"> </w:t>
        </w:r>
      </w:ins>
      <m:oMath>
        <m:r>
          <m:t>A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and whose second entry is in</w:t>
        </w:r>
      </w:ins>
      <w:ins w:id="1251" w:author="PR Preview" w:date="2026-01-01T00:00:00Z">
        <w:r>
          <w:t xml:space="preserve"> </w:t>
        </w:r>
      </w:ins>
      <m:oMath>
        <m:r>
          <m:t>B</m:t>
        </m:r>
      </m:oMath>
      <w:ins w:id="12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ins w:id="1253" w:author="PR Preview" w:date="2026-01-01T00:00:00Z">
        <w:r>
          <w:rPr>
            <w:b/>
            <w:bCs/>
          </w:rPr>
          <w:t xml:space="preserve">Example 13 (Cartesian products)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256" w:author="PR Preview" w:date="2026-01-01T00:00:00Z">
        <w:r>
          <w:t xml:space="preserve">.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 pair</w:t>
        </w:r>
      </w:ins>
      <w:ins w:id="12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is not in it,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because its first entry,</w:t>
        </w:r>
      </w:ins>
      <w:ins w:id="1264" w:author="PR Preview" w:date="2026-01-01T00:00:00Z">
        <w:r>
          <w:t xml:space="preserve"> </w:t>
        </w:r>
      </w:ins>
      <m:oMath>
        <m:r>
          <m:t>5</m:t>
        </m:r>
      </m:oMath>
      <w:ins w:id="1265" w:author="PR Preview" w:date="2026-01-01T00:00:00Z">
        <w:r>
          <w:t xml:space="preserve">, is not in</w:t>
        </w:r>
      </w:ins>
      <w:ins w:id="126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267" w:author="PR Preview" w:date="2026-01-01T00:00:00Z">
        <w:r>
          <w:t xml:space="preserve">;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so</w:t>
        </w:r>
      </w:ins>
      <w:ins w:id="12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27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ins w:id="1272" w:author="PR Preview" w:date="2026-01-01T00:00:00Z">
        <w:r>
          <w:t xml:space="preserve">The results of rolling a die twice form</w:t>
        </w:r>
      </w:ins>
      <w:ins w:id="127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274" w:author="PR Preview" w:date="2026-01-01T00:00:00Z">
        <w:r>
          <w:t xml:space="preserve">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which has</w:t>
        </w:r>
      </w:ins>
      <w:ins w:id="1277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elements, such as</w:t>
        </w:r>
      </w:ins>
      <w:ins w:id="12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281" w:author="PR Preview" w:date="2026-01-01T00:00:00Z">
        <w:r>
          <w:t xml:space="preserve">: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a 3 on the first roll and a 5 on the second.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is the set of points</w:t>
        </w:r>
      </w:ins>
      <w:ins w:id="12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in the plane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with</w:t>
        </w:r>
      </w:ins>
      <w:ins w:id="129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and</w:t>
        </w:r>
      </w:ins>
      <w:ins w:id="129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ins w:id="1295" w:author="PR Preview" w:date="2026-01-01T00:00:00Z">
        <w:r>
          <w:t xml:space="preserve">:</w:t>
        </w:r>
      </w:ins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a rectangle of width</w:t>
        </w:r>
      </w:ins>
      <w:ins w:id="1298" w:author="PR Preview" w:date="2026-01-01T00:00:00Z">
        <w:r>
          <w:t xml:space="preserve"> </w:t>
        </w:r>
      </w:ins>
      <m:oMath>
        <m:r>
          <m:t>2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and height</w:t>
        </w:r>
      </w:ins>
      <w:ins w:id="1301" w:author="PR Preview" w:date="2026-01-01T00:00:00Z">
        <w:r>
          <w:t xml:space="preserve"> </w:t>
        </w:r>
      </w:ins>
      <m:oMath>
        <m:r>
          <m:t>3</m:t>
        </m:r>
      </m:oMath>
      <w:ins w:id="1302" w:author="PR Preview" w:date="2026-01-01T00:00:00Z">
        <w:r>
          <w:t xml:space="preserve">.</w:t>
        </w:r>
      </w:ins>
    </w:p>
    <w:bookmarkEnd w:id="62"/>
    <w:bookmarkEnd w:id="63"/>
    <w:bookmarkStart w:id="68" w:name="extended-non-negative-real-numbers"/>
    <w:p>
      <w:pPr>
        <w:pStyle w:val="Heading2"/>
      </w:pPr>
      <w:ins w:id="1303" w:author="PR Preview" w:date="2026-01-01T00:00:00Z">
        <w:r>
          <w:t xml:space="preserve">3 Extended non-negative real numbers</w:t>
        </w:r>
      </w:ins>
    </w:p>
    <w:bookmarkStart w:id="64" w:name="def-extended-nonneg-reals"/>
    <w:p>
      <w:pPr>
        <w:pStyle w:val="FirstParagraph"/>
      </w:pPr>
      <w:ins w:id="1304" w:author="PR Preview" w:date="2026-01-01T00:00:00Z">
        <w:r>
          <w:rPr>
            <w:b/>
            <w:bCs/>
          </w:rPr>
          <w:t xml:space="preserve">Definition 23 (Extended non-negative real numbers)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The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rPr>
            <w:b/>
            <w:bCs/>
          </w:rPr>
          <w:t xml:space="preserve">extended non-negative real numbers</w:t>
        </w:r>
      </w:ins>
      <w:ins w:id="1309" w:author="PR Preview" w:date="2026-01-01T00:00:00Z">
        <w:r>
          <w:t xml:space="preserve">, written</w:t>
        </w:r>
      </w:ins>
      <w:ins w:id="131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11" w:author="PR Preview" w:date="2026-01-01T00:00:00Z">
        <w:r>
          <w:t xml:space="preserve">,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are the non-negative real numbers together with an extra element</w:t>
        </w:r>
      </w:ins>
      <w:ins w:id="131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ins w:id="1317" w:author="PR Preview" w:date="2026-01-01T00:00:00Z">
        <w:r>
          <w:t xml:space="preserve">Addition extends to</w:t>
        </w:r>
      </w:ins>
      <w:ins w:id="13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by setting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ins w:id="1321" w:author="PR Preview" w:date="2026-01-01T00:00:00Z">
        <w:r>
          <w:t xml:space="preserve">for every</w:t>
        </w:r>
      </w:ins>
      <w:ins w:id="13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23" w:author="PR Preview" w:date="2026-01-01T00:00:00Z">
        <w:r>
          <w:t xml:space="preserve">.</w:t>
        </w:r>
      </w:ins>
    </w:p>
    <w:bookmarkEnd w:id="64"/>
    <w:bookmarkStart w:id="66" w:name="rem-infinity-arithmetic"/>
    <w:p>
      <w:pPr>
        <w:pStyle w:val="BodyText"/>
      </w:pPr>
      <w:ins w:id="1324" w:author="PR Preview" w:date="2026-01-01T00:00:00Z">
        <w:r>
          <w:rPr>
            <w:i/>
            <w:iCs/>
          </w:rPr>
          <w:t xml:space="preserve">Remark 6</w:t>
        </w:r>
      </w:ins>
      <w:ins w:id="1325" w:author="PR Preview" w:date="2026-01-01T00:00:00Z">
        <w:r>
          <w:t xml:space="preserve"> (Arithmetic with</w:t>
        </w:r>
      </w:ins>
      <w:ins w:id="132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327" w:author="PR Preview" w:date="2026-01-01T00:00:00Z">
        <w:r>
          <w:t xml:space="preserve">). </w:t>
        </w:r>
      </w:ins>
      <m:oMath>
        <m:r>
          <m:rPr>
            <m:sty m:val="p"/>
          </m:rPr>
          <m:t>∞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is not a real number,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so some real-number arithmetic does not extend to it:</w:t>
        </w:r>
      </w:ins>
      <w:ins w:id="133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is left undefined,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and</w:t>
        </w:r>
      </w:ins>
      <w:ins w:id="133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does not imply</w:t>
        </w:r>
      </w:ins>
      <w:ins w:id="134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</m:oMath>
      <w:ins w:id="1341" w:author="PR Preview" w:date="2026-01-01T00:00:00Z">
        <w:r>
          <w:t xml:space="preserve">.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Measure theory uses</w:t>
        </w:r>
      </w:ins>
      <w:ins w:id="134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because the size of a set, such as the length of the whole real line, can be infinite</w:t>
        </w:r>
      </w:ins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(see</w:t>
        </w:r>
      </w:ins>
      <w:ins w:id="1349" w:author="PR Preview" w:date="2026-01-01T00:00:00Z">
        <w:r>
          <w:t xml:space="preserve"> </w:t>
        </w:r>
      </w:ins>
      <w:hyperlink r:id="rId65">
        <w:ins w:id="1350" w:author="PR Preview" w:date="2026-01-01T00:00:00Z">
          <w:r>
            <w:rPr>
              <w:rStyle w:val="Hyperlink"/>
            </w:rPr>
            <w:t xml:space="preserve">Wikipedia: Extended real number line</w:t>
          </w:r>
        </w:ins>
      </w:hyperlink>
      <w:ins w:id="1351" w:author="PR Preview" w:date="2026-01-01T00:00:00Z">
        <w:r>
          <w:t xml:space="preserve">).</w:t>
        </w:r>
      </w:ins>
    </w:p>
    <w:bookmarkEnd w:id="66"/>
    <w:bookmarkStart w:id="67" w:name="exm-extended-nonneg-reals"/>
    <w:p>
      <w:pPr>
        <w:pStyle w:val="BodyText"/>
      </w:pPr>
      <w:ins w:id="1352" w:author="PR Preview" w:date="2026-01-01T00:00:00Z">
        <w:r>
          <w:rPr>
            <w:b/>
            <w:bCs/>
          </w:rPr>
          <w:t xml:space="preserve">Example 14 (Adding with</w:t>
        </w:r>
      </w:ins>
      <w:ins w:id="135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1354" w:author="PR Preview" w:date="2026-01-01T00:00:00Z">
        <w:r>
          <w:rPr>
            <w:b/>
            <w:bCs/>
          </w:rPr>
          <w:t xml:space="preserve">)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In</w:t>
        </w:r>
      </w:ins>
      <w:ins w:id="135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358" w:author="PR Preview" w:date="2026-01-01T00:00:00Z">
        <w:r>
          <w:t xml:space="preserve">,</w:t>
        </w:r>
      </w:ins>
      <w:ins w:id="135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as usual,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while</w:t>
        </w:r>
      </w:ins>
      <w:ins w:id="136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and</w:t>
        </w:r>
      </w:ins>
      <w:ins w:id="136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68" w:author="PR Preview" w:date="2026-01-01T00:00:00Z">
        <w:r>
          <w:t xml:space="preserve">.</w:t>
        </w:r>
      </w:ins>
    </w:p>
    <w:bookmarkEnd w:id="67"/>
    <w:bookmarkEnd w:id="68"/>
    <w:bookmarkStart w:id="69" w:name="sec-further-reading"/>
    <w:p>
      <w:pPr>
        <w:pStyle w:val="Heading2"/>
      </w:pPr>
      <w:ins w:id="1369" w:author="PR Preview" w:date="2026-01-01T00:00:00Z">
        <w:r>
          <w:t xml:space="preserve">4 Further reading</w:t>
        </w:r>
      </w:ins>
    </w:p>
    <w:p>
      <w:pPr>
        <w:pStyle w:val="FirstParagraph"/>
      </w:pPr>
      <w:ins w:id="1370" w:author="PR Preview" w:date="2026-01-01T00:00:00Z">
        <w:r>
          <w:t xml:space="preserve">These books treat sets and the logic behind them in more depth.</w:t>
        </w:r>
      </w:ins>
    </w:p>
    <w:p>
      <w:pPr>
        <w:pStyle w:val="Compact"/>
        <w:numPr>
          <w:ilvl w:val="0"/>
          <w:numId w:val="1009"/>
        </w:numPr>
      </w:pPr>
      <w:ins w:id="1371" w:author="PR Preview" w:date="2026-01-01T00:00:00Z">
        <w:r>
          <w:t xml:space="preserve">Devlin (1993)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is an undergraduate introduction to axiomatic set theory.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It covers the axioms of set theory, ordinals, and cardinals,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which go well beyond the countable sets and functions in these notes.</w:t>
        </w:r>
      </w:ins>
    </w:p>
    <w:p>
      <w:pPr>
        <w:pStyle w:val="Compact"/>
        <w:numPr>
          <w:ilvl w:val="0"/>
          <w:numId w:val="1009"/>
        </w:numPr>
      </w:pPr>
      <w:ins w:id="1378" w:author="PR Preview" w:date="2026-01-01T00:00:00Z">
        <w:r>
          <w:t xml:space="preserve">Halmos (1974)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is a short, informal treatment of the same axioms,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covering relations, functions, families of sets, and cardinal numbers.</w:t>
        </w:r>
      </w:ins>
    </w:p>
    <w:p>
      <w:pPr>
        <w:pStyle w:val="Compact"/>
        <w:numPr>
          <w:ilvl w:val="0"/>
          <w:numId w:val="1009"/>
        </w:numPr>
      </w:pPr>
      <w:ins w:id="1383" w:author="PR Preview" w:date="2026-01-01T00:00:00Z">
        <w:r>
          <w:t xml:space="preserve">Enderton (2001)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 a standard introduction to mathematical logic.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Its first chapter collects the facts about sets, relations, and functions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that the later chapters use.</w:t>
        </w:r>
      </w:ins>
    </w:p>
    <w:p>
      <w:pPr>
        <w:pStyle w:val="Compact"/>
        <w:numPr>
          <w:ilvl w:val="0"/>
          <w:numId w:val="1009"/>
        </w:numPr>
      </w:pPr>
      <w:ins w:id="1390" w:author="PR Preview" w:date="2026-01-01T00:00:00Z">
        <w:r>
          <w:t xml:space="preserve">Barker-Plummer et al. (2011)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teaches propositional and first-order logic,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the language behind statements such as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“for every set</w:t>
        </w:r>
      </w:ins>
      <w:ins w:id="1397" w:author="PR Preview" w:date="2026-01-01T00:00:00Z">
        <w:r>
          <w:t xml:space="preserve"> </w:t>
        </w:r>
      </w:ins>
      <m:oMath>
        <m:r>
          <m:t>A</m:t>
        </m:r>
      </m:oMath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there exists…”</w:t>
        </w:r>
      </w:ins>
      <w:ins w:id="1400" w:author="PR Preview" w:date="2026-01-01T00:00:00Z">
        <w:r>
          <w:t xml:space="preserve">.</w:t>
        </w:r>
      </w:ins>
    </w:p>
    <w:bookmarkEnd w:id="69"/>
    <w:bookmarkStart w:id="79" w:name="references"/>
    <w:p>
      <w:pPr>
        <w:pStyle w:val="Heading2"/>
      </w:pPr>
      <w:ins w:id="1401" w:author="PR Preview" w:date="2026-01-01T00:00:00Z">
        <w:r>
          <w:t xml:space="preserve">References</w:t>
        </w:r>
      </w:ins>
    </w:p>
    <w:bookmarkStart w:id="78" w:name="refs"/>
    <w:bookmarkStart w:id="71" w:name="ref-barkerplummer2011language"/>
    <w:p>
      <w:pPr>
        <w:pStyle w:val="Bibliography"/>
      </w:pPr>
      <w:ins w:id="1402" w:author="PR Preview" w:date="2026-01-01T00:00:00Z">
        <w:r>
          <w:t xml:space="preserve">Barker-Plummer, Dave, Jon Barwise, and John Etchemendy. 2011.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rPr>
            <w:i/>
            <w:iCs/>
          </w:rPr>
          <w:t xml:space="preserve">Language, Proof and Logic</w:t>
        </w:r>
      </w:ins>
      <w:ins w:id="1405" w:author="PR Preview" w:date="2026-01-01T00:00:00Z">
        <w:r>
          <w:t xml:space="preserve">. 2nd ed. CSLI Publications.</w:t>
        </w:r>
      </w:ins>
      <w:ins w:id="1406" w:author="PR Preview" w:date="2026-01-01T00:00:00Z">
        <w:r>
          <w:t xml:space="preserve"> </w:t>
        </w:r>
      </w:ins>
      <w:hyperlink r:id="rId70">
        <w:ins w:id="1407" w:author="PR Preview" w:date="2026-01-01T00:00:00Z">
          <w:r>
            <w:rPr>
              <w:rStyle w:val="Hyperlink"/>
            </w:rPr>
            <w:t xml:space="preserve">https://www.amazon.com/dp/1575866323</w:t>
          </w:r>
        </w:ins>
      </w:hyperlink>
      <w:ins w:id="1408" w:author="PR Preview" w:date="2026-01-01T00:00:00Z">
        <w:r>
          <w:t xml:space="preserve">.</w:t>
        </w:r>
      </w:ins>
    </w:p>
    <w:bookmarkEnd w:id="71"/>
    <w:bookmarkStart w:id="73" w:name="ref-devlin1993joy"/>
    <w:p>
      <w:pPr>
        <w:pStyle w:val="Bibliography"/>
      </w:pPr>
      <w:ins w:id="1409" w:author="PR Preview" w:date="2026-01-01T00:00:00Z">
        <w:r>
          <w:t xml:space="preserve">Devlin, Keith. 1993.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rPr>
            <w:i/>
            <w:iCs/>
          </w:rPr>
          <w:t xml:space="preserve">The Joy of Sets: Fundamentals of Contemporary Set Theory</w:t>
        </w:r>
      </w:ins>
      <w:ins w:id="1412" w:author="PR Preview" w:date="2026-01-01T00:00:00Z">
        <w:r>
          <w:t xml:space="preserve">. 2nd ed. Undergraduate Texts in Mathematics. Springer.</w:t>
        </w:r>
      </w:ins>
      <w:ins w:id="1413" w:author="PR Preview" w:date="2026-01-01T00:00:00Z">
        <w:r>
          <w:t xml:space="preserve"> </w:t>
        </w:r>
      </w:ins>
      <w:hyperlink r:id="rId72">
        <w:ins w:id="1414" w:author="PR Preview" w:date="2026-01-01T00:00:00Z">
          <w:r>
            <w:rPr>
              <w:rStyle w:val="Hyperlink"/>
            </w:rPr>
            <w:t xml:space="preserve">https://doi.org/10.1007/978-1-4612-0903-4</w:t>
          </w:r>
        </w:ins>
      </w:hyperlink>
      <w:ins w:id="1415" w:author="PR Preview" w:date="2026-01-01T00:00:00Z">
        <w:r>
          <w:t xml:space="preserve">.</w:t>
        </w:r>
      </w:ins>
    </w:p>
    <w:bookmarkEnd w:id="73"/>
    <w:bookmarkStart w:id="75" w:name="ref-enderton2001logic"/>
    <w:p>
      <w:pPr>
        <w:pStyle w:val="Bibliography"/>
      </w:pPr>
      <w:ins w:id="1416" w:author="PR Preview" w:date="2026-01-01T00:00:00Z">
        <w:r>
          <w:t xml:space="preserve">Enderton, Herbert B. 2001.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rPr>
            <w:i/>
            <w:iCs/>
          </w:rPr>
          <w:t xml:space="preserve">A Mathematical Introduction to Logic</w:t>
        </w:r>
      </w:ins>
      <w:ins w:id="1419" w:author="PR Preview" w:date="2026-01-01T00:00:00Z">
        <w:r>
          <w:t xml:space="preserve">. 2nd ed. Academic Press.</w:t>
        </w:r>
      </w:ins>
      <w:ins w:id="1420" w:author="PR Preview" w:date="2026-01-01T00:00:00Z">
        <w:r>
          <w:t xml:space="preserve"> </w:t>
        </w:r>
      </w:ins>
      <w:hyperlink r:id="rId74">
        <w:ins w:id="1421" w:author="PR Preview" w:date="2026-01-01T00:00:00Z">
          <w:r>
            <w:rPr>
              <w:rStyle w:val="Hyperlink"/>
            </w:rPr>
            <w:t xml:space="preserve">https://doi.org/10.1016/C2009-0-22107-6</w:t>
          </w:r>
        </w:ins>
      </w:hyperlink>
      <w:ins w:id="1422" w:author="PR Preview" w:date="2026-01-01T00:00:00Z">
        <w:r>
          <w:t xml:space="preserve">.</w:t>
        </w:r>
      </w:ins>
    </w:p>
    <w:bookmarkEnd w:id="75"/>
    <w:bookmarkStart w:id="77" w:name="ref-halmos1974naive"/>
    <w:p>
      <w:pPr>
        <w:pStyle w:val="Bibliography"/>
      </w:pPr>
      <w:ins w:id="1423" w:author="PR Preview" w:date="2026-01-01T00:00:00Z">
        <w:r>
          <w:t xml:space="preserve">Halmos, Paul R. 1974.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rPr>
            <w:i/>
            <w:iCs/>
          </w:rPr>
          <w:t xml:space="preserve">Naive Set Theory</w:t>
        </w:r>
      </w:ins>
      <w:ins w:id="1426" w:author="PR Preview" w:date="2026-01-01T00:00:00Z">
        <w:r>
          <w:t xml:space="preserve">. Undergraduate Texts in Mathematics. Springer.</w:t>
        </w:r>
      </w:ins>
      <w:ins w:id="1427" w:author="PR Preview" w:date="2026-01-01T00:00:00Z">
        <w:r>
          <w:t xml:space="preserve"> </w:t>
        </w:r>
      </w:ins>
      <w:hyperlink r:id="rId76">
        <w:ins w:id="1428" w:author="PR Preview" w:date="2026-01-01T00:00:00Z">
          <w:r>
            <w:rPr>
              <w:rStyle w:val="Hyperlink"/>
            </w:rPr>
            <w:t xml:space="preserve">https://doi.org/10.1007/978-1-4757-1645-0</w:t>
          </w:r>
        </w:ins>
      </w:hyperlink>
      <w:ins w:id="1429" w:author="PR Preview" w:date="2026-01-01T00:00:00Z">
        <w:r>
          <w:t xml:space="preserve">.</w:t>
        </w:r>
      </w:ins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2026-10-16T03:35:46Z</dcterms:created>
  <dcterms:modified xsi:type="dcterms:W3CDTF">2026-10-16T03:35:46Z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