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21:43:14 (PDT)</w:delText>
        </w:r>
      </w:del>
    </w:p>
    <w:p>
      <w:pPr>
        <w:pStyle w:val="Date"/>
      </w:pPr>
      <w:ins w:id="2" w:author="PR Preview" w:date="2026-01-01T00:00:00Z">
        <w:r>
          <w:t xml:space="preserve">Last modified: 2026-10-15 23:08:52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2026-10-16T07:03:31Z</dcterms:created>
  <dcterms:modified xsi:type="dcterms:W3CDTF">2026-10-16T07:03:31Z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23:08:52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