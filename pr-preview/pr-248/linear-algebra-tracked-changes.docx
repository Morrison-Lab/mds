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2026-10-12 19:40:12 (PDT)</w:delText>
        </w:r>
      </w:del>
    </w:p>
    <w:p>
      <w:pPr>
        <w:pStyle w:val="Date"/>
      </w:pPr>
      <w:ins w:id="2" w:author="PR Preview" w:date="2026-01-01T00:00:00Z">
        <w:r>
          <w:t xml:space="preserve">Last modified: 2026-10-12 20:19:17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2026-10-13T03:51:57Z</dcterms:created>
  <dcterms:modified xsi:type="dcterms:W3CDTF">2026-10-13T03:51:57Z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20:19:17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