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Column Space, Null Space and Rank-Nullity</w:t>
      </w:r>
    </w:p>
    <w:p>
      <w:pPr>
        <w:pStyle w:val="Date"/>
      </w:pPr>
      <w:del w:id="1" w:author="PR Preview" w:date="2026-01-01T00:00:00Z">
        <w:r>
          <w:delText xml:space="preserve">Last modified: 2026-10-12 19:40:12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2026-10-12 20:19:17 (PDT)</w:t>
        </w:r>
      </w:ins>
    </w:p>
    <w:bookmarkStart w:id="30" w:name="sec-column-null-space"/>
    <w:p>
      <w:pPr>
        <w:pStyle w:val="Heading2"/>
      </w:pPr>
      <w:r>
        <w:t xml:space="preserve">1 Column space and null space</w:t>
      </w:r>
    </w:p>
    <w:bookmarkStart w:id="9" w:name="def-column-space"/>
    <w:p>
      <w:pPr>
        <w:pStyle w:val="FirstParagraph"/>
      </w:pPr>
      <w:r>
        <w:rPr>
          <w:b/>
          <w:bCs/>
        </w:rPr>
        <w:t xml:space="preserve">Definition 1 (Column space (range, image))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column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n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set of all vectors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It is also called 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image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row space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 set 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9"/>
    <w:bookmarkStart w:id="11" w:name="exm-column-space"/>
    <w:p>
      <w:pPr>
        <w:pStyle w:val="BodyText"/>
      </w:pPr>
      <w:r>
        <w:rPr>
          <w:b/>
          <w:bCs/>
        </w:rPr>
        <w:t xml:space="preserve">Example 1 (The column space of a rank-one 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 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0">
        <w:r>
          <w:rPr>
            <w:rStyle w:val="Hyperlink"/>
          </w:rPr>
          <w:t xml:space="preserve">Definition 11 in Matrices</w:t>
        </w:r>
      </w:hyperlink>
      <w:r>
        <w:t xml:space="preserve">).</w:t>
      </w:r>
      <w:r>
        <w:t xml:space="preserve"> </w:t>
      </w:r>
      <w:r>
        <w:t xml:space="preserve">The number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can be any real number</w:t>
      </w:r>
      <w:r>
        <w:t xml:space="preserve"> </w:t>
      </w:r>
      <w:r>
        <w:t xml:space="preserve">(take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has second entry</w:t>
      </w:r>
      <w:r>
        <w:t xml:space="preserve"> </w:t>
      </w:r>
      <m:oMath>
        <m:r>
          <m:t>3</m:t>
        </m:r>
        <m:r>
          <m:t>c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if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 and then the first entry is</w:t>
      </w:r>
      <w:r>
        <w:t xml:space="preserve"> </w:t>
      </w:r>
      <m:oMath>
        <m:r>
          <m:t>0</m:t>
        </m:r>
      </m:oMath>
      <w:r>
        <w:t xml:space="preserve">, not</w:t>
      </w:r>
      <w:r>
        <w:t xml:space="preserve"> </w:t>
      </w:r>
      <m:oMath>
        <m:r>
          <m:t>1</m:t>
        </m:r>
      </m:oMath>
      <w:r>
        <w:t xml:space="preserve">.</w:t>
      </w:r>
    </w:p>
    <w:bookmarkEnd w:id="11"/>
    <w:bookmarkStart w:id="12" w:name="thm-column-space-span"/>
    <w:p>
      <w:pPr>
        <w:pStyle w:val="BodyText"/>
      </w:pPr>
      <w:r>
        <w:rPr>
          <w:b/>
          <w:bCs/>
        </w:rPr>
        <w:t xml:space="preserve">Theorem 1 (The column space is the span of the columns)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span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and the row space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1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13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ranges 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the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range over all lists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numbers.</w:t>
      </w:r>
      <w:r>
        <w:t xml:space="preserve"> </w:t>
      </w:r>
      <w:r>
        <w:t xml:space="preserve">So the set of all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is the set of all linear combinations of the columns,</w:t>
      </w:r>
      <w:r>
        <w:t xml:space="preserve"> </w:t>
      </w:r>
      <w:r>
        <w:t xml:space="preserve">which is their span (</w:t>
      </w:r>
      <w:hyperlink r:id="rId14">
        <w:r>
          <w:rPr>
            <w:rStyle w:val="Hyperlink"/>
          </w:rPr>
          <w:t xml:space="preserve">Definition 5 in Subspaces and Rank</w:t>
        </w:r>
      </w:hyperlink>
      <w:r>
        <w:t xml:space="preserve">).</w:t>
      </w:r>
      <w:r>
        <w:t xml:space="preserve"> </w:t>
      </w:r>
      <w:r>
        <w:t xml:space="preserve">A span is a subspace (</w:t>
      </w:r>
      <w:hyperlink r:id="rId15">
        <w:r>
          <w:rPr>
            <w:rStyle w:val="Hyperlink"/>
          </w:rPr>
          <w:t xml:space="preserve">Theorem 2 in Subspaces and Rank</w:t>
        </w:r>
      </w:hyperlink>
      <w:r>
        <w:t xml:space="preserve">).</w:t>
      </w:r>
      <w:r>
        <w:t xml:space="preserve"> </w:t>
      </w:r>
      <w:r>
        <w:t xml:space="preserve">Applying the same argument to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whose columns are the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shows the row space 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bookmarkStart w:id="16" w:name="exm-column-space-span"/>
    <w:p>
      <w:pPr>
        <w:pStyle w:val="BodyText"/>
      </w:pPr>
      <w:r>
        <w:rPr>
          <w:b/>
          <w:bCs/>
        </w:rPr>
        <w:t xml:space="preserve">Example 2 (Reading off the column space and row space from the columns and rows)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columns are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same line found 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.</w:t>
      </w:r>
      <w:r>
        <w:t xml:space="preserve"> </w:t>
      </w:r>
      <w:r>
        <w:t xml:space="preserve">The rows are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row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16"/>
    <w:bookmarkStart w:id="18" w:name="def-null-space"/>
    <w:p>
      <w:pPr>
        <w:pStyle w:val="BodyText"/>
      </w:pPr>
      <w:r>
        <w:rPr>
          <w:b/>
          <w:bCs/>
        </w:rPr>
        <w:t xml:space="preserve">Definition 2 (Null space (kernel))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: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set of</w:t>
      </w:r>
      <w:r>
        <w:t xml:space="preserve"> </w:t>
      </w:r>
      <w:hyperlink r:id="rId17">
        <w:r>
          <w:rPr>
            <w:rStyle w:val="Hyperlink"/>
          </w:rPr>
          <w:t xml:space="preserve">solutions</w:t>
        </w:r>
      </w:hyperlink>
      <w:r>
        <w:t xml:space="preserve"> </w:t>
      </w:r>
      <w:r>
        <w:t xml:space="preserve">of the linear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.</w:t>
      </w:r>
      <w:r>
        <w:t xml:space="preserve"> </w:t>
      </w:r>
      <w:r>
        <w:t xml:space="preserve">It is also called the</w:t>
      </w:r>
      <w:r>
        <w:t xml:space="preserve"> </w:t>
      </w:r>
      <w:r>
        <w:rPr>
          <w:b/>
          <w:bCs/>
        </w:rPr>
        <w:t xml:space="preserve">kernel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left null space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 set 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</w:p>
    <w:bookmarkEnd w:id="18"/>
    <w:bookmarkStart w:id="19" w:name="exm-null-space"/>
    <w:p>
      <w:pPr>
        <w:pStyle w:val="BodyText"/>
      </w:pPr>
      <w:r>
        <w:rPr>
          <w:b/>
          <w:bCs/>
        </w:rPr>
        <w:t xml:space="preserve">Example 3 (The null space and left null space of a rank-one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t> </m:t>
        </m:r>
        <m:r>
          <m:t>3</m:t>
        </m:r>
        <m:r>
          <m:t> 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.</w:t>
      </w:r>
      <w:r>
        <w:t xml:space="preserve"> </w:t>
      </w:r>
      <w:r>
        <w:t xml:space="preserve">Writing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shows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For the left null space,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 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t> 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9"/>
    <w:bookmarkStart w:id="21" w:name="thm-null-space-subspace"/>
    <w:p>
      <w:pPr>
        <w:pStyle w:val="BodyText"/>
      </w:pPr>
      <w:r>
        <w:rPr>
          <w:b/>
          <w:bCs/>
        </w:rPr>
        <w:t xml:space="preserve">Theorem 2 (A null space is a subspace)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Definition 4 in Subspaces and Rank</w:t>
        </w:r>
      </w:hyperlink>
      <w:r>
        <w:t xml:space="preserve">).</w:t>
      </w:r>
    </w:p>
    <w:bookmarkEnd w:id="2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null space is not empty.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 and 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 are in the null space)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and, for each entry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c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c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c</m:t>
              </m:r>
              <m:r>
                <m:rPr>
                  <m:nor/>
                  <m:sty m:val="p"/>
                </m:rPr>
                <m:t> out of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 is in the null space)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c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.</w:t>
      </w:r>
      <w:r>
        <w:t xml:space="preserve"> </w:t>
      </w:r>
      <w:r>
        <w:t xml:space="preserve">Therefore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Start w:id="23" w:name="exm-null-space-subspace"/>
    <w:p>
      <w:pPr>
        <w:pStyle w:val="BodyText"/>
      </w:pPr>
      <w:r>
        <w:rPr>
          <w:b/>
          <w:bCs/>
        </w:rPr>
        <w:t xml:space="preserve">Example 4 (The solutions of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rPr>
          <w:b/>
          <w:bCs/>
        </w:rPr>
        <w:t xml:space="preserve"> </w:t>
      </w:r>
      <w:r>
        <w:rPr>
          <w:b/>
          <w:bCs/>
        </w:rPr>
        <w:t xml:space="preserve">with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rPr>
          <w:b/>
          <w:bCs/>
        </w:rPr>
        <w:t xml:space="preserve"> </w:t>
      </w:r>
      <w:r>
        <w:rPr>
          <w:b/>
          <w:bCs/>
        </w:rPr>
        <w:t xml:space="preserve">are not a subspace)</w:t>
      </w:r>
      <w:r>
        <w:t xml:space="preserve"> </w:t>
      </w:r>
      <w:r>
        <w:t xml:space="preserve">In</w:t>
      </w:r>
      <w:r>
        <w:t xml:space="preserve"> 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 is their sum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4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contrast, the solutions 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same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the vectors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That set does not contain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r:id="rId22">
        <w:r>
          <w:rPr>
            <w:rStyle w:val="Hyperlink"/>
          </w:rPr>
          <w:t xml:space="preserve">Theorem 1 in Subspaces and Rank</w:t>
        </w:r>
      </w:hyperlink>
      <w:r>
        <w:t xml:space="preserve"> </w:t>
      </w:r>
      <w:r>
        <w:t xml:space="preserve">it is not a subspace.</w:t>
      </w:r>
    </w:p>
    <w:bookmarkEnd w:id="23"/>
    <w:bookmarkStart w:id="24" w:name="thm-row-null-disjoint"/>
    <w:p>
      <w:pPr>
        <w:pStyle w:val="BodyText"/>
      </w:pPr>
      <w:r>
        <w:rPr>
          <w:b/>
          <w:bCs/>
        </w:rPr>
        <w:t xml:space="preserve">Theorem 3 (The row space and null space share only the zero vector)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∩</m:t>
          </m:r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sets are subspaces,</w:t>
      </w:r>
      <w:r>
        <w:t xml:space="preserve"> </w:t>
      </w:r>
      <w:r>
        <w:t xml:space="preserve">by</w:t>
      </w:r>
      <w:r>
        <w:t xml:space="preserve"> 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ull-space-subspace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so both contain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Theorem 1 in Subspaces and Rank</w:t>
        </w:r>
      </w:hyperlink>
      <w:r>
        <w:t xml:space="preserve">).</w:t>
      </w:r>
    </w:p>
    <w:p>
      <w:pPr>
        <w:pStyle w:val="BodyText"/>
      </w:pPr>
      <w:r>
        <w:t xml:space="preserve">Now take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 both sets.</w:t>
      </w:r>
      <w:r>
        <w:t xml:space="preserve"> </w:t>
      </w:r>
      <w:r>
        <w:t xml:space="preserve">Being in the row space means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being in the null space means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 in the first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</m:e>
              </m:d>
              <m:r>
                <m:t>​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returns the original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term of the inner product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n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.</w:t>
      </w:r>
    </w:p>
    <w:bookmarkStart w:id="25" w:name="exm-row-null-disjoint"/>
    <w:p>
      <w:pPr>
        <w:pStyle w:val="BodyText"/>
      </w:pPr>
      <w:r>
        <w:rPr>
          <w:b/>
          <w:bCs/>
        </w:rPr>
        <w:t xml:space="preserve">Example 5 (The row space and null space in</w:t>
      </w:r>
      <w:r>
        <w:rPr>
          <w:b/>
          <w:bCs/>
        </w:rPr>
        <w:t xml:space="preserve"> </w:t>
      </w:r>
      <w:hyperlink w:anchor="exm-null-space">
        <w:r>
          <w:rPr>
            <w:rStyle w:val="Hyperlink"/>
            <w:b/>
            <w:bCs/>
          </w:rPr>
          <w:t xml:space="preserve">Example 3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row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 the null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).</w:t>
      </w:r>
      <w:r>
        <w:t xml:space="preserve"> </w:t>
      </w:r>
      <w:r>
        <w:t xml:space="preserve">A vector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of the row space is in the null space 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r>
                    <m:t>3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Example 3</m:t>
              </m:r>
              <m:r>
                <m:rPr>
                  <m:nor/>
                  <m:sty m:val="p"/>
                </m:rPr>
                <m:t>’s formula for 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9</m:t>
              </m:r>
              <m:r>
                <m:rPr>
                  <m:sty m:val="p"/>
                </m:rPr>
                <m:t>,</m:t>
              </m:r>
              <m:r>
                <m:t>27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, that is, only if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 the two subspaces share only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.</w:t>
      </w:r>
    </w:p>
    <w:bookmarkEnd w:id="25"/>
    <w:bookmarkStart w:id="26" w:name="def-gram-matrix"/>
    <w:p>
      <w:pPr>
        <w:pStyle w:val="BodyText"/>
      </w:pPr>
      <w:r>
        <w:rPr>
          <w:b/>
          <w:bCs/>
        </w:rPr>
        <w:t xml:space="preserve">Definition 3 (Gram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Gram matrix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.</w:t>
      </w:r>
    </w:p>
    <w:bookmarkEnd w:id="26"/>
    <w:bookmarkStart w:id="27" w:name="exm-gram-matrix"/>
    <w:p>
      <w:pPr>
        <w:pStyle w:val="BodyText"/>
      </w:pPr>
      <w:r>
        <w:rPr>
          <w:b/>
          <w:bCs/>
        </w:rPr>
        <w:t xml:space="preserve">Example 6 (A Gram matrix and its entries)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Gram matrix is the dot product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:</w:t>
      </w:r>
      <w:r>
        <w:t xml:space="preserve"> </w:t>
      </w: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is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bookmarkEnd w:id="27"/>
    <w:bookmarkStart w:id="28" w:name="thm-null-gram"/>
    <w:p>
      <w:pPr>
        <w:pStyle w:val="BodyText"/>
      </w:pPr>
      <w:r>
        <w:rPr>
          <w:b/>
          <w:bCs/>
        </w:rPr>
        <w:t xml:space="preserve">Theorem 4 (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has the same null space as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term of the inner product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Example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both sides of 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 vector whose Euclidean norm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has every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.</w:t>
      </w:r>
    </w:p>
    <w:bookmarkStart w:id="29" w:name="exm-null-gram"/>
    <w:p>
      <w:pPr>
        <w:pStyle w:val="BodyText"/>
      </w:pPr>
      <w:r>
        <w:rPr>
          <w:b/>
          <w:bCs/>
        </w:rPr>
        <w:t xml:space="preserve">Example 7 (The null space of a Gram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  <m:e>
                        <m:r>
                          <m:t>40</m:t>
                        </m:r>
                      </m:e>
                      <m:e>
                        <m:r>
                          <m:t>40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  <m:e>
                        <m:r>
                          <m:t>40</m:t>
                        </m:r>
                      </m:e>
                      <m:e>
                        <m:r>
                          <m:t>40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Every row is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same condition as for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29"/>
    <w:bookmarkEnd w:id="30"/>
    <w:bookmarkStart w:id="88" w:name="sec-rank-nullity"/>
    <w:p>
      <w:pPr>
        <w:pStyle w:val="Heading2"/>
      </w:pPr>
      <w:r>
        <w:t xml:space="preserve">2 Rank-nullity and rank factorization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34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</w:p>
          <w:p/>
        </w:tc>
      </w:tr>
    </w:tbl>
    <w:bookmarkStart w:id="35" w:name="thm-rank-dim"/>
    <w:p>
      <w:pPr>
        <w:pStyle w:val="BodyText"/>
      </w:pPr>
      <w:r>
        <w:rPr>
          <w:b/>
          <w:bCs/>
        </w:rPr>
        <w:t xml:space="preserve">Theorem 5 (The rank is the dimension of the column space)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dim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6">
        <w:r>
          <w:rPr>
            <w:rStyle w:val="Hyperlink"/>
          </w:rPr>
          <w:t xml:space="preserve">Definition 2 in Subspaces and Rank</w:t>
        </w:r>
      </w:hyperlink>
      <w:r>
        <w:t xml:space="preserve">),</w:t>
      </w:r>
      <w:r>
        <w:t xml:space="preserve"> </w:t>
      </w:r>
      <w:r>
        <w:t xml:space="preserve">and choose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linearly independent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;</w:t>
      </w:r>
      <w:r>
        <w:t xml:space="preserve"> </w:t>
      </w:r>
      <w:r>
        <w:t xml:space="preserve">by</w:t>
      </w:r>
      <w:r>
        <w:t xml:space="preserve"> </w:t>
      </w:r>
      <w:hyperlink r:id="rId36">
        <w:r>
          <w:rPr>
            <w:rStyle w:val="Hyperlink"/>
          </w:rPr>
          <w:t xml:space="preserve">Definition 2 in Subspaces and Rank</w:t>
        </w:r>
      </w:hyperlink>
      <w:r>
        <w:t xml:space="preserve">, no larger set of columns is linearly independent.</w:t>
      </w:r>
      <w:r>
        <w:t xml:space="preserve"> </w:t>
      </w:r>
      <w:r>
        <w:t xml:space="preserve">We show the chosen columns are a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Definition 6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Every column is in the span of the chosen columns.</w:t>
      </w:r>
      <w:r>
        <w:t xml:space="preserve"> </w:t>
      </w:r>
      <w:r>
        <w:t xml:space="preserve">A chosen column is in that span trivially.</w:t>
      </w:r>
      <w:r>
        <w:t xml:space="preserve"> </w:t>
      </w:r>
      <w:r>
        <w:t xml:space="preserve">If some unchosen column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were not in the span,</w:t>
      </w:r>
      <w:r>
        <w:t xml:space="preserve"> </w:t>
      </w:r>
      <w:r>
        <w:t xml:space="preserve">then adding it to the chosen columns would give</w:t>
      </w:r>
      <w:r>
        <w:t xml:space="preserve"> </w:t>
      </w:r>
      <m:oMath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linearly independent columns</w:t>
      </w:r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Theorem 8 in Subspaces and Rank</w:t>
        </w:r>
      </w:hyperlink>
      <w:r>
        <w:t xml:space="preserve">),</w:t>
      </w:r>
      <w:r>
        <w:t xml:space="preserve"> </w:t>
      </w:r>
      <w:r>
        <w:t xml:space="preserve">more than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So every column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 the span of the chosen columns.</w:t>
      </w:r>
    </w:p>
    <w:p>
      <w:pPr>
        <w:pStyle w:val="BodyText"/>
      </w:pPr>
      <w:r>
        <w:rPr>
          <w:b/>
          <w:bCs/>
        </w:rPr>
        <w:t xml:space="preserve">The chosen columns span</w:t>
      </w:r>
      <w:r>
        <w:rPr>
          <w:b/>
          <w:bCs/>
        </w:rP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span of the chosen columns is a subspace (</w:t>
      </w:r>
      <w:hyperlink r:id="rId15">
        <w:r>
          <w:rPr>
            <w:rStyle w:val="Hyperlink"/>
          </w:rPr>
          <w:t xml:space="preserve">Theorem 2 in Subspaces and Rank</w:t>
        </w:r>
      </w:hyperlink>
      <w:r>
        <w:t xml:space="preserve">),</w:t>
      </w:r>
      <w:r>
        <w:t xml:space="preserve"> </w:t>
      </w:r>
      <w:r>
        <w:t xml:space="preserve">so it is closed under addition and scalar multiplication,</w:t>
      </w:r>
      <w:r>
        <w:t xml:space="preserve"> </w:t>
      </w:r>
      <w:r>
        <w:t xml:space="preserve">and it contains every linear combination of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those combinations make up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contained in the span of the chosen columns.</w:t>
      </w:r>
      <w:r>
        <w:t xml:space="preserve"> </w:t>
      </w:r>
      <w:r>
        <w:t xml:space="preserve">The chosen columns are themselves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 their span is contained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two sets are equal.</w:t>
      </w:r>
    </w:p>
    <w:p>
      <w:pPr>
        <w:pStyle w:val="BodyText"/>
      </w:pPr>
      <w:r>
        <w:t xml:space="preserve">The chosen columns are linearly independent and span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they are a basis of it,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r</m:t>
        </m:r>
      </m:oMath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Definition 8 in Subspaces and Rank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, every column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m</m:t>
                </m:r>
              </m:sub>
            </m:sSub>
          </m:e>
        </m:d>
        <m:r>
          <m:t>​</m:t>
        </m:r>
      </m:oMath>
      <w:r>
        <w:t xml:space="preserve">, and both sides are</w:t>
      </w:r>
      <w:r>
        <w:t xml:space="preserve"> </w:t>
      </w:r>
      <m:oMath>
        <m:r>
          <m:t>0</m:t>
        </m:r>
      </m:oMath>
      <w:r>
        <w:t xml:space="preserve">.</w:t>
      </w:r>
    </w:p>
    <w:bookmarkStart w:id="40" w:name="exm-rank-dim"/>
    <w:p>
      <w:pPr>
        <w:pStyle w:val="BodyText"/>
      </w:pPr>
      <w:r>
        <w:rPr>
          <w:b/>
          <w:bCs/>
        </w:rPr>
        <w:t xml:space="preserve">Example 8 (The rank of the matrix in</w:t>
      </w:r>
      <w:r>
        <w:rPr>
          <w:b/>
          <w:bCs/>
        </w:rPr>
        <w:t xml:space="preserve"> </w:t>
      </w:r>
      <w:hyperlink w:anchor="exm-column-space">
        <w:r>
          <w:rPr>
            <w:rStyle w:val="Hyperlink"/>
            <w:b/>
            <w:bCs/>
          </w:rPr>
          <w:t xml:space="preserve">Example 1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xm-column-space-span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 because it is nonzero,</w:t>
      </w:r>
      <w:r>
        <w:t xml:space="preserve"> </w:t>
      </w:r>
      <w:r>
        <w:t xml:space="preserve">so it is a basis 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by</w:t>
      </w:r>
      <w:r>
        <w:t xml:space="preserve"> </w:t>
      </w:r>
      <w:hyperlink w:anchor="thm-rank-dim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Directly: the first column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 on its own,</w:t>
      </w:r>
      <w:r>
        <w:t xml:space="preserve"> </w:t>
      </w:r>
      <w:r>
        <w:t xml:space="preserve">and any two columns are dependent,</w:t>
      </w:r>
      <w:r>
        <w:t xml:space="preserve"> </w:t>
      </w:r>
      <w:r>
        <w:t xml:space="preserve">because each column is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bookmarkEnd w:id="40"/>
    <w:bookmarkStart w:id="41" w:name="def-nullity"/>
    <w:p>
      <w:pPr>
        <w:pStyle w:val="BodyText"/>
      </w:pPr>
      <w:r>
        <w:rPr>
          <w:b/>
          <w:bCs/>
        </w:rPr>
        <w:t xml:space="preserve">Definition 4 (Nullity)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nullity</w:t>
      </w:r>
      <w:r>
        <w:t xml:space="preserve"> </w:t>
      </w:r>
      <w:r>
        <w:t xml:space="preserve">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dimension of its null space (</w:t>
      </w:r>
      <w:hyperlink w:anchor="def-null-space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nullity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dim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1"/>
    <w:bookmarkStart w:id="42" w:name="exm-nullity"/>
    <w:p>
      <w:pPr>
        <w:pStyle w:val="FirstParagraph"/>
      </w:pPr>
      <w:r>
        <w:rPr>
          <w:b/>
          <w:bCs/>
        </w:rPr>
        <w:t xml:space="preserve">Example 9 (The nullity of the matrix in</w:t>
      </w:r>
      <w:r>
        <w:rPr>
          <w:b/>
          <w:bCs/>
        </w:rPr>
        <w:t xml:space="preserve"> </w:t>
      </w:r>
      <w:hyperlink w:anchor="exm-column-space">
        <w:r>
          <w:rPr>
            <w:rStyle w:val="Hyperlink"/>
            <w:b/>
            <w:bCs/>
          </w:rPr>
          <w:t xml:space="preserve">Example 1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).</w:t>
      </w:r>
      <w:r>
        <w:t xml:space="preserve"> </w:t>
      </w:r>
      <w:r>
        <w:t xml:space="preserve">Those two vectors are linearly independent: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they are a basis 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nullity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matrix has nullity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I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only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</w:p>
    <w:bookmarkEnd w:id="42"/>
    <w:bookmarkStart w:id="43" w:name="thm-rank-nullity"/>
    <w:p>
      <w:pPr>
        <w:pStyle w:val="BodyText"/>
      </w:pPr>
      <w:r>
        <w:rPr>
          <w:b/>
          <w:bCs/>
        </w:rPr>
        <w:t xml:space="preserve">Theorem 6 (Rank-nullity theorem)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nullity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ν</m:t>
        </m:r>
        <m:r>
          <m:rPr>
            <m:sty m:val="p"/>
          </m:rPr>
          <m:t>=</m:t>
        </m:r>
        <m:r>
          <m:rPr>
            <m:sty m:val="p"/>
          </m:rPr>
          <m:t>nullity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Choose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ν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extend it to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ν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ν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44">
        <w:r>
          <w:rPr>
            <w:rStyle w:val="Hyperlink"/>
          </w:rPr>
          <w:t xml:space="preserve">Theorem 9 in Subspaces and Rank</w:t>
        </w:r>
      </w:hyperlink>
      <w:r>
        <w:t xml:space="preserve">);</w:t>
      </w:r>
      <w:r>
        <w:t xml:space="preserve"> </w:t>
      </w:r>
      <w:r>
        <w:t xml:space="preserve">it has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vectors,</w:t>
      </w:r>
      <w:r>
        <w:t xml:space="preserve"> </w:t>
      </w:r>
      <w:r>
        <w:t xml:space="preserve">because every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vectors</w:t>
      </w:r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Theorem 7 in Subspaces and Rank</w:t>
        </w:r>
      </w:hyperlink>
      <w:r>
        <w:t xml:space="preserve">,</w:t>
      </w:r>
      <w:r>
        <w:t xml:space="preserve"> </w:t>
      </w:r>
      <w:hyperlink r:id="rId46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We show that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ν</m:t>
            </m:r>
          </m:sub>
        </m:sSub>
      </m:oMath>
      <w:r>
        <w:t xml:space="preserve"> </w:t>
      </w:r>
      <w:r>
        <w:t xml:space="preserve">are a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w:hyperlink r:id="rId47">
        <w:r>
          <w:rPr>
            <w:rStyle w:val="Hyperlink"/>
          </w:rPr>
          <w:t xml:space="preserve">Theorem 4 in Subspaces and Rank</w:t>
        </w:r>
      </w:hyperlink>
      <w:r>
        <w:t xml:space="preserve"> </w:t>
      </w:r>
      <w:r>
        <w:t xml:space="preserve">to apply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to linear combinations.</w:t>
      </w:r>
    </w:p>
    <w:p>
      <w:pPr>
        <w:pStyle w:val="BodyText"/>
      </w:pPr>
      <w:r>
        <w:rPr>
          <w:b/>
          <w:bCs/>
        </w:rPr>
        <w:t xml:space="preserve">They are linearly independent.</w:t>
      </w:r>
      <w:r>
        <w:t xml:space="preserve"> </w:t>
      </w:r>
      <w:r>
        <w:t xml:space="preserve">Suppose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ν</m:t>
            </m:r>
          </m:sup>
          <m:e>
            <m:sSub>
              <m:e>
                <m:r>
                  <m:t>v</m:t>
                </m:r>
              </m:e>
              <m:sub>
                <m:r>
                  <m:t>i</m:t>
                </m:r>
              </m:sub>
            </m:sSub>
          </m:e>
        </m:nary>
        <m:r>
          <m:t> 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v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4 in Subspaces and Rank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v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equals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ν</m:t>
            </m:r>
          </m:sup>
          <m:e>
            <m:sSub>
              <m:e>
                <m:r>
                  <m:t>u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u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since the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span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Moving everything to one side,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ν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rPr>
              <m:sty m:val="p"/>
            </m:rPr>
            <m:t>−</m:t>
          </m:r>
          <m:sSub>
            <m:e>
              <m:r>
                <m:t>u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  <m:r>
            <m:t> 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ν</m:t>
              </m:r>
            </m:sup>
            <m:e>
              <m:sSub>
                <m:e>
                  <m:r>
                    <m:t>v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sub>
              <m:r>
                <m:t>n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because the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’s together form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which is linearly independent,</w:t>
      </w:r>
      <w:r>
        <w:t xml:space="preserve"> </w:t>
      </w:r>
      <w:r>
        <w:t xml:space="preserve">every coefficient is</w:t>
      </w:r>
      <w:r>
        <w:t xml:space="preserve"> </w:t>
      </w:r>
      <m:oMath>
        <m:r>
          <m:t>0</m:t>
        </m:r>
      </m:oMath>
      <w:r>
        <w:t xml:space="preserve">; in particular every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They span</w:t>
      </w:r>
      <w:r>
        <w:rPr>
          <w:b/>
          <w:bCs/>
        </w:rP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Take any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in the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ν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ν</m:t>
                      </m:r>
                    </m:sup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ν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ν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ν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ν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ν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</m:eqArr>
        </m:oMath>
      </m:oMathPara>
    </w:p>
    <w:p>
      <w:pPr>
        <w:pStyle w:val="FirstParagraph"/>
      </w:pPr>
      <w:r>
        <w:t xml:space="preserve">a linear combination of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ν</m:t>
            </m:r>
          </m:sub>
        </m:sSub>
      </m:oMath>
      <w:r>
        <w:t xml:space="preserve">.</w:t>
      </w:r>
      <w:r>
        <w:t xml:space="preserve"> </w:t>
      </w:r>
      <w:r>
        <w:t xml:space="preserve">These vectors are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their span is exactly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ν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ν</m:t>
        </m:r>
      </m:oMath>
      <w:r>
        <w:t xml:space="preserve"> </w:t>
      </w:r>
      <w:r>
        <w:t xml:space="preserve">by</w:t>
      </w:r>
      <w:r>
        <w:t xml:space="preserve"> </w:t>
      </w:r>
      <w:hyperlink w:anchor="thm-rank-dim">
        <w:r>
          <w:rPr>
            <w:rStyle w:val="Hyperlink"/>
          </w:rPr>
          <w:t xml:space="preserve">Theorem 5</w:t>
        </w:r>
      </w:hyperlink>
      <w:r>
        <w:t xml:space="preserve">.</w:t>
      </w:r>
    </w:p>
    <w:bookmarkStart w:id="48" w:name="exm-rank-nullity"/>
    <w:p>
      <w:pPr>
        <w:pStyle w:val="BodyText"/>
      </w:pPr>
      <w:r>
        <w:rPr>
          <w:b/>
          <w:bCs/>
        </w:rPr>
        <w:t xml:space="preserve">Example 10 (Checking rank-nullity on the matrix in</w:t>
      </w:r>
      <w:r>
        <w:rPr>
          <w:b/>
          <w:bCs/>
        </w:rPr>
        <w:t xml:space="preserve"> </w:t>
      </w:r>
      <w:hyperlink w:anchor="exm-column-space">
        <w:r>
          <w:rPr>
            <w:rStyle w:val="Hyperlink"/>
            <w:b/>
            <w:bCs/>
          </w:rPr>
          <w:t xml:space="preserve">Example 1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rank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rank-dim">
        <w:r>
          <w:rPr>
            <w:rStyle w:val="Hyperlink"/>
          </w:rPr>
          <w:t xml:space="preserve">Example 8</w:t>
        </w:r>
      </w:hyperlink>
      <w:r>
        <w:t xml:space="preserve">)</w:t>
      </w:r>
      <w:r>
        <w:t xml:space="preserve"> </w:t>
      </w:r>
      <w:r>
        <w:t xml:space="preserve">and nullity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nullity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matrix 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nullity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w:anchor="exm-nullity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48"/>
    <w:bookmarkStart w:id="49" w:name="thm-rank-product"/>
    <w:p>
      <w:pPr>
        <w:pStyle w:val="BodyText"/>
      </w:pPr>
      <w:r>
        <w:rPr>
          <w:b/>
          <w:bCs/>
        </w:rPr>
        <w:t xml:space="preserve">Theorem 7 (Multiplying on the right cannot increase the rank)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k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Any vector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times the vector</w:t>
      </w:r>
      <w:r>
        <w:t xml:space="preserve"> </w:t>
      </w:r>
      <m:oMath>
        <m:r>
          <m:rPr>
            <m:sty m:val="bi"/>
          </m:rPr>
          <m:t>B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so it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Compare dimensions.</w:t>
      </w:r>
      <w:r>
        <w:t xml:space="preserve"> </w:t>
      </w:r>
      <w:r>
        <w:t xml:space="preserve">Both column spaces are subspaces (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Subspaces and Rank</m:t>
              </m:r>
              <m:r>
                <m:rPr>
                  <m:nor/>
                  <m:sty m:val="p"/>
                </m:rPr>
                <m:t>,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0" w:name="exm-rank-product"/>
    <w:p>
      <w:pPr>
        <w:pStyle w:val="FirstParagraph"/>
      </w:pPr>
      <w:r>
        <w:rPr>
          <w:b/>
          <w:bCs/>
        </w:rPr>
        <w:t xml:space="preserve">Example 11 (A product can lose rank)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, but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the inequality in</w:t>
      </w:r>
      <w:r>
        <w:t xml:space="preserve"> </w:t>
      </w:r>
      <w:hyperlink w:anchor="thm-rank-product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can be strict.</w:t>
      </w:r>
      <w:r>
        <w:t xml:space="preserve"> </w:t>
      </w:r>
      <w:r>
        <w:t xml:space="preserve">With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in place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I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keeps rank</w:t>
      </w:r>
      <w:r>
        <w:t xml:space="preserve"> </w:t>
      </w:r>
      <m:oMath>
        <m:r>
          <m:t>1</m:t>
        </m:r>
      </m:oMath>
      <w:r>
        <w:t xml:space="preserve">, and the inequality is an equality.</w:t>
      </w:r>
    </w:p>
    <w:bookmarkEnd w:id="50"/>
    <w:bookmarkStart w:id="51" w:name="thm-rank-transpose"/>
    <w:p>
      <w:pPr>
        <w:pStyle w:val="BodyText"/>
      </w:pPr>
      <w:r>
        <w:rPr>
          <w:b/>
          <w:bCs/>
        </w:rPr>
        <w:t xml:space="preserve">Theorem 8 (Fundamental theorem of ranks)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particular, the largest number of linearly independent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equals the largest number of linearly independent columns.</w:t>
      </w:r>
    </w:p>
    <w:bookmarkEnd w:id="5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Both matrices have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null-gram">
        <w:r>
          <w:rPr>
            <w:rStyle w:val="Hyperlink"/>
          </w:rPr>
          <w:t xml:space="preserve">Theorem 4</w:t>
        </w:r>
      </w:hyperlink>
      <w:r>
        <w:t xml:space="preserve">),</w:t>
      </w:r>
      <w:r>
        <w:t xml:space="preserve"> </w:t>
      </w:r>
      <w:r>
        <w:t xml:space="preserve">so they have the same nullity (</w:t>
      </w:r>
      <w:hyperlink w:anchor="def-nullity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 null spaces)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Apply the previous step to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Chain the inequalities.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step)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, with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 on the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step)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, with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on the left)</m:t>
              </m:r>
            </m:e>
          </m:eqArr>
        </m:oMath>
      </m:oMathPara>
    </w:p>
    <w:p>
      <w:pPr>
        <w:pStyle w:val="FirstParagraph"/>
      </w:pPr>
      <w:r>
        <w:t xml:space="preserve">The chain starts and ends at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every quantity in it equals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columns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the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which gives the statement about rows.</w:t>
      </w:r>
    </w:p>
    <w:bookmarkStart w:id="52" w:name="exm-rank-transpose"/>
    <w:p>
      <w:pPr>
        <w:pStyle w:val="BodyText"/>
      </w:pPr>
      <w:r>
        <w:rPr>
          <w:b/>
          <w:bCs/>
        </w:rPr>
        <w:t xml:space="preserve">Example 12 (Four equal ranks)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rank-dim">
        <w:r>
          <w:rPr>
            <w:rStyle w:val="Hyperlink"/>
          </w:rPr>
          <w:t xml:space="preserve">Example 8</w:t>
        </w:r>
      </w:hyperlink>
      <w:r>
        <w:t xml:space="preserve">).</w:t>
      </w:r>
      <w:r>
        <w:t xml:space="preserve"> </w:t>
      </w:r>
      <w:r>
        <w:t xml:space="preserve">Its transpose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mr>
            </m:m>
          </m:e>
        </m:d>
      </m:oMath>
      <w:r>
        <w:t xml:space="preserve"> </w:t>
      </w:r>
      <w:r>
        <w:t xml:space="preserve">has second column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its first, so its rank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null-gram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has every row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rank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too,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9</m:t>
                        </m:r>
                      </m:e>
                      <m:e>
                        <m:r>
                          <m:t>27</m:t>
                        </m:r>
                      </m:e>
                    </m:mr>
                    <m:mr>
                      <m:e>
                        <m:r>
                          <m:t>27</m:t>
                        </m:r>
                      </m:e>
                      <m:e>
                        <m:r>
                          <m:t>81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whose second column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its first, so its rank is</w:t>
      </w:r>
      <w:r>
        <w:t xml:space="preserve"> </w:t>
      </w:r>
      <m:oMath>
        <m:r>
          <m:t>1</m:t>
        </m:r>
      </m:oMath>
      <w:r>
        <w:t xml:space="preserve">.</w:t>
      </w:r>
    </w:p>
    <w:bookmarkEnd w:id="52"/>
    <w:bookmarkStart w:id="53" w:name="cor-rank-bound"/>
    <w:p>
      <w:pPr>
        <w:pStyle w:val="BodyText"/>
      </w:pPr>
      <w:r>
        <w:rPr>
          <w:b/>
          <w:bCs/>
        </w:rPr>
        <w:t xml:space="preserve">Corollary 1 (The rank is at most the smaller dimension)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</w:p>
    <w:bookmarkEnd w:id="5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so at most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them are linearly independent,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(</w:t>
      </w:r>
      <w:hyperlink r:id="rId36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  <w:r>
        <w:t xml:space="preserve"> </w:t>
      </w:r>
      <w:r>
        <w:t xml:space="preserve">Likewise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m</m:t>
        </m:r>
      </m:oMath>
      <w:r>
        <w:t xml:space="preserve"> </w:t>
      </w:r>
      <w:r>
        <w:t xml:space="preserve">(</w:t>
      </w:r>
      <w:hyperlink w:anchor="thm-rank-transpose">
        <w:r>
          <w:rPr>
            <w:rStyle w:val="Hyperlink"/>
          </w:rPr>
          <w:t xml:space="preserve">Theorem 8</w:t>
        </w:r>
      </w:hyperlink>
      <w:r>
        <w:t xml:space="preserve">).</w:t>
      </w:r>
    </w:p>
    <w:bookmarkStart w:id="55" w:name="exm-rank-bound"/>
    <w:p>
      <w:pPr>
        <w:pStyle w:val="BodyText"/>
      </w:pPr>
      <w:r>
        <w:rPr>
          <w:b/>
          <w:bCs/>
        </w:rPr>
        <w:t xml:space="preserve">Example 13 (A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 has rank at most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cor-rank-bound">
        <w:r>
          <w:rPr>
            <w:rStyle w:val="Hyperlink"/>
          </w:rPr>
          <w:t xml:space="preserve">Corollary 1</w:t>
        </w:r>
      </w:hyperlink>
      <w:r>
        <w:t xml:space="preserve">, every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has rank at most</w:t>
      </w:r>
      <w:r>
        <w:t xml:space="preserve"> </w:t>
      </w:r>
      <m:oMath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even though it has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columns.</w:t>
      </w:r>
      <w:r>
        <w:t xml:space="preserve"> </w:t>
      </w: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54">
        <w:r>
          <w:rPr>
            <w:rStyle w:val="Hyperlink"/>
          </w:rPr>
          <w:t xml:space="preserve">Remark 1 in Subspaces and Rank</w:t>
        </w:r>
      </w:hyperlink>
      <w:r>
        <w:t xml:space="preserve"> </w:t>
      </w:r>
      <w:r>
        <w:t xml:space="preserve">reaches that bound:</w:t>
      </w:r>
      <w:r>
        <w:t xml:space="preserve"> </w:t>
      </w:r>
      <w:r>
        <w:t xml:space="preserve">its first two columns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so its rank is</w:t>
      </w:r>
      <w:r>
        <w:t xml:space="preserve"> </w:t>
      </w:r>
      <m:oMath>
        <m:r>
          <m:t>2</m:t>
        </m:r>
      </m:oMath>
      <w:r>
        <w:t xml:space="preserve">.</w:t>
      </w:r>
    </w:p>
    <w:bookmarkEnd w:id="55"/>
    <w:bookmarkStart w:id="58" w:name="def-affine-subspace"/>
    <w:p>
      <w:pPr>
        <w:pStyle w:val="BodyText"/>
      </w:pPr>
      <w:r>
        <w:rPr>
          <w:b/>
          <w:bCs/>
        </w:rPr>
        <w:t xml:space="preserve">Definition 5 (Affine subspace)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affine subspace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set of the form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s</m:t>
                  </m:r>
                </m:e>
              </m:acc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s</m:t>
                  </m:r>
                </m:e>
              </m:acc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S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some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some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Definition 4 in Subspaces and Rank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w:hyperlink r:id="rId56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under the translation by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r:id="rId57">
        <w:r>
          <w:rPr>
            <w:rStyle w:val="Hyperlink"/>
          </w:rPr>
          <w:t xml:space="preserve">Definition 16 in Matrices</w:t>
        </w:r>
      </w:hyperlink>
      <w:r>
        <w:t xml:space="preserve">).</w:t>
      </w:r>
    </w:p>
    <w:bookmarkEnd w:id="58"/>
    <w:bookmarkStart w:id="60" w:name="exm-affine-subspace"/>
    <w:p>
      <w:pPr>
        <w:pStyle w:val="BodyText"/>
      </w:pPr>
      <w:r>
        <w:rPr>
          <w:b/>
          <w:bCs/>
        </w:rPr>
        <w:t xml:space="preserve">Example 14 (A line that misses the origin is an affine subspace)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r:id="rId59">
        <w:r>
          <w:rPr>
            <w:rStyle w:val="Hyperlink"/>
          </w:rPr>
          <w:t xml:space="preserve">Example 4 in Subspaces and Rank</w:t>
        </w:r>
      </w:hyperlink>
      <w:r>
        <w:t xml:space="preserve"> </w:t>
      </w:r>
      <w:r>
        <w:t xml:space="preserve">is not a subspace,</w:t>
      </w:r>
      <w:r>
        <w:t xml:space="preserve"> </w:t>
      </w:r>
      <w:r>
        <w:t xml:space="preserve">but it is an affine subspace,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5 in Subspaces and Rank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and as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ranges over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ranges over all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Every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also an affine subspace, 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60"/>
    <w:bookmarkStart w:id="63" w:name="thm-hyperplane-subspace"/>
    <w:p>
      <w:pPr>
        <w:pStyle w:val="BodyText"/>
      </w:pPr>
      <w:r>
        <w:rPr>
          <w:b/>
          <w:bCs/>
        </w:rPr>
        <w:t xml:space="preserve">Theorem 9 (A hyperplane is a translated subspace of dimension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nonzero, let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sSup>
              <m:e>
                <m:acc>
                  <m:accPr>
                    <m:chr m:val="̃"/>
                  </m:accPr>
                  <m:e>
                    <m:r>
                      <m:t>w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r>
              <m:t>b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be the hyperplane</w:t>
      </w:r>
      <w:r>
        <w:t xml:space="preserve"> </w:t>
      </w:r>
      <w:r>
        <w:t xml:space="preserve">with normal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 offset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(</w:t>
      </w:r>
      <w:hyperlink r:id="rId61">
        <w:r>
          <w:rPr>
            <w:rStyle w:val="Hyperlink"/>
          </w:rPr>
          <w:t xml:space="preserve">Definition 19 in Matrices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sSup>
              <m:e>
                <m:acc>
                  <m:accPr>
                    <m:chr m:val="̃"/>
                  </m:accPr>
                  <m:e>
                    <m:r>
                      <m:t>w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be the hyperplane with the same normal vector and offset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Definition 4 in Subspaces and Rank</w:t>
        </w:r>
      </w:hyperlink>
      <w:r>
        <w:t xml:space="preserve">) 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Definition 8 in Subspaces and Rank</w:t>
        </w:r>
      </w:hyperlink>
      <w:r>
        <w:t xml:space="preserve">).</w:t>
      </w:r>
    </w:p>
    <w:p>
      <w:pPr>
        <w:pStyle w:val="Compact"/>
        <w:numPr>
          <w:ilvl w:val="0"/>
          <w:numId w:val="1001"/>
        </w:numPr>
      </w:pP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not empty, and for any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H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an affine subspace (</w:t>
      </w:r>
      <w:hyperlink w:anchor="def-affine-subspace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w:r>
        <w:t xml:space="preserve">the normal vector is orthogonal to their difference: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⟂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62">
        <w:r>
          <w:rPr>
            <w:rStyle w:val="Hyperlink"/>
          </w:rPr>
          <w:t xml:space="preserve">Definition 13 in Vectors</w:t>
        </w:r>
      </w:hyperlink>
      <w:r>
        <w:t xml:space="preserve">).</w:t>
      </w:r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Here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 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r:id="rId64">
        <w:r>
          <w:rPr>
            <w:rStyle w:val="Hyperlink"/>
          </w:rPr>
          <w:t xml:space="preserve">Example 6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the null space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so it is a subspace (</w:t>
      </w:r>
      <w:hyperlink w:anchor="thm-null-space-subspace">
        <w:r>
          <w:rPr>
            <w:rStyle w:val="Hyperlink"/>
          </w:rPr>
          <w:t xml:space="preserve">Theorem 2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the numbers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Some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because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that column on its own is linearly independent (</w:t>
      </w:r>
      <m:oMath>
        <m:r>
          <m:t>c</m:t>
        </m:r>
        <m:r>
          <m:t> </m:t>
        </m:r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(</w:t>
      </w:r>
      <w:hyperlink r:id="rId36">
        <w:r>
          <w:rPr>
            <w:rStyle w:val="Hyperlink"/>
          </w:rPr>
          <w:t xml:space="preserve">Definition 2 in Subspaces and Rank</w:t>
        </w:r>
      </w:hyperlink>
      <w:r>
        <w:t xml:space="preserve">);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cor-rank-bound">
        <w:r>
          <w:rPr>
            <w:rStyle w:val="Hyperlink"/>
          </w:rPr>
          <w:t xml:space="preserve">Corollary 1</w:t>
        </w:r>
      </w:hyperlink>
      <w:r>
        <w:t xml:space="preserve">).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, for the </m:t>
              </m:r>
              <m:r>
                <m:t>p</m:t>
              </m:r>
              <m:r>
                <m:rPr>
                  <m:nor/>
                  <m:sty m:val="p"/>
                </m:rPr>
                <m:t> columns of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rank is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bSup>
          <m:e>
            <m:r>
              <m:t>w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Sup>
          <m:e>
            <m:r>
              <m:t>w</m:t>
            </m:r>
          </m:e>
          <m:sub>
            <m:r>
              <m:t>p</m:t>
            </m:r>
          </m:sub>
          <m:sup>
            <m:r>
              <m:t>2</m:t>
            </m:r>
          </m:sup>
        </m:sSubSup>
        <m:r>
          <m:rPr>
            <m:sty m:val="p"/>
          </m:rPr>
          <m:t>&gt;</m:t>
        </m:r>
        <m:r>
          <m:t>0</m:t>
        </m:r>
      </m:oMath>
      <w:r>
        <w:t xml:space="preserve">, because some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−</m:t>
        </m:r>
        <m:f>
          <m:fPr>
            <m:type m:val="bar"/>
          </m:fPr>
          <m:num>
            <m:r>
              <m:t>b</m:t>
            </m:r>
          </m:num>
          <m:den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w</m:t>
                </m:r>
              </m:e>
            </m:acc>
          </m:den>
        </m:f>
        <m:r>
          <m:t> 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defined,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b</m:t>
                  </m:r>
                </m:num>
                <m:den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(homogeneity of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↦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9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 and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not empty.</w:t>
      </w:r>
      <w:r>
        <w:t xml:space="preserve"> </w:t>
      </w:r>
      <w:r>
        <w:t xml:space="preserve">Now take any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 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that is, 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acc>
          <m:accPr>
            <m:chr m:val="̃"/>
          </m:accPr>
          <m:e>
            <m:r>
              <m:t>s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 subspace (part 1),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has the form in</w:t>
      </w:r>
      <w:r>
        <w:t xml:space="preserve"> </w:t>
      </w:r>
      <w:hyperlink w:anchor="def-affine-subspace">
        <w:r>
          <w:rPr>
            <w:rStyle w:val="Hyperlink"/>
          </w:rPr>
          <w:t xml:space="preserve">Definition 5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Part 3.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 both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equal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Start w:id="66" w:name="exm-hyperplane-subspace"/>
    <w:p>
      <w:pPr>
        <w:pStyle w:val="FirstParagraph"/>
      </w:pPr>
      <w:r>
        <w:rPr>
          <w:b/>
          <w:bCs/>
        </w:rPr>
        <w:t xml:space="preserve">Example 15 (The plane</w:t>
      </w:r>
      <w:r>
        <w:rPr>
          <w:b/>
          <w:bCs/>
        </w:rP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3</m:t>
                </m:r>
              </m:sub>
            </m:sSub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 that</w:t>
      </w:r>
      <w:r>
        <w:t xml:space="preserve"> </w:t>
      </w:r>
      <w:hyperlink r:id="rId65">
        <w:r>
          <w:rPr>
            <w:rStyle w:val="Hyperlink"/>
          </w:rPr>
          <w:t xml:space="preserve">Example 5 in Subspaces and Rank</w:t>
        </w:r>
      </w:hyperlink>
      <w:r>
        <w:t xml:space="preserve"> </w:t>
      </w:r>
      <w:r>
        <w:t xml:space="preserve">showed is not a subspace.</w:t>
      </w:r>
      <w:r>
        <w:t xml:space="preserve"> </w:t>
      </w:r>
      <w:r>
        <w:t xml:space="preserve">By part 1,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3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a subspace of dimension</w:t>
      </w:r>
      <w:r>
        <w:t xml:space="preserve"> </w:t>
      </w:r>
      <m:oMath>
        <m:r>
          <m:t>3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2"/>
        </w:numPr>
      </w:pP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so is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Their difference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entries summing to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,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as part 2 says.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as part 3 says.</w:t>
      </w:r>
    </w:p>
    <w:p>
      <w:pPr>
        <w:numPr>
          <w:ilvl w:val="0"/>
          <w:numId w:val="1002"/>
        </w:numPr>
      </w:pPr>
      <w:r>
        <w:t xml:space="preserve">The point built in the proof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66"/>
    <w:bookmarkStart w:id="67" w:name="thm-hyperplane-origin"/>
    <w:p>
      <w:pPr>
        <w:pStyle w:val="FirstParagraph"/>
      </w:pPr>
      <w:r>
        <w:rPr>
          <w:b/>
          <w:bCs/>
        </w:rPr>
        <w:t xml:space="preserve">Theorem 10 (Where a hyperplane passes, and its shape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r>
              <m:t>b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be a hyperplane (</w:t>
      </w:r>
      <w:hyperlink r:id="rId61">
        <w:r>
          <w:rPr>
            <w:rStyle w:val="Hyperlink"/>
          </w:rPr>
          <w:t xml:space="preserve">Definition 19 in Matrices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contains the origin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 line: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r>
              <m:t>t</m:t>
            </m:r>
            <m:r>
              <m:t> </m:t>
            </m:r>
            <m:acc>
              <m:accPr>
                <m:chr m:val="̃"/>
              </m:accPr>
              <m:e>
                <m:r>
                  <m:t>v</m:t>
                </m:r>
              </m:e>
            </m:acc>
            <m:r>
              <m:rPr>
                <m:sty m:val="p"/>
              </m:rPr>
              <m:t>:</m:t>
            </m:r>
            <m:r>
              <m:t>t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for some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some nonzero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 plane: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r>
              <m:t>s</m:t>
            </m:r>
            <m:r>
              <m:t> 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t</m:t>
            </m:r>
            <m:r>
              <m:t> 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for some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and some linearly independent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6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Since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dot product with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Parts 2 and 3.</w:t>
      </w:r>
      <w:r>
        <w:t xml:space="preserve"> </w:t>
      </w:r>
      <w:r>
        <w:t xml:space="preserve">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H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any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, so it has a basis (</w:t>
      </w:r>
      <w:hyperlink r:id="rId37">
        <w:r>
          <w:rPr>
            <w:rStyle w:val="Hyperlink"/>
          </w:rPr>
          <w:t xml:space="preserve">Definition 6 in Subspaces and Rank</w:t>
        </w:r>
      </w:hyperlink>
      <w:r>
        <w:t xml:space="preserve">) with one 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.</w:t>
      </w:r>
      <w:r>
        <w:t xml:space="preserve"> </w:t>
      </w:r>
      <w:r>
        <w:t xml:space="preserve">That vector is nonzero, 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t> </m:t>
            </m:r>
            <m:acc>
              <m:accPr>
                <m:chr m:val="̃"/>
              </m:accPr>
              <m:e>
                <m:r>
                  <m:t>v</m:t>
                </m:r>
              </m:e>
            </m:acc>
            <m:r>
              <m:rPr>
                <m:sty m:val="p"/>
              </m:rPr>
              <m:t>:</m:t>
            </m:r>
            <m:r>
              <m:t>t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</m:oMath>
      <w:r>
        <w:t xml:space="preserve">, so it has a basis with two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They are linearly independent, 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t> 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t</m:t>
            </m:r>
            <m:r>
              <m:t> 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.</w:t>
      </w:r>
    </w:p>
    <w:bookmarkStart w:id="69" w:name="exm-hyperplane-origin"/>
    <w:p>
      <w:pPr>
        <w:pStyle w:val="BodyText"/>
      </w:pPr>
      <w:r>
        <w:rPr>
          <w:b/>
          <w:bCs/>
        </w:rPr>
        <w:t xml:space="preserve">Example 16 (A line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a plane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, checked on a grid of points)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take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the line of</w:t>
      </w:r>
      <w:r>
        <w:t xml:space="preserve"> </w:t>
      </w:r>
      <w:hyperlink r:id="rId68">
        <w:r>
          <w:rPr>
            <w:rStyle w:val="Hyperlink"/>
          </w:rPr>
          <w:t xml:space="preserve">Example 19 in Matrices</w:t>
        </w:r>
      </w:hyperlink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b</m:t>
            </m:r>
          </m:num>
          <m:den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w</m:t>
                </m:r>
              </m:e>
            </m:acc>
          </m:den>
        </m:f>
        <m:r>
          <m:t> 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on it,</w:t>
      </w:r>
      <w:r>
        <w:t xml:space="preserve"> </w:t>
      </w:r>
      <w:r>
        <w:t xml:space="preserve">and the 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nonzero 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spans the subspace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9</w:t>
        </w:r>
      </w:hyperlink>
      <w:r>
        <w:t xml:space="preserve">.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take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the plane of</w:t>
      </w:r>
      <w:r>
        <w:t xml:space="preserve"> </w:t>
      </w:r>
      <w:hyperlink w:anchor="exm-hyperplane-subspace">
        <w:r>
          <w:rPr>
            <w:rStyle w:val="Hyperlink"/>
          </w:rPr>
          <w:t xml:space="preserve">Example 15</w:t>
        </w:r>
      </w:hyperlink>
      <w:r>
        <w:t xml:space="preserve">,</w:t>
      </w:r>
      <w:r>
        <w:t xml:space="preserve"> </w:t>
      </w:r>
      <w:r>
        <w:t xml:space="preserve">with the independent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 code evaluates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at the origin</w:t>
      </w:r>
      <w:r>
        <w:t xml:space="preserve"> </w:t>
      </w:r>
      <w:r>
        <w:t xml:space="preserve">and at points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s</m:t>
        </m:r>
        <m:r>
          <m:t> 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level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(w, b, x)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</w:t>
      </w:r>
      <w:r>
        <w:br/>
      </w:r>
      <w:r>
        <w:br/>
      </w:r>
      <w:r>
        <w:rPr>
          <w:rStyle w:val="NormalTok"/>
        </w:rPr>
        <w:t xml:space="preserve">w2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point_line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(w2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w2)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w2</w:t>
      </w:r>
      <w:r>
        <w:br/>
      </w:r>
      <w:r>
        <w:rPr>
          <w:rStyle w:val="NormalTok"/>
        </w:rPr>
        <w:t xml:space="preserve">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w2[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w2[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line_levels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(t)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(w2, b2, point_line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v))</w:t>
      </w:r>
      <w:r>
        <w:br/>
      </w:r>
      <w:r>
        <w:br/>
      </w:r>
      <w:r>
        <w:rPr>
          <w:rStyle w:val="NormalTok"/>
        </w:rPr>
        <w:t xml:space="preserve">w3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point_plane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b3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(w3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w3)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w3</w:t>
      </w:r>
      <w:r>
        <w:br/>
      </w:r>
      <w:r>
        <w:rPr>
          <w:rStyle w:val="NormalTok"/>
        </w:rPr>
        <w:t xml:space="preserve">v1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v2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plane_levels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(s, t)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(w3, b3, point_plane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v1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v2),</w:t>
      </w:r>
      <w:r>
        <w:br/>
      </w:r>
      <w:r>
        <w:rPr>
          <w:rStyle w:val="NormalTok"/>
        </w:rPr>
        <w:t xml:space="preserve">  grid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s, grid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origin_in_R2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(w2, b2,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origin_in_R3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(w3, b3,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origin_with_b0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(w3,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origin_in_R2   origin_in_R3 origin_with_b0 </w:t>
      </w:r>
      <w:r>
        <w:br/>
      </w:r>
      <w:r>
        <w:rPr>
          <w:rStyle w:val="CommentTok"/>
        </w:rPr>
        <w:t xml:space="preserve">#&gt;             -1             -1              0</w:t>
      </w:r>
    </w:p>
    <w:p>
      <w:pPr>
        <w:pStyle w:val="FirstParagraph"/>
      </w:pPr>
      <w:r>
        <w:t xml:space="preserve">At the origin the left side equals the offset,</w:t>
      </w:r>
      <w:r>
        <w:t xml:space="preserve"> </w:t>
      </w:r>
      <w:r>
        <w:t xml:space="preserve">so the origin is on the line only if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w:r>
        <w:t xml:space="preserve">it gives -1 for the line and -1 for the plane,</w:t>
      </w:r>
      <w:r>
        <w:t xml:space="preserve"> </w:t>
      </w:r>
      <w:r>
        <w:t xml:space="preserve">and 0 once the offset is changed 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All 5 points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on the line</w:t>
      </w:r>
      <w:r>
        <w:t xml:space="preserve"> </w:t>
      </w:r>
      <w:r>
        <w:t xml:space="preserve">and all 25 points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s</m:t>
        </m:r>
        <m:r>
          <m:t> 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on the plane</w:t>
      </w:r>
      <w:r>
        <w:t xml:space="preserve"> </w:t>
      </w:r>
      <w:r>
        <w:t xml:space="preserve">satisfy the equation up to rounding error:</w:t>
      </w:r>
      <w:r>
        <w:t xml:space="preserve"> </w:t>
      </w:r>
      <w:r>
        <w:t xml:space="preserve">30 of the</w:t>
      </w:r>
      <w:r>
        <w:t xml:space="preserve"> </w:t>
      </w:r>
      <w:r>
        <w:t xml:space="preserve">30 points have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r>
              <m:t>b</m:t>
            </m:r>
          </m:e>
        </m:d>
        <m:r>
          <m:t>​</m:t>
        </m:r>
        <m:r>
          <m:rPr>
            <m:sty m:val="p"/>
          </m:rPr>
          <m:t>&lt;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10</m:t>
            </m:r>
          </m:sup>
        </m:sSup>
      </m:oMath>
      <w:r>
        <w:t xml:space="preserve">.</w:t>
      </w:r>
    </w:p>
    <w:bookmarkEnd w:id="69"/>
    <w:bookmarkStart w:id="71" w:name="def-half-space"/>
    <w:p>
      <w:pPr>
        <w:pStyle w:val="BodyText"/>
      </w:pPr>
      <w:r>
        <w:rPr>
          <w:b/>
          <w:bCs/>
        </w:rPr>
        <w:t xml:space="preserve">Definition 6 (Half-space)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r>
              <m:t>b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be a hyperplane (</w:t>
      </w:r>
      <w:hyperlink r:id="rId61">
        <w:r>
          <w:rPr>
            <w:rStyle w:val="Hyperlink"/>
          </w:rPr>
          <w:t xml:space="preserve">Definition 19 in Matrices</w:t>
        </w:r>
      </w:hyperlink>
      <w:r>
        <w:t xml:space="preserve">).</w:t>
      </w:r>
      <w:r>
        <w:t xml:space="preserve"> </w:t>
      </w:r>
      <w:r>
        <w:t xml:space="preserve">The two</w:t>
      </w:r>
      <w:r>
        <w:t xml:space="preserve"> </w:t>
      </w:r>
      <w:r>
        <w:rPr>
          <w:b/>
          <w:bCs/>
        </w:rPr>
        <w:t xml:space="preserve">open half-spaces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are</w:t>
      </w:r>
    </w:p>
    <w:p>
      <w:pPr>
        <w:pStyle w:val="BodyText"/>
      </w:pPr>
      <w:bookmarkStart w:id="70" w:name="eq-half-space"/>
      <m:oMathPara>
        <m:oMathParaPr>
          <m:jc m:val="center"/>
        </m:oMathParaPr>
        <m:oMath>
          <m:sSup>
            <m:e>
              <m:r>
                <m:rPr>
                  <m:scr m:val="script"/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+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d>
          <m:r>
            <m:t>​</m:t>
          </m:r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sSup>
            <m:e>
              <m:r>
                <m:rPr>
                  <m:scr m:val="script"/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−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&lt;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70"/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closed half-spaces</w:t>
      </w:r>
      <w:r>
        <w:t xml:space="preserve"> </w:t>
      </w:r>
      <w:r>
        <w:t xml:space="preserve">also include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itself: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∪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∪</m:t>
        </m:r>
        <m:r>
          <m:rPr>
            <m:scr m:val="script"/>
            <m:sty m:val="p"/>
          </m:rPr>
          <m:t>H</m:t>
        </m:r>
      </m:oMath>
      <w:r>
        <w:t xml:space="preserve">.</w:t>
      </w:r>
      <w:r>
        <w:t xml:space="preserve"> </w:t>
      </w:r>
      <w:r>
        <w:t xml:space="preserve">Every point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in exactly one of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,</w:t>
      </w:r>
      <w:r>
        <w:t xml:space="preserve"> </w:t>
      </w:r>
      <w:r>
        <w:t xml:space="preserve">because the number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positive, zero or negative.</w:t>
      </w:r>
      <w:r>
        <w:t xml:space="preserve"> </w:t>
      </w: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points into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:</w:t>
      </w:r>
      <w:r>
        <w:t xml:space="preserve"> </w:t>
      </w:r>
      <w:r>
        <w:t xml:space="preserve">the number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goes up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moves in the direction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</w:p>
    <w:bookmarkEnd w:id="7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Replacing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,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describes the same hyperplane</w:t>
      </w:r>
      <w:r>
        <w:t xml:space="preserve"> </w:t>
      </w:r>
      <w:r>
        <w:t xml:space="preserve">but swaps the names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  <w:r>
        <w:t xml:space="preserve"> </w:t>
      </w:r>
      <w:r>
        <w:t xml:space="preserve">The sign of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tells you which side of the hyperplane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on.</w:t>
      </w:r>
      <w:r>
        <w:t xml:space="preserve"> </w:t>
      </w:r>
      <w:r>
        <w:t xml:space="preserve">A linear classifier uses this sign to assign one of two labels.</w:t>
      </w:r>
    </w:p>
    <w:bookmarkStart w:id="72" w:name="exm-half-space-plane"/>
    <w:p>
      <w:pPr>
        <w:pStyle w:val="BodyText"/>
      </w:pPr>
      <w:r>
        <w:rPr>
          <w:b/>
          <w:bCs/>
        </w:rPr>
        <w:t xml:space="preserve">Example 17 (Half-spaces of a line in the plane)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be the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(</w:t>
      </w:r>
      <w:hyperlink r:id="rId61">
        <w:r>
          <w:rPr>
            <w:rStyle w:val="Hyperlink"/>
          </w:rPr>
          <w:t xml:space="preserve">Definition 19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Evaluate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at three points (</w:t>
      </w:r>
      <w:hyperlink w:anchor="def-half-space">
        <w:r>
          <w:rPr>
            <w:rStyle w:val="Hyperlink"/>
          </w:rPr>
          <w:t xml:space="preserve">Definition 6</w:t>
        </w:r>
      </w:hyperlink>
      <w:r>
        <w:t xml:space="preserve">):</w:t>
      </w:r>
    </w:p>
    <w:p>
      <w:pPr>
        <w:pStyle w:val="Compact"/>
        <w:numPr>
          <w:ilvl w:val="0"/>
          <w:numId w:val="1004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Moving from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in the direction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 the value is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So the direction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leads into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</w:p>
    <w:bookmarkEnd w:id="72"/>
    <w:bookmarkStart w:id="73" w:name="thm-half-space-dimension"/>
    <w:p>
      <w:pPr>
        <w:pStyle w:val="BodyText"/>
      </w:pPr>
      <w:r>
        <w:rPr>
          <w:b/>
          <w:bCs/>
        </w:rPr>
        <w:t xml:space="preserve">Theorem 11 (Differences of points in a hyperplane and in a half-space)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nonzero, let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be the hyperplane and open half-space of</w:t>
      </w:r>
      <w:r>
        <w:t xml:space="preserve"> </w:t>
      </w:r>
      <w:hyperlink w:anchor="def-half-space">
        <w:r>
          <w:rPr>
            <w:rStyle w:val="Hyperlink"/>
          </w:rPr>
          <w:t xml:space="preserve">Definition 6</w:t>
        </w:r>
      </w:hyperlink>
      <w:r>
        <w:t xml:space="preserve">.</w:t>
      </w:r>
      <w:r>
        <w:t xml:space="preserve"> </w:t>
      </w:r>
      <w:r>
        <w:t xml:space="preserve">For a set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let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∈</m:t>
            </m:r>
            <m:r>
              <m:t>S</m:t>
            </m:r>
          </m:e>
        </m:d>
        <m:r>
          <m:t>​</m:t>
        </m:r>
      </m:oMath>
      <w:r>
        <w:t xml:space="preserve"> </w:t>
      </w:r>
      <w:r>
        <w:t xml:space="preserve">be the set of differences of its points.</w:t>
      </w:r>
    </w:p>
    <w:p>
      <w:pPr>
        <w:pStyle w:val="Compact"/>
        <w:numPr>
          <w:ilvl w:val="0"/>
          <w:numId w:val="1005"/>
        </w:numPr>
      </w:pP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subspace 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a subspace of dimension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FirstParagraph"/>
      </w:pPr>
      <w:r>
        <w:t xml:space="preserve">The same holds for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</w:p>
    <w:bookmarkEnd w:id="7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part 3,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Conversely, fix any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(it exists 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part 2).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, the point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acc>
          <m:accPr>
            <m:chr m:val="̃"/>
          </m:accPr>
          <m:e>
            <m:r>
              <m:t>s</m:t>
            </m:r>
          </m:e>
        </m:acc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by the same part,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s</m:t>
            </m:r>
          </m:e>
        </m:acc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, which has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part 1.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Every difference 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so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For the other direction, fix any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and any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For a number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to be chosen, 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t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↦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positive, 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t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  <w:r>
        <w:t xml:space="preserve"> </w:t>
      </w:r>
      <w:r>
        <w:t xml:space="preserve">Next,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t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↦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 above)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, this is positive once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/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  <w:r>
        <w:t xml:space="preserve"> </w:t>
      </w:r>
      <w:r>
        <w:t xml:space="preserve">Choose such a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t</m:t>
            </m:r>
          </m:sub>
        </m:sSub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are both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w:r>
        <w:t xml:space="preserve">and their difference is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whole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subspace of dimension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Definition 8 in Subspaces and Rank</w:t>
        </w:r>
      </w:hyperlink>
      <w:r>
        <w:t xml:space="preserve">).</w:t>
      </w:r>
    </w:p>
    <w:p>
      <w:pPr>
        <w:pStyle w:val="BodyText"/>
      </w:pPr>
      <w:r>
        <w:t xml:space="preserve">The proof for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is the same with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in place of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.</w:t>
      </w:r>
    </w:p>
    <w:bookmarkStart w:id="78" w:name="exm-half-space-iris"/>
    <w:p>
      <w:pPr>
        <w:pStyle w:val="BodyText"/>
      </w:pPr>
      <w:r>
        <w:rPr>
          <w:b/>
          <w:bCs/>
        </w:rPr>
        <w:t xml:space="preserve">Example 18 (Two iris species on either side of a line)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iris</w:t>
      </w:r>
      <w:r>
        <w:t xml:space="preserve"> </w:t>
      </w:r>
      <w:r>
        <w:t xml:space="preserve">data set in R has the petal length and petal width, in centimeters, of 150 irises.</w:t>
      </w:r>
      <w:r>
        <w:t xml:space="preserve"> </w:t>
      </w:r>
      <w:r>
        <w:t xml:space="preserve">Take the 100 flowers of the species versicolor and virginica,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the petal length and petal width of one flower.</w:t>
      </w:r>
      <w:r>
        <w:t xml:space="preserve"> </w:t>
      </w:r>
      <w:r>
        <w:t xml:space="preserve">A logistic regression of the species on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gives a coefficient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 an intercept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The line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hyperplane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61">
        <w:r>
          <w:rPr>
            <w:rStyle w:val="Hyperlink"/>
          </w:rPr>
          <w:t xml:space="preserve">Definition 19 in Matrices</w:t>
        </w:r>
      </w:hyperlink>
      <w:r>
        <w:t xml:space="preserve">),</w:t>
      </w:r>
      <w:r>
        <w:t xml:space="preserve"> </w:t>
      </w:r>
      <w:r>
        <w:t xml:space="preserve">and the two species mostly fall in its two open half-spaces (</w:t>
      </w:r>
      <w:hyperlink w:anchor="def-half-space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hyperlink w:anchor="fig-half-space-iri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line and the flowers.</w:t>
      </w:r>
    </w:p>
    <w:p>
      <w:pPr>
        <w:pStyle w:val="SourceCode"/>
      </w:pPr>
      <w:r>
        <w:rPr>
          <w:rStyle w:val="NormalTok"/>
        </w:rPr>
        <w:t xml:space="preserve">two_species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(iris, Species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"setosa"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droplevels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Species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Petal.Length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Petal.Width,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two_species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"Petal.Length"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"Petal.Width"</w:t>
      </w:r>
      <w:r>
        <w:rPr>
          <w:rStyle w:val="NormalTok"/>
        </w:rPr>
        <w:t xml:space="preserve">)]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(fit)[[</w:t>
      </w:r>
      <w:r>
        <w:rPr>
          <w:rStyle w:val="StringTok"/>
        </w:rPr>
        <w:t xml:space="preserve">"(Intercept)"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score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(two_species[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"Petal.Length"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"Petal.Width"</w:t>
      </w:r>
      <w:r>
        <w:rPr>
          <w:rStyle w:val="NormalTok"/>
        </w:rPr>
        <w:t xml:space="preserve">)])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w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side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score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"positive"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"negative"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(two_species)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Petal.Length,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Petal.Width,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Species)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geom_abline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w[[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]],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w[[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w[[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]])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"Petal length (cm)"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"Petal width (cm)"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7" w:name="fig-half-space-iris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5" name="Picture"/>
                  <a:graphic>
                    <a:graphicData uri="http://schemas.openxmlformats.org/drawingml/2006/picture">
                      <pic:pic>
                        <pic:nvPicPr>
                          <pic:cNvPr descr="linear-algebra-rank-nullity_files/figure-docx/fig-half-space-iris-1.png" id="7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Petal length and width of versicolor and virginica irises, with the line where a logistic regression is indifferent between the two species</w:t>
            </w:r>
          </w:p>
          <w:bookmarkEnd w:id="77"/>
        </w:tc>
      </w:tr>
    </w:tbl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Species, 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side)</w:t>
      </w:r>
      <w:r>
        <w:br/>
      </w:r>
      <w:r>
        <w:rPr>
          <w:rStyle w:val="CommentTok"/>
        </w:rPr>
        <w:t xml:space="preserve">#&gt;             </w:t>
      </w:r>
      <w:r>
        <w:br/>
      </w:r>
      <w:r>
        <w:rPr>
          <w:rStyle w:val="CommentTok"/>
        </w:rPr>
        <w:t xml:space="preserve">#&gt;              negative positive</w:t>
      </w:r>
      <w:r>
        <w:br/>
      </w:r>
      <w:r>
        <w:rPr>
          <w:rStyle w:val="CommentTok"/>
        </w:rPr>
        <w:t xml:space="preserve">#&gt;   versicolor       47        3</w:t>
      </w:r>
      <w:r>
        <w:br/>
      </w:r>
      <w:r>
        <w:rPr>
          <w:rStyle w:val="CommentTok"/>
        </w:rPr>
        <w:t xml:space="preserve">#&gt;   virginica         3       47</w:t>
      </w:r>
    </w:p>
    <w:p>
      <w:pPr>
        <w:pStyle w:val="FirstParagraph"/>
      </w:pP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points toward the virginica side,</w:t>
      </w:r>
      <w:r>
        <w:t xml:space="preserve"> </w:t>
      </w:r>
      <w:r>
        <w:t xml:space="preserve">so the positive half-space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holds</w:t>
      </w:r>
      <w:r>
        <w:t xml:space="preserve"> </w:t>
      </w:r>
      <w:r>
        <w:t xml:space="preserve">50 of the 100 flowers,</w:t>
      </w:r>
      <w:r>
        <w:t xml:space="preserve"> </w:t>
      </w:r>
      <w:r>
        <w:t xml:space="preserve">and 47 of them are virginica.</w:t>
      </w:r>
      <w:r>
        <w:t xml:space="preserve"> </w:t>
      </w:r>
      <w:r>
        <w:t xml:space="preserve">The line is a set 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each side is a region of the plane of dimension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thm-half-space-dimension">
        <w:r>
          <w:rPr>
            <w:rStyle w:val="Hyperlink"/>
          </w:rPr>
          <w:t xml:space="preserve">Theorem 11</w:t>
        </w:r>
      </w:hyperlink>
      <w:r>
        <w:t xml:space="preserve">).</w:t>
      </w:r>
    </w:p>
    <w:bookmarkEnd w:id="78"/>
    <w:bookmarkStart w:id="79" w:name="exr-half-space-sides"/>
    <w:p>
      <w:pPr>
        <w:pStyle w:val="BodyText"/>
      </w:pPr>
      <w:r>
        <w:rPr>
          <w:b/>
          <w:bCs/>
        </w:rPr>
        <w:t xml:space="preserve">Exercise 1 (Which side of the plane?)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be the 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m-hyperplane-subspace">
        <w:r>
          <w:rPr>
            <w:rStyle w:val="Hyperlink"/>
          </w:rPr>
          <w:t xml:space="preserve">Example 15</w:t>
        </w:r>
      </w:hyperlink>
      <w:r>
        <w:t xml:space="preserve">).</w:t>
      </w:r>
    </w:p>
    <w:p>
      <w:pPr>
        <w:pStyle w:val="Compact"/>
        <w:numPr>
          <w:ilvl w:val="0"/>
          <w:numId w:val="1006"/>
        </w:numPr>
      </w:pPr>
      <w:r>
        <w:t xml:space="preserve">For each point, say whether it 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(</w:t>
      </w:r>
      <w:hyperlink w:anchor="def-half-space">
        <w:r>
          <w:rPr>
            <w:rStyle w:val="Hyperlink"/>
          </w:rPr>
          <w:t xml:space="preserve">Definition 6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Write the plane and its half-spaces using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.</w:t>
      </w:r>
      <w:r>
        <w:t xml:space="preserve"> </w:t>
      </w:r>
      <w:r>
        <w:t xml:space="preserve">Which points from part 1 change sides?</w:t>
      </w:r>
    </w:p>
    <w:p>
      <w:pPr>
        <w:pStyle w:val="Compact"/>
        <w:numPr>
          <w:ilvl w:val="0"/>
          <w:numId w:val="1006"/>
        </w:numPr>
      </w:pPr>
      <w:r>
        <w:t xml:space="preserve">State the dimension of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half-space-dimension">
        <w:r>
          <w:rPr>
            <w:rStyle w:val="Hyperlink"/>
          </w:rPr>
          <w:t xml:space="preserve">Theorem 11</w:t>
        </w:r>
      </w:hyperlink>
      <w:r>
        <w:t xml:space="preserve">).</w:t>
      </w:r>
    </w:p>
    <w:bookmarkEnd w:id="79"/>
    <w:bookmarkStart w:id="80" w:name="sol-half-space-sides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7"/>
        </w:numPr>
      </w:pPr>
      <w:r>
        <w:t xml:space="preserve">Compute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at each point.</w:t>
      </w:r>
    </w:p>
    <w:p>
      <w:pPr>
        <w:pStyle w:val="Compact"/>
        <w:numPr>
          <w:ilvl w:val="1"/>
          <w:numId w:val="1008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t xml:space="preserve">, so the point 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</w:p>
    <w:p>
      <w:pPr>
        <w:pStyle w:val="Compact"/>
        <w:numPr>
          <w:ilvl w:val="1"/>
          <w:numId w:val="1008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 so the point is in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.</w:t>
      </w:r>
    </w:p>
    <w:p>
      <w:pPr>
        <w:pStyle w:val="Compact"/>
        <w:numPr>
          <w:ilvl w:val="1"/>
          <w:numId w:val="1008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 so the point 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</w:p>
    <w:p>
      <w:pPr>
        <w:numPr>
          <w:ilvl w:val="0"/>
          <w:numId w:val="1007"/>
        </w:numPr>
      </w:pPr>
      <w:r>
        <w:t xml:space="preserve">With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, the equation is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Multiplying both sides 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 the original equation, so it is the same plane.</w:t>
      </w:r>
      <w:r>
        <w:t xml:space="preserve"> </w:t>
      </w:r>
      <w:r>
        <w:t xml:space="preserve">The new expression is the negative of the old one at every point,</w:t>
      </w:r>
      <w:r>
        <w:t xml:space="preserve"> </w:t>
      </w:r>
      <w:r>
        <w:t xml:space="preserve">so the new positive half-space is the old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and the new negative half-space is the old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  <w:r>
        <w:t xml:space="preserve"> </w:t>
      </w:r>
      <w:r>
        <w:t xml:space="preserve">The origin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now in the positive half-space,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now in the negative half-space.</w:t>
      </w:r>
      <w:r>
        <w:t xml:space="preserve">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stays on the plane.</w:t>
      </w:r>
      <w:r>
        <w:t xml:space="preserve"> </w:t>
      </w:r>
      <w:r>
        <w:t xml:space="preserve">So the origin 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both change names, and the point on the plane does not.</w:t>
      </w:r>
    </w:p>
    <w:p>
      <w:pPr>
        <w:numPr>
          <w:ilvl w:val="0"/>
          <w:numId w:val="1007"/>
        </w:numPr>
      </w:pPr>
      <w:r>
        <w:t xml:space="preserve">Here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subspace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:</m:t>
            </m:r>
            <m:sSub>
              <m:e>
                <m:r>
                  <m:t>s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s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s</m:t>
                </m:r>
              </m:e>
              <m:sub>
                <m:r>
                  <m:t>3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 which has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dimension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80"/>
    <w:bookmarkStart w:id="81" w:name="def-rank-factorization"/>
    <w:p>
      <w:pPr>
        <w:pStyle w:val="FirstParagraph"/>
      </w:pPr>
      <w:r>
        <w:rPr>
          <w:b/>
          <w:bCs/>
        </w:rPr>
        <w:t xml:space="preserve">Definition 7 (Rank factorization)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rank factorization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product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C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R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.</m:t>
          </m:r>
        </m:oMath>
      </m:oMathPara>
    </w:p>
    <w:bookmarkEnd w:id="81"/>
    <w:bookmarkStart w:id="82" w:name="exm-rank-factorization"/>
    <w:p>
      <w:pPr>
        <w:pStyle w:val="FirstParagraph"/>
      </w:pPr>
      <w:r>
        <w:rPr>
          <w:b/>
          <w:bCs/>
        </w:rPr>
        <w:t xml:space="preserve">Example 19 (A rank factorization of a rank-one matrix)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rank-dim">
        <w:r>
          <w:rPr>
            <w:rStyle w:val="Hyperlink"/>
          </w:rPr>
          <w:t xml:space="preserve">Example 8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3</m:t>
        </m:r>
      </m:oMath>
      <w:r>
        <w:t xml:space="preserve">)</w:t>
      </w:r>
      <w:r>
        <w:t xml:space="preserve"> </w:t>
      </w:r>
      <w:r>
        <w:t xml:space="preserve">are a rank factorization.</w:t>
      </w:r>
      <w:r>
        <w:t xml:space="preserve"> </w:t>
      </w:r>
      <w:r>
        <w:t xml:space="preserve">It is not unique: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</m:mr>
              <m:mr>
                <m:e>
                  <m:r>
                    <m:t>6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give the same product.</w:t>
      </w:r>
      <w:r>
        <w:t xml:space="preserve"> </w:t>
      </w:r>
      <w:r>
        <w:t xml:space="preserve">A product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bi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of size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is not a rank factorization of this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because the inner dimension must equal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82"/>
    <w:bookmarkStart w:id="83" w:name="thm-rank-factorization"/>
    <w:p>
      <w:pPr>
        <w:pStyle w:val="BodyText"/>
      </w:pPr>
      <w:r>
        <w:rPr>
          <w:b/>
          <w:bCs/>
        </w:rPr>
        <w:t xml:space="preserve">Theorem 12 (Every nonzero matrix has a rank factorization)</w:t>
      </w:r>
      <w:r>
        <w:t xml:space="preserve"> </w:t>
      </w:r>
      <w:r>
        <w:t xml:space="preserve">Every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has a rank factorization (</w:t>
      </w:r>
      <w:hyperlink w:anchor="def-rank-factorization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One is given by taking the columns of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to be any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8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(</w:t>
      </w:r>
      <w:hyperlink w:anchor="thm-rank-dim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so it has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r</m:t>
            </m:r>
          </m:sub>
        </m:sSub>
      </m:oMath>
      <w:r>
        <w:t xml:space="preserve"> </w:t>
      </w:r>
      <w:r>
        <w:t xml:space="preserve">(</w:t>
      </w:r>
      <w:hyperlink r:id="rId44">
        <w:r>
          <w:rPr>
            <w:rStyle w:val="Hyperlink"/>
          </w:rPr>
          <w:t xml:space="preserve">Theorem 9 in Subspaces and Rank</w:t>
        </w:r>
      </w:hyperlink>
      <w:r>
        <w:t xml:space="preserve">);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matrix with these columns.</w:t>
      </w:r>
      <w:r>
        <w:t xml:space="preserve"> </w:t>
      </w:r>
      <w:r>
        <w:t xml:space="preserve">Each column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1</m:t>
            </m:r>
            <m:r>
              <m:t>j</m:t>
            </m:r>
          </m:sub>
        </m:sSub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r</m:t>
            </m:r>
          </m:e>
          <m:sub>
            <m:r>
              <m:t>r</m:t>
            </m:r>
            <m:r>
              <m:t>j</m:t>
            </m:r>
          </m:sub>
        </m:sSub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r</m:t>
            </m:r>
          </m:sub>
        </m:sSub>
      </m:oMath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because the basis spans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 entries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whose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r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r</m:t>
            </m:r>
          </m:e>
          <m:sub>
            <m:r>
              <m:t>1</m:t>
            </m:r>
            <m:r>
              <m:t>j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r</m:t>
            </m:r>
          </m:e>
          <m:sub>
            <m:r>
              <m:t>r</m:t>
            </m:r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bi"/>
          </m:rPr>
          <m:t>R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C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r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1</m:t>
                  </m:r>
                  <m:r>
                    <m:t>j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r</m:t>
                  </m:r>
                </m:e>
                <m:sub>
                  <m:r>
                    <m:t>r</m:t>
                  </m:r>
                  <m:r>
                    <m:t>j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  <m:sub>
                  <m:r>
                    <m:t>r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the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bi"/>
          </m:rPr>
          <m:t>R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84" w:name="exm-rank-factorization-construct"/>
    <w:p>
      <w:pPr>
        <w:pStyle w:val="BodyText"/>
      </w:pPr>
      <w:r>
        <w:rPr>
          <w:b/>
          <w:bCs/>
        </w:rPr>
        <w:t xml:space="preserve">Example 20 (Building a rank factorization from a basis)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spans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column-space-span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and it is linearly independent because it is nonzero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 it is a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construction in</w:t>
      </w:r>
      <w:r>
        <w:t xml:space="preserve"> </w:t>
      </w:r>
      <w:hyperlink w:anchor="thm-rank-factorization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factorization in</w:t>
      </w:r>
      <w:r>
        <w:t xml:space="preserve"> </w:t>
      </w:r>
      <w:hyperlink w:anchor="exm-rank-factorization">
        <w:r>
          <w:rPr>
            <w:rStyle w:val="Hyperlink"/>
          </w:rPr>
          <w:t xml:space="preserve">Example 19</w:t>
        </w:r>
      </w:hyperlink>
      <w:r>
        <w:t xml:space="preserve">.</w:t>
      </w:r>
    </w:p>
    <w:bookmarkEnd w:id="84"/>
    <w:bookmarkStart w:id="87" w:name="refs"/>
    <w:bookmarkStart w:id="86" w:name="ref-zhou2024rank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Rank and Nullity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85">
        <w:r>
          <w:rPr>
            <w:rStyle w:val="Hyperlink"/>
          </w:rPr>
          <w:t xml:space="preserve">https://ucla-biostat-216.github.io/2024fall/slides/05-rank/05-rank.html</w:t>
        </w:r>
      </w:hyperlink>
      <w:r>
        <w:t xml:space="preserve">.</w:t>
      </w:r>
    </w:p>
    <w:bookmarkEnd w:id="86"/>
    <w:bookmarkEnd w:id="87"/>
    <w:bookmarkEnd w:id="8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1" Type="http://schemas.openxmlformats.org/officeDocument/2006/relationships/image" Target="media/rId31.png"/><Relationship Id="rId74" Type="http://schemas.openxmlformats.org/officeDocument/2006/relationships/image" Target="media/rId74.png"/><Relationship Id="rId85" Type="http://schemas.openxmlformats.org/officeDocument/2006/relationships/hyperlink" Target="https://ucla-biostat-216.github.io/2024fall/slides/05-rank/05-rank.html" TargetMode="External"/><Relationship Id="rId61" Type="http://schemas.openxmlformats.org/officeDocument/2006/relationships/hyperlink" Target="linear-algebra-matrices.html#def-hyperplane" TargetMode="External"/><Relationship Id="rId17" Type="http://schemas.openxmlformats.org/officeDocument/2006/relationships/hyperlink" Target="linear-algebra-matrices.html#def-linear-system" TargetMode="External"/><Relationship Id="rId10" Type="http://schemas.openxmlformats.org/officeDocument/2006/relationships/hyperlink" Target="linear-algebra-matrices.html#def-matvec-mult" TargetMode="External"/><Relationship Id="rId57" Type="http://schemas.openxmlformats.org/officeDocument/2006/relationships/hyperlink" Target="linear-algebra-matrices.html#def-translation" TargetMode="External"/><Relationship Id="rId64" Type="http://schemas.openxmlformats.org/officeDocument/2006/relationships/hyperlink" Target="linear-algebra-matrices.html#exm-dot-product-matmul" TargetMode="External"/><Relationship Id="rId68" Type="http://schemas.openxmlformats.org/officeDocument/2006/relationships/hyperlink" Target="linear-algebra-matrices.html#exm-hyperplane" TargetMode="External"/><Relationship Id="rId37" Type="http://schemas.openxmlformats.org/officeDocument/2006/relationships/hyperlink" Target="linear-algebra-subspaces.html#def-basis" TargetMode="External"/><Relationship Id="rId39" Type="http://schemas.openxmlformats.org/officeDocument/2006/relationships/hyperlink" Target="linear-algebra-subspaces.html#def-dimension" TargetMode="External"/><Relationship Id="rId36" Type="http://schemas.openxmlformats.org/officeDocument/2006/relationships/hyperlink" Target="linear-algebra-subspaces.html#def-rank" TargetMode="External"/><Relationship Id="rId14" Type="http://schemas.openxmlformats.org/officeDocument/2006/relationships/hyperlink" Target="linear-algebra-subspaces.html#def-span" TargetMode="External"/><Relationship Id="rId20" Type="http://schemas.openxmlformats.org/officeDocument/2006/relationships/hyperlink" Target="linear-algebra-subspaces.html#def-subspace" TargetMode="External"/><Relationship Id="rId46" Type="http://schemas.openxmlformats.org/officeDocument/2006/relationships/hyperlink" Target="linear-algebra-subspaces.html#exm-dimension" TargetMode="External"/><Relationship Id="rId59" Type="http://schemas.openxmlformats.org/officeDocument/2006/relationships/hyperlink" Target="linear-algebra-subspaces.html#exm-not-subspace" TargetMode="External"/><Relationship Id="rId65" Type="http://schemas.openxmlformats.org/officeDocument/2006/relationships/hyperlink" Target="linear-algebra-subspaces.html#exm-subspace-zero" TargetMode="External"/><Relationship Id="rId54" Type="http://schemas.openxmlformats.org/officeDocument/2006/relationships/hyperlink" Target="linear-algebra-subspaces.html#rem-full-column-rank-shape" TargetMode="External"/><Relationship Id="rId34" Type="http://schemas.openxmlformats.org/officeDocument/2006/relationships/hyperlink" Target="linear-algebra-subspaces.html#sec-subspaces" TargetMode="External"/><Relationship Id="rId38" Type="http://schemas.openxmlformats.org/officeDocument/2006/relationships/hyperlink" Target="linear-algebra-subspaces.html#thm-add-outside-span" TargetMode="External"/><Relationship Id="rId45" Type="http://schemas.openxmlformats.org/officeDocument/2006/relationships/hyperlink" Target="linear-algebra-subspaces.html#thm-basis-size" TargetMode="External"/><Relationship Id="rId44" Type="http://schemas.openxmlformats.org/officeDocument/2006/relationships/hyperlink" Target="linear-algebra-subspaces.html#thm-extend-basis" TargetMode="External"/><Relationship Id="rId13" Type="http://schemas.openxmlformats.org/officeDocument/2006/relationships/hyperlink" Target="linear-algebra-subspaces.html#thm-matvec-columns" TargetMode="External"/><Relationship Id="rId47" Type="http://schemas.openxmlformats.org/officeDocument/2006/relationships/hyperlink" Target="linear-algebra-subspaces.html#thm-matvec-linear" TargetMode="External"/><Relationship Id="rId15" Type="http://schemas.openxmlformats.org/officeDocument/2006/relationships/hyperlink" Target="linear-algebra-subspaces.html#thm-span-subspace" TargetMode="External"/><Relationship Id="rId22" Type="http://schemas.openxmlformats.org/officeDocument/2006/relationships/hyperlink" Target="linear-algebra-subspaces.html#thm-subspace-zero" TargetMode="External"/><Relationship Id="rId62" Type="http://schemas.openxmlformats.org/officeDocument/2006/relationships/hyperlink" Target="linear-algebra-vectors.html#def-orthogonal-vectors" TargetMode="External"/><Relationship Id="rId56" Type="http://schemas.openxmlformats.org/officeDocument/2006/relationships/hyperlink" Target="sets-functions.qmd#def-image" TargetMode="External"/></Relationships>
</file>

<file path=word/_rels/footnotes.xml.rels><?xml version='1.0' encoding='UTF-8' standalone='yes'?>
<Relationships xmlns="http://schemas.openxmlformats.org/package/2006/relationships"><Relationship Id="rId85" Type="http://schemas.openxmlformats.org/officeDocument/2006/relationships/hyperlink" Target="https://ucla-biostat-216.github.io/2024fall/slides/05-rank/05-rank.html" TargetMode="External"/><Relationship Id="rId61" Type="http://schemas.openxmlformats.org/officeDocument/2006/relationships/hyperlink" Target="linear-algebra-matrices.html#def-hyperplane" TargetMode="External"/><Relationship Id="rId17" Type="http://schemas.openxmlformats.org/officeDocument/2006/relationships/hyperlink" Target="linear-algebra-matrices.html#def-linear-system" TargetMode="External"/><Relationship Id="rId10" Type="http://schemas.openxmlformats.org/officeDocument/2006/relationships/hyperlink" Target="linear-algebra-matrices.html#def-matvec-mult" TargetMode="External"/><Relationship Id="rId57" Type="http://schemas.openxmlformats.org/officeDocument/2006/relationships/hyperlink" Target="linear-algebra-matrices.html#def-translation" TargetMode="External"/><Relationship Id="rId64" Type="http://schemas.openxmlformats.org/officeDocument/2006/relationships/hyperlink" Target="linear-algebra-matrices.html#exm-dot-product-matmul" TargetMode="External"/><Relationship Id="rId68" Type="http://schemas.openxmlformats.org/officeDocument/2006/relationships/hyperlink" Target="linear-algebra-matrices.html#exm-hyperplane" TargetMode="External"/><Relationship Id="rId37" Type="http://schemas.openxmlformats.org/officeDocument/2006/relationships/hyperlink" Target="linear-algebra-subspaces.html#def-basis" TargetMode="External"/><Relationship Id="rId39" Type="http://schemas.openxmlformats.org/officeDocument/2006/relationships/hyperlink" Target="linear-algebra-subspaces.html#def-dimension" TargetMode="External"/><Relationship Id="rId36" Type="http://schemas.openxmlformats.org/officeDocument/2006/relationships/hyperlink" Target="linear-algebra-subspaces.html#def-rank" TargetMode="External"/><Relationship Id="rId14" Type="http://schemas.openxmlformats.org/officeDocument/2006/relationships/hyperlink" Target="linear-algebra-subspaces.html#def-span" TargetMode="External"/><Relationship Id="rId20" Type="http://schemas.openxmlformats.org/officeDocument/2006/relationships/hyperlink" Target="linear-algebra-subspaces.html#def-subspace" TargetMode="External"/><Relationship Id="rId46" Type="http://schemas.openxmlformats.org/officeDocument/2006/relationships/hyperlink" Target="linear-algebra-subspaces.html#exm-dimension" TargetMode="External"/><Relationship Id="rId59" Type="http://schemas.openxmlformats.org/officeDocument/2006/relationships/hyperlink" Target="linear-algebra-subspaces.html#exm-not-subspace" TargetMode="External"/><Relationship Id="rId65" Type="http://schemas.openxmlformats.org/officeDocument/2006/relationships/hyperlink" Target="linear-algebra-subspaces.html#exm-subspace-zero" TargetMode="External"/><Relationship Id="rId54" Type="http://schemas.openxmlformats.org/officeDocument/2006/relationships/hyperlink" Target="linear-algebra-subspaces.html#rem-full-column-rank-shape" TargetMode="External"/><Relationship Id="rId34" Type="http://schemas.openxmlformats.org/officeDocument/2006/relationships/hyperlink" Target="linear-algebra-subspaces.html#sec-subspaces" TargetMode="External"/><Relationship Id="rId38" Type="http://schemas.openxmlformats.org/officeDocument/2006/relationships/hyperlink" Target="linear-algebra-subspaces.html#thm-add-outside-span" TargetMode="External"/><Relationship Id="rId45" Type="http://schemas.openxmlformats.org/officeDocument/2006/relationships/hyperlink" Target="linear-algebra-subspaces.html#thm-basis-size" TargetMode="External"/><Relationship Id="rId44" Type="http://schemas.openxmlformats.org/officeDocument/2006/relationships/hyperlink" Target="linear-algebra-subspaces.html#thm-extend-basis" TargetMode="External"/><Relationship Id="rId13" Type="http://schemas.openxmlformats.org/officeDocument/2006/relationships/hyperlink" Target="linear-algebra-subspaces.html#thm-matvec-columns" TargetMode="External"/><Relationship Id="rId47" Type="http://schemas.openxmlformats.org/officeDocument/2006/relationships/hyperlink" Target="linear-algebra-subspaces.html#thm-matvec-linear" TargetMode="External"/><Relationship Id="rId15" Type="http://schemas.openxmlformats.org/officeDocument/2006/relationships/hyperlink" Target="linear-algebra-subspaces.html#thm-span-subspace" TargetMode="External"/><Relationship Id="rId22" Type="http://schemas.openxmlformats.org/officeDocument/2006/relationships/hyperlink" Target="linear-algebra-subspaces.html#thm-subspace-zero" TargetMode="External"/><Relationship Id="rId62" Type="http://schemas.openxmlformats.org/officeDocument/2006/relationships/hyperlink" Target="linear-algebra-vectors.html#def-orthogonal-vectors" TargetMode="External"/><Relationship Id="rId56" Type="http://schemas.openxmlformats.org/officeDocument/2006/relationships/hyperlink" Target="sets-functions.qmd#def-imag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Column Space, Null Space and Rank-Nullity</dc:title>
  <dc:creator/>
  <cp:keywords/>
  <dcterms:created xsi:type="dcterms:W3CDTF">2026-10-13T03:46:18Z</dcterms:created>
  <dcterms:modified xsi:type="dcterms:W3CDTF">2026-10-13T03:46:18Z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20:19:17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