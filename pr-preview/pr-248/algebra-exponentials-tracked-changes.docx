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Polynomials, Exponentials and Logarithms</w:t>
      </w:r>
    </w:p>
    <w:p>
      <w:pPr>
        <w:pStyle w:val="Date"/>
      </w:pPr>
      <w:del w:id="1" w:author="PR Preview" w:date="2026-01-01T00:00:00Z">
        <w:r>
          <w:delText xml:space="preserve">Last modified: 2026-10-12 19:40:12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2026-10-12 20:19:17 (PDT)</w:t>
        </w:r>
      </w:ins>
    </w:p>
    <w:bookmarkStart w:id="27" w:name="sec-polynomials"/>
    <w:p>
      <w:pPr>
        <w:pStyle w:val="Heading2"/>
      </w:pPr>
      <w:r>
        <w:t xml:space="preserve">1 Polynomials</w:t>
      </w:r>
    </w:p>
    <w:bookmarkStart w:id="9" w:name="exr-polynomial-degree"/>
    <w:p>
      <w:pPr>
        <w:pStyle w:val="FirstParagraph"/>
      </w:pPr>
      <w:r>
        <w:rPr>
          <w:b/>
          <w:bCs/>
        </w:rPr>
        <w:t xml:space="preserve">Exercise 1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9"/>
    <w:bookmarkStart w:id="10" w:name="sol-polynomial-degre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"/>
    <w:bookmarkStart w:id="12" w:name="def-constant-function"/>
    <w:p>
      <w:pPr>
        <w:pStyle w:val="FirstParagraph"/>
      </w:pPr>
      <w:r>
        <w:rPr>
          <w:b/>
          <w:bCs/>
        </w:rPr>
        <w:t xml:space="preserve">Definition 1 (Constant function)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12"/>
    <w:bookmarkStart w:id="13" w:name="exm-constant-function"/>
    <w:p>
      <w:pPr>
        <w:pStyle w:val="BodyText"/>
      </w:pPr>
      <w:r>
        <w:rPr>
          <w:b/>
          <w:bCs/>
        </w:rPr>
        <w:t xml:space="preserve">Example 1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3"/>
    <w:bookmarkStart w:id="15" w:name="def-polynomial"/>
    <w:p>
      <w:pPr>
        <w:pStyle w:val="FirstParagraph"/>
      </w:pPr>
      <w:r>
        <w:rPr>
          <w:b/>
          <w:bCs/>
        </w:rPr>
        <w:t xml:space="preserve">Definition 2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"/>
    <w:bookmarkStart w:id="16" w:name="rem-polynomial-nonzero"/>
    <w:p>
      <w:pPr>
        <w:pStyle w:val="BodyText"/>
      </w:pPr>
      <w:r>
        <w:rPr>
          <w:i/>
          <w:iCs/>
        </w:rPr>
        <w:t xml:space="preserve">Remark 1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6"/>
    <w:bookmarkStart w:id="17" w:name="def-polynomial-degree"/>
    <w:p>
      <w:pPr>
        <w:pStyle w:val="BodyText"/>
      </w:pPr>
      <w:r>
        <w:rPr>
          <w:b/>
          <w:bCs/>
        </w:rPr>
        <w:t xml:space="preserve">Definition 3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7"/>
    <w:bookmarkStart w:id="18" w:name="exm-polynomial-degree"/>
    <w:p>
      <w:pPr>
        <w:pStyle w:val="BodyText"/>
      </w:pPr>
      <w:r>
        <w:rPr>
          <w:b/>
          <w:bCs/>
        </w:rPr>
        <w:t xml:space="preserve">Example 2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04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def-polynomial-leading-coefficient"/>
    <w:p>
      <w:pPr>
        <w:pStyle w:val="FirstParagraph"/>
      </w:pPr>
      <w:r>
        <w:rPr>
          <w:b/>
          <w:bCs/>
        </w:rPr>
        <w:t xml:space="preserve">Definition 4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19"/>
    <w:bookmarkStart w:id="20" w:name="exm-leading-coefficient"/>
    <w:p>
      <w:pPr>
        <w:pStyle w:val="BodyText"/>
      </w:pPr>
      <w:r>
        <w:rPr>
          <w:b/>
          <w:bCs/>
        </w:rPr>
        <w:t xml:space="preserve">Example 3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"/>
    <w:bookmarkStart w:id="21" w:name="def-quadratic-cubic"/>
    <w:p>
      <w:pPr>
        <w:pStyle w:val="FirstParagraph"/>
      </w:pPr>
      <w:r>
        <w:rPr>
          <w:b/>
          <w:bCs/>
        </w:rPr>
        <w:t xml:space="preserve">Definition 5 (Quadratic and cubic polynomials)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"/>
    <w:bookmarkStart w:id="23" w:name="exm-quadratic-cubic"/>
    <w:p>
      <w:pPr>
        <w:pStyle w:val="BodyText"/>
      </w:pPr>
      <w:r>
        <w:rPr>
          <w:b/>
          <w:bCs/>
        </w:rPr>
        <w:t xml:space="preserve">Example 4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r:id="rId22">
        <w:r>
          <w:rPr>
            <w:rStyle w:val="Hyperlink"/>
          </w:rPr>
          <w:t xml:space="preserve">Remark 5 in Convexity, Infimum and Sums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06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5" w:name="def-parabola"/>
    <w:p>
      <w:pPr>
        <w:pStyle w:val="FirstParagraph"/>
      </w:pPr>
      <w:r>
        <w:rPr>
          <w:b/>
          <w:bCs/>
        </w:rPr>
        <w:t xml:space="preserve">Definition 6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24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cubic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25"/>
    <w:bookmarkStart w:id="26" w:name="exm-parabola"/>
    <w:p>
      <w:pPr>
        <w:pStyle w:val="BodyText"/>
      </w:pPr>
      <w:r>
        <w:rPr>
          <w:b/>
          <w:bCs/>
        </w:rPr>
        <w:t xml:space="preserve">Example 5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6"/>
    <w:bookmarkEnd w:id="27"/>
    <w:bookmarkStart w:id="35" w:name="sec-affine-linear-functions"/>
    <w:p>
      <w:pPr>
        <w:pStyle w:val="Heading2"/>
      </w:pPr>
      <w:r>
        <w:t xml:space="preserve">2 Affine and linear functions of one variable</w:t>
      </w:r>
    </w:p>
    <w:bookmarkStart w:id="28" w:name="def-affine-function"/>
    <w:p>
      <w:pPr>
        <w:pStyle w:val="FirstParagraph"/>
      </w:pPr>
      <w:r>
        <w:rPr>
          <w:b/>
          <w:bCs/>
        </w:rPr>
        <w:t xml:space="preserve">Definition 7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1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p>
      <w:pPr>
        <w:pStyle w:val="FirstParagraph"/>
      </w:pPr>
      <w:r>
        <w:t xml:space="preserve">In this formula,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intercept</w:t>
      </w:r>
      <w:r>
        <w:t xml:space="preserve">.</w:t>
      </w:r>
    </w:p>
    <w:bookmarkEnd w:id="28"/>
    <w:bookmarkStart w:id="29" w:name="def-linear-function"/>
    <w:p>
      <w:pPr>
        <w:pStyle w:val="BodyText"/>
      </w:pPr>
      <w:r>
        <w:rPr>
          <w:b/>
          <w:bCs/>
        </w:rPr>
        <w:t xml:space="preserve">Definition 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9"/>
    <w:bookmarkStart w:id="30" w:name="thm-affine-function-props"/>
    <w:p>
      <w:pPr>
        <w:pStyle w:val="FirstParagraph"/>
      </w:pPr>
      <w:r>
        <w:rPr>
          <w:b/>
          <w:bCs/>
        </w:rPr>
        <w:t xml:space="preserve">Theorem 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07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Convexity, Infimum and Sums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4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 in Equalities, Inequalities and Minimizers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 in Convexity, Infimum and Sums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Convexity, Infimum and Sums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31" w:name="exm-affine-function"/>
    <w:p>
      <w:pPr>
        <w:pStyle w:val="FirstParagraph"/>
      </w:pPr>
      <w:r>
        <w:rPr>
          <w:b/>
          <w:bCs/>
        </w:rPr>
        <w:t xml:space="preserve">Example 6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31"/>
    <w:bookmarkStart w:id="34" w:name="rem-linear-function-terminology"/>
    <w:p>
      <w:pPr>
        <w:pStyle w:val="BodyText"/>
      </w:pPr>
      <w:r>
        <w:rPr>
          <w:i/>
          <w:iCs/>
        </w:rPr>
        <w:t xml:space="preserve">Remark 2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3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34"/>
    <w:bookmarkEnd w:id="35"/>
    <w:bookmarkStart w:id="39" w:name="sec-sequence-limits"/>
    <w:p>
      <w:pPr>
        <w:pStyle w:val="Heading2"/>
      </w:pPr>
      <w:r>
        <w:t xml:space="preserve">3 Limits of sequences</w:t>
      </w:r>
    </w:p>
    <w:bookmarkStart w:id="37" w:name="def-sequence-limit"/>
    <w:p>
      <w:pPr>
        <w:pStyle w:val="FirstParagraph"/>
      </w:pPr>
      <w:r>
        <w:rPr>
          <w:b/>
          <w:bCs/>
        </w:rPr>
        <w:t xml:space="preserve">Definition 9 (Limit of a sequence)</w:t>
      </w:r>
      <w:r>
        <w:t xml:space="preserve"> </w:t>
      </w:r>
      <w:r>
        <w:t xml:space="preserve">A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the sequence.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,</w:t>
      </w:r>
      <w:r>
        <w:t xml:space="preserve"> </w:t>
      </w:r>
      <w:r>
        <w:t xml:space="preserve">and a sequence that does not converge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.</w:t>
      </w:r>
      <w:r>
        <w:t xml:space="preserve"> </w:t>
      </w:r>
      <w:r>
        <w:t xml:space="preserve">A sequence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37"/>
    <w:bookmarkStart w:id="38" w:name="exm-sequence-limit"/>
    <w:p>
      <w:pPr>
        <w:pStyle w:val="BodyText"/>
      </w:pPr>
      <w:r>
        <w:rPr>
          <w:b/>
          <w:bCs/>
        </w:rPr>
        <w:t xml:space="preserve">Example 7 (A convergent sequence and a divergent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38"/>
    <w:bookmarkEnd w:id="39"/>
    <w:bookmarkStart w:id="91" w:name="exponentials-and-logarithms"/>
    <w:p>
      <w:pPr>
        <w:pStyle w:val="Heading2"/>
      </w:pPr>
      <w:r>
        <w:t xml:space="preserve">4 Exponentials and Logarithms</w:t>
      </w:r>
    </w:p>
    <w:bookmarkStart w:id="40" w:name="def-exponential-function"/>
    <w:p>
      <w:pPr>
        <w:pStyle w:val="FirstParagraph"/>
      </w:pPr>
      <w:r>
        <w:rPr>
          <w:b/>
          <w:bCs/>
        </w:rPr>
        <w:t xml:space="preserve">Definition 10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3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40"/>
    <w:bookmarkStart w:id="41" w:name="exm-exponential-function"/>
    <w:p>
      <w:pPr>
        <w:pStyle w:val="BodyText"/>
      </w:pPr>
      <w:r>
        <w:rPr>
          <w:b/>
          <w:bCs/>
        </w:rPr>
        <w:t xml:space="preserve">Example 8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41"/>
    <w:bookmarkStart w:id="42" w:name="def-euler-number"/>
    <w:p>
      <w:pPr>
        <w:pStyle w:val="BodyText"/>
      </w:pPr>
      <w:r>
        <w:rPr>
          <w:b/>
          <w:bCs/>
        </w:rPr>
        <w:t xml:space="preserve">Definition 11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42"/>
    <w:bookmarkStart w:id="45" w:name="exm-euler-number"/>
    <w:p>
      <w:pPr>
        <w:pStyle w:val="FirstParagraph"/>
      </w:pPr>
      <w:r>
        <w:rPr>
          <w:b/>
          <w:bCs/>
        </w:rPr>
        <w:t xml:space="preserve">Example 9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43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44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45"/>
    <w:bookmarkStart w:id="47" w:name="def-natural-log"/>
    <w:p>
      <w:pPr>
        <w:pStyle w:val="BodyText"/>
      </w:pPr>
      <w:r>
        <w:rPr>
          <w:b/>
          <w:bCs/>
        </w:rPr>
        <w:t xml:space="preserve">Definition 12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47"/>
    <w:bookmarkStart w:id="48" w:name="rem-log-notation"/>
    <w:p>
      <w:pPr>
        <w:pStyle w:val="BodyText"/>
      </w:pPr>
      <w:r>
        <w:rPr>
          <w:i/>
          <w:iCs/>
        </w:rPr>
        <w:t xml:space="preserve">Remark 3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48"/>
    <w:bookmarkStart w:id="49" w:name="exm-natural-log"/>
    <w:p>
      <w:pPr>
        <w:pStyle w:val="BodyText"/>
      </w:pPr>
      <w:r>
        <w:rPr>
          <w:b/>
          <w:bCs/>
        </w:rPr>
        <w:t xml:space="preserve">Example 10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49"/>
    <w:bookmarkStart w:id="51" w:name="def-real-power"/>
    <w:p>
      <w:pPr>
        <w:pStyle w:val="FirstParagraph"/>
      </w:pPr>
      <w:r>
        <w:rPr>
          <w:b/>
          <w:bCs/>
        </w:rPr>
        <w:t xml:space="preserve">Definition 13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bookmarkEnd w:id="51"/>
    <w:bookmarkStart w:id="53" w:name="exm-real-power"/>
    <w:p>
      <w:pPr>
        <w:pStyle w:val="BodyText"/>
      </w:pPr>
      <w:r>
        <w:rPr>
          <w:b/>
          <w:bCs/>
        </w:rPr>
        <w:t xml:space="preserve">Example 11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numPr>
          <w:ilvl w:val="0"/>
          <w:numId w:val="1010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numPr>
          <w:ilvl w:val="0"/>
          <w:numId w:val="1010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11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Convexity, Infimum and Sums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53"/>
    <w:bookmarkStart w:id="55" w:name="def-power-nonpositive-base"/>
    <w:p>
      <w:pPr>
        <w:pStyle w:val="FirstParagraph"/>
      </w:pPr>
      <w:r>
        <w:rPr>
          <w:b/>
          <w:bCs/>
        </w:rPr>
        <w:t xml:space="preserve">Definition 14 (Real powers of zero and of negative numbers)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11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0">
        <w:r>
          <w:rPr>
            <w:rStyle w:val="Hyperlink"/>
          </w:rPr>
          <w:t xml:space="preserve">Definition 4 in Equalities, Inequalities and Minimizers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55"/>
    <w:bookmarkStart w:id="56" w:name="exm-power-nonpositive-base"/>
    <w:p>
      <w:pPr>
        <w:pStyle w:val="FirstParagraph"/>
      </w:pPr>
      <w:r>
        <w:rPr>
          <w:b/>
          <w:bCs/>
        </w:rPr>
        <w:t xml:space="preserve">Example 12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5 in Equalities, Inequalities and Minimizers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56"/>
    <w:bookmarkStart w:id="57" w:name="thm-exp-log-inverse"/>
    <w:p>
      <w:pPr>
        <w:pStyle w:val="FirstParagraph"/>
      </w:pPr>
      <w:r>
        <w:rPr>
          <w:b/>
          <w:bCs/>
        </w:rPr>
        <w:t xml:space="preserve">Theorem 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57"/>
    <w:bookmarkStart w:id="58" w:name="thm-log-prod"/>
    <w:p>
      <w:pPr>
        <w:pStyle w:val="FirstParagraph"/>
      </w:pPr>
      <w:r>
        <w:rPr>
          <w:b/>
          <w:bCs/>
        </w:rPr>
        <w:t xml:space="preserve">Theorem 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8"/>
    <w:bookmarkStart w:id="59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60" w:name="thm-log-exp"/>
    <w:p>
      <w:pPr>
        <w:pStyle w:val="BodyText"/>
      </w:pPr>
      <w:r>
        <w:rPr>
          <w:b/>
          <w:bCs/>
        </w:rPr>
        <w:t xml:space="preserve">Theorem 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60"/>
    <w:bookmarkStart w:id="61" w:name="thm-exp-sum"/>
    <w:p>
      <w:pPr>
        <w:pStyle w:val="FirstParagraph"/>
      </w:pPr>
      <w:r>
        <w:rPr>
          <w:b/>
          <w:bCs/>
        </w:rPr>
        <w:t xml:space="preserve">Theorem 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r:id="rId14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61"/>
    <w:bookmarkStart w:id="62" w:name="exm-exp-sum"/>
    <w:p>
      <w:pPr>
        <w:pStyle w:val="FirstParagraph"/>
      </w:pPr>
      <w:r>
        <w:rPr>
          <w:b/>
          <w:bCs/>
        </w:rPr>
        <w:t xml:space="preserve">Example 13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62"/>
    <w:bookmarkStart w:id="63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63"/>
    <w:bookmarkStart w:id="64" w:name="exm-exp-difference"/>
    <w:p>
      <w:pPr>
        <w:pStyle w:val="FirstParagraph"/>
      </w:pPr>
      <w:r>
        <w:rPr>
          <w:b/>
          <w:bCs/>
        </w:rPr>
        <w:t xml:space="preserve">Example 14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64"/>
    <w:bookmarkStart w:id="65" w:name="thm-power-one"/>
    <w:p>
      <w:pPr>
        <w:pStyle w:val="BodyText"/>
      </w:pPr>
      <w:r>
        <w:rPr>
          <w:b/>
          <w:bCs/>
        </w:rPr>
        <w:t xml:space="preserve">Theorem 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65"/>
    <w:bookmarkStart w:id="66" w:name="thm-power-sum"/>
    <w:p>
      <w:pPr>
        <w:pStyle w:val="FirstParagraph"/>
      </w:pPr>
      <w:r>
        <w:rPr>
          <w:b/>
          <w:bCs/>
        </w:rPr>
        <w:t xml:space="preserve">Theorem 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66"/>
    <w:bookmarkStart w:id="67" w:name="exm-power-sum"/>
    <w:p>
      <w:pPr>
        <w:pStyle w:val="FirstParagraph"/>
      </w:pPr>
      <w:r>
        <w:rPr>
          <w:b/>
          <w:bCs/>
        </w:rPr>
        <w:t xml:space="preserve">Example 15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70" w:name="thm-power-product"/>
    <w:p>
      <w:pPr>
        <w:pStyle w:val="FirstParagraph"/>
      </w:pPr>
      <w:r>
        <w:rPr>
          <w:b/>
          <w:bCs/>
        </w:rPr>
        <w:t xml:space="preserve">Theorem 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 </w:t>
      </w:r>
      <w:r>
        <w:t xml:space="preserve">and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.</w:t>
      </w:r>
    </w:p>
    <w:bookmarkEnd w:id="70"/>
    <w:bookmarkStart w:id="71" w:name="exm-power-product"/>
    <w:p>
      <w:pPr>
        <w:pStyle w:val="BodyText"/>
      </w:pPr>
      <w:r>
        <w:rPr>
          <w:b/>
          <w:bCs/>
        </w:rPr>
        <w:t xml:space="preserve">Example 16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double-exp"/>
    <w:p>
      <w:pPr>
        <w:pStyle w:val="FirstParagraph"/>
      </w:pPr>
      <w:r>
        <w:rPr>
          <w:b/>
          <w:bCs/>
        </w:rPr>
        <w:t xml:space="preserve">Theorem 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72"/>
    <w:bookmarkStart w:id="73" w:name="exm-double-exp-negative-base"/>
    <w:p>
      <w:pPr>
        <w:pStyle w:val="FirstParagraph"/>
      </w:pPr>
      <w:r>
        <w:rPr>
          <w:b/>
          <w:bCs/>
        </w:rPr>
        <w:t xml:space="preserve">Example 17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73"/>
    <w:bookmarkStart w:id="7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74"/>
    <w:bookmarkStart w:id="80" w:name="rem-tarski-identities"/>
    <w:p>
      <w:pPr>
        <w:pStyle w:val="FirstParagraph"/>
      </w:pPr>
      <w:r>
        <w:rPr>
          <w:i/>
          <w:iCs/>
        </w:rPr>
        <w:t xml:space="preserve">Remark 4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7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14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5 in Convexity, Infimum and Sums</w:t>
        </w:r>
      </w:hyperlink>
      <w:r>
        <w:t xml:space="preserve">,</w:t>
      </w:r>
      <w:r>
        <w:t xml:space="preserve"> </w:t>
      </w:r>
      <w:hyperlink r:id="rId77">
        <w:r>
          <w:rPr>
            <w:rStyle w:val="Hyperlink"/>
          </w:rPr>
          <w:t xml:space="preserve">Theorem 6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Theorem 7 in Convexity, Infimum and Sums</w:t>
        </w:r>
      </w:hyperlink>
      <w:r>
        <w:t xml:space="preserve">,</w:t>
      </w:r>
      <w:r>
        <w:t xml:space="preserve"> </w:t>
      </w:r>
      <w:hyperlink r:id="rId68">
        <w:r>
          <w:rPr>
            <w:rStyle w:val="Hyperlink"/>
          </w:rPr>
          <w:t xml:space="preserve">Theorem 8 in Convexity, Infimum and Sums</w:t>
        </w:r>
      </w:hyperlink>
      <w:r>
        <w:t xml:space="preserve">,</w:t>
      </w:r>
      <w:r>
        <w:t xml:space="preserve"> </w:t>
      </w:r>
      <w:hyperlink r:id="rId69">
        <w:r>
          <w:rPr>
            <w:rStyle w:val="Hyperlink"/>
          </w:rPr>
          <w:t xml:space="preserve">Theorem 9 in Convexity, Infimum and Sums</w:t>
        </w:r>
      </w:hyperlink>
      <w:r>
        <w:t xml:space="preserve">,</w:t>
      </w:r>
      <w:r>
        <w:t xml:space="preserve"> </w:t>
      </w:r>
      <w:hyperlink r:id="rId79">
        <w:r>
          <w:rPr>
            <w:rStyle w:val="Hyperlink"/>
          </w:rPr>
          <w:t xml:space="preserve">Theorem 11 in Convexity, Infimum and Sums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0"/>
    <w:bookmarkStart w:id="81" w:name="rem-tarski-incomplete"/>
    <w:p>
      <w:pPr>
        <w:pStyle w:val="FirstParagraph"/>
      </w:pPr>
      <w:r>
        <w:rPr>
          <w:i/>
          <w:iCs/>
        </w:rPr>
        <w:t xml:space="preserve">Remark 5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81"/>
    <w:bookmarkStart w:id="82" w:name="def-contour-line"/>
    <w:p>
      <w:pPr>
        <w:pStyle w:val="BodyText"/>
      </w:pPr>
      <w:r>
        <w:rPr>
          <w:b/>
          <w:bCs/>
        </w:rPr>
        <w:t xml:space="preserve">Definition 15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it 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82"/>
    <w:bookmarkStart w:id="83" w:name="exm-contour-line"/>
    <w:p>
      <w:pPr>
        <w:pStyle w:val="BodyText"/>
      </w:pPr>
      <w:r>
        <w:rPr>
          <w:b/>
          <w:bCs/>
        </w:rPr>
        <w:t xml:space="preserve">Example 18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83"/>
    <w:bookmarkStart w:id="84" w:name="exr-exp-vs-mult"/>
    <w:p>
      <w:pPr>
        <w:pStyle w:val="BodyText"/>
      </w:pPr>
      <w:r>
        <w:rPr>
          <w:b/>
          <w:bCs/>
        </w:rPr>
        <w:t xml:space="preserve">Exercise 2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84"/>
    <w:bookmarkStart w:id="85" w:name="sol-exp-vs-mult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15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5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8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86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7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87"/>
        </w:tc>
      </w:tr>
    </w:tbl>
    <w:bookmarkStart w:id="88" w:name="exr-double-exponential"/>
    <w:p>
      <w:pPr>
        <w:pStyle w:val="BodyText"/>
      </w:pPr>
      <w:r>
        <w:rPr>
          <w:b/>
          <w:bCs/>
        </w:rPr>
        <w:t xml:space="preserve">Exercise 3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88"/>
    <w:bookmarkStart w:id="90" w:name="sol-double-exponentia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w:bookmarkStart w:id="89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16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16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exr-exp-vs-mult">
        <w:r>
          <w:rPr>
            <w:rStyle w:val="Hyperlink"/>
          </w:rPr>
          <w:t xml:space="preserve">Exercise 2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14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7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algebra-basics.html#def-power" TargetMode="External"/><Relationship Id="rId52" Type="http://schemas.openxmlformats.org/officeDocument/2006/relationships/hyperlink" Target="algebra-basics.html#def-square-root" TargetMode="External"/><Relationship Id="rId14" Type="http://schemas.openxmlformats.org/officeDocument/2006/relationships/hyperlink" Target="algebra-sums.html#def-term" TargetMode="External"/><Relationship Id="rId22" Type="http://schemas.openxmlformats.org/officeDocument/2006/relationships/hyperlink" Target="algebra-sums.html#rem-square-of-a-difference" TargetMode="External"/><Relationship Id="rId79" Type="http://schemas.openxmlformats.org/officeDocument/2006/relationships/hyperlink" Target="algebra-sums.html#thm-mult-distr" TargetMode="External"/><Relationship Id="rId78" Type="http://schemas.openxmlformats.org/officeDocument/2006/relationships/hyperlink" Target="algebra-sums.html#thm-mult-one" TargetMode="External"/><Relationship Id="rId69" Type="http://schemas.openxmlformats.org/officeDocument/2006/relationships/hyperlink" Target="algebra-sums.html#thm-prod-assoc" TargetMode="External"/><Relationship Id="rId68" Type="http://schemas.openxmlformats.org/officeDocument/2006/relationships/hyperlink" Target="algebra-sums.html#thm-prod-symmetric" TargetMode="External"/><Relationship Id="rId77" Type="http://schemas.openxmlformats.org/officeDocument/2006/relationships/hyperlink" Target="algebra-sums.html#thm-sum-assoc" TargetMode="External"/><Relationship Id="rId76" Type="http://schemas.openxmlformats.org/officeDocument/2006/relationships/hyperlink" Target="algebra-sums.html#thm-sum-symmetric" TargetMode="External"/><Relationship Id="rId44" Type="http://schemas.openxmlformats.org/officeDocument/2006/relationships/hyperlink" Target="https://en.wikipedia.org/wiki/E_(mathematical_constant)" TargetMode="External"/><Relationship Id="rId75" Type="http://schemas.openxmlformats.org/officeDocument/2006/relationships/hyperlink" Target="https://en.wikipedia.org/wiki/Tarski%27s_high_school_algebra_problem" TargetMode="External"/><Relationship Id="rId32" Type="http://schemas.openxmlformats.org/officeDocument/2006/relationships/hyperlink" Target="linear-algebra-matrices.html#def-linear-map" TargetMode="External"/><Relationship Id="rId33" Type="http://schemas.openxmlformats.org/officeDocument/2006/relationships/hyperlink" Target="linear-algebra-matrices.html#thm-linear-map-zero" TargetMode="External"/><Relationship Id="rId54" Type="http://schemas.openxmlformats.org/officeDocument/2006/relationships/hyperlink" Target="notation.qmd#def-integers" TargetMode="External"/><Relationship Id="rId43" Type="http://schemas.openxmlformats.org/officeDocument/2006/relationships/hyperlink" Target="notation.qmd#def-irrational-numbers" TargetMode="External"/><Relationship Id="rId11" Type="http://schemas.openxmlformats.org/officeDocument/2006/relationships/hyperlink" Target="sets-functions.qmd#def-function" TargetMode="External"/><Relationship Id="rId24" Type="http://schemas.openxmlformats.org/officeDocument/2006/relationships/hyperlink" Target="sets-functions.qmd#def-graph" TargetMode="External"/><Relationship Id="rId46" Type="http://schemas.openxmlformats.org/officeDocument/2006/relationships/hyperlink" Target="sets-functions.qmd#def-inverse-function" TargetMode="External"/><Relationship Id="rId36" Type="http://schemas.openxmlformats.org/officeDocument/2006/relationships/hyperlink" Target="sets-functions.qmd#def-seque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Polynomials, Exponentials and Logarithms</dc:title>
  <dc:creator/>
  <cp:keywords/>
  <dcterms:created xsi:type="dcterms:W3CDTF">2026-10-13T03:29:55Z</dcterms:created>
  <dcterms:modified xsi:type="dcterms:W3CDTF">2026-10-13T03:29:55Z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20:19:17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