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8 (Harmonic numbers via double integrals)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Adapted from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Miller (2016)</w:delText>
        </w:r>
      </w:del>
      <w:del w:id="8" w:author="PR Preview" w:date="2026-01-01T00:00:00Z">
        <w:r>
          <w:delText xml:space="preserve">, Question 1.1.54.</w:delText>
        </w:r>
      </w:del>
    </w:p>
    <w:p>
      <w:pPr>
        <w:pStyle w:val="BodyText"/>
      </w:pPr>
      <w:del w:id="9" w:author="PR Preview" w:date="2026-01-01T00:00:00Z">
        <w:r>
          <w:delText xml:space="preserve">Prove that for every positive integer</w:delText>
        </w:r>
      </w:del>
      <w:del w:id="10" w:author="PR Preview" w:date="2026-01-01T00:00:00Z">
        <w:r>
          <w:delText xml:space="preserve"> </w:delText>
        </w:r>
      </w:del>
      <m:oMath>
        <m:r>
          <m:t>n</m:t>
        </m:r>
      </m:oMath>
      <w:del w:id="11" w:author="PR Preview" w:date="2026-01-01T00:00:00Z">
        <w:r>
          <w:delText xml:space="preserve">:</w:delText>
        </w:r>
      </w:del>
    </w:p>
    <w:p>
      <w:pPr>
        <w:pStyle w:val="FirstParagraph"/>
      </w:pPr>
      <w:ins w:id="12" w:author="PR Preview" w:date="2026-01-01T00:00:00Z">
        <w:r>
          <w:rPr>
            <w:b/>
            <w:bCs/>
          </w:rPr>
          <w:t xml:space="preserve">Exercise 8 (A double integral with a parameter)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Adapted from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Miller (2016)</w:t>
        </w:r>
      </w:ins>
      <w:ins w:id="17" w:author="PR Preview" w:date="2026-01-01T00:00:00Z">
        <w:r>
          <w:t xml:space="preserve">, Question 1.1.54.</w:t>
        </w:r>
      </w:ins>
    </w:p>
    <w:p>
      <w:pPr>
        <w:pStyle w:val="BodyText"/>
      </w:pPr>
      <w:ins w:id="18" w:author="PR Preview" w:date="2026-01-01T00:00:00Z">
        <w:r>
          <w:t xml:space="preserve">Evaluate the double integral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del w:id="19" w:author="PR Preview" w:date="2026-01-01T00:00:00Z">
        <w:r>
          <w:rPr>
            <w:i/>
            <w:iCs/>
          </w:rPr>
          <w:delText xml:space="preserve">Solution 8</w:delText>
        </w:r>
      </w:del>
      <w:del w:id="20" w:author="PR Preview" w:date="2026-01-01T00:00:00Z">
        <w:r>
          <w:delText xml:space="preserve">. </w:delText>
        </w:r>
      </w:del>
      <w:del w:id="21" w:author="PR Preview" w:date="2026-01-01T00:00:00Z">
        <w:r>
          <w:rPr>
            <w:b/>
            <w:bCs/>
          </w:rPr>
          <w:delText xml:space="preserve">Method 1 (integration then geometric series):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Integrate with respect to</w:delText>
        </w:r>
      </w:del>
      <w:del w:id="24" w:author="PR Preview" w:date="2026-01-01T00:00:00Z">
        <w:r>
          <w:delText xml:space="preserve"> </w:delText>
        </w:r>
      </w:del>
      <m:oMath>
        <m:r>
          <m:t>x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first:</w:delText>
        </w:r>
      </w:del>
    </w:p>
    <w:p>
      <w:pPr>
        <w:pStyle w:val="FirstParagraph"/>
      </w:pPr>
      <w:ins w:id="27" w:author="PR Preview" w:date="2026-01-01T00:00:00Z">
        <w:r>
          <w:t xml:space="preserve">for every positive integer</w:t>
        </w:r>
      </w:ins>
      <w:ins w:id="28" w:author="PR Preview" w:date="2026-01-01T00:00:00Z">
        <w:r>
          <w:t xml:space="preserve"> </w:t>
        </w:r>
      </w:ins>
      <m:oMath>
        <m:r>
          <m:t>n</m:t>
        </m:r>
      </m:oMath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write the result as a sum of reciprocals of integers.</w:t>
        </w:r>
      </w:ins>
    </w:p>
    <w:bookmarkEnd w:id="56"/>
    <w:bookmarkStart w:id="57" w:name="sol-miller-dint-harmonic-identity"/>
    <w:p>
      <w:pPr>
        <w:pStyle w:val="BodyText"/>
      </w:pPr>
      <w:ins w:id="32" w:author="PR Preview" w:date="2026-01-01T00:00:00Z">
        <w:r>
          <w:rPr>
            <w:i/>
            <w:iCs/>
          </w:rPr>
          <w:t xml:space="preserve">Solution 8</w:t>
        </w:r>
      </w:ins>
      <w:ins w:id="33" w:author="PR Preview" w:date="2026-01-01T00:00:00Z">
        <w:r>
          <w:t xml:space="preserve">. </w:t>
        </w:r>
      </w:ins>
      <w:ins w:id="34" w:author="PR Preview" w:date="2026-01-01T00:00:00Z">
        <w:r>
          <w:rPr>
            <w:b/>
            <w:bCs/>
          </w:rPr>
          <w:t xml:space="preserve">Integration, then a geometric series: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Integrate with respect to</w:t>
        </w:r>
      </w:ins>
      <w:ins w:id="37" w:author="PR Preview" w:date="2026-01-01T00:00:00Z">
        <w:r>
          <w:t xml:space="preserve"> </w:t>
        </w:r>
      </w:ins>
      <m:oMath>
        <m:r>
          <m:t>x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40" w:author="PR Preview" w:date="2026-01-01T00:00:00Z">
        <w:r>
          <w:rPr>
            <w:b/>
            <w:bCs/>
          </w:rPr>
          <w:delText xml:space="preserve">Method 2 (binomial expansion):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Expand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44" w:author="PR Preview" w:date="2026-01-01T00:00:00Z">
        <w:r>
          <w:delText xml:space="preserve">. Integrating over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6" w:author="PR Preview" w:date="2026-01-01T00:00:00Z">
        <w:r>
          <w:delText xml:space="preserve">:</w:delText>
        </w:r>
      </w:del>
    </w:p>
    <w:p>
      <w:pPr>
        <w:pStyle w:val="FirstParagraph"/>
      </w:pPr>
      <w:ins w:id="47" w:author="PR Preview" w:date="2026-01-01T00:00:00Z">
        <w:r>
          <w:t xml:space="preserve">The result is stated as</w:t>
        </w:r>
      </w:ins>
      <w:ins w:id="48" w:author="PR Preview" w:date="2026-01-01T00:00:00Z">
        <w:r>
          <w:t xml:space="preserve"> </w:t>
        </w:r>
      </w:ins>
      <w:hyperlink w:anchor="thm-dint-harmonic-identity">
        <w:ins w:id="4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0" w:author="PR Preview" w:date="2026-01-01T00:00:00Z">
        <w:r>
          <w:t xml:space="preserve">.</w:t>
        </w:r>
      </w:ins>
    </w:p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(binomial expansion):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 same integral can be expanded in a different way.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Expand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57" w:author="PR Preview" w:date="2026-01-01T00:00:00Z">
        <w:r>
          <w:t xml:space="preserve">. Integrating over</w:t>
        </w:r>
      </w:ins>
      <w:ins w:id="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ins w:id="60" w:author="PR Preview" w:date="2026-01-01T00:00:00Z">
        <w:r>
          <w:t xml:space="preserve">This reaches the alternating binomial sum for the same integral as above,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so it inherits the value</w:t>
        </w:r>
      </w:ins>
      <w:ins w:id="6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from the integration-then-geometric-series computation.</w:t>
        </w:r>
      </w:ins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2026-10-15T15:49:07Z</dcterms:created>
  <dcterms:modified xsi:type="dcterms:W3CDTF">2026-10-15T15:49:07Z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