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Corollary 2 (A positive definite matrix is a transpose product)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be a</w:t>
        </w:r>
      </w:ins>
      <w:ins w:id="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symmetric positive definite matrix (</w:t>
        </w:r>
      </w:ins>
      <w:hyperlink w:anchor="def-positive-definite">
        <w:ins w:id="12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3" w:author="PR Preview" w:date="2026-01-01T00:00:00Z">
        <w:r>
          <w:t xml:space="preserve">).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Then</w:t>
        </w:r>
      </w:ins>
      <w:ins w:id="1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for some invertible</w:t>
        </w:r>
      </w:ins>
      <w:ins w:id="1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matrix</w:t>
        </w:r>
      </w:ins>
      <w:ins w:id="22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23" w:author="PR Preview" w:date="2026-01-01T00:00:00Z">
        <w:r>
          <w:t xml:space="preserve">.</w:t>
        </w:r>
      </w:ins>
    </w:p>
    <w:bookmarkEnd w:id="138"/>
    <w:p>
      <w:pPr>
        <w:pStyle w:val="BodyText"/>
      </w:pPr>
      <w:ins w:id="24" w:author="PR Preview" w:date="2026-01-01T00:00:00Z">
        <w:r>
          <w:rPr>
            <w:i/>
            <w:iCs/>
          </w:rPr>
          <w:t xml:space="preserve">Proof</w:t>
        </w:r>
      </w:ins>
      <w:ins w:id="25" w:author="PR Preview" w:date="2026-01-01T00:00:00Z">
        <w:r>
          <w:t xml:space="preserve">. </w:t>
        </w:r>
      </w:ins>
      <w:ins w:id="26" w:author="PR Preview" w:date="2026-01-01T00:00:00Z">
        <w:r>
          <w:t xml:space="preserve">By the spectral theorem (</w:t>
        </w:r>
      </w:ins>
      <w:hyperlink w:anchor="thm-spectral">
        <w:ins w:id="27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8" w:author="PR Preview" w:date="2026-01-01T00:00:00Z">
        <w:r>
          <w:t xml:space="preserve">),</w:t>
        </w:r>
      </w:ins>
      <w:ins w:id="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with</w:t>
        </w:r>
      </w:ins>
      <w:ins w:id="3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orthogonal and</w:t>
        </w:r>
      </w:ins>
      <w:ins w:id="35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diagonal with the eigenvalues</w:t>
        </w:r>
      </w:ins>
      <w:ins w:id="38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of</w:t>
        </w:r>
      </w:ins>
      <w:ins w:id="4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on its diagonal.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These are positive (</w:t>
        </w:r>
      </w:ins>
      <w:hyperlink w:anchor="thm-definite-eigenvalues">
        <w:ins w:id="46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47" w:author="PR Preview" w:date="2026-01-01T00:00:00Z">
        <w:r>
          <w:t xml:space="preserve">),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so</w:t>
        </w:r>
      </w:ins>
      <w:ins w:id="50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51" w:author="PR Preview" w:date="2026-01-01T00:00:00Z">
        <w:r>
          <w:t xml:space="preserve">, the diagonal matrix with entries</w:t>
        </w:r>
      </w:ins>
      <w:ins w:id="52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53" w:author="PR Preview" w:date="2026-01-01T00:00:00Z">
        <w:r>
          <w:t xml:space="preserve">, is defined.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Take</w:t>
        </w:r>
      </w:ins>
      <w:ins w:id="56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7" w:author="PR Preview" w:date="2026-01-01T00:00:00Z">
        <w:r>
          <w:t xml:space="preserve">.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Since</w:t>
        </w:r>
      </w:ins>
      <w:ins w:id="60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is diagonal,</w:t>
        </w:r>
      </w:ins>
      <w:ins w:id="6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64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is invertible, because</w:t>
        </w:r>
      </w:ins>
      <w:ins w:id="6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has inverse</w:t>
        </w:r>
      </w:ins>
      <w:ins w:id="70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</w:t>
        </w:r>
      </w:ins>
      <w:ins w:id="73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is diagonal with positive entries,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so it has the diagonal inverse with entries</w:t>
        </w:r>
      </w:ins>
      <w:ins w:id="7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and a product of invertible matrices is invertible (</w:t>
        </w:r>
      </w:ins>
      <w:hyperlink w:anchor="thm-inverse-product">
        <w:ins w:id="8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83" w:author="PR Preview" w:date="2026-01-01T00:00:00Z">
        <w:r>
          <w:t xml:space="preserve">).</w:t>
        </w:r>
      </w:ins>
    </w:p>
    <w:bookmarkStart w:id="139" w:name="thm-whitening-inner-product"/>
    <w:p>
      <w:pPr>
        <w:pStyle w:val="BodyText"/>
      </w:pPr>
      <w:ins w:id="84" w:author="PR Preview" w:date="2026-01-01T00:00:00Z">
        <w:r>
          <w:rPr>
            <w:b/>
            <w:bCs/>
          </w:rPr>
          <w:t xml:space="preserve">Theorem 17 (A matrix-induced inner product is a dot product of transformed vectors)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Let</w:t>
        </w:r>
      </w:ins>
      <w:ins w:id="8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be a</w:t>
        </w:r>
      </w:ins>
      <w:ins w:id="9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symmetric positive definite matrix,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let</w:t>
        </w:r>
      </w:ins>
      <w:ins w:id="95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be any</w:t>
        </w:r>
      </w:ins>
      <w:ins w:id="9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matrix with</w:t>
        </w:r>
      </w:ins>
      <w:ins w:id="10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02" w:author="PR Preview" w:date="2026-01-01T00:00:00Z">
        <w:r>
          <w:t xml:space="preserve">.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Then for all</w:t>
        </w:r>
      </w:ins>
      <w:ins w:id="1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6" w:author="PR Preview" w:date="2026-01-01T00:00:00Z">
        <w:r>
          <w:t xml:space="preserve">, the</w:t>
        </w:r>
      </w:ins>
      <w:ins w:id="1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8" w:author="PR Preview" w:date="2026-01-01T00:00:00Z">
        <w:r>
          <w:t xml:space="preserve">-inner product (</w:t>
        </w:r>
      </w:ins>
      <w:hyperlink w:anchor="def-matrix-induced-inner-product">
        <w:ins w:id="10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10" w:author="PR Preview" w:date="2026-01-01T00:00:00Z">
        <w:r>
          <w:t xml:space="preserve">) satisfies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ins w:id="111" w:author="PR Preview" w:date="2026-01-01T00:00:00Z">
        <w:r>
          <w:rPr>
            <w:i/>
            <w:iCs/>
          </w:rPr>
          <w:t xml:space="preserve">Proof</w:t>
        </w:r>
      </w:ins>
      <w:ins w:id="112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del w:id="113" w:author="PR Preview" w:date="2026-01-01T00:00:00Z">
        <w:r>
          <w:rPr>
            <w:b/>
            <w:bCs/>
          </w:rPr>
          <w:delText xml:space="preserve">Mahalanobis metric and whitening</w:delText>
        </w:r>
      </w:del>
      <w:del w:id="114" w:author="PR Preview" w:date="2026-01-01T00:00:00Z">
        <w:r>
          <w:delText xml:space="preserve">: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Standard Euclidean distance treats all coordinate axes identically, ignoring feature correlations and variance differences.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If data features have a symmetric positive definite covariance matrix</w:delText>
        </w:r>
      </w:del>
      <w:del w:id="119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(</w:delText>
        </w:r>
      </w:del>
      <w:hyperlink w:anchor="def-positive-definite">
        <w:del w:id="122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23" w:author="PR Preview" w:date="2026-01-01T00:00:00Z">
        <w:r>
          <w:delText xml:space="preserve">),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the precision matrix</w:delText>
        </w:r>
      </w:del>
      <w:del w:id="12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(</w:delText>
        </w:r>
      </w:del>
      <w:hyperlink w:anchor="thm-pd-inverse">
        <w:del w:id="129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30" w:author="PR Preview" w:date="2026-01-01T00:00:00Z">
        <w:r>
          <w:delText xml:space="preserve">) defines the Mahalanobis inner product</w:delText>
        </w:r>
      </w:del>
      <w:del w:id="131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132" w:author="PR Preview" w:date="2026-01-01T00:00:00Z">
        <w:r>
          <w:delText xml:space="preserve">.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The induced distance</w:delText>
        </w:r>
      </w:del>
      <w:del w:id="135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measures statistical distance normalized by variance along each principal direction.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Factoring</w:delText>
        </w:r>
      </w:del>
      <w:del w:id="140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(via Cholesky or spectral decomposition),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this inner product corresponds to the Euclidean dot product of whitened coordinates</w:delText>
        </w:r>
      </w:del>
      <w:del w:id="14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del w:id="146" w:author="PR Preview" w:date="2026-01-01T00:00:00Z">
        <w:r>
          <w:delText xml:space="preserve">:</w:delText>
        </w:r>
      </w:del>
      <w:del w:id="147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148" w:author="PR Preview" w:date="2026-01-01T00:00:00Z">
        <w:r>
          <w:delText xml:space="preserve">.</w:delText>
        </w:r>
      </w:del>
    </w:p>
    <w:p>
      <w:pPr>
        <w:numPr>
          <w:ilvl w:val="0"/>
          <w:numId w:val="1010"/>
        </w:numPr>
      </w:pPr>
      <w:ins w:id="149" w:author="PR Preview" w:date="2026-01-01T00:00:00Z">
        <w:r>
          <w:rPr>
            <w:b/>
            <w:bCs/>
          </w:rPr>
          <w:t xml:space="preserve">Mahalanobis metric and whitening</w:t>
        </w:r>
      </w:ins>
      <w:ins w:id="150" w:author="PR Preview" w:date="2026-01-01T00:00:00Z">
        <w:r>
          <w:t xml:space="preserve">: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Standard Euclidean distance treats all coordinate axes identically, ignoring feature correlations and variance differences.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If data features have a symmetric positive definite covariance matrix</w:t>
        </w:r>
      </w:ins>
      <w:ins w:id="155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(</w:t>
        </w:r>
      </w:ins>
      <w:hyperlink w:anchor="def-positive-definite">
        <w:ins w:id="15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59" w:author="PR Preview" w:date="2026-01-01T00:00:00Z">
        <w:r>
          <w:t xml:space="preserve">),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the precision matrix</w:t>
        </w:r>
      </w:ins>
      <w:ins w:id="1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(</w:t>
        </w:r>
      </w:ins>
      <w:hyperlink w:anchor="thm-pd-inverse">
        <w:ins w:id="165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66" w:author="PR Preview" w:date="2026-01-01T00:00:00Z">
        <w:r>
          <w:t xml:space="preserve">) defines the Mahalanobis inner product</w:t>
        </w:r>
      </w:ins>
      <w:ins w:id="167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168" w:author="PR Preview" w:date="2026-01-01T00:00:00Z">
        <w:r>
          <w:t xml:space="preserve">.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The induced distance</w:t>
        </w:r>
      </w:ins>
      <w:ins w:id="171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measures statistical distance normalized by variance along each principal direction.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Factoring</w:t>
        </w:r>
      </w:ins>
      <w:ins w:id="176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(via Cholesky or spectral decomposition,</w:t>
        </w:r>
      </w:ins>
      <w:ins w:id="179" w:author="PR Preview" w:date="2026-01-01T00:00:00Z">
        <w:r>
          <w:t xml:space="preserve"> </w:t>
        </w:r>
      </w:ins>
      <w:hyperlink w:anchor="cor-pd-transpose-product">
        <w:ins w:id="180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181" w:author="PR Preview" w:date="2026-01-01T00:00:00Z">
        <w:r>
          <w:t xml:space="preserve">),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this inner product is the Euclidean dot product of the whitened vectors</w:t>
        </w:r>
      </w:ins>
      <w:ins w:id="184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and</w:t>
        </w:r>
      </w:ins>
      <w:ins w:id="187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(</w:t>
        </w:r>
      </w:ins>
      <w:hyperlink w:anchor="thm-whitening-inner-product">
        <w:ins w:id="190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91" w:author="PR Preview" w:date="2026-01-01T00:00:00Z">
        <w:r>
          <w:t xml:space="preserve">).</w:t>
        </w:r>
      </w:ins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del w:id="192" w:author="PR Preview" w:date="2026-01-01T00:00:00Z">
        <w:r>
          <w:rPr>
            <w:b/>
            <w:bCs/>
          </w:rPr>
          <w:delText xml:space="preserve">Embeddings and cosine similarity</w:delText>
        </w:r>
      </w:del>
      <w:del w:id="193" w:author="PR Preview" w:date="2026-01-01T00:00:00Z">
        <w:r>
          <w:delText xml:space="preserve">: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In natural language processing and recommendation systems, data items are embedded as vectors in high-dimensional representations.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The angle between embeddings captures semantic similarity through cosine similarity (</w:delText>
        </w:r>
      </w:del>
      <w:hyperlink r:id="rId12">
        <w:del w:id="198" w:author="PR Preview" w:date="2026-01-01T00:00:00Z">
          <w:r>
            <w:rPr>
              <w:rStyle w:val="Hyperlink"/>
            </w:rPr>
            <w:delText xml:space="preserve">Definition 8 in Inner Products and Orthogonality</w:delText>
          </w:r>
        </w:del>
      </w:hyperlink>
      <w:del w:id="199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del w:id="200" w:author="PR Preview" w:date="2026-01-01T00:00:00Z">
        <w:r>
          <w:delText xml:space="preserve">When embedding vectors are normalized to unit Euclidean norm (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and</w:delText>
        </w:r>
      </w:del>
      <w:del w:id="20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04" w:author="PR Preview" w:date="2026-01-01T00:00:00Z">
        <w:r>
          <w:delText xml:space="preserve">),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cosine similarity equals the inner product</w:delText>
        </w:r>
      </w:del>
      <w:del w:id="207" w:author="PR Preview" w:date="2026-01-01T00:00:00Z">
        <w:r>
          <w:delText xml:space="preserve"> </w:delText>
        </w:r>
      </w:del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del w:id="208" w:author="PR Preview" w:date="2026-01-01T00:00:00Z">
        <w:r>
          <w:delText xml:space="preserve">.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Similarly, the self-attention mechanism in Transformers computes query-key alignment scores through scaled inner products</w:delText>
        </w:r>
      </w:del>
      <w:del w:id="2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del w:id="212" w:author="PR Preview" w:date="2026-01-01T00:00:00Z">
        <w:r>
          <w:delText xml:space="preserve">.</w:delText>
        </w:r>
      </w:del>
    </w:p>
    <w:p>
      <w:pPr>
        <w:numPr>
          <w:ilvl w:val="0"/>
          <w:numId w:val="1010"/>
        </w:numPr>
      </w:pPr>
      <w:ins w:id="213" w:author="PR Preview" w:date="2026-01-01T00:00:00Z">
        <w:r>
          <w:rPr>
            <w:b/>
            <w:bCs/>
          </w:rPr>
          <w:t xml:space="preserve">Embeddings and cosine similarity</w:t>
        </w:r>
      </w:ins>
      <w:ins w:id="214" w:author="PR Preview" w:date="2026-01-01T00:00:00Z">
        <w:r>
          <w:t xml:space="preserve">: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In natural language processing and recommendation systems, data items are embedded as vectors in high-dimensional representations.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The angle between embeddings captures semantic similarity through cosine similarity (</w:t>
        </w:r>
      </w:ins>
      <w:hyperlink r:id="rId140">
        <w:ins w:id="219" w:author="PR Preview" w:date="2026-01-01T00:00:00Z">
          <w:r>
            <w:rPr>
              <w:rStyle w:val="Hyperlink"/>
            </w:rPr>
            <w:t xml:space="preserve">Definition 9 in Inner Products and Orthogonality</w:t>
          </w:r>
        </w:ins>
      </w:hyperlink>
      <w:ins w:id="220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ins w:id="221" w:author="PR Preview" w:date="2026-01-01T00:00:00Z">
        <w:r>
          <w:t xml:space="preserve">When embedding vectors are normalized to unit Euclidean norm (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and</w:t>
        </w:r>
      </w:ins>
      <w:ins w:id="22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25" w:author="PR Preview" w:date="2026-01-01T00:00:00Z">
        <w:r>
          <w:t xml:space="preserve">),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cosine similarity equals the inner product</w:t>
        </w:r>
      </w:ins>
      <w:ins w:id="228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(</w:t>
        </w:r>
      </w:ins>
      <w:hyperlink r:id="rId141">
        <w:ins w:id="231" w:author="PR Preview" w:date="2026-01-01T00:00:00Z">
          <w:r>
            <w:rPr>
              <w:rStyle w:val="Hyperlink"/>
            </w:rPr>
            <w:t xml:space="preserve">Corollary 3 in Inner Products and Orthogonality</w:t>
          </w:r>
        </w:ins>
      </w:hyperlink>
      <w:ins w:id="232" w:author="PR Preview" w:date="2026-01-01T00:00:00Z">
        <w:r>
          <w:t xml:space="preserve">).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Similarly, the self-attention mechanism in Transformers computes query-key alignment scores through scaled inner products</w:t>
        </w:r>
      </w:ins>
      <w:ins w:id="2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ins w:id="236" w:author="PR Preview" w:date="2026-01-01T00:00:00Z">
        <w:r>
          <w:t xml:space="preserve">.</w:t>
        </w:r>
      </w:ins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del w:id="237" w:author="PR Preview" w:date="2026-01-01T00:00:00Z">
        <w:r>
          <w:rPr>
            <w:b/>
            <w:bCs/>
          </w:rPr>
          <w:delText xml:space="preserve">Theorem 17 (Determinant of a diagonal matrix)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The determinant (</w:delText>
        </w:r>
      </w:del>
      <w:hyperlink w:anchor="def-determinant">
        <w:del w:id="240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241" w:author="PR Preview" w:date="2026-01-01T00:00:00Z">
        <w:r>
          <w:delText xml:space="preserve">) of a</w:delText>
        </w:r>
      </w:del>
      <w:del w:id="24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diagonal matrix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(</w:delText>
        </w:r>
      </w:del>
      <w:hyperlink w:anchor="def-diagonal-matrix">
        <w:del w:id="247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48" w:author="PR Preview" w:date="2026-01-01T00:00:00Z">
        <w:r>
          <w:delText xml:space="preserve">)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is the product of its diagonal entries:</w:delText>
        </w:r>
      </w:del>
    </w:p>
    <w:p>
      <w:pPr>
        <w:pStyle w:val="FirstParagraph"/>
      </w:pPr>
      <w:ins w:id="251" w:author="PR Preview" w:date="2026-01-01T00:00:00Z">
        <w:r>
          <w:rPr>
            <w:b/>
            <w:bCs/>
          </w:rPr>
          <w:t xml:space="preserve">Theorem 18 (Determinant of a diagonal matrix)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The determinant (</w:t>
        </w:r>
      </w:ins>
      <w:hyperlink w:anchor="def-determinant">
        <w:ins w:id="254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255" w:author="PR Preview" w:date="2026-01-01T00:00:00Z">
        <w:r>
          <w:t xml:space="preserve">) of a</w:t>
        </w:r>
      </w:ins>
      <w:ins w:id="25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diagonal matrix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(</w:t>
        </w:r>
      </w:ins>
      <w:hyperlink w:anchor="def-diagonal-matrix">
        <w:ins w:id="26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62" w:author="PR Preview" w:date="2026-01-01T00:00:00Z">
        <w:r>
          <w:t xml:space="preserve">)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is the product of its diagonal entries: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del w:id="265" w:author="PR Preview" w:date="2026-01-01T00:00:00Z">
        <w:r>
          <w:rPr>
            <w:b/>
            <w:bCs/>
          </w:rPr>
          <w:delText xml:space="preserve">Theorem 18 (Determinant of a product)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For</w:delText>
        </w:r>
      </w:del>
      <w:del w:id="26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matrices</w:delText>
        </w:r>
      </w:del>
      <w:del w:id="27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and</w:delText>
        </w:r>
      </w:del>
      <w:del w:id="274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75" w:author="PR Preview" w:date="2026-01-01T00:00:00Z">
        <w:r>
          <w:delText xml:space="preserve">,</w:delText>
        </w:r>
      </w:del>
    </w:p>
    <w:p>
      <w:pPr>
        <w:pStyle w:val="BodyText"/>
      </w:pPr>
      <w:ins w:id="276" w:author="PR Preview" w:date="2026-01-01T00:00:00Z">
        <w:r>
          <w:rPr>
            <w:b/>
            <w:bCs/>
          </w:rPr>
          <w:t xml:space="preserve">Theorem 19 (Determinant of a product)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For</w:t>
        </w:r>
      </w:ins>
      <w:ins w:id="27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matrices</w:t>
        </w:r>
      </w:ins>
      <w:ins w:id="2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and</w:t>
        </w:r>
      </w:ins>
      <w:ins w:id="28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8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del w:id="287" w:author="PR Preview" w:date="2026-01-01T00:00:00Z">
        <w:r>
          <w:rPr>
            <w:i/>
            <w:iCs/>
          </w:rPr>
          <w:delText xml:space="preserve">Remark 21</w:delText>
        </w:r>
      </w:del>
      <w:del w:id="288" w:author="PR Preview" w:date="2026-01-01T00:00:00Z">
        <w:r>
          <w:delText xml:space="preserve"> (An example is not a proof). </w:delText>
        </w:r>
      </w:del>
      <w:hyperlink w:anchor="exm-det-product">
        <w:del w:id="289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checks</w:delText>
        </w:r>
      </w:del>
      <w:del w:id="292" w:author="PR Preview" w:date="2026-01-01T00:00:00Z">
        <w:r>
          <w:delText xml:space="preserve"> </w:delText>
        </w:r>
      </w:del>
      <w:hyperlink w:anchor="thm-det-product">
        <w:del w:id="293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for one pair of</w:delText>
        </w:r>
      </w:del>
      <w:del w:id="296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matrices,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which shows the theorem holds there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but does not prove it for every pair.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The proof needs properties of the determinant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that these notes don’t develop;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see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Banerjee and Roy (2014)</w:delText>
        </w:r>
      </w:del>
      <w:del w:id="311" w:author="PR Preview" w:date="2026-01-01T00:00:00Z">
        <w:r>
          <w:delText xml:space="preserve">.</w:delText>
        </w:r>
      </w:del>
    </w:p>
    <w:p>
      <w:pPr>
        <w:pStyle w:val="FirstParagraph"/>
      </w:pPr>
      <w:ins w:id="312" w:author="PR Preview" w:date="2026-01-01T00:00:00Z">
        <w:r>
          <w:rPr>
            <w:i/>
            <w:iCs/>
          </w:rPr>
          <w:t xml:space="preserve">Remark 21</w:t>
        </w:r>
      </w:ins>
      <w:ins w:id="313" w:author="PR Preview" w:date="2026-01-01T00:00:00Z">
        <w:r>
          <w:t xml:space="preserve"> (An example is not a proof). </w:t>
        </w:r>
      </w:ins>
      <w:hyperlink w:anchor="exm-det-product">
        <w:ins w:id="314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checks</w:t>
        </w:r>
      </w:ins>
      <w:ins w:id="317" w:author="PR Preview" w:date="2026-01-01T00:00:00Z">
        <w:r>
          <w:t xml:space="preserve"> </w:t>
        </w:r>
      </w:ins>
      <w:hyperlink w:anchor="thm-det-product">
        <w:ins w:id="318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for one pair of</w:t>
        </w:r>
      </w:ins>
      <w:ins w:id="321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matrices,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which shows the theorem holds there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but does not prove it for every pair.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The proof needs properties of the determinant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that these notes don’t develop;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see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Banerjee and Roy (2014)</w:t>
        </w:r>
      </w:ins>
      <w:ins w:id="336" w:author="PR Preview" w:date="2026-01-01T00:00:00Z">
        <w:r>
          <w:t xml:space="preserve">.</w:t>
        </w:r>
      </w:ins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del w:id="337" w:author="PR Preview" w:date="2026-01-01T00:00:00Z">
        <w:r>
          <w:rPr>
            <w:b/>
            <w:bCs/>
          </w:rPr>
          <w:delText xml:space="preserve">Theorem 19 (The determinant of a symmetric matrix is the product of its eigenvalues)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Let</w:delText>
        </w:r>
      </w:del>
      <w:del w:id="34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be a</w:delText>
        </w:r>
      </w:del>
      <w:del w:id="34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symmetric matrix with real entries,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with eigendecomposition</w:delText>
        </w:r>
      </w:del>
      <w:del w:id="3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(</w:delText>
        </w:r>
      </w:del>
      <w:hyperlink w:anchor="def-eigendecomposition">
        <w:del w:id="351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352" w:author="PR Preview" w:date="2026-01-01T00:00:00Z">
        <w:r>
          <w:delText xml:space="preserve">)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and eigenvalues</w:delText>
        </w:r>
      </w:del>
      <w:del w:id="355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on the diagonal of</w:delText>
        </w:r>
      </w:del>
      <w:del w:id="358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359" w:author="PR Preview" w:date="2026-01-01T00:00:00Z">
        <w:r>
          <w:delText xml:space="preserve">.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Then</w:delText>
        </w:r>
      </w:del>
    </w:p>
    <w:p>
      <w:pPr>
        <w:pStyle w:val="BodyText"/>
      </w:pPr>
      <w:ins w:id="362" w:author="PR Preview" w:date="2026-01-01T00:00:00Z">
        <w:r>
          <w:rPr>
            <w:b/>
            <w:bCs/>
          </w:rPr>
          <w:t xml:space="preserve">Theorem 20 (The determinant of a symmetric matrix is the product of its eigenvalues)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Let</w:t>
        </w:r>
      </w:ins>
      <w:ins w:id="3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be a</w:t>
        </w:r>
      </w:ins>
      <w:ins w:id="36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symmetric matrix with real entries,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with eigendecomposition</w:t>
        </w:r>
      </w:ins>
      <w:ins w:id="37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(</w:t>
        </w:r>
      </w:ins>
      <w:hyperlink w:anchor="def-eigendecomposition">
        <w:ins w:id="376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377" w:author="PR Preview" w:date="2026-01-01T00:00:00Z">
        <w:r>
          <w:t xml:space="preserve">)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and eigenvalues</w:t>
        </w:r>
      </w:ins>
      <w:ins w:id="380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on the diagonal of</w:t>
        </w:r>
      </w:ins>
      <w:ins w:id="383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384" w:author="PR Preview" w:date="2026-01-01T00:00:00Z">
        <w:r>
          <w:t xml:space="preserve">.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del w:id="387" w:author="PR Preview" w:date="2026-01-01T00:00:00Z">
        <w:r>
          <w:delText xml:space="preserve">The product steps are</w:delText>
        </w:r>
      </w:del>
      <w:del w:id="388" w:author="PR Preview" w:date="2026-01-01T00:00:00Z">
        <w:r>
          <w:delText xml:space="preserve"> </w:delText>
        </w:r>
      </w:del>
      <w:hyperlink w:anchor="thm-det-product">
        <w:del w:id="389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390" w:author="PR Preview" w:date="2026-01-01T00:00:00Z">
        <w:r>
          <w:delText xml:space="preserve">,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the orthogonality step is</w:delText>
        </w:r>
      </w:del>
      <w:del w:id="393" w:author="PR Preview" w:date="2026-01-01T00:00:00Z">
        <w:r>
          <w:delText xml:space="preserve"> </w:delText>
        </w:r>
      </w:del>
      <w:hyperlink w:anchor="def-orthogonal-matrix">
        <w:del w:id="394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95" w:author="PR Preview" w:date="2026-01-01T00:00:00Z">
        <w:r>
          <w:delText xml:space="preserve">,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and the identity and diagonal steps are</w:delText>
        </w:r>
      </w:del>
      <w:del w:id="398" w:author="PR Preview" w:date="2026-01-01T00:00:00Z">
        <w:r>
          <w:delText xml:space="preserve"> </w:delText>
        </w:r>
      </w:del>
      <w:hyperlink w:anchor="thm-det-diagonal">
        <w:del w:id="399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and</w:delText>
        </w:r>
      </w:del>
      <w:del w:id="402" w:author="PR Preview" w:date="2026-01-01T00:00:00Z">
        <w:r>
          <w:delText xml:space="preserve"> </w:delText>
        </w:r>
      </w:del>
      <w:hyperlink w:anchor="exm-det-diagonal">
        <w:del w:id="403" w:author="PR Preview" w:date="2026-01-01T00:00:00Z">
          <w:r>
            <w:rPr>
              <w:rStyle w:val="Hyperlink"/>
            </w:rPr>
            <w:delText xml:space="preserve">Example 35</w:delText>
          </w:r>
        </w:del>
      </w:hyperlink>
      <w:del w:id="404" w:author="PR Preview" w:date="2026-01-01T00:00:00Z">
        <w:r>
          <w:delText xml:space="preserve">.</w:delText>
        </w:r>
      </w:del>
    </w:p>
    <w:p>
      <w:pPr>
        <w:pStyle w:val="BodyText"/>
      </w:pPr>
      <w:del w:id="405" w:author="PR Preview" w:date="2026-01-01T00:00:00Z">
        <w:r>
          <w:rPr>
            <w:b/>
            <w:bCs/>
          </w:rPr>
          <w:delText xml:space="preserve">Corollary 2 (A positive definite matrix has a positive determinant)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If</w:delText>
        </w:r>
      </w:del>
      <w:del w:id="40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is positive definite (</w:delText>
        </w:r>
      </w:del>
      <w:hyperlink w:anchor="def-positive-definite">
        <w:del w:id="411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412" w:author="PR Preview" w:date="2026-01-01T00:00:00Z">
        <w:r>
          <w:delText xml:space="preserve">),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then</w:delText>
        </w:r>
      </w:del>
      <w:del w:id="415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416" w:author="PR Preview" w:date="2026-01-01T00:00:00Z">
        <w:r>
          <w:delText xml:space="preserve">.</w:delText>
        </w:r>
      </w:del>
    </w:p>
    <w:p>
      <w:pPr>
        <w:pStyle w:val="BodyText"/>
      </w:pPr>
      <w:del w:id="417" w:author="PR Preview" w:date="2026-01-01T00:00:00Z">
        <w:r>
          <w:rPr>
            <w:i/>
            <w:iCs/>
          </w:rPr>
          <w:delText xml:space="preserve">Proof</w:delText>
        </w:r>
      </w:del>
      <w:del w:id="418" w:author="PR Preview" w:date="2026-01-01T00:00:00Z">
        <w:r>
          <w:delText xml:space="preserve">. </w:delText>
        </w:r>
      </w:del>
      <w:del w:id="419" w:author="PR Preview" w:date="2026-01-01T00:00:00Z">
        <w:r>
          <w:delText xml:space="preserve">By</w:delText>
        </w:r>
      </w:del>
      <w:del w:id="420" w:author="PR Preview" w:date="2026-01-01T00:00:00Z">
        <w:r>
          <w:delText xml:space="preserve"> </w:delText>
        </w:r>
      </w:del>
      <w:hyperlink w:anchor="thm-definite-eigenvalues">
        <w:del w:id="421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422" w:author="PR Preview" w:date="2026-01-01T00:00:00Z">
        <w:r>
          <w:delText xml:space="preserve">, every eigenvalue of</w:delText>
        </w:r>
      </w:del>
      <w:del w:id="42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is positive,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so their product, which is</w:delText>
        </w:r>
      </w:del>
      <w:del w:id="428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by</w:delText>
        </w:r>
      </w:del>
      <w:del w:id="431" w:author="PR Preview" w:date="2026-01-01T00:00:00Z">
        <w:r>
          <w:delText xml:space="preserve"> </w:delText>
        </w:r>
      </w:del>
      <w:hyperlink w:anchor="thm-det-eigenvalues">
        <w:del w:id="432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33" w:author="PR Preview" w:date="2026-01-01T00:00:00Z">
        <w:r>
          <w:delText xml:space="preserve">,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is positive.</w:delText>
        </w:r>
      </w:del>
    </w:p>
    <w:p>
      <w:pPr>
        <w:pStyle w:val="BodyText"/>
      </w:pPr>
      <w:del w:id="436" w:author="PR Preview" w:date="2026-01-01T00:00:00Z">
        <w:r>
          <w:rPr>
            <w:b/>
            <w:bCs/>
          </w:rPr>
          <w:delText xml:space="preserve">Example 37 (Two ways to the same determinant)</w:delText>
        </w:r>
      </w:del>
      <w:del w:id="4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has eigenvalues</w:delText>
        </w:r>
      </w:del>
      <w:del w:id="440" w:author="PR Preview" w:date="2026-01-01T00:00:00Z">
        <w:r>
          <w:delText xml:space="preserve"> </w:delText>
        </w:r>
      </w:del>
      <m:oMath>
        <m:r>
          <m:t>3</m:t>
        </m:r>
      </m:oMath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and</w:delText>
        </w:r>
      </w:del>
      <w:del w:id="443" w:author="PR Preview" w:date="2026-01-01T00:00:00Z">
        <w:r>
          <w:delText xml:space="preserve"> </w:delText>
        </w:r>
      </w:del>
      <m:oMath>
        <m:r>
          <m:t>1</m:t>
        </m:r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(</w:delText>
        </w:r>
      </w:del>
      <w:hyperlink w:anchor="exm-eigenvalue">
        <w:del w:id="446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447" w:author="PR Preview" w:date="2026-01-01T00:00:00Z">
        <w:r>
          <w:delText xml:space="preserve">),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so</w:delText>
        </w:r>
      </w:del>
      <w:del w:id="450" w:author="PR Preview" w:date="2026-01-01T00:00:00Z">
        <w:r>
          <w:delText xml:space="preserve"> </w:delText>
        </w:r>
      </w:del>
      <w:hyperlink w:anchor="thm-det-eigenvalues">
        <w:del w:id="451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gives</w:delText>
        </w:r>
      </w:del>
    </w:p>
    <w:p>
      <w:pPr>
        <w:pStyle w:val="FirstParagraph"/>
      </w:pPr>
      <w:ins w:id="454" w:author="PR Preview" w:date="2026-01-01T00:00:00Z">
        <w:r>
          <w:t xml:space="preserve">The product steps are</w:t>
        </w:r>
      </w:ins>
      <w:ins w:id="455" w:author="PR Preview" w:date="2026-01-01T00:00:00Z">
        <w:r>
          <w:t xml:space="preserve"> </w:t>
        </w:r>
      </w:ins>
      <w:hyperlink w:anchor="thm-det-product">
        <w:ins w:id="456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457" w:author="PR Preview" w:date="2026-01-01T00:00:00Z">
        <w:r>
          <w:t xml:space="preserve">,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the orthogonality step is</w:t>
        </w:r>
      </w:ins>
      <w:ins w:id="460" w:author="PR Preview" w:date="2026-01-01T00:00:00Z">
        <w:r>
          <w:t xml:space="preserve"> </w:t>
        </w:r>
      </w:ins>
      <w:hyperlink w:anchor="def-orthogonal-matrix">
        <w:ins w:id="46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62" w:author="PR Preview" w:date="2026-01-01T00:00:00Z">
        <w:r>
          <w:t xml:space="preserve">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and the identity and diagonal steps are</w:t>
        </w:r>
      </w:ins>
      <w:ins w:id="465" w:author="PR Preview" w:date="2026-01-01T00:00:00Z">
        <w:r>
          <w:t xml:space="preserve"> </w:t>
        </w:r>
      </w:ins>
      <w:hyperlink w:anchor="thm-det-diagonal">
        <w:ins w:id="466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and</w:t>
        </w:r>
      </w:ins>
      <w:ins w:id="469" w:author="PR Preview" w:date="2026-01-01T00:00:00Z">
        <w:r>
          <w:t xml:space="preserve"> </w:t>
        </w:r>
      </w:ins>
      <w:hyperlink w:anchor="exm-det-diagonal">
        <w:ins w:id="470" w:author="PR Preview" w:date="2026-01-01T00:00:00Z">
          <w:r>
            <w:rPr>
              <w:rStyle w:val="Hyperlink"/>
            </w:rPr>
            <w:t xml:space="preserve">Example 35</w:t>
          </w:r>
        </w:ins>
      </w:hyperlink>
      <w:ins w:id="471" w:author="PR Preview" w:date="2026-01-01T00:00:00Z">
        <w:r>
          <w:t xml:space="preserve">.</w:t>
        </w:r>
      </w:ins>
    </w:p>
    <w:bookmarkStart w:id="157" w:name="cor-det-pd"/>
    <w:p>
      <w:pPr>
        <w:pStyle w:val="BodyText"/>
      </w:pPr>
      <w:ins w:id="472" w:author="PR Preview" w:date="2026-01-01T00:00:00Z">
        <w:r>
          <w:rPr>
            <w:b/>
            <w:bCs/>
          </w:rPr>
          <w:t xml:space="preserve">Corollary 3 (A positive definite matrix has a positive determinant)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If</w:t>
        </w:r>
      </w:ins>
      <w:ins w:id="47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is positive definite (</w:t>
        </w:r>
      </w:ins>
      <w:hyperlink w:anchor="def-positive-definite">
        <w:ins w:id="47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479" w:author="PR Preview" w:date="2026-01-01T00:00:00Z">
        <w:r>
          <w:t xml:space="preserve">),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then</w:t>
        </w:r>
      </w:ins>
      <w:ins w:id="482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483" w:author="PR Preview" w:date="2026-01-01T00:00:00Z">
        <w:r>
          <w:t xml:space="preserve">.</w:t>
        </w:r>
      </w:ins>
    </w:p>
    <w:bookmarkEnd w:id="157"/>
    <w:p>
      <w:pPr>
        <w:pStyle w:val="BodyText"/>
      </w:pPr>
      <w:ins w:id="484" w:author="PR Preview" w:date="2026-01-01T00:00:00Z">
        <w:r>
          <w:rPr>
            <w:i/>
            <w:iCs/>
          </w:rPr>
          <w:t xml:space="preserve">Proof</w:t>
        </w:r>
      </w:ins>
      <w:ins w:id="485" w:author="PR Preview" w:date="2026-01-01T00:00:00Z">
        <w:r>
          <w:t xml:space="preserve">. </w:t>
        </w:r>
      </w:ins>
      <w:ins w:id="486" w:author="PR Preview" w:date="2026-01-01T00:00:00Z">
        <w:r>
          <w:t xml:space="preserve">By</w:t>
        </w:r>
      </w:ins>
      <w:ins w:id="487" w:author="PR Preview" w:date="2026-01-01T00:00:00Z">
        <w:r>
          <w:t xml:space="preserve"> </w:t>
        </w:r>
      </w:ins>
      <w:hyperlink w:anchor="thm-definite-eigenvalues">
        <w:ins w:id="488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489" w:author="PR Preview" w:date="2026-01-01T00:00:00Z">
        <w:r>
          <w:t xml:space="preserve">, every eigenvalue of</w:t>
        </w:r>
      </w:ins>
      <w:ins w:id="4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is positive,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so their product, which is</w:t>
        </w:r>
      </w:ins>
      <w:ins w:id="495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by</w:t>
        </w:r>
      </w:ins>
      <w:ins w:id="498" w:author="PR Preview" w:date="2026-01-01T00:00:00Z">
        <w:r>
          <w:t xml:space="preserve"> </w:t>
        </w:r>
      </w:ins>
      <w:hyperlink w:anchor="thm-det-eigenvalues">
        <w:ins w:id="499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500" w:author="PR Preview" w:date="2026-01-01T00:00:00Z">
        <w:r>
          <w:t xml:space="preserve">,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is positive.</w:t>
        </w:r>
      </w:ins>
    </w:p>
    <w:bookmarkStart w:id="158" w:name="exm-det-eigenvalues"/>
    <w:p>
      <w:pPr>
        <w:pStyle w:val="BodyText"/>
      </w:pPr>
      <w:ins w:id="503" w:author="PR Preview" w:date="2026-01-01T00:00:00Z">
        <w:r>
          <w:rPr>
            <w:b/>
            <w:bCs/>
          </w:rPr>
          <w:t xml:space="preserve">Example 37 (Two ways to the same determinant)</w:t>
        </w:r>
      </w:ins>
      <w:ins w:id="50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has eigenvalues</w:t>
        </w:r>
      </w:ins>
      <w:ins w:id="507" w:author="PR Preview" w:date="2026-01-01T00:00:00Z">
        <w:r>
          <w:t xml:space="preserve"> </w:t>
        </w:r>
      </w:ins>
      <m:oMath>
        <m:r>
          <m:t>3</m:t>
        </m:r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and</w:t>
        </w:r>
      </w:ins>
      <w:ins w:id="510" w:author="PR Preview" w:date="2026-01-01T00:00:00Z">
        <w:r>
          <w:t xml:space="preserve"> </w:t>
        </w:r>
      </w:ins>
      <m:oMath>
        <m:r>
          <m:t>1</m:t>
        </m:r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(</w:t>
        </w:r>
      </w:ins>
      <w:hyperlink w:anchor="exm-eigenvalue">
        <w:ins w:id="513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514" w:author="PR Preview" w:date="2026-01-01T00:00:00Z">
        <w:r>
          <w:t xml:space="preserve">),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so</w:t>
        </w:r>
      </w:ins>
      <w:ins w:id="517" w:author="PR Preview" w:date="2026-01-01T00:00:00Z">
        <w:r>
          <w:t xml:space="preserve"> </w:t>
        </w:r>
      </w:ins>
      <w:hyperlink w:anchor="thm-det-eigenvalues">
        <w:ins w:id="518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Relationship Id="rId12" Type="http://schemas.openxmlformats.org/officeDocument/2006/relationships/hyperlink" Target="linear-algebra-inner-products.html#def-cosine-similarity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2026-10-15T16:04:42Z</dcterms:created>
  <dcterms:modified xsi:type="dcterms:W3CDTF">2026-10-15T16:04:42Z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