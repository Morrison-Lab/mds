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7 (Coordinates in a basis)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basis of a subspace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</w:delText>
        </w:r>
      </w:del>
      <w:hyperlink w:anchor="def-basis">
        <w:del w:id="1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3" w:author="PR Preview" w:date="2026-01-01T00:00:00Z">
        <w:r>
          <w:delText xml:space="preserve">),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let</w:delText>
        </w:r>
      </w:del>
      <w:del w:id="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coordinates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</w:delText>
        </w:r>
      </w:del>
      <w:del w:id="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in this basis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are the numbers</w:delText>
        </w:r>
      </w:del>
      <w:del w:id="2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with</w:delText>
        </w:r>
      </w:del>
      <w:del w:id="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the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b/>
            <w:bCs/>
          </w:rPr>
          <w:delText xml:space="preserve">coordinate vector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of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4" w:author="PR Preview" w:date="2026-01-01T00:00:00Z">
        <w:r>
          <w:delText xml:space="preserve">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By</w:delText>
        </w:r>
      </w:del>
      <w:del w:id="47" w:author="PR Preview" w:date="2026-01-01T00:00:00Z">
        <w:r>
          <w:delText xml:space="preserve"> </w:delText>
        </w:r>
      </w:del>
      <w:hyperlink w:anchor="thm-basis-unique">
        <w:del w:id="48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there is exactly one such list of numbers.</w:delText>
        </w:r>
      </w:del>
    </w:p>
    <w:p>
      <w:pPr>
        <w:pStyle w:val="FirstParagraph"/>
      </w:pPr>
      <w:ins w:id="51" w:author="PR Preview" w:date="2026-01-01T00:00:00Z">
        <w:r>
          <w:rPr>
            <w:b/>
            <w:bCs/>
          </w:rPr>
          <w:t xml:space="preserve">Definition 7 (Coordinates in a basis)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Let</w:t>
        </w:r>
      </w:ins>
      <w:ins w:id="5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be a basis of a subspace</w:t>
        </w:r>
      </w:ins>
      <w:ins w:id="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(</w:t>
        </w:r>
      </w:ins>
      <w:hyperlink w:anchor="def-basis">
        <w:ins w:id="6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61" w:author="PR Preview" w:date="2026-01-01T00:00:00Z">
        <w:r>
          <w:t xml:space="preserve">),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 let</w:t>
        </w:r>
      </w:ins>
      <w:ins w:id="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coordinates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of</w:t>
        </w:r>
      </w:ins>
      <w:ins w:id="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in this basis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are the numbers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</w:t>
        </w:r>
      </w:ins>
      <w:ins w:id="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81" w:author="PR Preview" w:date="2026-01-01T00:00:00Z">
        <w:r>
          <w:t xml:space="preserve">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By</w:t>
        </w:r>
      </w:ins>
      <w:ins w:id="84" w:author="PR Preview" w:date="2026-01-01T00:00:00Z">
        <w:r>
          <w:t xml:space="preserve"> </w:t>
        </w:r>
      </w:ins>
      <w:hyperlink w:anchor="thm-basis-unique">
        <w:ins w:id="85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there is exactly one such list of numbers.</w:t>
        </w:r>
      </w:ins>
    </w:p>
    <w:bookmarkEnd w:id="45"/>
    <w:bookmarkStart w:id="46" w:name="def-coordinate-vector"/>
    <w:p>
      <w:pPr>
        <w:pStyle w:val="BodyText"/>
      </w:pPr>
      <w:ins w:id="88" w:author="PR Preview" w:date="2026-01-01T00:00:00Z">
        <w:r>
          <w:rPr>
            <w:b/>
            <w:bCs/>
          </w:rPr>
          <w:t xml:space="preserve">Definition 8 (Coordinate vector)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With</w:t>
        </w:r>
      </w:ins>
      <w:ins w:id="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and its coordinates</w:t>
        </w:r>
      </w:ins>
      <w:ins w:id="9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as in</w:t>
        </w:r>
      </w:ins>
      <w:ins w:id="97" w:author="PR Preview" w:date="2026-01-01T00:00:00Z">
        <w:r>
          <w:t xml:space="preserve"> </w:t>
        </w:r>
      </w:ins>
      <w:hyperlink w:anchor="def-coordinates">
        <w:ins w:id="9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9" w:author="PR Preview" w:date="2026-01-01T00:00:00Z">
        <w:r>
          <w:t xml:space="preserve">,</w:t>
        </w:r>
      </w:ins>
      <w:ins w:id="1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is the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rPr>
            <w:b/>
            <w:bCs/>
          </w:rPr>
          <w:t xml:space="preserve">coordinate vector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of</w:t>
        </w:r>
      </w:ins>
      <w:ins w:id="1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8" w:author="PR Preview" w:date="2026-01-01T00:00:00Z">
        <w:r>
          <w:t xml:space="preserve">.</w:t>
        </w:r>
      </w:ins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del w:id="109" w:author="PR Preview" w:date="2026-01-01T00:00:00Z">
        <w:r>
          <w:rPr>
            <w:b/>
            <w:bCs/>
          </w:rPr>
          <w:delText xml:space="preserve">Write</w:delText>
        </w:r>
      </w:del>
      <w:del w:id="11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111" w:author="PR Preview" w:date="2026-01-01T00:00:00Z">
        <w:r>
          <w:rPr>
            <w:b/>
            <w:bCs/>
          </w:rPr>
          <w:delText xml:space="preserve"> </w:delText>
        </w:r>
      </w:del>
      <w:del w:id="112" w:author="PR Preview" w:date="2026-01-01T00:00:00Z">
        <w:r>
          <w:rPr>
            <w:b/>
            <w:bCs/>
          </w:rPr>
          <w:delText xml:space="preserve">in terms of</w:delText>
        </w:r>
      </w:del>
      <w:del w:id="11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B</m:t>
        </m:r>
      </m:oMath>
      <w:del w:id="114" w:author="PR Preview" w:date="2026-01-01T00:00:00Z">
        <w:r>
          <w:rPr>
            <w:b/>
            <w:bCs/>
          </w:rPr>
          <w:delText xml:space="preserve">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Each</w:delText>
        </w:r>
      </w:del>
      <w:del w:id="1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is in</w:delText>
        </w:r>
      </w:del>
      <w:del w:id="1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1" w:author="PR Preview" w:date="2026-01-01T00:00:00Z">
        <w:r>
          <w:delText xml:space="preserve">,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and the</w:delText>
        </w:r>
      </w:del>
      <w:del w:id="1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25" w:author="PR Preview" w:date="2026-01-01T00:00:00Z">
        <w:r>
          <w:delText xml:space="preserve">’s span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</w:delText>
        </w:r>
      </w:del>
      <w:hyperlink w:anchor="def-span">
        <w:del w:id="12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30" w:author="PR Preview" w:date="2026-01-01T00:00:00Z">
        <w:r>
          <w:delText xml:space="preserve">),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so</w:delText>
        </w:r>
      </w:del>
      <w:del w:id="1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for some</w:delText>
        </w:r>
      </w:del>
      <w:del w:id="1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(</w:delText>
        </w:r>
      </w:del>
      <w:hyperlink r:id="rId49">
        <w:del w:id="139" w:author="PR Preview" w:date="2026-01-01T00:00:00Z">
          <w:r>
            <w:rPr>
              <w:rStyle w:val="Hyperlink"/>
            </w:rPr>
            <w:delText xml:space="preserve">Definition 11 in Matrices</w:delText>
          </w:r>
        </w:del>
      </w:hyperlink>
      <w:del w:id="140" w:author="PR Preview" w:date="2026-01-01T00:00:00Z">
        <w:r>
          <w:delText xml:space="preserve">).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Let</w:delText>
        </w:r>
      </w:del>
      <w:del w:id="143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be the</w:delText>
        </w:r>
      </w:del>
      <w:del w:id="146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×</m:t>
        </m:r>
        <m:r>
          <m:t>k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matrix with columns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del w:id="150" w:author="PR Preview" w:date="2026-01-01T00:00:00Z">
        <w:r>
          <w:delText xml:space="preserve">.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Then</w:delText>
        </w:r>
      </w:del>
      <w:del w:id="153" w:author="PR Preview" w:date="2026-01-01T00:00:00Z">
        <w:r>
          <w:delText xml:space="preserve"> </w:delText>
        </w:r>
      </w:del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because column</w:delText>
        </w:r>
      </w:del>
      <w:del w:id="157" w:author="PR Preview" w:date="2026-01-01T00:00:00Z">
        <w:r>
          <w:delText xml:space="preserve"> </w:delText>
        </w:r>
      </w:del>
      <m:oMath>
        <m:r>
          <m:t>j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of</w:delText>
        </w:r>
      </w:del>
      <w:del w:id="16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is</w:delText>
        </w:r>
      </w:del>
      <w:del w:id="16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del w:id="164" w:author="PR Preview" w:date="2026-01-01T00:00:00Z">
        <w:r>
          <w:delText xml:space="preserve">.</w:delText>
        </w:r>
      </w:del>
    </w:p>
    <w:p>
      <w:pPr>
        <w:pStyle w:val="BodyText"/>
      </w:pPr>
      <w:ins w:id="165" w:author="PR Preview" w:date="2026-01-01T00:00:00Z">
        <w:r>
          <w:rPr>
            <w:b/>
            <w:bCs/>
          </w:rPr>
          <w:t xml:space="preserve">Write</w:t>
        </w:r>
      </w:ins>
      <w:ins w:id="16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67" w:author="PR Preview" w:date="2026-01-01T00:00:00Z">
        <w:r>
          <w:rPr>
            <w:b/>
            <w:bCs/>
          </w:rP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in terms of</w:t>
        </w:r>
      </w:ins>
      <w:ins w:id="16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B</m:t>
        </m:r>
      </m:oMath>
      <w:ins w:id="170" w:author="PR Preview" w:date="2026-01-01T00:00:00Z">
        <w:r>
          <w:rPr>
            <w:b/>
            <w:bCs/>
          </w:rPr>
          <w:t xml:space="preserve">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Each</w:t>
        </w:r>
      </w:ins>
      <w:ins w:id="17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in</w:t>
        </w:r>
      </w:ins>
      <w:ins w:id="1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and the</w:t>
        </w:r>
      </w:ins>
      <w:ins w:id="1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81" w:author="PR Preview" w:date="2026-01-01T00:00:00Z">
        <w:r>
          <w:t xml:space="preserve">’s span</w:t>
        </w:r>
      </w:ins>
      <w:ins w:id="1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(</w:t>
        </w:r>
      </w:ins>
      <w:hyperlink w:anchor="def-span">
        <w:ins w:id="18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6" w:author="PR Preview" w:date="2026-01-01T00:00:00Z">
        <w:r>
          <w:t xml:space="preserve">),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so</w:t>
        </w:r>
      </w:ins>
      <w:ins w:id="18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for some</w:t>
        </w:r>
      </w:ins>
      <w:ins w:id="19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(</w:t>
        </w:r>
      </w:ins>
      <w:hyperlink r:id="rId49">
        <w:ins w:id="195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196" w:author="PR Preview" w:date="2026-01-01T00:00:00Z">
        <w:r>
          <w:t xml:space="preserve">).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Let</w:t>
        </w:r>
      </w:ins>
      <w:ins w:id="19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be the</w:t>
        </w:r>
      </w:ins>
      <w:ins w:id="20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×</m:t>
        </m:r>
        <m:r>
          <m:t>k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matrix with columns</w:t>
        </w:r>
      </w:ins>
      <w:ins w:id="20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ins w:id="206" w:author="PR Preview" w:date="2026-01-01T00:00:00Z">
        <w:r>
          <w:t xml:space="preserve">.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Then</w:t>
        </w:r>
      </w:ins>
      <w:ins w:id="209" w:author="PR Preview" w:date="2026-01-01T00:00:00Z">
        <w:r>
          <w:t xml:space="preserve"> </w:t>
        </w:r>
      </w:ins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because column</w:t>
        </w:r>
      </w:ins>
      <w:ins w:id="213" w:author="PR Preview" w:date="2026-01-01T00:00:00Z">
        <w:r>
          <w:t xml:space="preserve"> </w:t>
        </w:r>
      </w:ins>
      <m:oMath>
        <m:r>
          <m:t>j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of</w:t>
        </w:r>
      </w:ins>
      <w:ins w:id="21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is</w:t>
        </w:r>
      </w:ins>
      <w:ins w:id="21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ins w:id="220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del w:id="221" w:author="PR Preview" w:date="2026-01-01T00:00:00Z">
        <w:r>
          <w:rPr>
            <w:b/>
            <w:bCs/>
          </w:rPr>
          <w:delText xml:space="preserve">Definition 8 (Dimension)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The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rPr>
            <w:b/>
            <w:bCs/>
          </w:rPr>
          <w:delText xml:space="preserve">dimension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of a subspace</w:delText>
        </w:r>
      </w:del>
      <w:del w:id="2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29" w:author="PR Preview" w:date="2026-01-01T00:00:00Z">
        <w:r>
          <w:delText xml:space="preserve">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written</w:delText>
        </w:r>
      </w:del>
      <w:del w:id="23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33" w:author="PR Preview" w:date="2026-01-01T00:00:00Z">
        <w:r>
          <w:delText xml:space="preserve">,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is the number of vectors in any basis of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(</w:delText>
        </w:r>
      </w:del>
      <w:hyperlink w:anchor="def-basis">
        <w:del w:id="23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40" w:author="PR Preview" w:date="2026-01-01T00:00:00Z">
        <w:r>
          <w:delText xml:space="preserve">).</w:delText>
        </w:r>
      </w:del>
      <w:del w:id="241" w:author="PR Preview" w:date="2026-01-01T00:00:00Z">
        <w:r>
          <w:delText xml:space="preserve"> </w:delText>
        </w:r>
      </w:del>
      <w:hyperlink w:anchor="thm-basis-size">
        <w:del w:id="242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makes this number well defined.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By convention, the empty list is the basis of</w:delText>
        </w:r>
      </w:del>
      <w:del w:id="2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248" w:author="PR Preview" w:date="2026-01-01T00:00:00Z">
        <w:r>
          <w:delText xml:space="preserve">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so</w:delText>
        </w:r>
      </w:del>
      <w:del w:id="251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52" w:author="PR Preview" w:date="2026-01-01T00:00:00Z">
        <w:r>
          <w:delText xml:space="preserve">.</w:delText>
        </w:r>
      </w:del>
    </w:p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Definition 9 (Dimension)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The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rPr>
            <w:b/>
            <w:bCs/>
          </w:rPr>
          <w:t xml:space="preserve">dimension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of a subspace</w:t>
        </w:r>
      </w:ins>
      <w:ins w:id="2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written</w:t>
        </w:r>
      </w:ins>
      <w:ins w:id="26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is the number of vectors in any basis of</w:t>
        </w:r>
      </w:ins>
      <w:ins w:id="2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(</w:t>
        </w:r>
      </w:ins>
      <w:hyperlink w:anchor="def-basis">
        <w:ins w:id="27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72" w:author="PR Preview" w:date="2026-01-01T00:00:00Z">
        <w:r>
          <w:t xml:space="preserve">).</w:t>
        </w:r>
      </w:ins>
      <w:ins w:id="273" w:author="PR Preview" w:date="2026-01-01T00:00:00Z">
        <w:r>
          <w:t xml:space="preserve"> </w:t>
        </w:r>
      </w:ins>
      <w:hyperlink w:anchor="thm-basis-size">
        <w:ins w:id="27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makes this number well defined.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By convention, the empty list is the basis of</w:t>
        </w:r>
      </w:ins>
      <w:ins w:id="27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so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84" w:author="PR Preview" w:date="2026-01-01T00:00:00Z">
        <w:r>
          <w:t xml:space="preserve">.</w:t>
        </w:r>
      </w:ins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85" w:author="PR Preview" w:date="2026-01-01T00:00:00Z">
        <w:r>
          <w:delText xml:space="preserve">, by the convention in</w:delText>
        </w:r>
      </w:del>
      <w:del w:id="286" w:author="PR Preview" w:date="2026-01-01T00:00:00Z">
        <w:r>
          <w:delText xml:space="preserve"> </w:delText>
        </w:r>
      </w:del>
      <w:hyperlink w:anchor="def-dimension">
        <w:del w:id="28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8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89" w:author="PR Preview" w:date="2026-01-01T00:00:00Z">
        <w:r>
          <w:delText xml:space="preserve">, by</w:delText>
        </w:r>
      </w:del>
      <w:del w:id="290" w:author="PR Preview" w:date="2026-01-01T00:00:00Z">
        <w:r>
          <w:delText xml:space="preserve"> </w:delText>
        </w:r>
      </w:del>
      <w:hyperlink w:anchor="exm-basis">
        <w:del w:id="291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292" w:author="PR Preview" w:date="2026-01-01T00:00:00Z">
        <w:r>
          <w:delText xml:space="preserve">.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More generally,</w:delText>
        </w:r>
      </w:del>
      <w:del w:id="295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296" w:author="PR Preview" w:date="2026-01-01T00:00:00Z">
        <w:r>
          <w:delText xml:space="preserve">: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the indicator vectors</w:delText>
        </w:r>
      </w:del>
      <w:del w:id="2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(</w:delText>
        </w:r>
      </w:del>
      <w:hyperlink r:id="rId52">
        <w:del w:id="302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303" w:author="PR Preview" w:date="2026-01-01T00:00:00Z">
        <w:r>
          <w:delText xml:space="preserve">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are linearly independent,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since</w:delText>
        </w:r>
      </w:del>
      <w:del w:id="30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309" w:author="PR Preview" w:date="2026-01-01T00:00:00Z">
        <w:r>
          <w:delText xml:space="preserve">,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which is</w:delText>
        </w:r>
      </w:del>
      <w:del w:id="3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only if every</w:delText>
        </w:r>
      </w:del>
      <w:del w:id="31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316" w:author="PR Preview" w:date="2026-01-01T00:00:00Z">
        <w:r>
          <w:delText xml:space="preserve">;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and they span</w:delText>
        </w:r>
      </w:del>
      <w:del w:id="31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20" w:author="PR Preview" w:date="2026-01-01T00:00:00Z">
        <w:r>
          <w:delText xml:space="preserve">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since any</w:delText>
        </w:r>
      </w:del>
      <w:del w:id="3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3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25" w:author="PR Preview" w:date="2026-01-01T00:00:00Z">
        <w:r>
          <w:t xml:space="preserve">, by the convention in</w:t>
        </w:r>
      </w:ins>
      <w:ins w:id="326" w:author="PR Preview" w:date="2026-01-01T00:00:00Z">
        <w:r>
          <w:t xml:space="preserve"> </w:t>
        </w:r>
      </w:ins>
      <w:hyperlink w:anchor="def-dimension">
        <w:ins w:id="32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329" w:author="PR Preview" w:date="2026-01-01T00:00:00Z">
        <w:r>
          <w:t xml:space="preserve">, by</w:t>
        </w:r>
      </w:ins>
      <w:ins w:id="330" w:author="PR Preview" w:date="2026-01-01T00:00:00Z">
        <w:r>
          <w:t xml:space="preserve"> </w:t>
        </w:r>
      </w:ins>
      <w:hyperlink w:anchor="exm-basis">
        <w:ins w:id="33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332" w:author="PR Preview" w:date="2026-01-01T00:00:00Z">
        <w:r>
          <w:t xml:space="preserve">.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More generally,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336" w:author="PR Preview" w:date="2026-01-01T00:00:00Z">
        <w:r>
          <w:t xml:space="preserve">: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the indicator vectors</w:t>
        </w:r>
      </w:ins>
      <w:ins w:id="33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(</w:t>
        </w:r>
      </w:ins>
      <w:hyperlink r:id="rId52">
        <w:ins w:id="342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343" w:author="PR Preview" w:date="2026-01-01T00:00:00Z">
        <w:r>
          <w:t xml:space="preserve">)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are linearly independent,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since</w:t>
        </w:r>
      </w:ins>
      <w:ins w:id="34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which is</w:t>
        </w:r>
      </w:ins>
      <w:ins w:id="35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only if every</w:t>
        </w:r>
      </w:ins>
      <w:ins w:id="35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356" w:author="PR Preview" w:date="2026-01-01T00:00:00Z">
        <w:r>
          <w:t xml:space="preserve">;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and they span</w:t>
        </w:r>
      </w:ins>
      <w:ins w:id="35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60" w:author="PR Preview" w:date="2026-01-01T00:00:00Z">
        <w:r>
          <w:t xml:space="preserve">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since any</w:t>
        </w:r>
      </w:ins>
      <w:ins w:id="3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3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del w:id="365" w:author="PR Preview" w:date="2026-01-01T00:00:00Z">
        <w:r>
          <w:rPr>
            <w:b/>
            <w:bCs/>
          </w:rPr>
          <w:delText xml:space="preserve">Theorem 10 (An independent list in a subspace has at most</w:delText>
        </w:r>
      </w:del>
      <w:del w:id="36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dim</m:t>
        </m:r>
      </m:oMath>
      <w:del w:id="367" w:author="PR Preview" w:date="2026-01-01T00:00:00Z">
        <w:r>
          <w:rPr>
            <w:b/>
            <w:bCs/>
          </w:rPr>
          <w:delText xml:space="preserve"> </w:delText>
        </w:r>
      </w:del>
      <w:del w:id="368" w:author="PR Preview" w:date="2026-01-01T00:00:00Z">
        <w:r>
          <w:rPr>
            <w:b/>
            <w:bCs/>
          </w:rPr>
          <w:delText xml:space="preserve">vectors)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Let</w:delText>
        </w:r>
      </w:del>
      <w:del w:id="3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be a subspace of</w:delText>
        </w:r>
      </w:del>
      <w:del w:id="37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with</w:delText>
        </w:r>
      </w:del>
      <w:del w:id="377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(</w:delText>
        </w:r>
      </w:del>
      <w:hyperlink w:anchor="def-dimension">
        <w:del w:id="38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81" w:author="PR Preview" w:date="2026-01-01T00:00:00Z">
        <w:r>
          <w:delText xml:space="preserve">).</w:delText>
        </w:r>
      </w:del>
    </w:p>
    <w:p>
      <w:pPr>
        <w:pStyle w:val="BodyText"/>
      </w:pPr>
      <w:ins w:id="382" w:author="PR Preview" w:date="2026-01-01T00:00:00Z">
        <w:r>
          <w:rPr>
            <w:b/>
            <w:bCs/>
          </w:rPr>
          <w:t xml:space="preserve">Theorem 10 (An independent list in a subspace has at most</w:t>
        </w:r>
      </w:ins>
      <w:ins w:id="38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dim</m:t>
        </m:r>
      </m:oMath>
      <w:ins w:id="384" w:author="PR Preview" w:date="2026-01-01T00:00:00Z">
        <w:r>
          <w:rPr>
            <w:b/>
            <w:bCs/>
          </w:rPr>
          <w:t xml:space="preserve"> </w:t>
        </w:r>
      </w:ins>
      <w:ins w:id="385" w:author="PR Preview" w:date="2026-01-01T00:00:00Z">
        <w:r>
          <w:rPr>
            <w:b/>
            <w:bCs/>
          </w:rPr>
          <w:t xml:space="preserve">vectors)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Let</w:t>
        </w:r>
      </w:ins>
      <w:ins w:id="3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be a subspace of</w:t>
        </w:r>
      </w:ins>
      <w:ins w:id="39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with</w:t>
        </w:r>
      </w:ins>
      <w:ins w:id="39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(</w:t>
        </w:r>
      </w:ins>
      <w:hyperlink w:anchor="def-dimension">
        <w:ins w:id="39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9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del w:id="399" w:author="PR Preview" w:date="2026-01-01T00:00:00Z">
        <w:r>
          <w:rPr>
            <w:b/>
            <w:bCs/>
          </w:rPr>
          <w:delText xml:space="preserve">Theorem 11 (A subspace inside another of the same dimension equals it)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If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</w:delText>
        </w:r>
      </w:del>
      <w:del w:id="4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are subspaces of</w:delText>
        </w:r>
      </w:del>
      <w:del w:id="4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with</w:delText>
        </w:r>
      </w:del>
      <w:del w:id="4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and</w:delText>
        </w:r>
      </w:del>
      <w:del w:id="414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(</w:delText>
        </w:r>
      </w:del>
      <w:hyperlink w:anchor="def-dimension">
        <w:del w:id="41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18" w:author="PR Preview" w:date="2026-01-01T00:00:00Z">
        <w:r>
          <w:delText xml:space="preserve">),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then</w:delText>
        </w:r>
      </w:del>
      <w:del w:id="4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del w:id="422" w:author="PR Preview" w:date="2026-01-01T00:00:00Z">
        <w:r>
          <w:delText xml:space="preserve">.</w:delText>
        </w:r>
      </w:del>
    </w:p>
    <w:p>
      <w:pPr>
        <w:pStyle w:val="FirstParagraph"/>
      </w:pPr>
      <w:ins w:id="423" w:author="PR Preview" w:date="2026-01-01T00:00:00Z">
        <w:r>
          <w:rPr>
            <w:b/>
            <w:bCs/>
          </w:rPr>
          <w:t xml:space="preserve">Theorem 11 (A subspace inside another of the same dimension equals it)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If</w:t>
        </w:r>
      </w:ins>
      <w:ins w:id="4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and</w:t>
        </w:r>
      </w:ins>
      <w:ins w:id="4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are subspaces of</w:t>
        </w:r>
      </w:ins>
      <w:ins w:id="43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with</w:t>
        </w:r>
      </w:ins>
      <w:ins w:id="4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(</w:t>
        </w:r>
      </w:ins>
      <w:hyperlink w:anchor="def-dimension">
        <w:ins w:id="44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42" w:author="PR Preview" w:date="2026-01-01T00:00:00Z">
        <w:r>
          <w:t xml:space="preserve">),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then</w:t>
        </w:r>
      </w:ins>
      <w:ins w:id="4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446" w:author="PR Preview" w:date="2026-01-01T00:00:00Z">
        <w:r>
          <w:t xml:space="preserve">.</w:t>
        </w:r>
      </w:ins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2026-10-15T09:54:14Z</dcterms:created>
  <dcterms:modified xsi:type="dcterms:W3CDTF">2026-10-15T09:54:14Z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