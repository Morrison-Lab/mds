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(Orthogonal projection onto a subspace)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subspace of</w:delText>
        </w:r>
      </w:del>
      <w:del w:id="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</w:delText>
        </w:r>
      </w:del>
      <w:del w:id="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" w:author="PR Preview" w:date="2026-01-01T00:00:00Z">
        <w:r>
          <w:delText xml:space="preserve">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By</w:delText>
        </w:r>
      </w:del>
      <w:del w:id="16" w:author="PR Preview" w:date="2026-01-01T00:00:00Z">
        <w:r>
          <w:delText xml:space="preserve"> </w:delText>
        </w:r>
      </w:del>
      <w:hyperlink r:id="rId28">
        <w:del w:id="17" w:author="PR Preview" w:date="2026-01-01T00:00:00Z">
          <w:r>
            <w:rPr>
              <w:rStyle w:val="Hyperlink"/>
            </w:rPr>
            <w:delText xml:space="preserve">Theorem 8 in Direct Sums and Orthogonal Complements</w:delText>
          </w:r>
        </w:del>
      </w:hyperlink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exactly one</w:delText>
        </w:r>
      </w:del>
      <w:del w:id="2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</w:delText>
        </w:r>
      </w:del>
      <w:del w:id="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26" w:author="PR Preview" w:date="2026-01-01T00:00:00Z">
        <w:r>
          <w:delText xml:space="preserve">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vector</w:delText>
        </w:r>
      </w:del>
      <w:del w:id="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the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b/>
            <w:bCs/>
          </w:rPr>
          <w:delText xml:space="preserve">orthogonal projection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of</w:delText>
        </w:r>
      </w:del>
      <w:del w:id="3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onto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It is the projection of</w:delText>
        </w:r>
      </w:del>
      <w:del w:id="4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onto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along</w:delText>
        </w:r>
      </w:del>
      <w:del w:id="49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(</w:delText>
        </w:r>
      </w:del>
      <w:hyperlink r:id="rId29">
        <w:del w:id="52" w:author="PR Preview" w:date="2026-01-01T00:00:00Z">
          <w:r>
            <w:rPr>
              <w:rStyle w:val="Hyperlink"/>
            </w:rPr>
            <w:delText xml:space="preserve">Definition 3 in Direct Sums and Orthogonal Complements</w:delText>
          </w:r>
        </w:del>
      </w:hyperlink>
      <w:del w:id="53" w:author="PR Preview" w:date="2026-01-01T00:00:00Z">
        <w:r>
          <w:delText xml:space="preserve">).</w:delText>
        </w:r>
      </w:del>
    </w:p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Definition 3 (Orthogonal projection onto a subspace)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Let</w:t>
        </w:r>
      </w:ins>
      <w:ins w:id="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be a subspace of</w:t>
        </w:r>
      </w:ins>
      <w:ins w:id="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</w:t>
        </w:r>
      </w:ins>
      <w:ins w:id="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4" w:author="PR Preview" w:date="2026-01-01T00:00:00Z">
        <w:r>
          <w:t xml:space="preserve">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By</w:t>
        </w:r>
      </w:ins>
      <w:ins w:id="67" w:author="PR Preview" w:date="2026-01-01T00:00:00Z">
        <w:r>
          <w:t xml:space="preserve"> </w:t>
        </w:r>
      </w:ins>
      <w:hyperlink r:id="rId28">
        <w:ins w:id="68" w:author="PR Preview" w:date="2026-01-01T00:00:00Z">
          <w:r>
            <w:rPr>
              <w:rStyle w:val="Hyperlink"/>
            </w:rPr>
            <w:t xml:space="preserve">Theorem 8 in Direct Sums and Orthogonal Complements</w:t>
          </w:r>
        </w:ins>
      </w:hyperlink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for exactly one</w:t>
        </w:r>
      </w:ins>
      <w:ins w:id="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and</w:t>
        </w:r>
      </w:ins>
      <w:ins w:id="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7" w:author="PR Preview" w:date="2026-01-01T00:00:00Z">
        <w:r>
          <w:t xml:space="preserve">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The vector</w:t>
        </w:r>
      </w:ins>
      <w:ins w:id="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orthogonal projection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of</w:t>
        </w:r>
      </w:ins>
      <w:ins w:id="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onto</w:t>
        </w:r>
      </w:ins>
      <w:ins w:id="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1" w:author="PR Preview" w:date="2026-01-01T00:00:00Z">
        <w:r>
          <w:t xml:space="preserve">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It is the projection of</w:t>
        </w:r>
      </w:ins>
      <w:ins w:id="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onto</w:t>
        </w:r>
      </w:ins>
      <w:ins w:id="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along</w:t>
        </w:r>
      </w:ins>
      <w:ins w:id="10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(</w:t>
        </w:r>
      </w:ins>
      <w:hyperlink r:id="rId29">
        <w:ins w:id="103" w:author="PR Preview" w:date="2026-01-01T00:00:00Z">
          <w:r>
            <w:rPr>
              <w:rStyle w:val="Hyperlink"/>
            </w:rPr>
            <w:t xml:space="preserve">Definition 4 in Direct Sums and Orthogonal Complements</w:t>
          </w:r>
        </w:ins>
      </w:hyperlink>
      <w:ins w:id="104" w:author="PR Preview" w:date="2026-01-01T00:00:00Z">
        <w:r>
          <w:t xml:space="preserve">).</w:t>
        </w:r>
      </w:ins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del w:id="105" w:author="PR Preview" w:date="2026-01-01T00:00:00Z">
        <w:r>
          <w:rPr>
            <w:i/>
            <w:iCs/>
          </w:rPr>
          <w:delText xml:space="preserve">Proof</w:delText>
        </w:r>
      </w:del>
      <w:del w:id="106" w:author="PR Preview" w:date="2026-01-01T00:00:00Z">
        <w:r>
          <w:delText xml:space="preserve">. </w:delText>
        </w:r>
      </w:del>
      <w:del w:id="107" w:author="PR Preview" w:date="2026-01-01T00:00:00Z">
        <w:r>
          <w:delText xml:space="preserve">By</w:delText>
        </w:r>
      </w:del>
      <w:del w:id="108" w:author="PR Preview" w:date="2026-01-01T00:00:00Z">
        <w:r>
          <w:delText xml:space="preserve"> </w:delText>
        </w:r>
      </w:del>
      <w:hyperlink w:anchor="def-orthogonal-projection">
        <w:del w:id="109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10" w:author="PR Preview" w:date="2026-01-01T00:00:00Z">
        <w:r>
          <w:delText xml:space="preserve">,</w:delText>
        </w:r>
      </w:del>
      <w:del w:id="1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del w:id="112" w:author="PR Preview" w:date="2026-01-01T00:00:00Z">
        <w:r>
          <w:delText xml:space="preserve">.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Both</w:delText>
        </w:r>
      </w:del>
      <w:del w:id="1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</w:delText>
        </w:r>
      </w:del>
      <w:del w:id="1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are in</w:delText>
        </w:r>
      </w:del>
      <w:del w:id="1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2" w:author="PR Preview" w:date="2026-01-01T00:00:00Z">
        <w:r>
          <w:delText xml:space="preserve">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so</w:delText>
        </w:r>
      </w:del>
      <w:del w:id="12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(</w:delText>
        </w:r>
      </w:del>
      <w:hyperlink r:id="rId37">
        <w:del w:id="128" w:author="PR Preview" w:date="2026-01-01T00:00:00Z">
          <w:r>
            <w:rPr>
              <w:rStyle w:val="Hyperlink"/>
            </w:rPr>
            <w:delText xml:space="preserve">Definition 4 in Subspaces and Rank</w:delText>
          </w:r>
        </w:del>
      </w:hyperlink>
      <w:del w:id="129" w:author="PR Preview" w:date="2026-01-01T00:00:00Z">
        <w:r>
          <w:delText xml:space="preserve">),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and therefore</w:delText>
        </w:r>
      </w:del>
      <w:del w:id="1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(</w:delText>
        </w:r>
      </w:del>
      <w:hyperlink r:id="rId38">
        <w:del w:id="135" w:author="PR Preview" w:date="2026-01-01T00:00:00Z">
          <w:r>
            <w:rPr>
              <w:rStyle w:val="Hyperlink"/>
            </w:rPr>
            <w:delText xml:space="preserve">Definition 4 in Direct Sums and Orthogonal Complements</w:delText>
          </w:r>
        </w:del>
      </w:hyperlink>
      <w:del w:id="136" w:author="PR Preview" w:date="2026-01-01T00:00:00Z">
        <w:r>
          <w:delText xml:space="preserve">). Then</w:delText>
        </w:r>
      </w:del>
    </w:p>
    <w:p>
      <w:pPr>
        <w:pStyle w:val="BodyText"/>
      </w:pPr>
      <w:ins w:id="137" w:author="PR Preview" w:date="2026-01-01T00:00:00Z">
        <w:r>
          <w:rPr>
            <w:i/>
            <w:iCs/>
          </w:rPr>
          <w:t xml:space="preserve">Proof</w:t>
        </w:r>
      </w:ins>
      <w:ins w:id="138" w:author="PR Preview" w:date="2026-01-01T00:00:00Z">
        <w:r>
          <w:t xml:space="preserve">. </w:t>
        </w:r>
      </w:ins>
      <w:ins w:id="139" w:author="PR Preview" w:date="2026-01-01T00:00:00Z">
        <w:r>
          <w:t xml:space="preserve">By</w:t>
        </w:r>
      </w:ins>
      <w:ins w:id="140" w:author="PR Preview" w:date="2026-01-01T00:00:00Z">
        <w:r>
          <w:t xml:space="preserve"> </w:t>
        </w:r>
      </w:ins>
      <w:hyperlink w:anchor="def-orthogonal-projection">
        <w:ins w:id="14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144" w:author="PR Preview" w:date="2026-01-01T00:00:00Z">
        <w:r>
          <w:t xml:space="preserve">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Both</w:t>
        </w:r>
      </w:ins>
      <w:ins w:id="1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</w:t>
        </w:r>
      </w:ins>
      <w:ins w:id="1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are in</w:t>
        </w:r>
      </w:ins>
      <w:ins w:id="1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so</w:t>
        </w:r>
      </w:ins>
      <w:ins w:id="1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(</w:t>
        </w:r>
      </w:ins>
      <w:hyperlink r:id="rId37">
        <w:ins w:id="160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161" w:author="PR Preview" w:date="2026-01-01T00:00:00Z">
        <w:r>
          <w:t xml:space="preserve">),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therefore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(</w:t>
        </w:r>
      </w:ins>
      <w:hyperlink r:id="rId38">
        <w:ins w:id="167" w:author="PR Preview" w:date="2026-01-01T00:00:00Z">
          <w:r>
            <w:rPr>
              <w:rStyle w:val="Hyperlink"/>
            </w:rPr>
            <w:t xml:space="preserve">Definition 5 in Direct Sums and Orthogonal Complements</w:t>
          </w:r>
        </w:ins>
      </w:hyperlink>
      <w:ins w:id="168" w:author="PR Preview" w:date="2026-01-01T00:00:00Z">
        <w:r>
          <w:t xml:space="preserve">).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9" w:author="PR Preview" w:date="2026-01-01T00:00:00Z">
        <w:r>
          <w:delText xml:space="preserve">which is</w:delText>
        </w:r>
      </w:del>
      <w:del w:id="170" w:author="PR Preview" w:date="2026-01-01T00:00:00Z">
        <w:r>
          <w:delText xml:space="preserve"> </w:delText>
        </w:r>
      </w:del>
      <m:oMath>
        <m:r>
          <m:t>1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if</w:delText>
        </w:r>
      </w:del>
      <w:del w:id="17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and</w:delText>
        </w:r>
      </w:del>
      <w:del w:id="176" w:author="PR Preview" w:date="2026-01-01T00:00:00Z">
        <w:r>
          <w:delText xml:space="preserve"> </w:delText>
        </w:r>
      </w:del>
      <m:oMath>
        <m:r>
          <m:t>0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otherwise (</w:delText>
        </w:r>
      </w:del>
      <w:hyperlink r:id="rId45">
        <w:del w:id="179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180" w:author="PR Preview" w:date="2026-01-01T00:00:00Z">
        <w:r>
          <w:delText xml:space="preserve">),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so</w:delText>
        </w:r>
      </w:del>
      <w:del w:id="18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(</w:delText>
        </w:r>
      </w:del>
      <w:hyperlink r:id="rId46">
        <w:del w:id="186" w:author="PR Preview" w:date="2026-01-01T00:00:00Z">
          <w:r>
            <w:rPr>
              <w:rStyle w:val="Hyperlink"/>
            </w:rPr>
            <w:delText xml:space="preserve">Definition 10 in Matrices</w:delText>
          </w:r>
        </w:del>
      </w:hyperlink>
      <w:del w:id="187" w:author="PR Preview" w:date="2026-01-01T00:00:00Z">
        <w:r>
          <w:delText xml:space="preserve">).</w:delText>
        </w:r>
      </w:del>
    </w:p>
    <w:p>
      <w:pPr>
        <w:pStyle w:val="FirstParagraph"/>
      </w:pPr>
      <w:ins w:id="188" w:author="PR Preview" w:date="2026-01-01T00:00:00Z">
        <w:r>
          <w:t xml:space="preserve">which is</w:t>
        </w:r>
      </w:ins>
      <w:ins w:id="189" w:author="PR Preview" w:date="2026-01-01T00:00:00Z">
        <w:r>
          <w:t xml:space="preserve"> </w:t>
        </w:r>
      </w:ins>
      <m:oMath>
        <m:r>
          <m:t>1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if</w:t>
        </w:r>
      </w:ins>
      <w:ins w:id="19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</w:t>
        </w:r>
      </w:ins>
      <w:ins w:id="195" w:author="PR Preview" w:date="2026-01-01T00:00:00Z">
        <w:r>
          <w:t xml:space="preserve"> </w:t>
        </w:r>
      </w:ins>
      <m:oMath>
        <m:r>
          <m:t>0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otherwise (</w:t>
        </w:r>
      </w:ins>
      <w:hyperlink r:id="rId45">
        <w:ins w:id="198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199" w:author="PR Preview" w:date="2026-01-01T00:00:00Z">
        <w:r>
          <w:t xml:space="preserve">),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so</w:t>
        </w:r>
      </w:ins>
      <w:ins w:id="20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(</w:t>
        </w:r>
      </w:ins>
      <w:hyperlink r:id="rId46">
        <w:ins w:id="205" w:author="PR Preview" w:date="2026-01-01T00:00:00Z">
          <w:r>
            <w:rPr>
              <w:rStyle w:val="Hyperlink"/>
            </w:rPr>
            <w:t xml:space="preserve">Definition 12 in Matrices</w:t>
          </w:r>
        </w:ins>
      </w:hyperlink>
      <w:ins w:id="206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del w:id="207" w:author="PR Preview" w:date="2026-01-01T00:00:00Z">
        <w:r>
          <w:rPr>
            <w:b/>
            <w:bCs/>
          </w:rPr>
          <w:delText xml:space="preserve">Part 2.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The orthogonal projection of a vector onto</w:delText>
        </w:r>
      </w:del>
      <w:del w:id="2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is unique (</w:delText>
        </w:r>
      </w:del>
      <w:hyperlink w:anchor="def-orthogonal-projection">
        <w:del w:id="21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14" w:author="PR Preview" w:date="2026-01-01T00:00:00Z">
        <w:r>
          <w:delText xml:space="preserve">),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so</w:delText>
        </w:r>
      </w:del>
      <w:del w:id="217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for each indicator vector</w:delText>
        </w:r>
      </w:del>
      <w:del w:id="2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(</w:delText>
        </w:r>
      </w:del>
      <w:hyperlink r:id="rId53">
        <w:del w:id="223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224" w:author="PR Preview" w:date="2026-01-01T00:00:00Z">
        <w:r>
          <w:delText xml:space="preserve">).</w:delText>
        </w:r>
      </w:del>
      <w:del w:id="225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column</w:delText>
        </w:r>
      </w:del>
      <w:del w:id="228" w:author="PR Preview" w:date="2026-01-01T00:00:00Z">
        <w:r>
          <w:delText xml:space="preserve"> </w:delText>
        </w:r>
      </w:del>
      <m:oMath>
        <m:r>
          <m:t>j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of</w:delText>
        </w:r>
      </w:del>
      <w:del w:id="23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232" w:author="PR Preview" w:date="2026-01-01T00:00:00Z">
        <w:r>
          <w:delText xml:space="preserve">: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by</w:delText>
        </w:r>
      </w:del>
      <w:del w:id="235" w:author="PR Preview" w:date="2026-01-01T00:00:00Z">
        <w:r>
          <w:delText xml:space="preserve"> </w:delText>
        </w:r>
      </w:del>
      <w:hyperlink r:id="rId54">
        <w:del w:id="236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it is the combination of the columns of</w:delText>
        </w:r>
      </w:del>
      <w:del w:id="23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with coefficients the entries of</w:delText>
        </w:r>
      </w:del>
      <w:del w:id="24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which are</w:delText>
        </w:r>
      </w:del>
      <w:del w:id="246" w:author="PR Preview" w:date="2026-01-01T00:00:00Z">
        <w:r>
          <w:delText xml:space="preserve"> </w:delText>
        </w:r>
      </w:del>
      <m:oMath>
        <m:r>
          <m:t>1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in place</w:delText>
        </w:r>
      </w:del>
      <w:del w:id="249" w:author="PR Preview" w:date="2026-01-01T00:00:00Z">
        <w:r>
          <w:delText xml:space="preserve"> </w:delText>
        </w:r>
      </w:del>
      <m:oMath>
        <m:r>
          <m:t>j</m:t>
        </m:r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and</w:delText>
        </w:r>
      </w:del>
      <w:del w:id="252" w:author="PR Preview" w:date="2026-01-01T00:00:00Z">
        <w:r>
          <w:delText xml:space="preserve"> </w:delText>
        </w:r>
      </w:del>
      <m:oMath>
        <m:r>
          <m:t>0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elsewhere (</w:delText>
        </w:r>
      </w:del>
      <w:hyperlink r:id="rId53">
        <w:del w:id="255" w:author="PR Preview" w:date="2026-01-01T00:00:00Z">
          <w:r>
            <w:rPr>
              <w:rStyle w:val="Hyperlink"/>
            </w:rPr>
            <w:delText xml:space="preserve">Definition 12 in Vectors</w:delText>
          </w:r>
        </w:del>
      </w:hyperlink>
      <w:del w:id="256" w:author="PR Preview" w:date="2026-01-01T00:00:00Z">
        <w:r>
          <w:delText xml:space="preserve">).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Likewise for</w:delText>
        </w:r>
      </w:del>
      <w:del w:id="25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del w:id="260" w:author="PR Preview" w:date="2026-01-01T00:00:00Z">
        <w:r>
          <w:delText xml:space="preserve">,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so the two matrices have the same columns.</w:delText>
        </w:r>
      </w:del>
    </w:p>
    <w:p>
      <w:pPr>
        <w:pStyle w:val="BodyText"/>
      </w:pPr>
      <w:ins w:id="263" w:author="PR Preview" w:date="2026-01-01T00:00:00Z">
        <w:r>
          <w:rPr>
            <w:b/>
            <w:bCs/>
          </w:rPr>
          <w:t xml:space="preserve">Part 2.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 orthogonal projection of a vector onto</w:t>
        </w:r>
      </w:ins>
      <w:ins w:id="2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is unique (</w:t>
        </w:r>
      </w:ins>
      <w:hyperlink w:anchor="def-orthogonal-projection">
        <w:ins w:id="26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70" w:author="PR Preview" w:date="2026-01-01T00:00:00Z">
        <w:r>
          <w:t xml:space="preserve">),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so</w:t>
        </w:r>
      </w:ins>
      <w:ins w:id="27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for each indicator vector</w:t>
        </w:r>
      </w:ins>
      <w:ins w:id="27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(</w:t>
        </w:r>
      </w:ins>
      <w:hyperlink r:id="rId53">
        <w:ins w:id="279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280" w:author="PR Preview" w:date="2026-01-01T00:00:00Z">
        <w:r>
          <w:t xml:space="preserve">).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is column</w:t>
        </w:r>
      </w:ins>
      <w:ins w:id="284" w:author="PR Preview" w:date="2026-01-01T00:00:00Z">
        <w:r>
          <w:t xml:space="preserve"> </w:t>
        </w:r>
      </w:ins>
      <m:oMath>
        <m:r>
          <m:t>j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of</w:t>
        </w:r>
      </w:ins>
      <w:ins w:id="28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288" w:author="PR Preview" w:date="2026-01-01T00:00:00Z">
        <w:r>
          <w:t xml:space="preserve">: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by</w:t>
        </w:r>
      </w:ins>
      <w:ins w:id="291" w:author="PR Preview" w:date="2026-01-01T00:00:00Z">
        <w:r>
          <w:t xml:space="preserve"> </w:t>
        </w:r>
      </w:ins>
      <w:hyperlink r:id="rId54">
        <w:ins w:id="292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it is the combination of the columns of</w:t>
        </w:r>
      </w:ins>
      <w:ins w:id="29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with coefficients the entries of</w:t>
        </w:r>
      </w:ins>
      <w:ins w:id="29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ins w:id="299" w:author="PR Preview" w:date="2026-01-01T00:00:00Z">
        <w:r>
          <w:t xml:space="preserve">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which are</w:t>
        </w:r>
      </w:ins>
      <w:ins w:id="302" w:author="PR Preview" w:date="2026-01-01T00:00:00Z">
        <w:r>
          <w:t xml:space="preserve"> </w:t>
        </w:r>
      </w:ins>
      <m:oMath>
        <m:r>
          <m:t>1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in place</w:t>
        </w:r>
      </w:ins>
      <w:ins w:id="305" w:author="PR Preview" w:date="2026-01-01T00:00:00Z">
        <w:r>
          <w:t xml:space="preserve"> </w:t>
        </w:r>
      </w:ins>
      <m:oMath>
        <m:r>
          <m:t>j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and</w:t>
        </w:r>
      </w:ins>
      <w:ins w:id="308" w:author="PR Preview" w:date="2026-01-01T00:00:00Z">
        <w:r>
          <w:t xml:space="preserve"> </w:t>
        </w:r>
      </w:ins>
      <m:oMath>
        <m:r>
          <m:t>0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elsewhere (</w:t>
        </w:r>
      </w:ins>
      <w:hyperlink r:id="rId53">
        <w:ins w:id="311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312" w:author="PR Preview" w:date="2026-01-01T00:00:00Z">
        <w:r>
          <w:t xml:space="preserve">).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Likewise for</w:t>
        </w:r>
      </w:ins>
      <w:ins w:id="31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so the two matrices have the same columns.</w:t>
        </w:r>
      </w:ins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has dimension</w:delText>
        </w:r>
      </w:del>
      <w:del w:id="32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(</w:delText>
        </w:r>
      </w:del>
      <w:hyperlink r:id="rId58">
        <w:del w:id="324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325" w:author="PR Preview" w:date="2026-01-01T00:00:00Z">
        <w:r>
          <w:delText xml:space="preserve">),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so an orthonormal basis of it has</w:delText>
        </w:r>
      </w:del>
      <w:del w:id="328" w:author="PR Preview" w:date="2026-01-01T00:00:00Z">
        <w:r>
          <w:delText xml:space="preserve"> </w:delText>
        </w:r>
      </w:del>
      <m:oMath>
        <m:r>
          <m:t>p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vectors (</w:delText>
        </w:r>
      </w:del>
      <w:hyperlink r:id="rId59">
        <w:del w:id="331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332" w:author="PR Preview" w:date="2026-01-01T00:00:00Z">
        <w:r>
          <w:delText xml:space="preserve">),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and</w:delText>
        </w:r>
      </w:del>
      <w:del w:id="33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also gives the orthogonal projection onto</w:delText>
        </w:r>
      </w:del>
      <w:del w:id="33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(</w:delText>
        </w:r>
      </w:del>
      <w:hyperlink w:anchor="thm-projector-onb">
        <w:del w:id="34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42" w:author="PR Preview" w:date="2026-01-01T00:00:00Z">
        <w:r>
          <w:delText xml:space="preserve">, with</w:delText>
        </w:r>
      </w:del>
      <w:del w:id="343" w:author="PR Preview" w:date="2026-01-01T00:00:00Z">
        <w:r>
          <w:delText xml:space="preserve"> </w:delText>
        </w:r>
      </w:del>
      <m:oMath>
        <m:r>
          <m:t>n</m:t>
        </m:r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in place of</w:delText>
        </w:r>
      </w:del>
      <w:del w:id="346" w:author="PR Preview" w:date="2026-01-01T00:00:00Z">
        <w:r>
          <w:delText xml:space="preserve"> </w:delText>
        </w:r>
      </w:del>
      <m:oMath>
        <m:r>
          <m:t>p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and</w:delText>
        </w:r>
      </w:del>
      <w:del w:id="34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p</m:t>
        </m:r>
      </m:oMath>
      <w:del w:id="350" w:author="PR Preview" w:date="2026-01-01T00:00:00Z">
        <w:r>
          <w:delText xml:space="preserve">).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By</w:delText>
        </w:r>
      </w:del>
      <w:del w:id="353" w:author="PR Preview" w:date="2026-01-01T00:00:00Z">
        <w:r>
          <w:delText xml:space="preserve"> </w:delText>
        </w:r>
      </w:del>
      <w:hyperlink w:anchor="thm-projection-matrix-projects">
        <w:del w:id="35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55" w:author="PR Preview" w:date="2026-01-01T00:00:00Z">
        <w:r>
          <w:delText xml:space="preserve">, part 2,</w:delText>
        </w:r>
      </w:del>
      <w:del w:id="356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57" w:author="PR Preview" w:date="2026-01-01T00:00:00Z">
        <w:r>
          <w:delText xml:space="preserve">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has dimension</w:t>
        </w:r>
      </w:ins>
      <w:ins w:id="36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(</w:t>
        </w:r>
      </w:ins>
      <w:hyperlink r:id="rId58">
        <w:ins w:id="363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364" w:author="PR Preview" w:date="2026-01-01T00:00:00Z">
        <w:r>
          <w:t xml:space="preserve">),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so an orthonormal basis of it has</w:t>
        </w:r>
      </w:ins>
      <w:ins w:id="367" w:author="PR Preview" w:date="2026-01-01T00:00:00Z">
        <w:r>
          <w:t xml:space="preserve"> </w:t>
        </w:r>
      </w:ins>
      <m:oMath>
        <m:r>
          <m:t>p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vectors (</w:t>
        </w:r>
      </w:ins>
      <w:hyperlink r:id="rId59">
        <w:ins w:id="370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371" w:author="PR Preview" w:date="2026-01-01T00:00:00Z">
        <w:r>
          <w:t xml:space="preserve">),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and</w:t>
        </w:r>
      </w:ins>
      <w:ins w:id="37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also gives the orthogonal projection onto</w:t>
        </w:r>
      </w:ins>
      <w:ins w:id="3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(</w:t>
        </w:r>
      </w:ins>
      <w:hyperlink w:anchor="thm-projector-onb">
        <w:ins w:id="38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81" w:author="PR Preview" w:date="2026-01-01T00:00:00Z">
        <w:r>
          <w:t xml:space="preserve">, with</w:t>
        </w:r>
      </w:ins>
      <w:ins w:id="382" w:author="PR Preview" w:date="2026-01-01T00:00:00Z">
        <w:r>
          <w:t xml:space="preserve"> </w:t>
        </w:r>
      </w:ins>
      <m:oMath>
        <m:r>
          <m:t>n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in place of</w:t>
        </w:r>
      </w:ins>
      <w:ins w:id="385" w:author="PR Preview" w:date="2026-01-01T00:00:00Z">
        <w:r>
          <w:t xml:space="preserve"> </w:t>
        </w:r>
      </w:ins>
      <m:oMath>
        <m:r>
          <m:t>p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and</w:t>
        </w:r>
      </w:ins>
      <w:ins w:id="38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p</m:t>
        </m:r>
      </m:oMath>
      <w:ins w:id="389" w:author="PR Preview" w:date="2026-01-01T00:00:00Z">
        <w:r>
          <w:t xml:space="preserve">).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By</w:t>
        </w:r>
      </w:ins>
      <w:ins w:id="392" w:author="PR Preview" w:date="2026-01-01T00:00:00Z">
        <w:r>
          <w:t xml:space="preserve"> </w:t>
        </w:r>
      </w:ins>
      <w:hyperlink w:anchor="thm-projection-matrix-projects">
        <w:ins w:id="393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94" w:author="PR Preview" w:date="2026-01-01T00:00:00Z">
        <w:r>
          <w:t xml:space="preserve">, part 2,</w:t>
        </w:r>
      </w:ins>
      <w:ins w:id="395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96" w:author="PR Preview" w:date="2026-01-01T00:00:00Z">
        <w:r>
          <w:t xml:space="preserve">.</w:t>
        </w:r>
      </w:ins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del w:id="397" w:author="PR Preview" w:date="2026-01-01T00:00:00Z">
        <w:r>
          <w:delText xml:space="preserve">If</w:delText>
        </w:r>
      </w:del>
      <w:del w:id="39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and</w:delText>
        </w:r>
      </w:del>
      <w:del w:id="4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is a rank factorization (</w:delText>
        </w:r>
      </w:del>
      <w:hyperlink r:id="rId86">
        <w:del w:id="404" w:author="PR Preview" w:date="2026-01-01T00:00:00Z">
          <w:r>
            <w:rPr>
              <w:rStyle w:val="Hyperlink"/>
            </w:rPr>
            <w:delText xml:space="preserve">Definition 10 in Column Space, Null Space and Rank-Nullity</w:delText>
          </w:r>
        </w:del>
      </w:hyperlink>
      <w:del w:id="405" w:author="PR Preview" w:date="2026-01-01T00:00:00Z">
        <w:r>
          <w:delText xml:space="preserve">), then</w:delText>
        </w:r>
      </w:del>
    </w:p>
    <w:p>
      <w:pPr>
        <w:pStyle w:val="Compact"/>
        <w:numPr>
          <w:ilvl w:val="0"/>
          <w:numId w:val="1003"/>
        </w:numPr>
      </w:pPr>
      <w:ins w:id="406" w:author="PR Preview" w:date="2026-01-01T00:00:00Z">
        <w:r>
          <w:t xml:space="preserve">If</w:t>
        </w:r>
      </w:ins>
      <w:ins w:id="40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and</w:t>
        </w:r>
      </w:ins>
      <w:ins w:id="4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is a rank factorization (</w:t>
        </w:r>
      </w:ins>
      <w:hyperlink r:id="rId86">
        <w:ins w:id="413" w:author="PR Preview" w:date="2026-01-01T00:00:00Z">
          <w:r>
            <w:rPr>
              <w:rStyle w:val="Hyperlink"/>
            </w:rPr>
            <w:t xml:space="preserve">Definition 11 in Column Space, Null Space and Rank-Nullity</w:t>
          </w:r>
        </w:ins>
      </w:hyperlink>
      <w:ins w:id="414" w:author="PR Preview" w:date="2026-01-01T00:00:00Z">
        <w:r>
          <w:t xml:space="preserve">), then</w:t>
        </w:r>
      </w:ins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del w:id="415" w:author="PR Preview" w:date="2026-01-01T00:00:00Z">
        <w:r>
          <w:rPr>
            <w:b/>
            <w:bCs/>
          </w:rPr>
          <w:delText xml:space="preserve">Definition 6 (Consistent linear system)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A linear system (</w:delText>
        </w:r>
      </w:del>
      <w:hyperlink r:id="rId92">
        <w:del w:id="418" w:author="PR Preview" w:date="2026-01-01T00:00:00Z">
          <w:r>
            <w:rPr>
              <w:rStyle w:val="Hyperlink"/>
            </w:rPr>
            <w:delText xml:space="preserve">Definition 12 in Matrices</w:delText>
          </w:r>
        </w:del>
      </w:hyperlink>
      <w:del w:id="419" w:author="PR Preview" w:date="2026-01-01T00:00:00Z">
        <w:r>
          <w:delText xml:space="preserve">)</w:delText>
        </w:r>
      </w:del>
      <w:del w:id="4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421" w:author="PR Preview" w:date="2026-01-01T00:00:00Z">
        <w:r>
          <w:delText xml:space="preserve">,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with</w:delText>
        </w:r>
      </w:del>
      <w:del w:id="4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an</w:delText>
        </w:r>
      </w:del>
      <w:del w:id="42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matrix and</w:delText>
        </w:r>
      </w:del>
      <w:del w:id="43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31" w:author="PR Preview" w:date="2026-01-01T00:00:00Z">
        <w:r>
          <w:delText xml:space="preserve">,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is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rPr>
            <w:b/>
            <w:bCs/>
          </w:rPr>
          <w:delText xml:space="preserve">consistent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if it has at least one solution</w:delText>
        </w:r>
      </w:del>
      <w:del w:id="4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439" w:author="PR Preview" w:date="2026-01-01T00:00:00Z">
        <w:r>
          <w:delText xml:space="preserve">,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and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rPr>
            <w:b/>
            <w:bCs/>
          </w:rPr>
          <w:delText xml:space="preserve">inconsistent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otherwise.</w:delText>
        </w:r>
      </w:del>
    </w:p>
    <w:p>
      <w:pPr>
        <w:pStyle w:val="BodyText"/>
      </w:pPr>
      <w:del w:id="446" w:author="PR Preview" w:date="2026-01-01T00:00:00Z">
        <w:r>
          <w:rPr>
            <w:b/>
            <w:bCs/>
          </w:rPr>
          <w:delText xml:space="preserve">Example 18 (A consistent system and an inconsistent one)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With</w:delText>
        </w:r>
      </w:del>
      <w:del w:id="4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450" w:author="PR Preview" w:date="2026-01-01T00:00:00Z">
        <w:r>
          <w:delText xml:space="preserve">,</w:delText>
        </w:r>
      </w:del>
      <w:del w:id="4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(</w:delText>
        </w:r>
      </w:del>
      <w:hyperlink r:id="rId94">
        <w:del w:id="454" w:author="PR Preview" w:date="2026-01-01T00:00:00Z">
          <w:r>
            <w:rPr>
              <w:rStyle w:val="Hyperlink"/>
            </w:rPr>
            <w:delText xml:space="preserve">Definition 11 in Matrices</w:delText>
          </w:r>
        </w:del>
      </w:hyperlink>
      <w:del w:id="455" w:author="PR Preview" w:date="2026-01-01T00:00:00Z">
        <w:r>
          <w:delText xml:space="preserve">).</w:delText>
        </w:r>
      </w:del>
    </w:p>
    <w:p>
      <w:pPr>
        <w:pStyle w:val="BodyText"/>
      </w:pPr>
      <w:ins w:id="456" w:author="PR Preview" w:date="2026-01-01T00:00:00Z">
        <w:r>
          <w:rPr>
            <w:b/>
            <w:bCs/>
          </w:rPr>
          <w:t xml:space="preserve">Definition 6 (Consistent linear system)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 linear system (</w:t>
        </w:r>
      </w:ins>
      <w:hyperlink r:id="rId92">
        <w:ins w:id="459" w:author="PR Preview" w:date="2026-01-01T00:00:00Z">
          <w:r>
            <w:rPr>
              <w:rStyle w:val="Hyperlink"/>
            </w:rPr>
            <w:t xml:space="preserve">Definition 14 in Matrices</w:t>
          </w:r>
        </w:ins>
      </w:hyperlink>
      <w:ins w:id="460" w:author="PR Preview" w:date="2026-01-01T00:00:00Z">
        <w:r>
          <w:t xml:space="preserve">)</w:t>
        </w:r>
      </w:ins>
      <w:ins w:id="4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462" w:author="PR Preview" w:date="2026-01-01T00:00:00Z">
        <w:r>
          <w:t xml:space="preserve">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with</w:t>
        </w:r>
      </w:ins>
      <w:ins w:id="4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an</w:t>
        </w:r>
      </w:ins>
      <w:ins w:id="46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matrix and</w:t>
        </w:r>
      </w:ins>
      <w:ins w:id="4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472" w:author="PR Preview" w:date="2026-01-01T00:00:00Z">
        <w:r>
          <w:t xml:space="preserve">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is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rPr>
            <w:b/>
            <w:bCs/>
          </w:rPr>
          <w:t xml:space="preserve">consistent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if it has at least one solution</w:t>
        </w:r>
      </w:ins>
      <w:ins w:id="4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480" w:author="PR Preview" w:date="2026-01-01T00:00:00Z">
        <w:r>
          <w:t xml:space="preserve">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and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rPr>
            <w:b/>
            <w:bCs/>
          </w:rPr>
          <w:t xml:space="preserve">inconsistent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otherwise.</w:t>
        </w:r>
      </w:ins>
    </w:p>
    <w:bookmarkEnd w:id="93"/>
    <w:bookmarkStart w:id="95" w:name="exm-consistent-system"/>
    <w:p>
      <w:pPr>
        <w:pStyle w:val="BodyText"/>
      </w:pPr>
      <w:ins w:id="487" w:author="PR Preview" w:date="2026-01-01T00:00:00Z">
        <w:r>
          <w:rPr>
            <w:b/>
            <w:bCs/>
          </w:rPr>
          <w:t xml:space="preserve">Example 18 (A consistent system and an inconsistent one)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With</w:t>
        </w:r>
      </w:ins>
      <w:ins w:id="4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491" w:author="PR Preview" w:date="2026-01-01T00:00:00Z">
        <w:r>
          <w:t xml:space="preserve">,</w:t>
        </w:r>
      </w:ins>
      <w:ins w:id="4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(</w:t>
        </w:r>
      </w:ins>
      <w:hyperlink r:id="rId94">
        <w:ins w:id="495" w:author="PR Preview" w:date="2026-01-01T00:00:00Z">
          <w:r>
            <w:rPr>
              <w:rStyle w:val="Hyperlink"/>
            </w:rPr>
            <w:t xml:space="preserve">Definition 13 in Matrices</w:t>
          </w:r>
        </w:ins>
      </w:hyperlink>
      <w:ins w:id="49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del w:id="497" w:author="PR Preview" w:date="2026-01-01T00:00:00Z">
        <w:r>
          <w:rPr>
            <w:b/>
            <w:bCs/>
          </w:rPr>
          <w:delText xml:space="preserve">Part 2.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By</w:delText>
        </w:r>
      </w:del>
      <w:del w:id="500" w:author="PR Preview" w:date="2026-01-01T00:00:00Z">
        <w:r>
          <w:delText xml:space="preserve"> </w:delText>
        </w:r>
      </w:del>
      <w:hyperlink w:anchor="thm-solution-set">
        <w:del w:id="501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502" w:author="PR Preview" w:date="2026-01-01T00:00:00Z">
        <w:r>
          <w:delText xml:space="preserve">, the solutions are a particular solution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plus the vectors of</w:delText>
        </w:r>
      </w:del>
      <w:del w:id="5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06" w:author="PR Preview" w:date="2026-01-01T00:00:00Z">
        <w:r>
          <w:delText xml:space="preserve">,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so there is exactly one solution exactly when</w:delText>
        </w:r>
      </w:del>
      <w:del w:id="5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510" w:author="PR Preview" w:date="2026-01-01T00:00:00Z">
        <w:r>
          <w:delText xml:space="preserve">,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that is, when</w:delText>
        </w:r>
      </w:del>
      <w:del w:id="513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(a subspace of dimension</w:delText>
        </w:r>
      </w:del>
      <w:del w:id="516" w:author="PR Preview" w:date="2026-01-01T00:00:00Z">
        <w:r>
          <w:delText xml:space="preserve"> </w:delText>
        </w:r>
      </w:del>
      <m:oMath>
        <m:r>
          <m:t>0</m:t>
        </m:r>
      </m:oMath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has the empty list as a basis, whose span is</w:delText>
        </w:r>
      </w:del>
      <w:del w:id="5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520" w:author="PR Preview" w:date="2026-01-01T00:00:00Z">
        <w:r>
          <w:delText xml:space="preserve">,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by</w:delText>
        </w:r>
      </w:del>
      <w:del w:id="523" w:author="PR Preview" w:date="2026-01-01T00:00:00Z">
        <w:r>
          <w:delText xml:space="preserve"> </w:delText>
        </w:r>
      </w:del>
      <w:hyperlink r:id="rId59">
        <w:del w:id="524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and</w:delText>
        </w:r>
      </w:del>
      <w:del w:id="527" w:author="PR Preview" w:date="2026-01-01T00:00:00Z">
        <w:r>
          <w:delText xml:space="preserve"> </w:delText>
        </w:r>
      </w:del>
      <w:hyperlink r:id="rId103">
        <w:del w:id="528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529" w:author="PR Preview" w:date="2026-01-01T00:00:00Z">
        <w:r>
          <w:delText xml:space="preserve">;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and</w:delText>
        </w:r>
      </w:del>
      <w:del w:id="5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has dimension</w:delText>
        </w:r>
      </w:del>
      <w:del w:id="535" w:author="PR Preview" w:date="2026-01-01T00:00:00Z">
        <w:r>
          <w:delText xml:space="preserve"> </w:delText>
        </w:r>
      </w:del>
      <m:oMath>
        <m:r>
          <m:t>0</m:t>
        </m:r>
      </m:oMath>
      <w:del w:id="536" w:author="PR Preview" w:date="2026-01-01T00:00:00Z">
        <w:r>
          <w:delText xml:space="preserve">, by</w:delText>
        </w:r>
      </w:del>
      <w:del w:id="537" w:author="PR Preview" w:date="2026-01-01T00:00:00Z">
        <w:r>
          <w:delText xml:space="preserve"> </w:delText>
        </w:r>
      </w:del>
      <w:hyperlink r:id="rId101">
        <w:del w:id="538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539" w:author="PR Preview" w:date="2026-01-01T00:00:00Z">
        <w:r>
          <w:delText xml:space="preserve">).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By</w:delText>
        </w:r>
      </w:del>
      <w:del w:id="542" w:author="PR Preview" w:date="2026-01-01T00:00:00Z">
        <w:r>
          <w:delText xml:space="preserve"> </w:delText>
        </w:r>
      </w:del>
      <w:hyperlink r:id="rId104">
        <w:del w:id="543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544" w:author="PR Preview" w:date="2026-01-01T00:00:00Z">
        <w:r>
          <w:delText xml:space="preserve">, that is when</w:delText>
        </w:r>
      </w:del>
      <w:del w:id="545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546" w:author="PR Preview" w:date="2026-01-01T00:00:00Z">
        <w:r>
          <w:delText xml:space="preserve">.</w:delText>
        </w:r>
      </w:del>
    </w:p>
    <w:p>
      <w:pPr>
        <w:pStyle w:val="BodyText"/>
      </w:pPr>
      <w:ins w:id="547" w:author="PR Preview" w:date="2026-01-01T00:00:00Z">
        <w:r>
          <w:rPr>
            <w:b/>
            <w:bCs/>
          </w:rPr>
          <w:t xml:space="preserve">Part 2.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By</w:t>
        </w:r>
      </w:ins>
      <w:ins w:id="550" w:author="PR Preview" w:date="2026-01-01T00:00:00Z">
        <w:r>
          <w:t xml:space="preserve"> </w:t>
        </w:r>
      </w:ins>
      <w:hyperlink w:anchor="thm-solution-set">
        <w:ins w:id="551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552" w:author="PR Preview" w:date="2026-01-01T00:00:00Z">
        <w:r>
          <w:t xml:space="preserve">, the solutions are a particular solution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plus the vectors of</w:t>
        </w:r>
      </w:ins>
      <w:ins w:id="5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56" w:author="PR Preview" w:date="2026-01-01T00:00:00Z">
        <w:r>
          <w:t xml:space="preserve">,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so there is exactly one solution exactly when</w:t>
        </w:r>
      </w:ins>
      <w:ins w:id="5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560" w:author="PR Preview" w:date="2026-01-01T00:00:00Z">
        <w:r>
          <w:t xml:space="preserve">,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that is, when</w:t>
        </w:r>
      </w:ins>
      <w:ins w:id="563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(a subspace of dimension</w:t>
        </w:r>
      </w:ins>
      <w:ins w:id="566" w:author="PR Preview" w:date="2026-01-01T00:00:00Z">
        <w:r>
          <w:t xml:space="preserve"> </w:t>
        </w:r>
      </w:ins>
      <m:oMath>
        <m:r>
          <m:t>0</m:t>
        </m:r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has the empty list as a basis, whose span is</w:t>
        </w:r>
      </w:ins>
      <w:ins w:id="56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570" w:author="PR Preview" w:date="2026-01-01T00:00:00Z">
        <w:r>
          <w:t xml:space="preserve">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by</w:t>
        </w:r>
      </w:ins>
      <w:ins w:id="573" w:author="PR Preview" w:date="2026-01-01T00:00:00Z">
        <w:r>
          <w:t xml:space="preserve"> </w:t>
        </w:r>
      </w:ins>
      <w:hyperlink r:id="rId59">
        <w:ins w:id="574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and</w:t>
        </w:r>
      </w:ins>
      <w:ins w:id="577" w:author="PR Preview" w:date="2026-01-01T00:00:00Z">
        <w:r>
          <w:t xml:space="preserve"> </w:t>
        </w:r>
      </w:ins>
      <w:hyperlink r:id="rId103">
        <w:ins w:id="578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579" w:author="PR Preview" w:date="2026-01-01T00:00:00Z">
        <w:r>
          <w:t xml:space="preserve">;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and</w:t>
        </w:r>
      </w:ins>
      <w:ins w:id="58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has dimension</w:t>
        </w:r>
      </w:ins>
      <w:ins w:id="585" w:author="PR Preview" w:date="2026-01-01T00:00:00Z">
        <w:r>
          <w:t xml:space="preserve"> </w:t>
        </w:r>
      </w:ins>
      <m:oMath>
        <m:r>
          <m:t>0</m:t>
        </m:r>
      </m:oMath>
      <w:ins w:id="586" w:author="PR Preview" w:date="2026-01-01T00:00:00Z">
        <w:r>
          <w:t xml:space="preserve">, by</w:t>
        </w:r>
      </w:ins>
      <w:ins w:id="587" w:author="PR Preview" w:date="2026-01-01T00:00:00Z">
        <w:r>
          <w:t xml:space="preserve"> </w:t>
        </w:r>
      </w:ins>
      <w:hyperlink r:id="rId101">
        <w:ins w:id="588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589" w:author="PR Preview" w:date="2026-01-01T00:00:00Z">
        <w:r>
          <w:t xml:space="preserve">).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By</w:t>
        </w:r>
      </w:ins>
      <w:ins w:id="592" w:author="PR Preview" w:date="2026-01-01T00:00:00Z">
        <w:r>
          <w:t xml:space="preserve"> </w:t>
        </w:r>
      </w:ins>
      <w:hyperlink r:id="rId104">
        <w:ins w:id="593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594" w:author="PR Preview" w:date="2026-01-01T00:00:00Z">
        <w:r>
          <w:t xml:space="preserve">, that is when</w:t>
        </w:r>
      </w:ins>
      <w:ins w:id="59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596" w:author="PR Preview" w:date="2026-01-01T00:00:00Z">
        <w:r>
          <w:t xml:space="preserve">.</w:t>
        </w:r>
      </w:ins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97" w:author="PR Preview" w:date="2026-01-01T00:00:00Z">
        <w:r>
          <w:delText xml:space="preserve">where the columns of</w:delText>
        </w:r>
      </w:del>
      <w:del w:id="59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are orthonormal (</w:delText>
        </w:r>
      </w:del>
      <w:hyperlink r:id="rId45">
        <w:del w:id="601" w:author="PR Preview" w:date="2026-01-01T00:00:00Z">
          <w:r>
            <w:rPr>
              <w:rStyle w:val="Hyperlink"/>
            </w:rPr>
            <w:delText xml:space="preserve">Definition 17 in Vectors</w:delText>
          </w:r>
        </w:del>
      </w:hyperlink>
      <w:del w:id="602" w:author="PR Preview" w:date="2026-01-01T00:00:00Z">
        <w:r>
          <w:delText xml:space="preserve">)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and</w:delText>
        </w:r>
      </w:del>
      <w:del w:id="605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is upper triangular (</w:delText>
        </w:r>
      </w:del>
      <w:hyperlink w:anchor="def-triangular-matrix">
        <w:del w:id="60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09" w:author="PR Preview" w:date="2026-01-01T00:00:00Z">
        <w:r>
          <w:delText xml:space="preserve">) with positive diagonal entries.</w:delText>
        </w:r>
      </w:del>
    </w:p>
    <w:p>
      <w:pPr>
        <w:pStyle w:val="FirstParagraph"/>
      </w:pPr>
      <w:ins w:id="610" w:author="PR Preview" w:date="2026-01-01T00:00:00Z">
        <w:r>
          <w:t xml:space="preserve">where the columns of</w:t>
        </w:r>
      </w:ins>
      <w:ins w:id="61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are orthonormal (</w:t>
        </w:r>
      </w:ins>
      <w:hyperlink r:id="rId45">
        <w:ins w:id="614" w:author="PR Preview" w:date="2026-01-01T00:00:00Z">
          <w:r>
            <w:rPr>
              <w:rStyle w:val="Hyperlink"/>
            </w:rPr>
            <w:t xml:space="preserve">Definition 18 in Vectors</w:t>
          </w:r>
        </w:ins>
      </w:hyperlink>
      <w:ins w:id="615" w:author="PR Preview" w:date="2026-01-01T00:00:00Z">
        <w:r>
          <w:t xml:space="preserve">)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and</w:t>
        </w:r>
      </w:ins>
      <w:ins w:id="61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is upper triangular (</w:t>
        </w:r>
      </w:ins>
      <w:hyperlink w:anchor="def-triangular-matrix">
        <w:ins w:id="62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22" w:author="PR Preview" w:date="2026-01-01T00:00:00Z">
        <w:r>
          <w:t xml:space="preserve">) with positive diagonal entries.</w:t>
        </w:r>
      </w:ins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2026-10-15T16:03:03Z</dcterms:created>
  <dcterms:modified xsi:type="dcterms:W3CDTF">2026-10-15T16:03:03Z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