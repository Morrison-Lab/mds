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08:34:36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 2</w:delText>
        </w:r>
      </w:del>
      <w:del w:id="4" w:author="PR Preview" w:date="2026-01-01T00:00:00Z">
        <w:r>
          <w:delText xml:space="preserve"> (Orthogonality for the dot product). </w:delText>
        </w:r>
      </w:del>
      <w:del w:id="5" w:author="PR Preview" w:date="2026-01-01T00:00:00Z">
        <w:r>
          <w:delText xml:space="preserve">With the dot product as the inner product (</w:delText>
        </w:r>
      </w:del>
      <w:hyperlink w:anchor="exm-dot-product-inner-product">
        <w:del w:id="6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7" w:author="PR Preview" w:date="2026-01-01T00:00:00Z">
        <w:r>
          <w:delText xml:space="preserve">),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 condition of</w:delText>
        </w:r>
      </w:del>
      <w:del w:id="10" w:author="PR Preview" w:date="2026-01-01T00:00:00Z">
        <w:r>
          <w:delText xml:space="preserve"> </w:delText>
        </w:r>
      </w:del>
      <w:hyperlink w:anchor="def-orthogonal-inner-product">
        <w:del w:id="11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orthogonality as in</w:delText>
        </w:r>
      </w:del>
      <w:del w:id="14" w:author="PR Preview" w:date="2026-01-01T00:00:00Z">
        <w:r>
          <w:delText xml:space="preserve"> </w:delText>
        </w:r>
      </w:del>
      <w:hyperlink r:id="rId22">
        <w:del w:id="15" w:author="PR Preview" w:date="2026-01-01T00:00:00Z">
          <w:r>
            <w:rPr>
              <w:rStyle w:val="Hyperlink"/>
            </w:rPr>
            <w:delText xml:space="preserve">Definition 13 in Vectors</w:delText>
          </w:r>
        </w:del>
      </w:hyperlink>
      <w:del w:id="16" w:author="PR Preview" w:date="2026-01-01T00:00:00Z">
        <w:r>
          <w:delText xml:space="preserve">.</w:delText>
        </w:r>
      </w:del>
    </w:p>
    <w:p>
      <w:pPr>
        <w:pStyle w:val="FirstParagraph"/>
      </w:pPr>
      <w:ins w:id="17" w:author="PR Preview" w:date="2026-01-01T00:00:00Z">
        <w:r>
          <w:rPr>
            <w:i/>
            <w:iCs/>
          </w:rPr>
          <w:t xml:space="preserve">Remark 2</w:t>
        </w:r>
      </w:ins>
      <w:ins w:id="18" w:author="PR Preview" w:date="2026-01-01T00:00:00Z">
        <w:r>
          <w:t xml:space="preserve"> (Orthogonality for the dot product). </w:t>
        </w:r>
      </w:ins>
      <w:ins w:id="19" w:author="PR Preview" w:date="2026-01-01T00:00:00Z">
        <w:r>
          <w:t xml:space="preserve">With the dot product as the inner product (</w:t>
        </w:r>
      </w:ins>
      <w:hyperlink w:anchor="exm-dot-product-inner-product">
        <w:ins w:id="20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1" w:author="PR Preview" w:date="2026-01-01T00:00:00Z">
        <w:r>
          <w:t xml:space="preserve">),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the condition of</w:t>
        </w:r>
      </w:ins>
      <w:ins w:id="24" w:author="PR Preview" w:date="2026-01-01T00:00:00Z">
        <w:r>
          <w:t xml:space="preserve"> </w:t>
        </w:r>
      </w:ins>
      <w:hyperlink w:anchor="def-orthogonal-inner-product">
        <w:ins w:id="2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orthogonality as in</w:t>
        </w:r>
      </w:ins>
      <w:ins w:id="28" w:author="PR Preview" w:date="2026-01-01T00:00:00Z">
        <w:r>
          <w:t xml:space="preserve"> </w:t>
        </w:r>
      </w:ins>
      <w:hyperlink r:id="rId22">
        <w:ins w:id="29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30" w:author="PR Preview" w:date="2026-01-01T00:00:00Z">
        <w:r>
          <w:t xml:space="preserve">.</w:t>
        </w:r>
      </w:ins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1" w:author="PR Preview" w:date="2026-01-01T00:00:00Z">
        <w:r>
          <w:delText xml:space="preserve">In particular, if</w:delText>
        </w:r>
      </w:del>
      <w:del w:id="3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(</w:delText>
        </w:r>
      </w:del>
      <w:hyperlink r:id="rId22">
        <w:del w:id="35" w:author="PR Preview" w:date="2026-01-01T00:00:00Z">
          <w:r>
            <w:rPr>
              <w:rStyle w:val="Hyperlink"/>
            </w:rPr>
            <w:delText xml:space="preserve">Definition 13 in Vectors</w:delText>
          </w:r>
        </w:del>
      </w:hyperlink>
      <w:del w:id="36" w:author="PR Preview" w:date="2026-01-01T00:00:00Z">
        <w:r>
          <w:delText xml:space="preserve">), then</w:delText>
        </w:r>
      </w:del>
      <w:del w:id="3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(the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rPr>
            <w:b/>
            <w:bCs/>
          </w:rPr>
          <w:delText xml:space="preserve">Pythagorean theorem</w:delText>
        </w:r>
      </w:del>
      <w:del w:id="42" w:author="PR Preview" w:date="2026-01-01T00:00:00Z">
        <w:r>
          <w:delText xml:space="preserve">).</w:delText>
        </w:r>
      </w:del>
    </w:p>
    <w:p>
      <w:pPr>
        <w:pStyle w:val="FirstParagraph"/>
      </w:pPr>
      <w:ins w:id="43" w:author="PR Preview" w:date="2026-01-01T00:00:00Z">
        <w:r>
          <w:t xml:space="preserve">In particular, if</w:t>
        </w:r>
      </w:ins>
      <w:ins w:id="4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(</w:t>
        </w:r>
      </w:ins>
      <w:hyperlink r:id="rId22">
        <w:ins w:id="47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48" w:author="PR Preview" w:date="2026-01-01T00:00:00Z">
        <w:r>
          <w:t xml:space="preserve">), then</w:t>
        </w:r>
      </w:ins>
      <w:ins w:id="4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(the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b/>
            <w:bCs/>
          </w:rPr>
          <w:t xml:space="preserve">Pythagorean theorem</w:t>
        </w:r>
      </w:ins>
      <w:ins w:id="54" w:author="PR Preview" w:date="2026-01-01T00:00:00Z">
        <w:r>
          <w:t xml:space="preserve">).</w:t>
        </w:r>
      </w:ins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del w:id="55" w:author="PR Preview" w:date="2026-01-01T00:00:00Z">
        <w:r>
          <w:rPr>
            <w:b/>
            <w:bCs/>
          </w:rPr>
          <w:delText xml:space="preserve">Example 10 (Euclidean space as a normed vector space)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The Euclidean space</w:delText>
        </w:r>
      </w:del>
      <w:del w:id="5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equipped with the Euclidean norm (</w:delText>
        </w:r>
      </w:del>
      <w:hyperlink r:id="rId42">
        <w:del w:id="61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62" w:author="PR Preview" w:date="2026-01-01T00:00:00Z">
        <w:r>
          <w:delText xml:space="preserve">)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is a normed vector space:</w:delText>
        </w:r>
      </w:del>
    </w:p>
    <w:p>
      <w:pPr>
        <w:pStyle w:val="BodyText"/>
      </w:pPr>
      <w:ins w:id="65" w:author="PR Preview" w:date="2026-01-01T00:00:00Z">
        <w:r>
          <w:rPr>
            <w:b/>
            <w:bCs/>
          </w:rPr>
          <w:t xml:space="preserve">Example 10 (Euclidean space as a normed vector space)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The Euclidean space</w:t>
        </w:r>
      </w:ins>
      <w:ins w:id="6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equipped with the Euclidean norm (</w:t>
        </w:r>
      </w:ins>
      <w:hyperlink r:id="rId42">
        <w:ins w:id="71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72" w:author="PR Preview" w:date="2026-01-01T00:00:00Z">
        <w:r>
          <w:t xml:space="preserve">)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is a normed vector space:</w:t>
        </w:r>
      </w:ins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75" w:author="PR Preview" w:date="2026-01-01T00:00:00Z">
        <w:r>
          <w:delText xml:space="preserve">, and</w:delText>
        </w:r>
      </w:del>
      <w:del w:id="7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del w:id="77" w:author="PR Preview" w:date="2026-01-01T00:00:00Z">
        <w:r>
          <w:delText xml:space="preserve">,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which is the Euclidean norm (</w:delText>
        </w:r>
      </w:del>
      <w:hyperlink r:id="rId42">
        <w:del w:id="80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81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82" w:author="PR Preview" w:date="2026-01-01T00:00:00Z">
        <w:r>
          <w:t xml:space="preserve">, and</w:t>
        </w:r>
      </w:ins>
      <w:ins w:id="8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ins w:id="84" w:author="PR Preview" w:date="2026-01-01T00:00:00Z">
        <w:r>
          <w:t xml:space="preserve">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which is the Euclidean norm (</w:t>
        </w:r>
      </w:ins>
      <w:hyperlink r:id="rId42">
        <w:ins w:id="87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8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89" w:author="PR Preview" w:date="2026-01-01T00:00:00Z">
        <w:r>
          <w:delText xml:space="preserve">so for nonzero vectors, orthogonal (</w:delText>
        </w:r>
      </w:del>
      <w:hyperlink r:id="rId22">
        <w:del w:id="90" w:author="PR Preview" w:date="2026-01-01T00:00:00Z">
          <w:r>
            <w:rPr>
              <w:rStyle w:val="Hyperlink"/>
            </w:rPr>
            <w:delText xml:space="preserve">Definition 13 in Vectors</w:delText>
          </w:r>
        </w:del>
      </w:hyperlink>
      <w:del w:id="91" w:author="PR Preview" w:date="2026-01-01T00:00:00Z">
        <w:r>
          <w:delText xml:space="preserve">) means at a right angle.</w:delText>
        </w:r>
      </w:del>
    </w:p>
    <w:p>
      <w:pPr>
        <w:pStyle w:val="FirstParagraph"/>
      </w:pPr>
      <w:ins w:id="92" w:author="PR Preview" w:date="2026-01-01T00:00:00Z">
        <w:r>
          <w:t xml:space="preserve">so for nonzero vectors, orthogonal (</w:t>
        </w:r>
      </w:ins>
      <w:hyperlink r:id="rId22">
        <w:ins w:id="93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94" w:author="PR Preview" w:date="2026-01-01T00:00:00Z">
        <w:r>
          <w:t xml:space="preserve">) means at a right angle.</w:t>
        </w:r>
      </w:ins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del w:id="95" w:author="PR Preview" w:date="2026-01-01T00:00:00Z">
        <w:r>
          <w:rPr>
            <w:b/>
            <w:bCs/>
          </w:rPr>
          <w:delText xml:space="preserve">Theorem 8 (Orthonormal vectors are linearly independent)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If</w:delText>
        </w:r>
      </w:del>
      <w:del w:id="9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are orthonormal (</w:delText>
        </w:r>
      </w:del>
      <w:hyperlink r:id="rId69">
        <w:del w:id="101" w:author="PR Preview" w:date="2026-01-01T00:00:00Z">
          <w:r>
            <w:rPr>
              <w:rStyle w:val="Hyperlink"/>
            </w:rPr>
            <w:delText xml:space="preserve">Definition 17 in Vectors</w:delText>
          </w:r>
        </w:del>
      </w:hyperlink>
      <w:del w:id="102" w:author="PR Preview" w:date="2026-01-01T00:00:00Z">
        <w:r>
          <w:delText xml:space="preserve">),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then they are linearly independent (</w:delText>
        </w:r>
      </w:del>
      <w:hyperlink r:id="rId35">
        <w:del w:id="105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106" w:author="PR Preview" w:date="2026-01-01T00:00:00Z">
        <w:r>
          <w:delText xml:space="preserve">).</w:delText>
        </w:r>
      </w:del>
    </w:p>
    <w:p>
      <w:pPr>
        <w:pStyle w:val="BodyText"/>
      </w:pPr>
      <w:ins w:id="107" w:author="PR Preview" w:date="2026-01-01T00:00:00Z">
        <w:r>
          <w:rPr>
            <w:b/>
            <w:bCs/>
          </w:rPr>
          <w:t xml:space="preserve">Theorem 8 (Orthonormal vectors are linearly independent)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If</w:t>
        </w:r>
      </w:ins>
      <w:ins w:id="11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are orthonormal (</w:t>
        </w:r>
      </w:ins>
      <w:hyperlink r:id="rId69">
        <w:ins w:id="113" w:author="PR Preview" w:date="2026-01-01T00:00:00Z">
          <w:r>
            <w:rPr>
              <w:rStyle w:val="Hyperlink"/>
            </w:rPr>
            <w:t xml:space="preserve">Definition 18 in Vectors</w:t>
          </w:r>
        </w:ins>
      </w:hyperlink>
      <w:ins w:id="114" w:author="PR Preview" w:date="2026-01-01T00:00:00Z">
        <w:r>
          <w:t xml:space="preserve">),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then they are linearly independent (</w:t>
        </w:r>
      </w:ins>
      <w:hyperlink r:id="rId35">
        <w:ins w:id="117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118" w:author="PR Preview" w:date="2026-01-01T00:00:00Z">
        <w:r>
          <w:t xml:space="preserve">).</w:t>
        </w:r>
      </w:ins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del w:id="119" w:author="PR Preview" w:date="2026-01-01T00:00:00Z">
        <w:r>
          <w:rPr>
            <w:b/>
            <w:bCs/>
          </w:rPr>
          <w:delText xml:space="preserve">Definition 10 (Orthonormal basis)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An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rPr>
            <w:b/>
            <w:bCs/>
          </w:rPr>
          <w:delText xml:space="preserve">orthonormal basis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of a subspace</w:delText>
        </w:r>
      </w:del>
      <w:del w:id="12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of</w:delText>
        </w:r>
      </w:del>
      <w:del w:id="12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is a basis of</w:delText>
        </w:r>
      </w:del>
      <w:del w:id="13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(</w:delText>
        </w:r>
      </w:del>
      <w:hyperlink r:id="rId72">
        <w:del w:id="135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136" w:author="PR Preview" w:date="2026-01-01T00:00:00Z">
        <w:r>
          <w:delText xml:space="preserve">)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whose vectors are orthonormal (</w:delText>
        </w:r>
      </w:del>
      <w:hyperlink r:id="rId69">
        <w:del w:id="139" w:author="PR Preview" w:date="2026-01-01T00:00:00Z">
          <w:r>
            <w:rPr>
              <w:rStyle w:val="Hyperlink"/>
            </w:rPr>
            <w:delText xml:space="preserve">Definition 17 in Vectors</w:delText>
          </w:r>
        </w:del>
      </w:hyperlink>
      <w:del w:id="140" w:author="PR Preview" w:date="2026-01-01T00:00:00Z">
        <w:r>
          <w:delText xml:space="preserve">).</w:delText>
        </w:r>
      </w:del>
    </w:p>
    <w:p>
      <w:pPr>
        <w:pStyle w:val="BodyText"/>
      </w:pPr>
      <w:ins w:id="141" w:author="PR Preview" w:date="2026-01-01T00:00:00Z">
        <w:r>
          <w:rPr>
            <w:b/>
            <w:bCs/>
          </w:rPr>
          <w:t xml:space="preserve">Definition 10 (Orthonormal basis)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An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rPr>
            <w:b/>
            <w:bCs/>
          </w:rPr>
          <w:t xml:space="preserve">orthonormal basis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of a subspace</w:t>
        </w:r>
      </w:ins>
      <w:ins w:id="14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of</w:t>
        </w:r>
      </w:ins>
      <w:ins w:id="15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is a basis of</w:t>
        </w:r>
      </w:ins>
      <w:ins w:id="15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(</w:t>
        </w:r>
      </w:ins>
      <w:hyperlink r:id="rId72">
        <w:ins w:id="157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158" w:author="PR Preview" w:date="2026-01-01T00:00:00Z">
        <w:r>
          <w:t xml:space="preserve">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whose vectors are orthonormal (</w:t>
        </w:r>
      </w:ins>
      <w:hyperlink r:id="rId69">
        <w:ins w:id="161" w:author="PR Preview" w:date="2026-01-01T00:00:00Z">
          <w:r>
            <w:rPr>
              <w:rStyle w:val="Hyperlink"/>
            </w:rPr>
            <w:t xml:space="preserve">Definition 18 in Vectors</w:t>
          </w:r>
        </w:ins>
      </w:hyperlink>
      <w:ins w:id="162" w:author="PR Preview" w:date="2026-01-01T00:00:00Z">
        <w:r>
          <w:t xml:space="preserve">).</w:t>
        </w:r>
      </w:ins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del w:id="163" w:author="PR Preview" w:date="2026-01-01T00:00:00Z">
        <w:r>
          <w:delText xml:space="preserve">The vectors</w:delText>
        </w:r>
      </w:del>
      <w:del w:id="16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of</w:delText>
        </w:r>
      </w:del>
      <w:del w:id="167" w:author="PR Preview" w:date="2026-01-01T00:00:00Z">
        <w:r>
          <w:delText xml:space="preserve"> </w:delText>
        </w:r>
      </w:del>
      <w:hyperlink w:anchor="exm-orthonormal-independent">
        <w:del w:id="168" w:author="PR Preview" w:date="2026-01-01T00:00:00Z">
          <w:r>
            <w:rPr>
              <w:rStyle w:val="Hyperlink"/>
            </w:rPr>
            <w:delText xml:space="preserve">Example 17</w:delText>
          </w:r>
        </w:del>
      </w:hyperlink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are orthonormal and linearly independent,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so they are a basis of their span (</w:delText>
        </w:r>
      </w:del>
      <w:hyperlink r:id="rId72">
        <w:del w:id="173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174" w:author="PR Preview" w:date="2026-01-01T00:00:00Z">
        <w:r>
          <w:delText xml:space="preserve">),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which therefore has dimension</w:delText>
        </w:r>
      </w:del>
      <w:del w:id="177" w:author="PR Preview" w:date="2026-01-01T00:00:00Z">
        <w:r>
          <w:delText xml:space="preserve"> </w:delText>
        </w:r>
      </w:del>
      <m:oMath>
        <m:r>
          <m:t>3</m:t>
        </m:r>
      </m:oMath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(</w:delText>
        </w:r>
      </w:del>
      <w:hyperlink r:id="rId75">
        <w:del w:id="180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181" w:author="PR Preview" w:date="2026-01-01T00:00:00Z">
        <w:r>
          <w:delText xml:space="preserve">)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and is all of</w:delText>
        </w:r>
      </w:del>
      <w:del w:id="18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(</w:delText>
        </w:r>
      </w:del>
      <w:hyperlink r:id="rId76">
        <w:del w:id="187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188" w:author="PR Preview" w:date="2026-01-01T00:00:00Z">
        <w:r>
          <w:delText xml:space="preserve">,</w:delText>
        </w:r>
      </w:del>
      <w:del w:id="189" w:author="PR Preview" w:date="2026-01-01T00:00:00Z">
        <w:r>
          <w:delText xml:space="preserve"> </w:delText>
        </w:r>
      </w:del>
      <w:hyperlink r:id="rId74">
        <w:del w:id="190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191" w:author="PR Preview" w:date="2026-01-01T00:00:00Z">
        <w:r>
          <w:delText xml:space="preserve">).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So they are an orthonormal basis of</w:delText>
        </w:r>
      </w:del>
      <w:del w:id="19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too.</w:delText>
        </w:r>
      </w:del>
    </w:p>
    <w:p>
      <w:pPr>
        <w:pStyle w:val="Compact"/>
        <w:numPr>
          <w:ilvl w:val="0"/>
          <w:numId w:val="1018"/>
        </w:numPr>
      </w:pPr>
      <w:ins w:id="197" w:author="PR Preview" w:date="2026-01-01T00:00:00Z">
        <w:r>
          <w:t xml:space="preserve">The vectors</w:t>
        </w:r>
      </w:ins>
      <w:ins w:id="19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of</w:t>
        </w:r>
      </w:ins>
      <w:ins w:id="201" w:author="PR Preview" w:date="2026-01-01T00:00:00Z">
        <w:r>
          <w:t xml:space="preserve"> </w:t>
        </w:r>
      </w:ins>
      <w:hyperlink w:anchor="exm-orthonormal-independent">
        <w:ins w:id="202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are orthonormal and linearly independent,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so they are a basis of their span (</w:t>
        </w:r>
      </w:ins>
      <w:hyperlink r:id="rId72">
        <w:ins w:id="207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208" w:author="PR Preview" w:date="2026-01-01T00:00:00Z">
        <w:r>
          <w:t xml:space="preserve">),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which therefore has dimension</w:t>
        </w:r>
      </w:ins>
      <w:ins w:id="211" w:author="PR Preview" w:date="2026-01-01T00:00:00Z">
        <w:r>
          <w:t xml:space="preserve"> </w:t>
        </w:r>
      </w:ins>
      <m:oMath>
        <m:r>
          <m:t>3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(</w:t>
        </w:r>
      </w:ins>
      <w:hyperlink r:id="rId75">
        <w:ins w:id="214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215" w:author="PR Preview" w:date="2026-01-01T00:00:00Z">
        <w:r>
          <w:t xml:space="preserve">)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and is all of</w:t>
        </w:r>
      </w:ins>
      <w:ins w:id="21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(</w:t>
        </w:r>
      </w:ins>
      <w:hyperlink r:id="rId76">
        <w:ins w:id="221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222" w:author="PR Preview" w:date="2026-01-01T00:00:00Z">
        <w:r>
          <w:t xml:space="preserve">,</w:t>
        </w:r>
      </w:ins>
      <w:ins w:id="223" w:author="PR Preview" w:date="2026-01-01T00:00:00Z">
        <w:r>
          <w:t xml:space="preserve"> </w:t>
        </w:r>
      </w:ins>
      <w:hyperlink r:id="rId74">
        <w:ins w:id="224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225" w:author="PR Preview" w:date="2026-01-01T00:00:00Z">
        <w:r>
          <w:t xml:space="preserve">).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So they are an orthonormal basis of</w:t>
        </w:r>
      </w:ins>
      <w:ins w:id="22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too.</w:t>
        </w:r>
      </w:ins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231" w:author="PR Preview" w:date="2026-01-01T00:00:00Z">
        <w:r>
          <w:delText xml:space="preserve">with norm</w:delText>
        </w:r>
      </w:del>
      <w:del w:id="232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del w:id="233" w:author="PR Preview" w:date="2026-01-01T00:00:00Z">
        <w:r>
          <w:delText xml:space="preserve">,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so</w:delText>
        </w:r>
      </w:del>
      <w:del w:id="23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37" w:author="PR Preview" w:date="2026-01-01T00:00:00Z">
        <w:r>
          <w:delText xml:space="preserve">.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The process did not stop,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so by</w:delText>
        </w:r>
      </w:del>
      <w:del w:id="242" w:author="PR Preview" w:date="2026-01-01T00:00:00Z">
        <w:r>
          <w:delText xml:space="preserve"> </w:delText>
        </w:r>
      </w:del>
      <w:hyperlink w:anchor="thm-gram-schmidt">
        <w:del w:id="243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24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are linearly independent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and</w:delText>
        </w:r>
      </w:del>
      <w:del w:id="24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is an orthonormal basis of their span.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That span therefore has dimension</w:delText>
        </w:r>
      </w:del>
      <w:del w:id="254" w:author="PR Preview" w:date="2026-01-01T00:00:00Z">
        <w:r>
          <w:delText xml:space="preserve"> </w:delText>
        </w:r>
      </w:del>
      <m:oMath>
        <m:r>
          <m:t>3</m:t>
        </m:r>
      </m:oMath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(</w:delText>
        </w:r>
      </w:del>
      <w:hyperlink r:id="rId75">
        <w:del w:id="257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258" w:author="PR Preview" w:date="2026-01-01T00:00:00Z">
        <w:r>
          <w:delText xml:space="preserve">),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so it is</w:delText>
        </w:r>
      </w:del>
      <w:del w:id="26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(</w:delText>
        </w:r>
      </w:del>
      <w:hyperlink r:id="rId76">
        <w:del w:id="264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265" w:author="PR Preview" w:date="2026-01-01T00:00:00Z">
        <w:r>
          <w:delText xml:space="preserve">,</w:delText>
        </w:r>
      </w:del>
      <w:del w:id="266" w:author="PR Preview" w:date="2026-01-01T00:00:00Z">
        <w:r>
          <w:delText xml:space="preserve"> </w:delText>
        </w:r>
      </w:del>
      <w:hyperlink r:id="rId74">
        <w:del w:id="267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268" w:author="PR Preview" w:date="2026-01-01T00:00:00Z">
        <w:r>
          <w:delText xml:space="preserve">).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As a check,</w:delText>
        </w:r>
      </w:del>
    </w:p>
    <w:p>
      <w:pPr>
        <w:pStyle w:val="FirstParagraph"/>
      </w:pPr>
      <w:ins w:id="271" w:author="PR Preview" w:date="2026-01-01T00:00:00Z">
        <w:r>
          <w:t xml:space="preserve">with norm</w:t>
        </w:r>
      </w:ins>
      <w:ins w:id="272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ins w:id="273" w:author="PR Preview" w:date="2026-01-01T00:00:00Z">
        <w:r>
          <w:t xml:space="preserve">,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so</w:t>
        </w:r>
      </w:ins>
      <w:ins w:id="27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77" w:author="PR Preview" w:date="2026-01-01T00:00:00Z">
        <w:r>
          <w:t xml:space="preserve">.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The process did not stop,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so by</w:t>
        </w:r>
      </w:ins>
      <w:ins w:id="282" w:author="PR Preview" w:date="2026-01-01T00:00:00Z">
        <w:r>
          <w:t xml:space="preserve"> </w:t>
        </w:r>
      </w:ins>
      <w:hyperlink w:anchor="thm-gram-schmidt">
        <w:ins w:id="283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28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are linearly independent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and</w:t>
        </w:r>
      </w:ins>
      <w:ins w:id="28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is an orthonormal basis of their span.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That span therefore has dimension</w:t>
        </w:r>
      </w:ins>
      <w:ins w:id="294" w:author="PR Preview" w:date="2026-01-01T00:00:00Z">
        <w:r>
          <w:t xml:space="preserve"> </w:t>
        </w:r>
      </w:ins>
      <m:oMath>
        <m:r>
          <m:t>3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(</w:t>
        </w:r>
      </w:ins>
      <w:hyperlink r:id="rId75">
        <w:ins w:id="297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298" w:author="PR Preview" w:date="2026-01-01T00:00:00Z">
        <w:r>
          <w:t xml:space="preserve">),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so it is</w:t>
        </w:r>
      </w:ins>
      <w:ins w:id="30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(</w:t>
        </w:r>
      </w:ins>
      <w:hyperlink r:id="rId76">
        <w:ins w:id="304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305" w:author="PR Preview" w:date="2026-01-01T00:00:00Z">
        <w:r>
          <w:t xml:space="preserve">,</w:t>
        </w:r>
      </w:ins>
      <w:ins w:id="306" w:author="PR Preview" w:date="2026-01-01T00:00:00Z">
        <w:r>
          <w:t xml:space="preserve"> </w:t>
        </w:r>
      </w:ins>
      <w:hyperlink r:id="rId74">
        <w:ins w:id="307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308" w:author="PR Preview" w:date="2026-01-01T00:00:00Z">
        <w:r>
          <w:t xml:space="preserve">).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As a check,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del w:id="311" w:author="PR Preview" w:date="2026-01-01T00:00:00Z">
        <w:r>
          <w:rPr>
            <w:b/>
            <w:bCs/>
          </w:rPr>
          <w:delText xml:space="preserve">Example 24 (Extending one unit vector to an orthonormal basis of</w:delText>
        </w:r>
      </w:del>
      <w:del w:id="31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13" w:author="PR Preview" w:date="2026-01-01T00:00:00Z">
        <w:r>
          <w:rPr>
            <w:b/>
            <w:bCs/>
          </w:rPr>
          <w:delText xml:space="preserve">)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Start from the unit vector</w:delText>
        </w:r>
      </w:del>
      <w:del w:id="31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17" w:author="PR Preview" w:date="2026-01-01T00:00:00Z">
        <w:r>
          <w:delText xml:space="preserve">.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Extend it to a basis of</w:delText>
        </w:r>
      </w:del>
      <w:del w:id="32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as in</w:delText>
        </w:r>
      </w:del>
      <w:del w:id="323" w:author="PR Preview" w:date="2026-01-01T00:00:00Z">
        <w:r>
          <w:delText xml:space="preserve"> </w:delText>
        </w:r>
      </w:del>
      <w:hyperlink r:id="rId94">
        <w:del w:id="324" w:author="PR Preview" w:date="2026-01-01T00:00:00Z">
          <w:r>
            <w:rPr>
              <w:rStyle w:val="Hyperlink"/>
            </w:rPr>
            <w:delText xml:space="preserve">Example 18 in Subspaces and Rank</w:delText>
          </w:r>
        </w:del>
      </w:hyperlink>
      <w:del w:id="325" w:author="PR Preview" w:date="2026-01-01T00:00:00Z">
        <w:r>
          <w:delText xml:space="preserve">,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starting from the empty list:</w:delText>
        </w:r>
      </w:del>
      <w:del w:id="32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is not in the span of the empty list,</w:delText>
        </w:r>
      </w:del>
      <w:del w:id="33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332" w:author="PR Preview" w:date="2026-01-01T00:00:00Z">
        <w:r>
          <w:delText xml:space="preserve">, because</w:delText>
        </w:r>
      </w:del>
      <w:del w:id="33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334" w:author="PR Preview" w:date="2026-01-01T00:00:00Z">
        <w:r>
          <w:delText xml:space="preserve">;</w:delText>
        </w:r>
      </w:del>
      <w:del w:id="33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is not in</w:delText>
        </w:r>
      </w:del>
      <w:del w:id="338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del w:id="339" w:author="PR Preview" w:date="2026-01-01T00:00:00Z">
        <w:r>
          <w:delText xml:space="preserve">,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because every multiple of</w:delText>
        </w:r>
      </w:del>
      <w:del w:id="34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has equal first and second entries,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and</w:delText>
        </w:r>
      </w:del>
      <w:del w:id="34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is not in</w:delText>
        </w:r>
      </w:del>
      <w:del w:id="350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351" w:author="PR Preview" w:date="2026-01-01T00:00:00Z">
        <w:r>
          <w:delText xml:space="preserve">,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because every combination of those two vectors has third entry</w:delText>
        </w:r>
      </w:del>
      <w:del w:id="354" w:author="PR Preview" w:date="2026-01-01T00:00:00Z">
        <w:r>
          <w:delText xml:space="preserve"> </w:delText>
        </w:r>
      </w:del>
      <m:oMath>
        <m:r>
          <m:t>0</m:t>
        </m:r>
      </m:oMath>
      <w:del w:id="355" w:author="PR Preview" w:date="2026-01-01T00:00:00Z">
        <w:r>
          <w:delText xml:space="preserve">.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So</w:delText>
        </w:r>
      </w:del>
      <w:del w:id="35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are linearly independent (</w:delText>
        </w:r>
      </w:del>
      <w:hyperlink r:id="rId90">
        <w:del w:id="361" w:author="PR Preview" w:date="2026-01-01T00:00:00Z">
          <w:r>
            <w:rPr>
              <w:rStyle w:val="Hyperlink"/>
            </w:rPr>
            <w:delText xml:space="preserve">Theorem 8 in Subspaces and Rank</w:delText>
          </w:r>
        </w:del>
      </w:hyperlink>
      <w:del w:id="362" w:author="PR Preview" w:date="2026-01-01T00:00:00Z">
        <w:r>
          <w:delText xml:space="preserve">),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and three linearly independent vectors in</w:delText>
        </w:r>
      </w:del>
      <w:del w:id="36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are a basis of it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(they are a basis of their span, which has dimension</w:delText>
        </w:r>
      </w:del>
      <w:del w:id="370" w:author="PR Preview" w:date="2026-01-01T00:00:00Z">
        <w:r>
          <w:delText xml:space="preserve"> </w:delText>
        </w:r>
      </w:del>
      <m:oMath>
        <m:r>
          <m:t>3</m:t>
        </m:r>
      </m:oMath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(</w:delText>
        </w:r>
      </w:del>
      <w:hyperlink r:id="rId75">
        <w:del w:id="373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374" w:author="PR Preview" w:date="2026-01-01T00:00:00Z">
        <w:r>
          <w:delText xml:space="preserve">)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and so is</w:delText>
        </w:r>
      </w:del>
      <w:del w:id="37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(</w:delText>
        </w:r>
      </w:del>
      <w:hyperlink r:id="rId76">
        <w:del w:id="380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381" w:author="PR Preview" w:date="2026-01-01T00:00:00Z">
        <w:r>
          <w:delText xml:space="preserve">,</w:delText>
        </w:r>
      </w:del>
      <w:del w:id="382" w:author="PR Preview" w:date="2026-01-01T00:00:00Z">
        <w:r>
          <w:delText xml:space="preserve"> </w:delText>
        </w:r>
      </w:del>
      <w:hyperlink r:id="rId74">
        <w:del w:id="383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384" w:author="PR Preview" w:date="2026-01-01T00:00:00Z">
        <w:r>
          <w:delText xml:space="preserve">)).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Gram-Schmidt on</w:delText>
        </w:r>
      </w:del>
      <w:del w:id="38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88" w:author="PR Preview" w:date="2026-01-01T00:00:00Z">
        <w:r>
          <w:delText xml:space="preserve">:</w:delText>
        </w:r>
      </w:del>
    </w:p>
    <w:p>
      <w:pPr>
        <w:pStyle w:val="BodyText"/>
      </w:pPr>
      <w:ins w:id="389" w:author="PR Preview" w:date="2026-01-01T00:00:00Z">
        <w:r>
          <w:rPr>
            <w:b/>
            <w:bCs/>
          </w:rPr>
          <w:t xml:space="preserve">Example 24 (Extending one unit vector to an orthonormal basis of</w:t>
        </w:r>
      </w:ins>
      <w:ins w:id="390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91" w:author="PR Preview" w:date="2026-01-01T00:00:00Z">
        <w:r>
          <w:rPr>
            <w:b/>
            <w:bCs/>
          </w:rPr>
          <w:t xml:space="preserve">)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Start from the unit vector</w:t>
        </w:r>
      </w:ins>
      <w:ins w:id="39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95" w:author="PR Preview" w:date="2026-01-01T00:00:00Z">
        <w:r>
          <w:t xml:space="preserve">.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Extend it to a basis of</w:t>
        </w:r>
      </w:ins>
      <w:ins w:id="39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as in</w:t>
        </w:r>
      </w:ins>
      <w:ins w:id="401" w:author="PR Preview" w:date="2026-01-01T00:00:00Z">
        <w:r>
          <w:t xml:space="preserve"> </w:t>
        </w:r>
      </w:ins>
      <w:hyperlink r:id="rId94">
        <w:ins w:id="402" w:author="PR Preview" w:date="2026-01-01T00:00:00Z">
          <w:r>
            <w:rPr>
              <w:rStyle w:val="Hyperlink"/>
            </w:rPr>
            <w:t xml:space="preserve">Example 18 in Subspaces and Rank</w:t>
          </w:r>
        </w:ins>
      </w:hyperlink>
      <w:ins w:id="403" w:author="PR Preview" w:date="2026-01-01T00:00:00Z">
        <w:r>
          <w:t xml:space="preserve">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starting from the empty list:</w:t>
        </w:r>
      </w:ins>
      <w:ins w:id="40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is not in the span of the empty list,</w:t>
        </w:r>
      </w:ins>
      <w:ins w:id="40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410" w:author="PR Preview" w:date="2026-01-01T00:00:00Z">
        <w:r>
          <w:t xml:space="preserve">, because</w:t>
        </w:r>
      </w:ins>
      <w:ins w:id="41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412" w:author="PR Preview" w:date="2026-01-01T00:00:00Z">
        <w:r>
          <w:t xml:space="preserve">;</w:t>
        </w:r>
      </w:ins>
      <w:ins w:id="4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is not in</w:t>
        </w:r>
      </w:ins>
      <w:ins w:id="416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ins w:id="417" w:author="PR Preview" w:date="2026-01-01T00:00:00Z">
        <w:r>
          <w:t xml:space="preserve">,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because every multiple of</w:t>
        </w:r>
      </w:ins>
      <w:ins w:id="42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has equal first and second entries,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and</w:t>
        </w:r>
      </w:ins>
      <w:ins w:id="42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is not in</w:t>
        </w:r>
      </w:ins>
      <w:ins w:id="428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29" w:author="PR Preview" w:date="2026-01-01T00:00:00Z">
        <w:r>
          <w:t xml:space="preserve">,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because every combination of those two vectors has third entry</w:t>
        </w:r>
      </w:ins>
      <w:ins w:id="432" w:author="PR Preview" w:date="2026-01-01T00:00:00Z">
        <w:r>
          <w:t xml:space="preserve"> </w:t>
        </w:r>
      </w:ins>
      <m:oMath>
        <m:r>
          <m:t>0</m:t>
        </m:r>
      </m:oMath>
      <w:ins w:id="433" w:author="PR Preview" w:date="2026-01-01T00:00:00Z">
        <w:r>
          <w:t xml:space="preserve">.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So</w:t>
        </w:r>
      </w:ins>
      <w:ins w:id="43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are linearly independent (</w:t>
        </w:r>
      </w:ins>
      <w:hyperlink r:id="rId90">
        <w:ins w:id="439" w:author="PR Preview" w:date="2026-01-01T00:00:00Z">
          <w:r>
            <w:rPr>
              <w:rStyle w:val="Hyperlink"/>
            </w:rPr>
            <w:t xml:space="preserve">Theorem 8 in Subspaces and Rank</w:t>
          </w:r>
        </w:ins>
      </w:hyperlink>
      <w:ins w:id="440" w:author="PR Preview" w:date="2026-01-01T00:00:00Z">
        <w:r>
          <w:t xml:space="preserve">),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and three linearly independent vectors in</w:t>
        </w:r>
      </w:ins>
      <w:ins w:id="44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are a basis of it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(they are a basis of their span, which has dimension</w:t>
        </w:r>
      </w:ins>
      <w:ins w:id="448" w:author="PR Preview" w:date="2026-01-01T00:00:00Z">
        <w:r>
          <w:t xml:space="preserve"> </w:t>
        </w:r>
      </w:ins>
      <m:oMath>
        <m:r>
          <m:t>3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(</w:t>
        </w:r>
      </w:ins>
      <w:hyperlink r:id="rId75">
        <w:ins w:id="451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452" w:author="PR Preview" w:date="2026-01-01T00:00:00Z">
        <w:r>
          <w:t xml:space="preserve">)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and so is</w:t>
        </w:r>
      </w:ins>
      <w:ins w:id="45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(</w:t>
        </w:r>
      </w:ins>
      <w:hyperlink r:id="rId76">
        <w:ins w:id="458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459" w:author="PR Preview" w:date="2026-01-01T00:00:00Z">
        <w:r>
          <w:t xml:space="preserve">,</w:t>
        </w:r>
      </w:ins>
      <w:ins w:id="460" w:author="PR Preview" w:date="2026-01-01T00:00:00Z">
        <w:r>
          <w:t xml:space="preserve"> </w:t>
        </w:r>
      </w:ins>
      <w:hyperlink r:id="rId74">
        <w:ins w:id="461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462" w:author="PR Preview" w:date="2026-01-01T00:00:00Z">
        <w:r>
          <w:t xml:space="preserve">)).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Gram-Schmidt on</w:t>
        </w:r>
      </w:ins>
      <w:ins w:id="46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66" w:author="PR Preview" w:date="2026-01-01T00:00:00Z">
        <w:r>
          <w:t xml:space="preserve">:</w:t>
        </w:r>
      </w:ins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2026-10-15T15:59:50Z</dcterms:created>
  <dcterms:modified xsi:type="dcterms:W3CDTF">2026-10-15T15:59:50Z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