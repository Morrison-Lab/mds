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02:10:58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del w:id="3" w:author="PR Preview" w:date="2026-01-01T00:00:00Z">
        <w:r>
          <w:rPr>
            <w:i/>
            <w:iCs/>
          </w:rPr>
          <w:delText xml:space="preserve">Proof</w:delText>
        </w:r>
      </w:del>
      <w:del w:id="4" w:author="PR Preview" w:date="2026-01-01T00:00:00Z">
        <w:r>
          <w:delText xml:space="preserve">. </w:delText>
        </w:r>
      </w:del>
      <w:del w:id="5" w:author="PR Preview" w:date="2026-01-01T00:00:00Z">
        <w:r>
          <w:delText xml:space="preserve">All three sets in the formula are subspaces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(</w:delText>
        </w:r>
      </w:del>
      <w:hyperlink w:anchor="thm-sum-intersection-subspace">
        <w:del w:id="8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9" w:author="PR Preview" w:date="2026-01-01T00:00:00Z">
        <w:r>
          <w:delText xml:space="preserve">),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so each has a dimension (</w:delText>
        </w:r>
      </w:del>
      <w:hyperlink r:id="rId22">
        <w:del w:id="12" w:author="PR Preview" w:date="2026-01-01T00:00:00Z">
          <w:r>
            <w:rPr>
              <w:rStyle w:val="Hyperlink"/>
            </w:rPr>
            <w:delText xml:space="preserve">Definition 8 in Subspaces and Rank</w:delText>
          </w:r>
        </w:del>
      </w:hyperlink>
      <w:del w:id="13" w:author="PR Preview" w:date="2026-01-01T00:00:00Z">
        <w:r>
          <w:delText xml:space="preserve">).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Let</w:delText>
        </w:r>
      </w:del>
      <w:del w:id="16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17" w:author="PR Preview" w:date="2026-01-01T00:00:00Z">
        <w:r>
          <w:delText xml:space="preserve">,</w:delText>
        </w:r>
      </w:del>
      <w:del w:id="18" w:author="PR Preview" w:date="2026-01-01T00:00:00Z">
        <w:r>
          <w:delText xml:space="preserve"> </w:delText>
        </w:r>
      </w:del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and</w:delText>
        </w:r>
      </w:del>
      <w:del w:id="21" w:author="PR Preview" w:date="2026-01-01T00:00:00Z">
        <w:r>
          <w:delText xml:space="preserve"> </w:delText>
        </w:r>
      </w:del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22" w:author="PR Preview" w:date="2026-01-01T00:00:00Z">
        <w:r>
          <w:delText xml:space="preserve">.</w:delText>
        </w:r>
      </w:del>
    </w:p>
    <w:p>
      <w:pPr>
        <w:pStyle w:val="FirstParagraph"/>
      </w:pPr>
      <w:ins w:id="23" w:author="PR Preview" w:date="2026-01-01T00:00:00Z">
        <w:r>
          <w:rPr>
            <w:i/>
            <w:iCs/>
          </w:rPr>
          <w:t xml:space="preserve">Proof</w:t>
        </w:r>
      </w:ins>
      <w:ins w:id="24" w:author="PR Preview" w:date="2026-01-01T00:00:00Z">
        <w:r>
          <w:t xml:space="preserve">. </w:t>
        </w:r>
      </w:ins>
      <w:ins w:id="25" w:author="PR Preview" w:date="2026-01-01T00:00:00Z">
        <w:r>
          <w:t xml:space="preserve">All three sets in the formula are subspaces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(</w:t>
        </w:r>
      </w:ins>
      <w:hyperlink w:anchor="thm-sum-intersection-subspace">
        <w:ins w:id="28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29" w:author="PR Preview" w:date="2026-01-01T00:00:00Z">
        <w:r>
          <w:t xml:space="preserve">),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so each has a dimension (</w:t>
        </w:r>
      </w:ins>
      <w:hyperlink r:id="rId22">
        <w:ins w:id="32" w:author="PR Preview" w:date="2026-01-01T00:00:00Z">
          <w:r>
            <w:rPr>
              <w:rStyle w:val="Hyperlink"/>
            </w:rPr>
            <w:t xml:space="preserve">Definition 9 in Subspaces and Rank</w:t>
          </w:r>
        </w:ins>
      </w:hyperlink>
      <w:ins w:id="33" w:author="PR Preview" w:date="2026-01-01T00:00:00Z">
        <w:r>
          <w:t xml:space="preserve">).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Let</w:t>
        </w:r>
      </w:ins>
      <w:ins w:id="36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37" w:author="PR Preview" w:date="2026-01-01T00:00:00Z">
        <w:r>
          <w:t xml:space="preserve">,</w:t>
        </w:r>
      </w:ins>
      <w:ins w:id="38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and</w:t>
        </w:r>
      </w:ins>
      <w:ins w:id="41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42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del w:id="43" w:author="PR Preview" w:date="2026-01-01T00:00:00Z">
        <w:r>
          <w:rPr>
            <w:b/>
            <w:bCs/>
          </w:rPr>
          <w:delText xml:space="preserve">Definition 2 (Direct sum)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Let</w:delText>
        </w:r>
      </w:del>
      <w:del w:id="4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47" w:author="PR Preview" w:date="2026-01-01T00:00:00Z">
        <w:r>
          <w:delText xml:space="preserve">,</w:delText>
        </w:r>
      </w:del>
      <w:del w:id="4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and</w:delText>
        </w:r>
      </w:del>
      <w:del w:id="5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V</m:t>
        </m:r>
      </m:oMath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be subspaces of</w:delText>
        </w:r>
      </w:del>
      <w:del w:id="54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55" w:author="PR Preview" w:date="2026-01-01T00:00:00Z">
        <w:r>
          <w:delText xml:space="preserve">.</w:delText>
        </w:r>
      </w:del>
      <w:del w:id="5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and</w:delText>
        </w:r>
      </w:del>
      <w:del w:id="5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are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rPr>
            <w:b/>
            <w:bCs/>
          </w:rPr>
          <w:delText xml:space="preserve">complementary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in</w:delText>
        </w:r>
      </w:del>
      <w:del w:id="6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V</m:t>
        </m:r>
      </m:oMath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if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del w:id="69" w:author="PR Preview" w:date="2026-01-01T00:00:00Z">
        <w:r>
          <w:delText xml:space="preserve">(</w:delText>
        </w:r>
      </w:del>
      <w:hyperlink w:anchor="def-subspace-sum">
        <w:del w:id="70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71" w:author="PR Preview" w:date="2026-01-01T00:00:00Z">
        <w:r>
          <w:delText xml:space="preserve">).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Then</w:delText>
        </w:r>
      </w:del>
      <w:del w:id="7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V</m:t>
        </m:r>
      </m:oMath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is the</w:delText>
        </w:r>
      </w:del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rPr>
            <w:b/>
            <w:bCs/>
          </w:rPr>
          <w:delText xml:space="preserve">direct sum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of</w:delText>
        </w:r>
      </w:del>
      <w:del w:id="8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and</w:delText>
        </w:r>
      </w:del>
      <w:del w:id="8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85" w:author="PR Preview" w:date="2026-01-01T00:00:00Z">
        <w:r>
          <w:delText xml:space="preserve">,</w:delText>
        </w:r>
      </w:del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written</w:delText>
        </w:r>
      </w:del>
      <w:del w:id="8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89" w:author="PR Preview" w:date="2026-01-01T00:00:00Z">
        <w:r>
          <w:delText xml:space="preserve">.</w:delText>
        </w:r>
      </w:del>
    </w:p>
    <w:p>
      <w:pPr>
        <w:pStyle w:val="FirstParagraph"/>
      </w:pPr>
      <w:ins w:id="90" w:author="PR Preview" w:date="2026-01-01T00:00:00Z">
        <w:r>
          <w:rPr>
            <w:b/>
            <w:bCs/>
          </w:rPr>
          <w:t xml:space="preserve">Definition 2 (Complementary subspaces)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Let</w:t>
        </w:r>
      </w:ins>
      <w:ins w:id="9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94" w:author="PR Preview" w:date="2026-01-01T00:00:00Z">
        <w:r>
          <w:t xml:space="preserve">,</w:t>
        </w:r>
      </w:ins>
      <w:ins w:id="9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and</w:t>
        </w:r>
      </w:ins>
      <w:ins w:id="9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V</m:t>
        </m:r>
      </m:oMath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be subspaces of</w:t>
        </w:r>
      </w:ins>
      <w:ins w:id="10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02" w:author="PR Preview" w:date="2026-01-01T00:00:00Z">
        <w:r>
          <w:t xml:space="preserve">.</w:t>
        </w:r>
      </w:ins>
      <w:ins w:id="10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and</w:t>
        </w:r>
      </w:ins>
      <w:ins w:id="10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are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rPr>
            <w:b/>
            <w:bCs/>
          </w:rPr>
          <w:t xml:space="preserve">complementary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in</w:t>
        </w:r>
      </w:ins>
      <w:ins w:id="11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V</m:t>
        </m:r>
      </m:oMath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if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ins w:id="116" w:author="PR Preview" w:date="2026-01-01T00:00:00Z">
        <w:r>
          <w:t xml:space="preserve">(</w:t>
        </w:r>
      </w:ins>
      <w:hyperlink w:anchor="def-subspace-sum">
        <w:ins w:id="117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18" w:author="PR Preview" w:date="2026-01-01T00:00:00Z">
        <w:r>
          <w:t xml:space="preserve">).</w:t>
        </w:r>
      </w:ins>
    </w:p>
    <w:bookmarkEnd w:id="39"/>
    <w:bookmarkStart w:id="40" w:name="def-direct-sum"/>
    <w:p>
      <w:pPr>
        <w:pStyle w:val="BodyText"/>
      </w:pPr>
      <w:ins w:id="119" w:author="PR Preview" w:date="2026-01-01T00:00:00Z">
        <w:r>
          <w:rPr>
            <w:b/>
            <w:bCs/>
          </w:rPr>
          <w:t xml:space="preserve">Definition 3 (Direct sum)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If</w:t>
        </w:r>
      </w:ins>
      <w:ins w:id="12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and</w:t>
        </w:r>
      </w:ins>
      <w:ins w:id="12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are complementary in</w:t>
        </w:r>
      </w:ins>
      <w:ins w:id="12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V</m:t>
        </m:r>
      </m:oMath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(</w:t>
        </w:r>
      </w:ins>
      <w:hyperlink w:anchor="def-complementary-subspaces">
        <w:ins w:id="131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32" w:author="PR Preview" w:date="2026-01-01T00:00:00Z">
        <w:r>
          <w:t xml:space="preserve">),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then</w:t>
        </w:r>
      </w:ins>
      <w:ins w:id="13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V</m:t>
        </m:r>
      </m:oMath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is the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rPr>
            <w:b/>
            <w:bCs/>
          </w:rPr>
          <w:t xml:space="preserve">direct sum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of</w:t>
        </w:r>
      </w:ins>
      <w:ins w:id="14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and</w:t>
        </w:r>
      </w:ins>
      <w:ins w:id="14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146" w:author="PR Preview" w:date="2026-01-01T00:00:00Z">
        <w:r>
          <w:t xml:space="preserve">,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written</w:t>
        </w:r>
      </w:ins>
      <w:ins w:id="14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150" w:author="PR Preview" w:date="2026-01-01T00:00:00Z">
        <w:r>
          <w:t xml:space="preserve">.</w:t>
        </w:r>
      </w:ins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(</w:delText>
        </w:r>
      </w:del>
      <w:hyperlink w:anchor="def-direct-sum">
        <w:del w:id="153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154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(</w:t>
        </w:r>
      </w:ins>
      <w:hyperlink w:anchor="def-direct-sum">
        <w:ins w:id="157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158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del w:id="159" w:author="PR Preview" w:date="2026-01-01T00:00:00Z">
        <w:r>
          <w:rPr>
            <w:b/>
            <w:bCs/>
          </w:rPr>
          <w:delText xml:space="preserve">Definition 3 (Projection onto a subspace along a complement)</w:delText>
        </w:r>
      </w:del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Let</w:delText>
        </w:r>
      </w:del>
      <w:del w:id="16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delText xml:space="preserve">and</w:delText>
        </w:r>
      </w:del>
      <w:del w:id="16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</m:oMath>
      <w:del w:id="166" w:author="PR Preview" w:date="2026-01-01T00:00:00Z">
        <w:r>
          <w:delText xml:space="preserve"> </w:delText>
        </w:r>
      </w:del>
      <w:del w:id="167" w:author="PR Preview" w:date="2026-01-01T00:00:00Z">
        <w:r>
          <w:delText xml:space="preserve">be subspaces of</w:delText>
        </w:r>
      </w:del>
      <w:del w:id="168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with</w:delText>
        </w:r>
      </w:del>
      <w:del w:id="171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(</w:delText>
        </w:r>
      </w:del>
      <w:hyperlink w:anchor="def-direct-sum">
        <w:del w:id="174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175" w:author="PR Preview" w:date="2026-01-01T00:00:00Z">
        <w:r>
          <w:delText xml:space="preserve">),</w:delText>
        </w:r>
      </w:del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and let</w:delText>
        </w:r>
      </w:del>
      <w:del w:id="17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79" w:author="PR Preview" w:date="2026-01-01T00:00:00Z">
        <w:r>
          <w:delText xml:space="preserve">.</w:delText>
        </w:r>
      </w:del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By</w:delText>
        </w:r>
      </w:del>
      <w:del w:id="182" w:author="PR Preview" w:date="2026-01-01T00:00:00Z">
        <w:r>
          <w:delText xml:space="preserve"> </w:delText>
        </w:r>
      </w:del>
      <w:hyperlink w:anchor="thm-direct-sum-equiv">
        <w:del w:id="183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184" w:author="PR Preview" w:date="2026-01-01T00:00:00Z">
        <w:r>
          <w:delText xml:space="preserve">,</w:delText>
        </w:r>
      </w:del>
      <w:del w:id="18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delText xml:space="preserve">for exactly one</w:delText>
        </w:r>
      </w:del>
      <w:del w:id="18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delText xml:space="preserve">and</w:delText>
        </w:r>
      </w:del>
      <w:del w:id="19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del w:id="192" w:author="PR Preview" w:date="2026-01-01T00:00:00Z">
        <w:r>
          <w:delText xml:space="preserve">.</w:delText>
        </w:r>
      </w:del>
      <w:del w:id="193" w:author="PR Preview" w:date="2026-01-01T00:00:00Z">
        <w:r>
          <w:delText xml:space="preserve"> </w:delText>
        </w:r>
      </w:del>
      <w:del w:id="194" w:author="PR Preview" w:date="2026-01-01T00:00:00Z">
        <w:r>
          <w:delText xml:space="preserve">The vector</w:delText>
        </w:r>
      </w:del>
      <w:del w:id="19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u</m:t>
            </m:r>
          </m:e>
        </m:acc>
      </m:oMath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is the</w:delText>
        </w:r>
      </w:del>
      <w:del w:id="198" w:author="PR Preview" w:date="2026-01-01T00:00:00Z">
        <w:r>
          <w:delText xml:space="preserve"> </w:delText>
        </w:r>
      </w:del>
      <w:del w:id="199" w:author="PR Preview" w:date="2026-01-01T00:00:00Z">
        <w:r>
          <w:rPr>
            <w:b/>
            <w:bCs/>
          </w:rPr>
          <w:delText xml:space="preserve">projection</w:delText>
        </w:r>
      </w:del>
      <w:del w:id="200" w:author="PR Preview" w:date="2026-01-01T00:00:00Z">
        <w:r>
          <w:delText xml:space="preserve"> </w:delText>
        </w:r>
      </w:del>
      <w:del w:id="201" w:author="PR Preview" w:date="2026-01-01T00:00:00Z">
        <w:r>
          <w:delText xml:space="preserve">of</w:delText>
        </w:r>
      </w:del>
      <w:del w:id="20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onto</w:delText>
        </w:r>
      </w:del>
      <w:del w:id="20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along</w:delText>
        </w:r>
      </w:del>
      <w:del w:id="20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</m:oMath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(Banerjee and Roy 2014, Definition 6.3, p. 163)</w:delText>
        </w:r>
      </w:del>
      <w:del w:id="211" w:author="PR Preview" w:date="2026-01-01T00:00:00Z">
        <w:r>
          <w:delText xml:space="preserve">.</w:delText>
        </w:r>
      </w:del>
    </w:p>
    <w:p>
      <w:pPr>
        <w:pStyle w:val="BodyText"/>
      </w:pPr>
      <w:ins w:id="212" w:author="PR Preview" w:date="2026-01-01T00:00:00Z">
        <w:r>
          <w:rPr>
            <w:b/>
            <w:bCs/>
          </w:rPr>
          <w:t xml:space="preserve">Definition 4 (Projection onto a subspace along a complement)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Let</w:t>
        </w:r>
      </w:ins>
      <w:ins w:id="21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and</w:t>
        </w:r>
      </w:ins>
      <w:ins w:id="21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</m:oMath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be subspaces of</w:t>
        </w:r>
      </w:ins>
      <w:ins w:id="22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with</w:t>
        </w:r>
      </w:ins>
      <w:ins w:id="22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(</w:t>
        </w:r>
      </w:ins>
      <w:hyperlink w:anchor="def-direct-sum">
        <w:ins w:id="227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228" w:author="PR Preview" w:date="2026-01-01T00:00:00Z">
        <w:r>
          <w:t xml:space="preserve">),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and let</w:t>
        </w:r>
      </w:ins>
      <w:ins w:id="23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32" w:author="PR Preview" w:date="2026-01-01T00:00:00Z">
        <w:r>
          <w:t xml:space="preserve">.</w:t>
        </w:r>
      </w:ins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By</w:t>
        </w:r>
      </w:ins>
      <w:ins w:id="235" w:author="PR Preview" w:date="2026-01-01T00:00:00Z">
        <w:r>
          <w:t xml:space="preserve"> </w:t>
        </w:r>
      </w:ins>
      <w:hyperlink w:anchor="thm-direct-sum-equiv">
        <w:ins w:id="236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237" w:author="PR Preview" w:date="2026-01-01T00:00:00Z">
        <w:r>
          <w:t xml:space="preserve">,</w:t>
        </w:r>
      </w:ins>
      <w:ins w:id="23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for exactly one</w:t>
        </w:r>
      </w:ins>
      <w:ins w:id="24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and</w:t>
        </w:r>
      </w:ins>
      <w:ins w:id="24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ins w:id="245" w:author="PR Preview" w:date="2026-01-01T00:00:00Z">
        <w:r>
          <w:t xml:space="preserve">.</w:t>
        </w:r>
      </w:ins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The vector</w:t>
        </w:r>
      </w:ins>
      <w:ins w:id="24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</m:oMath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is the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rPr>
            <w:b/>
            <w:bCs/>
          </w:rPr>
          <w:t xml:space="preserve">projection</w:t>
        </w:r>
      </w:ins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of</w:t>
        </w:r>
      </w:ins>
      <w:ins w:id="25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onto</w:t>
        </w:r>
      </w:ins>
      <w:ins w:id="25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along</w:t>
        </w:r>
      </w:ins>
      <w:ins w:id="26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</m:oMath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(Banerjee and Roy 2014, Definition 6.3, p. 163)</w:t>
        </w:r>
      </w:ins>
      <w:ins w:id="264" w:author="PR Preview" w:date="2026-01-01T00:00:00Z">
        <w:r>
          <w:t xml:space="preserve">.</w:t>
        </w:r>
      </w:ins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del w:id="265" w:author="PR Preview" w:date="2026-01-01T00:00:00Z">
        <w:r>
          <w:delText xml:space="preserve">(</w:delText>
        </w:r>
      </w:del>
      <w:hyperlink w:anchor="def-direct-sum">
        <w:del w:id="266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267" w:author="PR Preview" w:date="2026-01-01T00:00:00Z">
        <w:r>
          <w:delText xml:space="preserve">,</w:delText>
        </w:r>
      </w:del>
      <w:del w:id="268" w:author="PR Preview" w:date="2026-01-01T00:00:00Z">
        <w:r>
          <w:delText xml:space="preserve"> </w:delText>
        </w:r>
      </w:del>
      <w:hyperlink w:anchor="thm-direct-sum-equiv">
        <w:del w:id="269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270" w:author="PR Preview" w:date="2026-01-01T00:00:00Z">
        <w:r>
          <w:delText xml:space="preserve">).</w:delText>
        </w:r>
      </w:del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The same vector has a different projection onto the same subspace</w:delText>
        </w:r>
      </w:del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delText xml:space="preserve">when the complement changes.</w:delText>
        </w:r>
      </w:del>
    </w:p>
    <w:p>
      <w:pPr>
        <w:pStyle w:val="FirstParagraph"/>
      </w:pPr>
      <w:ins w:id="275" w:author="PR Preview" w:date="2026-01-01T00:00:00Z">
        <w:r>
          <w:t xml:space="preserve">(</w:t>
        </w:r>
      </w:ins>
      <w:hyperlink w:anchor="def-direct-sum">
        <w:ins w:id="276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277" w:author="PR Preview" w:date="2026-01-01T00:00:00Z">
        <w:r>
          <w:t xml:space="preserve">,</w:t>
        </w:r>
      </w:ins>
      <w:ins w:id="278" w:author="PR Preview" w:date="2026-01-01T00:00:00Z">
        <w:r>
          <w:t xml:space="preserve"> </w:t>
        </w:r>
      </w:ins>
      <w:hyperlink w:anchor="thm-direct-sum-equiv">
        <w:ins w:id="279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280" w:author="PR Preview" w:date="2026-01-01T00:00:00Z">
        <w:r>
          <w:t xml:space="preserve">).</w:t>
        </w:r>
      </w:ins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The same vector has a different projection onto the same subspace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when the complement changes.</w:t>
        </w:r>
      </w:ins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del w:id="285" w:author="PR Preview" w:date="2026-01-01T00:00:00Z">
        <w:r>
          <w:rPr>
            <w:b/>
            <w:bCs/>
          </w:rPr>
          <w:delText xml:space="preserve">Definition 4 (Orthogonal complement)</w:delText>
        </w:r>
      </w:del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The</w:delText>
        </w:r>
      </w:del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rPr>
            <w:b/>
            <w:bCs/>
          </w:rPr>
          <w:delText xml:space="preserve">orthogonal complement</w:delText>
        </w:r>
      </w:del>
      <w:del w:id="290" w:author="PR Preview" w:date="2026-01-01T00:00:00Z">
        <w:r>
          <w:delText xml:space="preserve"> </w:delText>
        </w:r>
      </w:del>
      <w:del w:id="291" w:author="PR Preview" w:date="2026-01-01T00:00:00Z">
        <w:r>
          <w:delText xml:space="preserve">of a set</w:delText>
        </w:r>
      </w:del>
      <w:del w:id="29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X</m:t>
        </m:r>
      </m:oMath>
      <w:del w:id="293" w:author="PR Preview" w:date="2026-01-01T00:00:00Z">
        <w:r>
          <w:delText xml:space="preserve"> </w:delText>
        </w:r>
      </w:del>
      <w:del w:id="294" w:author="PR Preview" w:date="2026-01-01T00:00:00Z">
        <w:r>
          <w:delText xml:space="preserve">of vectors in</w:delText>
        </w:r>
      </w:del>
      <w:del w:id="29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96" w:author="PR Preview" w:date="2026-01-01T00:00:00Z">
        <w:r>
          <w:delText xml:space="preserve"> </w:delText>
        </w:r>
      </w:del>
      <w:del w:id="297" w:author="PR Preview" w:date="2026-01-01T00:00:00Z">
        <w:r>
          <w:delText xml:space="preserve">is the set of vectors orthogonal (</w:delText>
        </w:r>
      </w:del>
      <w:hyperlink r:id="rId50">
        <w:del w:id="298" w:author="PR Preview" w:date="2026-01-01T00:00:00Z">
          <w:r>
            <w:rPr>
              <w:rStyle w:val="Hyperlink"/>
            </w:rPr>
            <w:delText xml:space="preserve">Definition 13 in Vectors</w:delText>
          </w:r>
        </w:del>
      </w:hyperlink>
      <w:del w:id="299" w:author="PR Preview" w:date="2026-01-01T00:00:00Z">
        <w:r>
          <w:delText xml:space="preserve">)</w:delText>
        </w:r>
      </w:del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delText xml:space="preserve">to every vector of</w:delText>
        </w:r>
      </w:del>
      <w:del w:id="30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X</m:t>
        </m:r>
      </m:oMath>
      <w:del w:id="303" w:author="PR Preview" w:date="2026-01-01T00:00:00Z">
        <w:r>
          <w:delText xml:space="preserve">:</w:delText>
        </w:r>
      </w:del>
    </w:p>
    <w:p>
      <w:pPr>
        <w:pStyle w:val="BodyText"/>
      </w:pPr>
      <w:ins w:id="304" w:author="PR Preview" w:date="2026-01-01T00:00:00Z">
        <w:r>
          <w:rPr>
            <w:b/>
            <w:bCs/>
          </w:rPr>
          <w:t xml:space="preserve">Definition 5 (Orthogonal complement)</w:t>
        </w:r>
      </w:ins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The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rPr>
            <w:b/>
            <w:bCs/>
          </w:rPr>
          <w:t xml:space="preserve">orthogonal complement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of a set</w:t>
        </w:r>
      </w:ins>
      <w:ins w:id="31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X</m:t>
        </m:r>
      </m:oMath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of vectors in</w:t>
        </w:r>
      </w:ins>
      <w:ins w:id="31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is the set of vectors orthogonal (</w:t>
        </w:r>
      </w:ins>
      <w:hyperlink r:id="rId50">
        <w:ins w:id="317" w:author="PR Preview" w:date="2026-01-01T00:00:00Z">
          <w:r>
            <w:rPr>
              <w:rStyle w:val="Hyperlink"/>
            </w:rPr>
            <w:t xml:space="preserve">Definition 14 in Vectors</w:t>
          </w:r>
        </w:ins>
      </w:hyperlink>
      <w:ins w:id="318" w:author="PR Preview" w:date="2026-01-01T00:00:00Z">
        <w:r>
          <w:t xml:space="preserve">)</w:t>
        </w:r>
      </w:ins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to every vector of</w:t>
        </w:r>
      </w:ins>
      <w:ins w:id="32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X</m:t>
        </m:r>
      </m:oMath>
      <w:ins w:id="32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del w:id="323" w:author="PR Preview" w:date="2026-01-01T00:00:00Z">
        <w:r>
          <w:rPr>
            <w:i/>
            <w:iCs/>
          </w:rPr>
          <w:delText xml:space="preserve">Remark 1</w:delText>
        </w:r>
      </w:del>
      <w:del w:id="324" w:author="PR Preview" w:date="2026-01-01T00:00:00Z">
        <w:r>
          <w:delText xml:space="preserve"> (The orthogonal complement of a set that is not a subspace). </w:delText>
        </w:r>
      </w:del>
      <m:oMath>
        <m:r>
          <m:rPr>
            <m:scr m:val="script"/>
            <m:sty m:val="p"/>
          </m:rPr>
          <m:t>X</m:t>
        </m:r>
      </m:oMath>
      <w:del w:id="325" w:author="PR Preview" w:date="2026-01-01T00:00:00Z">
        <w:r>
          <w:delText xml:space="preserve"> </w:delText>
        </w:r>
      </w:del>
      <w:del w:id="326" w:author="PR Preview" w:date="2026-01-01T00:00:00Z">
        <w:r>
          <w:delText xml:space="preserve">in</w:delText>
        </w:r>
      </w:del>
      <w:del w:id="327" w:author="PR Preview" w:date="2026-01-01T00:00:00Z">
        <w:r>
          <w:delText xml:space="preserve"> </w:delText>
        </w:r>
      </w:del>
      <w:hyperlink w:anchor="def-orthogonal-complement">
        <w:del w:id="328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need not be a subspace.</w:delText>
        </w:r>
      </w:del>
    </w:p>
    <w:p>
      <w:pPr>
        <w:pStyle w:val="BodyText"/>
      </w:pPr>
      <w:del w:id="331" w:author="PR Preview" w:date="2026-01-01T00:00:00Z">
        <w:r>
          <w:rPr>
            <w:b/>
            <w:bCs/>
          </w:rPr>
          <w:delText xml:space="preserve">Theorem 6 (An orthogonal complement is a subspace)</w:delText>
        </w:r>
      </w:del>
      <w:del w:id="332" w:author="PR Preview" w:date="2026-01-01T00:00:00Z">
        <w:r>
          <w:delText xml:space="preserve"> </w:delText>
        </w:r>
      </w:del>
      <w:del w:id="333" w:author="PR Preview" w:date="2026-01-01T00:00:00Z">
        <w:r>
          <w:delText xml:space="preserve">For any set</w:delText>
        </w:r>
      </w:del>
      <w:del w:id="33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X</m:t>
        </m:r>
      </m:oMath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delText xml:space="preserve">of vectors in</w:delText>
        </w:r>
      </w:del>
      <w:del w:id="337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38" w:author="PR Preview" w:date="2026-01-01T00:00:00Z">
        <w:r>
          <w:delText xml:space="preserve">,</w:delText>
        </w:r>
      </w:del>
      <w:del w:id="339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(</w:delText>
        </w:r>
      </w:del>
      <w:hyperlink w:anchor="def-orthogonal-complement">
        <w:del w:id="342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343" w:author="PR Preview" w:date="2026-01-01T00:00:00Z">
        <w:r>
          <w:delText xml:space="preserve">)</w:delText>
        </w:r>
      </w:del>
      <w:del w:id="344" w:author="PR Preview" w:date="2026-01-01T00:00:00Z">
        <w:r>
          <w:delText xml:space="preserve"> </w:delText>
        </w:r>
      </w:del>
      <w:del w:id="345" w:author="PR Preview" w:date="2026-01-01T00:00:00Z">
        <w:r>
          <w:delText xml:space="preserve">is a subspace of</w:delText>
        </w:r>
      </w:del>
      <w:del w:id="346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(</w:delText>
        </w:r>
      </w:del>
      <w:hyperlink r:id="rId14">
        <w:del w:id="349" w:author="PR Preview" w:date="2026-01-01T00:00:00Z">
          <w:r>
            <w:rPr>
              <w:rStyle w:val="Hyperlink"/>
            </w:rPr>
            <w:delText xml:space="preserve">Definition 4 in Subspaces and Rank</w:delText>
          </w:r>
        </w:del>
      </w:hyperlink>
      <w:del w:id="350" w:author="PR Preview" w:date="2026-01-01T00:00:00Z">
        <w:r>
          <w:delText xml:space="preserve">).</w:delText>
        </w:r>
      </w:del>
    </w:p>
    <w:p>
      <w:pPr>
        <w:pStyle w:val="FirstParagraph"/>
      </w:pPr>
      <w:ins w:id="351" w:author="PR Preview" w:date="2026-01-01T00:00:00Z">
        <w:r>
          <w:rPr>
            <w:i/>
            <w:iCs/>
          </w:rPr>
          <w:t xml:space="preserve">Remark 1</w:t>
        </w:r>
      </w:ins>
      <w:ins w:id="352" w:author="PR Preview" w:date="2026-01-01T00:00:00Z">
        <w:r>
          <w:t xml:space="preserve"> (The orthogonal complement of a set that is not a subspace). </w:t>
        </w:r>
      </w:ins>
      <m:oMath>
        <m:r>
          <m:rPr>
            <m:scr m:val="script"/>
            <m:sty m:val="p"/>
          </m:rPr>
          <m:t>X</m:t>
        </m:r>
      </m:oMath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in</w:t>
        </w:r>
      </w:ins>
      <w:ins w:id="355" w:author="PR Preview" w:date="2026-01-01T00:00:00Z">
        <w:r>
          <w:t xml:space="preserve"> </w:t>
        </w:r>
      </w:ins>
      <w:hyperlink w:anchor="def-orthogonal-complement">
        <w:ins w:id="356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need not be a subspace.</w:t>
        </w:r>
      </w:ins>
    </w:p>
    <w:bookmarkEnd w:id="53"/>
    <w:bookmarkStart w:id="54" w:name="thm-orthogonal-complement-subspace"/>
    <w:p>
      <w:pPr>
        <w:pStyle w:val="BodyText"/>
      </w:pPr>
      <w:ins w:id="359" w:author="PR Preview" w:date="2026-01-01T00:00:00Z">
        <w:r>
          <w:rPr>
            <w:b/>
            <w:bCs/>
          </w:rPr>
          <w:t xml:space="preserve">Theorem 6 (An orthogonal complement is a subspace)</w:t>
        </w:r>
      </w:ins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For any set</w:t>
        </w:r>
      </w:ins>
      <w:ins w:id="36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X</m:t>
        </m:r>
      </m:oMath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of vectors in</w:t>
        </w:r>
      </w:ins>
      <w:ins w:id="36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66" w:author="PR Preview" w:date="2026-01-01T00:00:00Z">
        <w:r>
          <w:t xml:space="preserve">,</w:t>
        </w:r>
      </w:ins>
      <w:ins w:id="367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(</w:t>
        </w:r>
      </w:ins>
      <w:hyperlink w:anchor="def-orthogonal-complement">
        <w:ins w:id="370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371" w:author="PR Preview" w:date="2026-01-01T00:00:00Z">
        <w:r>
          <w:t xml:space="preserve">)</w:t>
        </w:r>
      </w:ins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is a subspace of</w:t>
        </w:r>
      </w:ins>
      <w:ins w:id="37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(</w:t>
        </w:r>
      </w:ins>
      <w:hyperlink r:id="rId14">
        <w:ins w:id="377" w:author="PR Preview" w:date="2026-01-01T00:00:00Z">
          <w:r>
            <w:rPr>
              <w:rStyle w:val="Hyperlink"/>
            </w:rPr>
            <w:t xml:space="preserve">Definition 4 in Subspaces and Rank</w:t>
          </w:r>
        </w:ins>
      </w:hyperlink>
      <w:ins w:id="378" w:author="PR Preview" w:date="2026-01-01T00:00:00Z">
        <w:r>
          <w:t xml:space="preserve">).</w:t>
        </w:r>
      </w:ins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379" w:author="PR Preview" w:date="2026-01-01T00:00:00Z">
        <w:r>
          <w:delText xml:space="preserve"> </w:delText>
        </w:r>
      </w:del>
      <w:del w:id="380" w:author="PR Preview" w:date="2026-01-01T00:00:00Z">
        <w:r>
          <w:delText xml:space="preserve">(</w:delText>
        </w:r>
      </w:del>
      <w:hyperlink w:anchor="def-direct-sum">
        <w:del w:id="381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382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(</w:t>
        </w:r>
      </w:ins>
      <w:hyperlink w:anchor="def-direct-sum">
        <w:ins w:id="385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386" w:author="PR Preview" w:date="2026-01-01T00:00:00Z">
        <w:r>
          <w:t xml:space="preserve">).</w:t>
        </w:r>
      </w:ins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del w:id="387" w:author="PR Preview" w:date="2026-01-01T00:00:00Z">
        <w:r>
          <w:rPr>
            <w:i/>
            <w:iCs/>
          </w:rPr>
          <w:delText xml:space="preserve">Proof</w:delText>
        </w:r>
      </w:del>
      <w:del w:id="388" w:author="PR Preview" w:date="2026-01-01T00:00:00Z">
        <w:r>
          <w:delText xml:space="preserve">. </w:delText>
        </w:r>
      </w:del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389" w:author="PR Preview" w:date="2026-01-01T00:00:00Z">
        <w:r>
          <w:delText xml:space="preserve"> </w:delText>
        </w:r>
      </w:del>
      <w:del w:id="390" w:author="PR Preview" w:date="2026-01-01T00:00:00Z">
        <w:r>
          <w:delText xml:space="preserve">is a subspace (</w:delText>
        </w:r>
      </w:del>
      <w:hyperlink w:anchor="thm-orthogonal-complement-subspace">
        <w:del w:id="391" w:author="PR Preview" w:date="2026-01-01T00:00:00Z">
          <w:r>
            <w:rPr>
              <w:rStyle w:val="Hyperlink"/>
            </w:rPr>
            <w:delText xml:space="preserve">Theorem 6</w:delText>
          </w:r>
        </w:del>
      </w:hyperlink>
      <w:del w:id="392" w:author="PR Preview" w:date="2026-01-01T00:00:00Z">
        <w:r>
          <w:delText xml:space="preserve">),</w:delText>
        </w:r>
      </w:del>
      <w:del w:id="393" w:author="PR Preview" w:date="2026-01-01T00:00:00Z">
        <w:r>
          <w:delText xml:space="preserve"> </w:delText>
        </w:r>
      </w:del>
      <w:del w:id="394" w:author="PR Preview" w:date="2026-01-01T00:00:00Z">
        <w:r>
          <w:delText xml:space="preserve">so it has a dimension (</w:delText>
        </w:r>
      </w:del>
      <w:hyperlink r:id="rId22">
        <w:del w:id="395" w:author="PR Preview" w:date="2026-01-01T00:00:00Z">
          <w:r>
            <w:rPr>
              <w:rStyle w:val="Hyperlink"/>
            </w:rPr>
            <w:delText xml:space="preserve">Definition 8 in Subspaces and Rank</w:delText>
          </w:r>
        </w:del>
      </w:hyperlink>
      <w:del w:id="396" w:author="PR Preview" w:date="2026-01-01T00:00:00Z">
        <w:r>
          <w:delText xml:space="preserve">).</w:delText>
        </w:r>
      </w:del>
    </w:p>
    <w:p>
      <w:pPr>
        <w:pStyle w:val="BodyText"/>
      </w:pPr>
      <w:ins w:id="397" w:author="PR Preview" w:date="2026-01-01T00:00:00Z">
        <w:r>
          <w:rPr>
            <w:i/>
            <w:iCs/>
          </w:rPr>
          <w:t xml:space="preserve">Proof</w:t>
        </w:r>
      </w:ins>
      <w:ins w:id="398" w:author="PR Preview" w:date="2026-01-01T00:00:00Z">
        <w:r>
          <w:t xml:space="preserve">. </w:t>
        </w:r>
      </w:ins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is a subspace (</w:t>
        </w:r>
      </w:ins>
      <w:hyperlink w:anchor="thm-orthogonal-complement-subspace">
        <w:ins w:id="401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402" w:author="PR Preview" w:date="2026-01-01T00:00:00Z">
        <w:r>
          <w:t xml:space="preserve">),</w:t>
        </w:r>
      </w:ins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so it has a dimension (</w:t>
        </w:r>
      </w:ins>
      <w:hyperlink r:id="rId22">
        <w:ins w:id="405" w:author="PR Preview" w:date="2026-01-01T00:00:00Z">
          <w:r>
            <w:rPr>
              <w:rStyle w:val="Hyperlink"/>
            </w:rPr>
            <w:t xml:space="preserve">Definition 9 in Subspaces and Rank</w:t>
          </w:r>
        </w:ins>
      </w:hyperlink>
      <w:ins w:id="406" w:author="PR Preview" w:date="2026-01-01T00:00:00Z">
        <w:r>
          <w:t xml:space="preserve">).</w:t>
        </w:r>
      </w:ins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del w:id="407" w:author="PR Preview" w:date="2026-01-01T00:00:00Z">
        <w:r>
          <w:rPr>
            <w:b/>
            <w:bCs/>
          </w:rPr>
          <w:delText xml:space="preserve">Part 2.</w:delText>
        </w:r>
      </w:del>
      <w:del w:id="408" w:author="PR Preview" w:date="2026-01-01T00:00:00Z">
        <w:r>
          <w:delText xml:space="preserve"> </w:delText>
        </w:r>
      </w:del>
      <w:del w:id="409" w:author="PR Preview" w:date="2026-01-01T00:00:00Z">
        <w:r>
          <w:delText xml:space="preserve">Let</w:delText>
        </w:r>
      </w:del>
      <w:del w:id="410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del w:id="411" w:author="PR Preview" w:date="2026-01-01T00:00:00Z">
        <w:r>
          <w:delText xml:space="preserve">.</w:delText>
        </w:r>
      </w:del>
      <w:del w:id="412" w:author="PR Preview" w:date="2026-01-01T00:00:00Z">
        <w:r>
          <w:delText xml:space="preserve"> </w:delText>
        </w:r>
      </w:del>
      <w:del w:id="413" w:author="PR Preview" w:date="2026-01-01T00:00:00Z">
        <w:r>
          <w:delText xml:space="preserve">If</w:delText>
        </w:r>
      </w:del>
      <w:del w:id="414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t>0</m:t>
        </m:r>
      </m:oMath>
      <w:del w:id="415" w:author="PR Preview" w:date="2026-01-01T00:00:00Z">
        <w:r>
          <w:delText xml:space="preserve">, then</w:delText>
        </w:r>
      </w:del>
      <w:del w:id="41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417" w:author="PR Preview" w:date="2026-01-01T00:00:00Z">
        <w:r>
          <w:delText xml:space="preserve"> </w:delText>
        </w:r>
      </w:del>
      <w:del w:id="418" w:author="PR Preview" w:date="2026-01-01T00:00:00Z">
        <w:r>
          <w:delText xml:space="preserve">has a basis (</w:delText>
        </w:r>
      </w:del>
      <w:hyperlink r:id="rId23">
        <w:del w:id="419" w:author="PR Preview" w:date="2026-01-01T00:00:00Z">
          <w:r>
            <w:rPr>
              <w:rStyle w:val="Hyperlink"/>
            </w:rPr>
            <w:delText xml:space="preserve">Theorem 9 in Subspaces and Rank</w:delText>
          </w:r>
        </w:del>
      </w:hyperlink>
      <w:del w:id="420" w:author="PR Preview" w:date="2026-01-01T00:00:00Z">
        <w:r>
          <w:delText xml:space="preserve">)</w:delText>
        </w:r>
      </w:del>
      <w:del w:id="421" w:author="PR Preview" w:date="2026-01-01T00:00:00Z">
        <w:r>
          <w:delText xml:space="preserve"> </w:delText>
        </w:r>
      </w:del>
      <w:del w:id="422" w:author="PR Preview" w:date="2026-01-01T00:00:00Z">
        <w:r>
          <w:delText xml:space="preserve">with</w:delText>
        </w:r>
      </w:del>
      <w:del w:id="423" w:author="PR Preview" w:date="2026-01-01T00:00:00Z">
        <w:r>
          <w:delText xml:space="preserve"> </w:delText>
        </w:r>
      </w:del>
      <m:oMath>
        <m:r>
          <m:t>0</m:t>
        </m:r>
      </m:oMath>
      <w:del w:id="424" w:author="PR Preview" w:date="2026-01-01T00:00:00Z">
        <w:r>
          <w:delText xml:space="preserve"> </w:delText>
        </w:r>
      </w:del>
      <w:del w:id="425" w:author="PR Preview" w:date="2026-01-01T00:00:00Z">
        <w:r>
          <w:delText xml:space="preserve">vectors (</w:delText>
        </w:r>
      </w:del>
      <w:hyperlink r:id="rId22">
        <w:del w:id="426" w:author="PR Preview" w:date="2026-01-01T00:00:00Z">
          <w:r>
            <w:rPr>
              <w:rStyle w:val="Hyperlink"/>
            </w:rPr>
            <w:delText xml:space="preserve">Definition 8 in Subspaces and Rank</w:delText>
          </w:r>
        </w:del>
      </w:hyperlink>
      <w:del w:id="427" w:author="PR Preview" w:date="2026-01-01T00:00:00Z">
        <w:r>
          <w:delText xml:space="preserve">), the empty list,</w:delText>
        </w:r>
      </w:del>
      <w:del w:id="428" w:author="PR Preview" w:date="2026-01-01T00:00:00Z">
        <w:r>
          <w:delText xml:space="preserve"> </w:delText>
        </w:r>
      </w:del>
      <w:del w:id="429" w:author="PR Preview" w:date="2026-01-01T00:00:00Z">
        <w:r>
          <w:delText xml:space="preserve">whose span is</w:delText>
        </w:r>
      </w:del>
      <w:del w:id="43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del w:id="431" w:author="PR Preview" w:date="2026-01-01T00:00:00Z">
        <w:r>
          <w:delText xml:space="preserve"> </w:delText>
        </w:r>
      </w:del>
      <w:del w:id="432" w:author="PR Preview" w:date="2026-01-01T00:00:00Z">
        <w:r>
          <w:delText xml:space="preserve">(</w:delText>
        </w:r>
      </w:del>
      <w:hyperlink r:id="rId29">
        <w:del w:id="433" w:author="PR Preview" w:date="2026-01-01T00:00:00Z">
          <w:r>
            <w:rPr>
              <w:rStyle w:val="Hyperlink"/>
            </w:rPr>
            <w:delText xml:space="preserve">Definition 5 in Subspaces and Rank</w:delText>
          </w:r>
        </w:del>
      </w:hyperlink>
      <w:del w:id="434" w:author="PR Preview" w:date="2026-01-01T00:00:00Z">
        <w:r>
          <w:delText xml:space="preserve">);</w:delText>
        </w:r>
      </w:del>
      <w:del w:id="435" w:author="PR Preview" w:date="2026-01-01T00:00:00Z">
        <w:r>
          <w:delText xml:space="preserve"> </w:delText>
        </w:r>
      </w:del>
      <w:del w:id="436" w:author="PR Preview" w:date="2026-01-01T00:00:00Z">
        <w:r>
          <w:delText xml:space="preserve">so</w:delText>
        </w:r>
      </w:del>
      <w:del w:id="43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del w:id="438" w:author="PR Preview" w:date="2026-01-01T00:00:00Z">
        <w:r>
          <w:delText xml:space="preserve">,</w:delText>
        </w:r>
      </w:del>
      <w:del w:id="439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40" w:author="PR Preview" w:date="2026-01-01T00:00:00Z">
        <w:r>
          <w:delText xml:space="preserve"> </w:delText>
        </w:r>
      </w:del>
      <w:del w:id="441" w:author="PR Preview" w:date="2026-01-01T00:00:00Z">
        <w:r>
          <w:delText xml:space="preserve">(every</w:delText>
        </w:r>
      </w:del>
      <w:del w:id="44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u</m:t>
            </m:r>
          </m:e>
        </m:acc>
      </m:oMath>
      <w:del w:id="443" w:author="PR Preview" w:date="2026-01-01T00:00:00Z">
        <w:r>
          <w:delText xml:space="preserve"> </w:delText>
        </w:r>
      </w:del>
      <w:del w:id="444" w:author="PR Preview" w:date="2026-01-01T00:00:00Z">
        <w:r>
          <w:delText xml:space="preserve">satisfies</w:delText>
        </w:r>
      </w:del>
      <w:del w:id="44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del w:id="446" w:author="PR Preview" w:date="2026-01-01T00:00:00Z">
        <w:r>
          <w:delText xml:space="preserve">),</w:delText>
        </w:r>
      </w:del>
      <w:del w:id="447" w:author="PR Preview" w:date="2026-01-01T00:00:00Z">
        <w:r>
          <w:delText xml:space="preserve"> </w:delText>
        </w:r>
      </w:del>
      <w:del w:id="448" w:author="PR Preview" w:date="2026-01-01T00:00:00Z">
        <w:r>
          <w:delText xml:space="preserve">and</w:delText>
        </w:r>
      </w:del>
      <w:del w:id="449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del w:id="450" w:author="PR Preview" w:date="2026-01-01T00:00:00Z">
        <w:r>
          <w:delText xml:space="preserve"> </w:delText>
        </w:r>
      </w:del>
      <w:del w:id="451" w:author="PR Preview" w:date="2026-01-01T00:00:00Z">
        <w:r>
          <w:delText xml:space="preserve">(</w:delText>
        </w:r>
      </w:del>
      <w:hyperlink r:id="rId26">
        <w:del w:id="452" w:author="PR Preview" w:date="2026-01-01T00:00:00Z">
          <w:r>
            <w:rPr>
              <w:rStyle w:val="Hyperlink"/>
            </w:rPr>
            <w:delText xml:space="preserve">Example 16 in Subspaces and Rank</w:delText>
          </w:r>
        </w:del>
      </w:hyperlink>
      <w:del w:id="453" w:author="PR Preview" w:date="2026-01-01T00:00:00Z">
        <w:r>
          <w:delText xml:space="preserve">).</w:delText>
        </w:r>
      </w:del>
      <w:del w:id="454" w:author="PR Preview" w:date="2026-01-01T00:00:00Z">
        <w:r>
          <w:delText xml:space="preserve"> </w:delText>
        </w:r>
      </w:del>
      <w:del w:id="455" w:author="PR Preview" w:date="2026-01-01T00:00:00Z">
        <w:r>
          <w:delText xml:space="preserve">If</w:delText>
        </w:r>
      </w:del>
      <w:del w:id="456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≥</m:t>
        </m:r>
        <m:r>
          <m:t>1</m:t>
        </m:r>
      </m:oMath>
      <w:del w:id="457" w:author="PR Preview" w:date="2026-01-01T00:00:00Z">
        <w:r>
          <w:delText xml:space="preserve">, choose a basis</w:delText>
        </w:r>
      </w:del>
      <w:del w:id="45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del w:id="459" w:author="PR Preview" w:date="2026-01-01T00:00:00Z">
        <w:r>
          <w:delText xml:space="preserve"> </w:delText>
        </w:r>
      </w:del>
      <w:del w:id="460" w:author="PR Preview" w:date="2026-01-01T00:00:00Z">
        <w:r>
          <w:delText xml:space="preserve">of</w:delText>
        </w:r>
      </w:del>
      <w:del w:id="46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462" w:author="PR Preview" w:date="2026-01-01T00:00:00Z">
        <w:r>
          <w:delText xml:space="preserve"> </w:delText>
        </w:r>
      </w:del>
      <w:del w:id="463" w:author="PR Preview" w:date="2026-01-01T00:00:00Z">
        <w:r>
          <w:delText xml:space="preserve">(</w:delText>
        </w:r>
      </w:del>
      <w:hyperlink r:id="rId23">
        <w:del w:id="464" w:author="PR Preview" w:date="2026-01-01T00:00:00Z">
          <w:r>
            <w:rPr>
              <w:rStyle w:val="Hyperlink"/>
            </w:rPr>
            <w:delText xml:space="preserve">Theorem 9 in Subspaces and Rank</w:delText>
          </w:r>
        </w:del>
      </w:hyperlink>
      <w:del w:id="465" w:author="PR Preview" w:date="2026-01-01T00:00:00Z">
        <w:r>
          <w:delText xml:space="preserve">),</w:delText>
        </w:r>
      </w:del>
      <w:del w:id="466" w:author="PR Preview" w:date="2026-01-01T00:00:00Z">
        <w:r>
          <w:delText xml:space="preserve"> </w:delText>
        </w:r>
      </w:del>
      <w:del w:id="467" w:author="PR Preview" w:date="2026-01-01T00:00:00Z">
        <w:r>
          <w:delText xml:space="preserve">and let</w:delText>
        </w:r>
      </w:del>
      <w:del w:id="46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69" w:author="PR Preview" w:date="2026-01-01T00:00:00Z">
        <w:r>
          <w:delText xml:space="preserve"> </w:delText>
        </w:r>
      </w:del>
      <w:del w:id="470" w:author="PR Preview" w:date="2026-01-01T00:00:00Z">
        <w:r>
          <w:delText xml:space="preserve">be the</w:delText>
        </w:r>
      </w:del>
      <w:del w:id="47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d</m:t>
        </m:r>
      </m:oMath>
      <w:del w:id="472" w:author="PR Preview" w:date="2026-01-01T00:00:00Z">
        <w:r>
          <w:delText xml:space="preserve"> </w:delText>
        </w:r>
      </w:del>
      <w:del w:id="473" w:author="PR Preview" w:date="2026-01-01T00:00:00Z">
        <w:r>
          <w:delText xml:space="preserve">matrix with these columns.</w:delText>
        </w:r>
      </w:del>
      <w:del w:id="474" w:author="PR Preview" w:date="2026-01-01T00:00:00Z">
        <w:r>
          <w:delText xml:space="preserve"> </w:delText>
        </w:r>
      </w:del>
      <w:del w:id="475" w:author="PR Preview" w:date="2026-01-01T00:00:00Z">
        <w:r>
          <w:delText xml:space="preserve">The basis spans</w:delText>
        </w:r>
      </w:del>
      <w:del w:id="47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477" w:author="PR Preview" w:date="2026-01-01T00:00:00Z">
        <w:r>
          <w:delText xml:space="preserve">,</w:delText>
        </w:r>
      </w:del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delText xml:space="preserve">so</w:delText>
        </w:r>
      </w:del>
      <w:del w:id="48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(</w:delText>
        </w:r>
      </w:del>
      <w:hyperlink r:id="rId35">
        <w:del w:id="483" w:author="PR Preview" w:date="2026-01-01T00:00:00Z">
          <w:r>
            <w:rPr>
              <w:rStyle w:val="Hyperlink"/>
            </w:rPr>
            <w:delText xml:space="preserve">Theorem 1 in Column Space, Null Space and Rank-Nullity</w:delText>
          </w:r>
        </w:del>
      </w:hyperlink>
      <w:del w:id="484" w:author="PR Preview" w:date="2026-01-01T00:00:00Z">
        <w:r>
          <w:delText xml:space="preserve">),</w:delText>
        </w:r>
      </w:del>
      <w:del w:id="485" w:author="PR Preview" w:date="2026-01-01T00:00:00Z">
        <w:r>
          <w:delText xml:space="preserve"> </w:delText>
        </w:r>
      </w:del>
      <w:del w:id="486" w:author="PR Preview" w:date="2026-01-01T00:00:00Z">
        <w:r>
          <w:delText xml:space="preserve">and</w:delText>
        </w:r>
      </w:del>
      <w:del w:id="487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488" w:author="PR Preview" w:date="2026-01-01T00:00:00Z">
        <w:r>
          <w:delText xml:space="preserve"> </w:delText>
        </w:r>
      </w:del>
      <w:del w:id="489" w:author="PR Preview" w:date="2026-01-01T00:00:00Z">
        <w:r>
          <w:delText xml:space="preserve">(</w:delText>
        </w:r>
      </w:del>
      <w:hyperlink w:anchor="thm-complement-null-space">
        <w:del w:id="490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491" w:author="PR Preview" w:date="2026-01-01T00:00:00Z">
        <w:r>
          <w:delText xml:space="preserve">).</w:delText>
        </w:r>
      </w:del>
      <w:del w:id="492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493" w:author="PR Preview" w:date="2026-01-01T00:00:00Z">
        <w:r>
          <w:delText xml:space="preserve"> </w:delText>
        </w:r>
      </w:del>
      <w:del w:id="494" w:author="PR Preview" w:date="2026-01-01T00:00:00Z">
        <w:r>
          <w:delText xml:space="preserve">is</w:delText>
        </w:r>
      </w:del>
      <w:del w:id="495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×</m:t>
        </m:r>
        <m:r>
          <m:t>p</m:t>
        </m:r>
      </m:oMath>
      <w:del w:id="496" w:author="PR Preview" w:date="2026-01-01T00:00:00Z">
        <w:r>
          <w:delText xml:space="preserve">, so</w:delText>
        </w:r>
      </w:del>
    </w:p>
    <w:p>
      <w:pPr>
        <w:pStyle w:val="BodyText"/>
      </w:pPr>
      <w:ins w:id="497" w:author="PR Preview" w:date="2026-01-01T00:00:00Z">
        <w:r>
          <w:rPr>
            <w:b/>
            <w:bCs/>
          </w:rPr>
          <w:t xml:space="preserve">Part 2.</w:t>
        </w:r>
      </w:ins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Let</w:t>
        </w:r>
      </w:ins>
      <w:ins w:id="500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ins w:id="501" w:author="PR Preview" w:date="2026-01-01T00:00:00Z">
        <w:r>
          <w:t xml:space="preserve">.</w:t>
        </w:r>
      </w:ins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If</w:t>
        </w:r>
      </w:ins>
      <w:ins w:id="504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0</m:t>
        </m:r>
      </m:oMath>
      <w:ins w:id="505" w:author="PR Preview" w:date="2026-01-01T00:00:00Z">
        <w:r>
          <w:t xml:space="preserve">, then</w:t>
        </w:r>
      </w:ins>
      <w:ins w:id="50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has a basis (</w:t>
        </w:r>
      </w:ins>
      <w:hyperlink r:id="rId23">
        <w:ins w:id="509" w:author="PR Preview" w:date="2026-01-01T00:00:00Z">
          <w:r>
            <w:rPr>
              <w:rStyle w:val="Hyperlink"/>
            </w:rPr>
            <w:t xml:space="preserve">Theorem 9 in Subspaces and Rank</w:t>
          </w:r>
        </w:ins>
      </w:hyperlink>
      <w:ins w:id="510" w:author="PR Preview" w:date="2026-01-01T00:00:00Z">
        <w:r>
          <w:t xml:space="preserve">)</w:t>
        </w:r>
      </w:ins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with</w:t>
        </w:r>
      </w:ins>
      <w:ins w:id="513" w:author="PR Preview" w:date="2026-01-01T00:00:00Z">
        <w:r>
          <w:t xml:space="preserve"> </w:t>
        </w:r>
      </w:ins>
      <m:oMath>
        <m:r>
          <m:t>0</m:t>
        </m:r>
      </m:oMath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vectors (</w:t>
        </w:r>
      </w:ins>
      <w:hyperlink r:id="rId22">
        <w:ins w:id="516" w:author="PR Preview" w:date="2026-01-01T00:00:00Z">
          <w:r>
            <w:rPr>
              <w:rStyle w:val="Hyperlink"/>
            </w:rPr>
            <w:t xml:space="preserve">Definition 9 in Subspaces and Rank</w:t>
          </w:r>
        </w:ins>
      </w:hyperlink>
      <w:ins w:id="517" w:author="PR Preview" w:date="2026-01-01T00:00:00Z">
        <w:r>
          <w:t xml:space="preserve">), the empty list,</w:t>
        </w:r>
      </w:ins>
      <w:ins w:id="518" w:author="PR Preview" w:date="2026-01-01T00:00:00Z">
        <w:r>
          <w:t xml:space="preserve"> </w:t>
        </w:r>
      </w:ins>
      <w:ins w:id="519" w:author="PR Preview" w:date="2026-01-01T00:00:00Z">
        <w:r>
          <w:t xml:space="preserve">whose span is</w:t>
        </w:r>
      </w:ins>
      <w:ins w:id="520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(</w:t>
        </w:r>
      </w:ins>
      <w:hyperlink r:id="rId29">
        <w:ins w:id="523" w:author="PR Preview" w:date="2026-01-01T00:00:00Z">
          <w:r>
            <w:rPr>
              <w:rStyle w:val="Hyperlink"/>
            </w:rPr>
            <w:t xml:space="preserve">Definition 5 in Subspaces and Rank</w:t>
          </w:r>
        </w:ins>
      </w:hyperlink>
      <w:ins w:id="524" w:author="PR Preview" w:date="2026-01-01T00:00:00Z">
        <w:r>
          <w:t xml:space="preserve">);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so</w:t>
        </w:r>
      </w:ins>
      <w:ins w:id="52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ins w:id="528" w:author="PR Preview" w:date="2026-01-01T00:00:00Z">
        <w:r>
          <w:t xml:space="preserve">,</w:t>
        </w:r>
      </w:ins>
      <w:ins w:id="529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530" w:author="PR Preview" w:date="2026-01-01T00:00:00Z">
        <w:r>
          <w:t xml:space="preserve"> </w:t>
        </w:r>
      </w:ins>
      <w:ins w:id="531" w:author="PR Preview" w:date="2026-01-01T00:00:00Z">
        <w:r>
          <w:t xml:space="preserve">(every</w:t>
        </w:r>
      </w:ins>
      <w:ins w:id="53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</m:oMath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satisfies</w:t>
        </w:r>
      </w:ins>
      <w:ins w:id="53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ins w:id="536" w:author="PR Preview" w:date="2026-01-01T00:00:00Z">
        <w:r>
          <w:t xml:space="preserve">),</w:t>
        </w:r>
      </w:ins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and</w:t>
        </w:r>
      </w:ins>
      <w:ins w:id="539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(</w:t>
        </w:r>
      </w:ins>
      <w:hyperlink r:id="rId26">
        <w:ins w:id="542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543" w:author="PR Preview" w:date="2026-01-01T00:00:00Z">
        <w:r>
          <w:t xml:space="preserve">).</w:t>
        </w:r>
      </w:ins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If</w:t>
        </w:r>
      </w:ins>
      <w:ins w:id="546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≥</m:t>
        </m:r>
        <m:r>
          <m:t>1</m:t>
        </m:r>
      </m:oMath>
      <w:ins w:id="547" w:author="PR Preview" w:date="2026-01-01T00:00:00Z">
        <w:r>
          <w:t xml:space="preserve">, choose a basis</w:t>
        </w:r>
      </w:ins>
      <w:ins w:id="54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of</w:t>
        </w:r>
      </w:ins>
      <w:ins w:id="55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(</w:t>
        </w:r>
      </w:ins>
      <w:hyperlink r:id="rId23">
        <w:ins w:id="554" w:author="PR Preview" w:date="2026-01-01T00:00:00Z">
          <w:r>
            <w:rPr>
              <w:rStyle w:val="Hyperlink"/>
            </w:rPr>
            <w:t xml:space="preserve">Theorem 9 in Subspaces and Rank</w:t>
          </w:r>
        </w:ins>
      </w:hyperlink>
      <w:ins w:id="555" w:author="PR Preview" w:date="2026-01-01T00:00:00Z">
        <w:r>
          <w:t xml:space="preserve">),</w:t>
        </w:r>
      </w:ins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and let</w:t>
        </w:r>
      </w:ins>
      <w:ins w:id="55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be the</w:t>
        </w:r>
      </w:ins>
      <w:ins w:id="56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d</m:t>
        </m:r>
      </m:oMath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matrix with these columns.</w:t>
        </w:r>
      </w:ins>
      <w:ins w:id="564" w:author="PR Preview" w:date="2026-01-01T00:00:00Z">
        <w:r>
          <w:t xml:space="preserve"> </w:t>
        </w:r>
      </w:ins>
      <w:ins w:id="565" w:author="PR Preview" w:date="2026-01-01T00:00:00Z">
        <w:r>
          <w:t xml:space="preserve">The basis spans</w:t>
        </w:r>
      </w:ins>
      <w:ins w:id="56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567" w:author="PR Preview" w:date="2026-01-01T00:00:00Z">
        <w:r>
          <w:t xml:space="preserve">,</w:t>
        </w:r>
      </w:ins>
      <w:ins w:id="568" w:author="PR Preview" w:date="2026-01-01T00:00:00Z">
        <w:r>
          <w:t xml:space="preserve"> </w:t>
        </w:r>
      </w:ins>
      <w:ins w:id="569" w:author="PR Preview" w:date="2026-01-01T00:00:00Z">
        <w:r>
          <w:t xml:space="preserve">so</w:t>
        </w:r>
      </w:ins>
      <w:ins w:id="57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(</w:t>
        </w:r>
      </w:ins>
      <w:hyperlink r:id="rId35">
        <w:ins w:id="573" w:author="PR Preview" w:date="2026-01-01T00:00:00Z">
          <w:r>
            <w:rPr>
              <w:rStyle w:val="Hyperlink"/>
            </w:rPr>
            <w:t xml:space="preserve">Theorem 1 in Column Space, Null Space and Rank-Nullity</w:t>
          </w:r>
        </w:ins>
      </w:hyperlink>
      <w:ins w:id="574" w:author="PR Preview" w:date="2026-01-01T00:00:00Z">
        <w:r>
          <w:t xml:space="preserve">),</w:t>
        </w:r>
      </w:ins>
      <w:ins w:id="575" w:author="PR Preview" w:date="2026-01-01T00:00:00Z">
        <w:r>
          <w:t xml:space="preserve"> </w:t>
        </w:r>
      </w:ins>
      <w:ins w:id="576" w:author="PR Preview" w:date="2026-01-01T00:00:00Z">
        <w:r>
          <w:t xml:space="preserve">and</w:t>
        </w:r>
      </w:ins>
      <w:ins w:id="577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578" w:author="PR Preview" w:date="2026-01-01T00:00:00Z">
        <w:r>
          <w:t xml:space="preserve"> </w:t>
        </w:r>
      </w:ins>
      <w:ins w:id="579" w:author="PR Preview" w:date="2026-01-01T00:00:00Z">
        <w:r>
          <w:t xml:space="preserve">(</w:t>
        </w:r>
      </w:ins>
      <w:hyperlink w:anchor="thm-complement-null-space">
        <w:ins w:id="580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581" w:author="PR Preview" w:date="2026-01-01T00:00:00Z">
        <w:r>
          <w:t xml:space="preserve">).</w:t>
        </w:r>
      </w:ins>
      <w:ins w:id="582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583" w:author="PR Preview" w:date="2026-01-01T00:00:00Z">
        <w:r>
          <w:t xml:space="preserve"> </w:t>
        </w:r>
      </w:ins>
      <w:ins w:id="584" w:author="PR Preview" w:date="2026-01-01T00:00:00Z">
        <w:r>
          <w:t xml:space="preserve">is</w:t>
        </w:r>
      </w:ins>
      <w:ins w:id="585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×</m:t>
        </m:r>
        <m:r>
          <m:t>p</m:t>
        </m:r>
      </m:oMath>
      <w:ins w:id="586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del w:id="587" w:author="PR Preview" w:date="2026-01-01T00:00:00Z">
        <w:r>
          <w:rPr>
            <w:i/>
            <w:iCs/>
          </w:rPr>
          <w:delText xml:space="preserve">Proof</w:delText>
        </w:r>
      </w:del>
      <w:del w:id="588" w:author="PR Preview" w:date="2026-01-01T00:00:00Z">
        <w:r>
          <w:delText xml:space="preserve">.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589" w:author="PR Preview" w:date="2026-01-01T00:00:00Z">
        <w:r>
          <w:rPr>
            <w:b/>
            <w:bCs/>
          </w:rPr>
          <w:delText xml:space="preserve">.</w:delText>
        </w:r>
      </w:del>
      <w:del w:id="590" w:author="PR Preview" w:date="2026-01-01T00:00:00Z">
        <w:r>
          <w:delText xml:space="preserve"> </w:delText>
        </w:r>
      </w:del>
      <w:del w:id="591" w:author="PR Preview" w:date="2026-01-01T00:00:00Z">
        <w:r>
          <w:delText xml:space="preserve">Take</w:delText>
        </w:r>
      </w:del>
      <w:del w:id="59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593" w:author="PR Preview" w:date="2026-01-01T00:00:00Z">
        <w:r>
          <w:delText xml:space="preserve"> </w:delText>
        </w:r>
      </w:del>
      <w:del w:id="594" w:author="PR Preview" w:date="2026-01-01T00:00:00Z">
        <w:r>
          <w:delText xml:space="preserve">and any</w:delText>
        </w:r>
      </w:del>
      <w:del w:id="59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596" w:author="PR Preview" w:date="2026-01-01T00:00:00Z">
        <w:r>
          <w:delText xml:space="preserve">.</w:delText>
        </w:r>
      </w:del>
      <w:del w:id="597" w:author="PR Preview" w:date="2026-01-01T00:00:00Z">
        <w:r>
          <w:delText xml:space="preserve"> </w:delText>
        </w:r>
      </w:del>
      <w:del w:id="598" w:author="PR Preview" w:date="2026-01-01T00:00:00Z">
        <w:r>
          <w:delText xml:space="preserve">By</w:delText>
        </w:r>
      </w:del>
      <w:del w:id="599" w:author="PR Preview" w:date="2026-01-01T00:00:00Z">
        <w:r>
          <w:delText xml:space="preserve"> </w:delText>
        </w:r>
      </w:del>
      <w:hyperlink w:anchor="def-orthogonal-complement">
        <w:del w:id="600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601" w:author="PR Preview" w:date="2026-01-01T00:00:00Z">
        <w:r>
          <w:delText xml:space="preserve">,</w:delText>
        </w:r>
      </w:del>
      <w:del w:id="60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del w:id="603" w:author="PR Preview" w:date="2026-01-01T00:00:00Z">
        <w:r>
          <w:delText xml:space="preserve">,</w:delText>
        </w:r>
      </w:del>
      <w:del w:id="604" w:author="PR Preview" w:date="2026-01-01T00:00:00Z">
        <w:r>
          <w:delText xml:space="preserve"> </w:delText>
        </w:r>
      </w:del>
      <w:del w:id="605" w:author="PR Preview" w:date="2026-01-01T00:00:00Z">
        <w:r>
          <w:delText xml:space="preserve">so</w:delText>
        </w:r>
      </w:del>
      <w:del w:id="60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del w:id="607" w:author="PR Preview" w:date="2026-01-01T00:00:00Z">
        <w:r>
          <w:delText xml:space="preserve"> </w:delText>
        </w:r>
      </w:del>
      <w:del w:id="608" w:author="PR Preview" w:date="2026-01-01T00:00:00Z">
        <w:r>
          <w:delText xml:space="preserve">too (</w:delText>
        </w:r>
      </w:del>
      <w:hyperlink r:id="rId68">
        <w:del w:id="609" w:author="PR Preview" w:date="2026-01-01T00:00:00Z">
          <w:r>
            <w:rPr>
              <w:rStyle w:val="Hyperlink"/>
            </w:rPr>
            <w:delText xml:space="preserve">Theorem 1 in Vectors</w:delText>
          </w:r>
        </w:del>
      </w:hyperlink>
      <w:del w:id="610" w:author="PR Preview" w:date="2026-01-01T00:00:00Z">
        <w:r>
          <w:delText xml:space="preserve">).</w:delText>
        </w:r>
      </w:del>
      <w:del w:id="611" w:author="PR Preview" w:date="2026-01-01T00:00:00Z">
        <w:r>
          <w:delText xml:space="preserve"> </w:delText>
        </w:r>
      </w:del>
      <w:del w:id="612" w:author="PR Preview" w:date="2026-01-01T00:00:00Z">
        <w:r>
          <w:delText xml:space="preserve">So</w:delText>
        </w:r>
      </w:del>
      <w:del w:id="61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s</m:t>
            </m:r>
          </m:e>
        </m:acc>
      </m:oMath>
      <w:del w:id="614" w:author="PR Preview" w:date="2026-01-01T00:00:00Z">
        <w:r>
          <w:delText xml:space="preserve"> </w:delText>
        </w:r>
      </w:del>
      <w:del w:id="615" w:author="PR Preview" w:date="2026-01-01T00:00:00Z">
        <w:r>
          <w:delText xml:space="preserve">is orthogonal to every vector of</w:delText>
        </w:r>
      </w:del>
      <w:del w:id="616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617" w:author="PR Preview" w:date="2026-01-01T00:00:00Z">
        <w:r>
          <w:delText xml:space="preserve">,</w:delText>
        </w:r>
      </w:del>
      <w:del w:id="618" w:author="PR Preview" w:date="2026-01-01T00:00:00Z">
        <w:r>
          <w:delText xml:space="preserve"> </w:delText>
        </w:r>
      </w:del>
      <w:del w:id="619" w:author="PR Preview" w:date="2026-01-01T00:00:00Z">
        <w:r>
          <w:delText xml:space="preserve">that is,</w:delText>
        </w:r>
      </w:del>
      <w:del w:id="62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621" w:author="PR Preview" w:date="2026-01-01T00:00:00Z">
        <w:r>
          <w:delText xml:space="preserve">.</w:delText>
        </w:r>
      </w:del>
    </w:p>
    <w:p>
      <w:pPr>
        <w:pStyle w:val="FirstParagraph"/>
      </w:pPr>
      <w:ins w:id="622" w:author="PR Preview" w:date="2026-01-01T00:00:00Z">
        <w:r>
          <w:rPr>
            <w:i/>
            <w:iCs/>
          </w:rPr>
          <w:t xml:space="preserve">Proof</w:t>
        </w:r>
      </w:ins>
      <w:ins w:id="623" w:author="PR Preview" w:date="2026-01-01T00:00:00Z">
        <w:r>
          <w:t xml:space="preserve">.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624" w:author="PR Preview" w:date="2026-01-01T00:00:00Z">
        <w:r>
          <w:rPr>
            <w:b/>
            <w:bCs/>
          </w:rPr>
          <w:t xml:space="preserve">.</w:t>
        </w:r>
      </w:ins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Take</w:t>
        </w:r>
      </w:ins>
      <w:ins w:id="62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and any</w:t>
        </w:r>
      </w:ins>
      <w:ins w:id="63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631" w:author="PR Preview" w:date="2026-01-01T00:00:00Z">
        <w:r>
          <w:t xml:space="preserve">.</w:t>
        </w:r>
      </w:ins>
      <w:ins w:id="632" w:author="PR Preview" w:date="2026-01-01T00:00:00Z">
        <w:r>
          <w:t xml:space="preserve"> </w:t>
        </w:r>
      </w:ins>
      <w:ins w:id="633" w:author="PR Preview" w:date="2026-01-01T00:00:00Z">
        <w:r>
          <w:t xml:space="preserve">By</w:t>
        </w:r>
      </w:ins>
      <w:ins w:id="634" w:author="PR Preview" w:date="2026-01-01T00:00:00Z">
        <w:r>
          <w:t xml:space="preserve"> </w:t>
        </w:r>
      </w:ins>
      <w:hyperlink w:anchor="def-orthogonal-complement">
        <w:ins w:id="635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636" w:author="PR Preview" w:date="2026-01-01T00:00:00Z">
        <w:r>
          <w:t xml:space="preserve">,</w:t>
        </w:r>
      </w:ins>
      <w:ins w:id="63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ins w:id="638" w:author="PR Preview" w:date="2026-01-01T00:00:00Z">
        <w:r>
          <w:t xml:space="preserve">,</w:t>
        </w:r>
      </w:ins>
      <w:ins w:id="639" w:author="PR Preview" w:date="2026-01-01T00:00:00Z">
        <w:r>
          <w:t xml:space="preserve"> </w:t>
        </w:r>
      </w:ins>
      <w:ins w:id="640" w:author="PR Preview" w:date="2026-01-01T00:00:00Z">
        <w:r>
          <w:t xml:space="preserve">so</w:t>
        </w:r>
      </w:ins>
      <w:ins w:id="64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ins w:id="642" w:author="PR Preview" w:date="2026-01-01T00:00:00Z">
        <w:r>
          <w:t xml:space="preserve"> </w:t>
        </w:r>
      </w:ins>
      <w:ins w:id="643" w:author="PR Preview" w:date="2026-01-01T00:00:00Z">
        <w:r>
          <w:t xml:space="preserve">too (</w:t>
        </w:r>
      </w:ins>
      <w:hyperlink r:id="rId68">
        <w:ins w:id="644" w:author="PR Preview" w:date="2026-01-01T00:00:00Z">
          <w:r>
            <w:rPr>
              <w:rStyle w:val="Hyperlink"/>
            </w:rPr>
            <w:t xml:space="preserve">Theorem 1 in Vectors</w:t>
          </w:r>
        </w:ins>
      </w:hyperlink>
      <w:ins w:id="645" w:author="PR Preview" w:date="2026-01-01T00:00:00Z">
        <w:r>
          <w:t xml:space="preserve">).</w:t>
        </w:r>
      </w:ins>
      <w:ins w:id="646" w:author="PR Preview" w:date="2026-01-01T00:00:00Z">
        <w:r>
          <w:t xml:space="preserve"> </w:t>
        </w:r>
      </w:ins>
      <w:ins w:id="647" w:author="PR Preview" w:date="2026-01-01T00:00:00Z">
        <w:r>
          <w:t xml:space="preserve">So</w:t>
        </w:r>
      </w:ins>
      <w:ins w:id="64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s</m:t>
            </m:r>
          </m:e>
        </m:acc>
      </m:oMath>
      <w:ins w:id="649" w:author="PR Preview" w:date="2026-01-01T00:00:00Z">
        <w:r>
          <w:t xml:space="preserve"> </w:t>
        </w:r>
      </w:ins>
      <w:ins w:id="650" w:author="PR Preview" w:date="2026-01-01T00:00:00Z">
        <w:r>
          <w:t xml:space="preserve">is orthogonal to every vector of</w:t>
        </w:r>
      </w:ins>
      <w:ins w:id="651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652" w:author="PR Preview" w:date="2026-01-01T00:00:00Z">
        <w:r>
          <w:t xml:space="preserve">,</w:t>
        </w:r>
      </w:ins>
      <w:ins w:id="653" w:author="PR Preview" w:date="2026-01-01T00:00:00Z">
        <w:r>
          <w:t xml:space="preserve"> </w:t>
        </w:r>
      </w:ins>
      <w:ins w:id="654" w:author="PR Preview" w:date="2026-01-01T00:00:00Z">
        <w:r>
          <w:t xml:space="preserve">that is,</w:t>
        </w:r>
      </w:ins>
      <w:ins w:id="65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656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del w:id="657" w:author="PR Preview" w:date="2026-01-01T00:00:00Z">
        <w:r>
          <w:rPr>
            <w:b/>
            <w:bCs/>
          </w:rPr>
          <w:delText xml:space="preserve">Example 16 (Back to the line)</w:delText>
        </w:r>
      </w:del>
      <w:del w:id="658" w:author="PR Preview" w:date="2026-01-01T00:00:00Z">
        <w:r>
          <w:delText xml:space="preserve"> </w:delText>
        </w:r>
      </w:del>
      <w:del w:id="659" w:author="PR Preview" w:date="2026-01-01T00:00:00Z">
        <w:r>
          <w:delText xml:space="preserve">In</w:delText>
        </w:r>
      </w:del>
      <w:del w:id="660" w:author="PR Preview" w:date="2026-01-01T00:00:00Z">
        <w:r>
          <w:delText xml:space="preserve"> </w:delText>
        </w:r>
      </w:del>
      <w:hyperlink w:anchor="exm-orthogonal-direct-sum">
        <w:del w:id="661" w:author="PR Preview" w:date="2026-01-01T00:00:00Z">
          <w:r>
            <w:rPr>
              <w:rStyle w:val="Hyperlink"/>
            </w:rPr>
            <w:delText xml:space="preserve">Example 15</w:delText>
          </w:r>
        </w:del>
      </w:hyperlink>
      <w:del w:id="662" w:author="PR Preview" w:date="2026-01-01T00:00:00Z">
        <w:r>
          <w:delText xml:space="preserve">,</w:delText>
        </w:r>
      </w:del>
      <w:del w:id="66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664" w:author="PR Preview" w:date="2026-01-01T00:00:00Z">
        <w:r>
          <w:delText xml:space="preserve"> </w:delText>
        </w:r>
      </w:del>
      <w:del w:id="665" w:author="PR Preview" w:date="2026-01-01T00:00:00Z">
        <w:r>
          <w:delText xml:space="preserve">and</w:delText>
        </w:r>
      </w:del>
      <w:del w:id="666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667" w:author="PR Preview" w:date="2026-01-01T00:00:00Z">
        <w:r>
          <w:delText xml:space="preserve">.</w:delText>
        </w:r>
      </w:del>
      <w:del w:id="668" w:author="PR Preview" w:date="2026-01-01T00:00:00Z">
        <w:r>
          <w:delText xml:space="preserve"> </w:delText>
        </w:r>
      </w:del>
      <w:del w:id="669" w:author="PR Preview" w:date="2026-01-01T00:00:00Z">
        <w:r>
          <w:delText xml:space="preserve">Put those two spanning vectors in the columns of the</w:delText>
        </w:r>
      </w:del>
      <w:del w:id="670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×</m:t>
        </m:r>
        <m:r>
          <m:t>2</m:t>
        </m:r>
      </m:oMath>
      <w:del w:id="671" w:author="PR Preview" w:date="2026-01-01T00:00:00Z">
        <w:r>
          <w:delText xml:space="preserve"> </w:delText>
        </w:r>
      </w:del>
      <w:del w:id="672" w:author="PR Preview" w:date="2026-01-01T00:00:00Z">
        <w:r>
          <w:delText xml:space="preserve">matrix</w:delText>
        </w:r>
      </w:del>
      <w:del w:id="673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674" w:author="PR Preview" w:date="2026-01-01T00:00:00Z">
        <w:r>
          <w:delText xml:space="preserve">,</w:delText>
        </w:r>
      </w:del>
      <w:del w:id="675" w:author="PR Preview" w:date="2026-01-01T00:00:00Z">
        <w:r>
          <w:delText xml:space="preserve"> </w:delText>
        </w:r>
      </w:del>
      <w:del w:id="676" w:author="PR Preview" w:date="2026-01-01T00:00:00Z">
        <w:r>
          <w:delText xml:space="preserve">so</w:delText>
        </w:r>
      </w:del>
      <w:del w:id="677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del w:id="678" w:author="PR Preview" w:date="2026-01-01T00:00:00Z">
        <w:r>
          <w:delText xml:space="preserve"> </w:delText>
        </w:r>
      </w:del>
      <w:del w:id="679" w:author="PR Preview" w:date="2026-01-01T00:00:00Z">
        <w:r>
          <w:delText xml:space="preserve">(</w:delText>
        </w:r>
      </w:del>
      <w:hyperlink r:id="rId35">
        <w:del w:id="680" w:author="PR Preview" w:date="2026-01-01T00:00:00Z">
          <w:r>
            <w:rPr>
              <w:rStyle w:val="Hyperlink"/>
            </w:rPr>
            <w:delText xml:space="preserve">Theorem 1 in Column Space, Null Space and Rank-Nullity</w:delText>
          </w:r>
        </w:del>
      </w:hyperlink>
      <w:del w:id="681" w:author="PR Preview" w:date="2026-01-01T00:00:00Z">
        <w:r>
          <w:delText xml:space="preserve">)</w:delText>
        </w:r>
      </w:del>
      <w:del w:id="682" w:author="PR Preview" w:date="2026-01-01T00:00:00Z">
        <w:r>
          <w:delText xml:space="preserve"> </w:delText>
        </w:r>
      </w:del>
      <w:del w:id="683" w:author="PR Preview" w:date="2026-01-01T00:00:00Z">
        <w:r>
          <w:delText xml:space="preserve">and</w:delText>
        </w:r>
      </w:del>
      <w:del w:id="68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685" w:author="PR Preview" w:date="2026-01-01T00:00:00Z">
        <w:r>
          <w:delText xml:space="preserve"> </w:delText>
        </w:r>
      </w:del>
      <w:del w:id="686" w:author="PR Preview" w:date="2026-01-01T00:00:00Z">
        <w:r>
          <w:delText xml:space="preserve">(</w:delText>
        </w:r>
      </w:del>
      <w:hyperlink w:anchor="thm-complement-null-space">
        <w:del w:id="687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688" w:author="PR Preview" w:date="2026-01-01T00:00:00Z">
        <w:r>
          <w:delText xml:space="preserve">).</w:delText>
        </w:r>
      </w:del>
      <w:del w:id="689" w:author="PR Preview" w:date="2026-01-01T00:00:00Z">
        <w:r>
          <w:delText xml:space="preserve"> </w:delText>
        </w:r>
      </w:del>
      <w:del w:id="690" w:author="PR Preview" w:date="2026-01-01T00:00:00Z">
        <w:r>
          <w:delText xml:space="preserve">Since</w:delText>
        </w:r>
      </w:del>
      <w:del w:id="691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del w:id="692" w:author="PR Preview" w:date="2026-01-01T00:00:00Z">
        <w:r>
          <w:delText xml:space="preserve"> </w:delText>
        </w:r>
      </w:del>
      <w:del w:id="693" w:author="PR Preview" w:date="2026-01-01T00:00:00Z">
        <w:r>
          <w:delText xml:space="preserve">(</w:delText>
        </w:r>
      </w:del>
      <w:hyperlink r:id="rId69">
        <w:del w:id="694" w:author="PR Preview" w:date="2026-01-01T00:00:00Z">
          <w:r>
            <w:rPr>
              <w:rStyle w:val="Hyperlink"/>
            </w:rPr>
            <w:delText xml:space="preserve">Definition 11 in Matrices</w:delText>
          </w:r>
        </w:del>
      </w:hyperlink>
      <w:del w:id="695" w:author="PR Preview" w:date="2026-01-01T00:00:00Z">
        <w:r>
          <w:delText xml:space="preserve">),</w:delText>
        </w:r>
      </w:del>
      <w:del w:id="69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697" w:author="PR Preview" w:date="2026-01-01T00:00:00Z">
        <w:r>
          <w:delText xml:space="preserve"> </w:delText>
        </w:r>
      </w:del>
      <w:del w:id="698" w:author="PR Preview" w:date="2026-01-01T00:00:00Z">
        <w:r>
          <w:delText xml:space="preserve">exactly when</w:delText>
        </w:r>
      </w:del>
      <w:del w:id="699" w:author="PR Preview" w:date="2026-01-01T00:00:00Z">
        <w:r>
          <w:delText xml:space="preserve"> </w:delText>
        </w:r>
      </w:del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700" w:author="PR Preview" w:date="2026-01-01T00:00:00Z">
        <w:r>
          <w:delText xml:space="preserve"> </w:delText>
        </w:r>
      </w:del>
      <w:del w:id="701" w:author="PR Preview" w:date="2026-01-01T00:00:00Z">
        <w:r>
          <w:delText xml:space="preserve">and</w:delText>
        </w:r>
      </w:del>
      <w:del w:id="702" w:author="PR Preview" w:date="2026-01-01T00:00:00Z">
        <w:r>
          <w:delText xml:space="preserve"> </w:delText>
        </w:r>
      </w:del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del w:id="703" w:author="PR Preview" w:date="2026-01-01T00:00:00Z">
        <w:r>
          <w:delText xml:space="preserve">.</w:delText>
        </w:r>
      </w:del>
      <w:del w:id="704" w:author="PR Preview" w:date="2026-01-01T00:00:00Z">
        <w:r>
          <w:delText xml:space="preserve"> </w:delText>
        </w:r>
      </w:del>
      <w:del w:id="705" w:author="PR Preview" w:date="2026-01-01T00:00:00Z">
        <w:r>
          <w:delText xml:space="preserve">So</w:delText>
        </w:r>
      </w:del>
    </w:p>
    <w:p>
      <w:pPr>
        <w:pStyle w:val="BodyText"/>
      </w:pPr>
      <w:ins w:id="706" w:author="PR Preview" w:date="2026-01-01T00:00:00Z">
        <w:r>
          <w:rPr>
            <w:b/>
            <w:bCs/>
          </w:rPr>
          <w:t xml:space="preserve">Example 16 (Back to the line)</w:t>
        </w:r>
      </w:ins>
      <w:ins w:id="707" w:author="PR Preview" w:date="2026-01-01T00:00:00Z">
        <w:r>
          <w:t xml:space="preserve"> </w:t>
        </w:r>
      </w:ins>
      <w:ins w:id="708" w:author="PR Preview" w:date="2026-01-01T00:00:00Z">
        <w:r>
          <w:t xml:space="preserve">In</w:t>
        </w:r>
      </w:ins>
      <w:ins w:id="709" w:author="PR Preview" w:date="2026-01-01T00:00:00Z">
        <w:r>
          <w:t xml:space="preserve"> </w:t>
        </w:r>
      </w:ins>
      <w:hyperlink w:anchor="exm-orthogonal-direct-sum">
        <w:ins w:id="710" w:author="PR Preview" w:date="2026-01-01T00:00:00Z">
          <w:r>
            <w:rPr>
              <w:rStyle w:val="Hyperlink"/>
            </w:rPr>
            <w:t xml:space="preserve">Example 15</w:t>
          </w:r>
        </w:ins>
      </w:hyperlink>
      <w:ins w:id="711" w:author="PR Preview" w:date="2026-01-01T00:00:00Z">
        <w:r>
          <w:t xml:space="preserve">,</w:t>
        </w:r>
      </w:ins>
      <w:ins w:id="71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713" w:author="PR Preview" w:date="2026-01-01T00:00:00Z">
        <w:r>
          <w:t xml:space="preserve"> </w:t>
        </w:r>
      </w:ins>
      <w:ins w:id="714" w:author="PR Preview" w:date="2026-01-01T00:00:00Z">
        <w:r>
          <w:t xml:space="preserve">and</w:t>
        </w:r>
      </w:ins>
      <w:ins w:id="715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716" w:author="PR Preview" w:date="2026-01-01T00:00:00Z">
        <w:r>
          <w:t xml:space="preserve">.</w:t>
        </w:r>
      </w:ins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Put those two spanning vectors in the columns of the</w:t>
        </w:r>
      </w:ins>
      <w:ins w:id="719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2</m:t>
        </m:r>
      </m:oMath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matrix</w:t>
        </w:r>
      </w:ins>
      <w:ins w:id="722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723" w:author="PR Preview" w:date="2026-01-01T00:00:00Z">
        <w:r>
          <w:t xml:space="preserve">,</w:t>
        </w:r>
      </w:ins>
      <w:ins w:id="724" w:author="PR Preview" w:date="2026-01-01T00:00:00Z">
        <w:r>
          <w:t xml:space="preserve"> </w:t>
        </w:r>
      </w:ins>
      <w:ins w:id="725" w:author="PR Preview" w:date="2026-01-01T00:00:00Z">
        <w:r>
          <w:t xml:space="preserve">so</w:t>
        </w:r>
      </w:ins>
      <w:ins w:id="726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ins w:id="727" w:author="PR Preview" w:date="2026-01-01T00:00:00Z">
        <w:r>
          <w:t xml:space="preserve"> </w:t>
        </w:r>
      </w:ins>
      <w:ins w:id="728" w:author="PR Preview" w:date="2026-01-01T00:00:00Z">
        <w:r>
          <w:t xml:space="preserve">(</w:t>
        </w:r>
      </w:ins>
      <w:hyperlink r:id="rId35">
        <w:ins w:id="729" w:author="PR Preview" w:date="2026-01-01T00:00:00Z">
          <w:r>
            <w:rPr>
              <w:rStyle w:val="Hyperlink"/>
            </w:rPr>
            <w:t xml:space="preserve">Theorem 1 in Column Space, Null Space and Rank-Nullity</w:t>
          </w:r>
        </w:ins>
      </w:hyperlink>
      <w:ins w:id="730" w:author="PR Preview" w:date="2026-01-01T00:00:00Z">
        <w:r>
          <w:t xml:space="preserve">)</w:t>
        </w:r>
      </w:ins>
      <w:ins w:id="731" w:author="PR Preview" w:date="2026-01-01T00:00:00Z">
        <w:r>
          <w:t xml:space="preserve"> </w:t>
        </w:r>
      </w:ins>
      <w:ins w:id="732" w:author="PR Preview" w:date="2026-01-01T00:00:00Z">
        <w:r>
          <w:t xml:space="preserve">and</w:t>
        </w:r>
      </w:ins>
      <w:ins w:id="73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734" w:author="PR Preview" w:date="2026-01-01T00:00:00Z">
        <w:r>
          <w:t xml:space="preserve"> </w:t>
        </w:r>
      </w:ins>
      <w:ins w:id="735" w:author="PR Preview" w:date="2026-01-01T00:00:00Z">
        <w:r>
          <w:t xml:space="preserve">(</w:t>
        </w:r>
      </w:ins>
      <w:hyperlink w:anchor="thm-complement-null-space">
        <w:ins w:id="736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737" w:author="PR Preview" w:date="2026-01-01T00:00:00Z">
        <w:r>
          <w:t xml:space="preserve">).</w:t>
        </w:r>
      </w:ins>
      <w:ins w:id="738" w:author="PR Preview" w:date="2026-01-01T00:00:00Z">
        <w:r>
          <w:t xml:space="preserve"> </w:t>
        </w:r>
      </w:ins>
      <w:ins w:id="739" w:author="PR Preview" w:date="2026-01-01T00:00:00Z">
        <w:r>
          <w:t xml:space="preserve">Since</w:t>
        </w:r>
      </w:ins>
      <w:ins w:id="740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(</w:t>
        </w:r>
      </w:ins>
      <w:hyperlink r:id="rId69">
        <w:ins w:id="743" w:author="PR Preview" w:date="2026-01-01T00:00:00Z">
          <w:r>
            <w:rPr>
              <w:rStyle w:val="Hyperlink"/>
            </w:rPr>
            <w:t xml:space="preserve">Definition 13 in Matrices</w:t>
          </w:r>
        </w:ins>
      </w:hyperlink>
      <w:ins w:id="744" w:author="PR Preview" w:date="2026-01-01T00:00:00Z">
        <w:r>
          <w:t xml:space="preserve">),</w:t>
        </w:r>
      </w:ins>
      <w:ins w:id="74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746" w:author="PR Preview" w:date="2026-01-01T00:00:00Z">
        <w:r>
          <w:t xml:space="preserve"> </w:t>
        </w:r>
      </w:ins>
      <w:ins w:id="747" w:author="PR Preview" w:date="2026-01-01T00:00:00Z">
        <w:r>
          <w:t xml:space="preserve">exactly when</w:t>
        </w:r>
      </w:ins>
      <w:ins w:id="748" w:author="PR Preview" w:date="2026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and</w:t>
        </w:r>
      </w:ins>
      <w:ins w:id="751" w:author="PR Preview" w:date="2026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ins w:id="752" w:author="PR Preview" w:date="2026-01-01T00:00:00Z">
        <w:r>
          <w:t xml:space="preserve">.</w:t>
        </w:r>
      </w:ins>
      <w:ins w:id="753" w:author="PR Preview" w:date="2026-01-01T00:00:00Z">
        <w:r>
          <w:t xml:space="preserve"> </w:t>
        </w:r>
      </w:ins>
      <w:ins w:id="754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2026-10-15T09:43:14Z</dcterms:created>
  <dcterms:modified xsi:type="dcterms:W3CDTF">2026-10-15T09:43:14Z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02:10:58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