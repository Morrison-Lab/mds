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08:34:36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9 (Main diagonal)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main diagonal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an</w:delText>
        </w:r>
      </w:del>
      <w:del w:id="1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matrix</w:delText>
        </w:r>
      </w:del>
      <w:del w:id="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the list of its entries</w:delText>
        </w:r>
      </w:del>
      <w:del w:id="1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where</w:delText>
        </w:r>
      </w:del>
      <w:del w:id="20" w:author="PR Preview" w:date="2026-01-01T00:00:00Z">
        <w:r>
          <w:delText xml:space="preserve"> </w:delText>
        </w:r>
      </w:del>
      <m:oMath>
        <m:r>
          <m:t>k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 the smaller of</w:delText>
        </w:r>
      </w:del>
      <w:del w:id="23" w:author="PR Preview" w:date="2026-01-01T00:00:00Z">
        <w:r>
          <w:delText xml:space="preserve"> </w:delText>
        </w:r>
      </w:del>
      <m:oMath>
        <m:r>
          <m:t>m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</w:delText>
        </w:r>
      </w:del>
      <w:del w:id="26" w:author="PR Preview" w:date="2026-01-01T00:00:00Z">
        <w:r>
          <w:delText xml:space="preserve"> </w:delText>
        </w:r>
      </w:del>
      <m:oMath>
        <m:r>
          <m:t>n</m:t>
        </m:r>
      </m:oMath>
      <w:del w:id="27" w:author="PR Preview" w:date="2026-01-01T00:00:00Z">
        <w:r>
          <w:delText xml:space="preserve">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These are the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b/>
            <w:bCs/>
          </w:rPr>
          <w:delText xml:space="preserve">diagonal entries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of</w:delText>
        </w:r>
      </w:del>
      <w:del w:id="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" w:author="PR Preview" w:date="2026-01-01T00:00:00Z">
        <w:r>
          <w:delText xml:space="preserve">;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every entry</w:delText>
        </w:r>
      </w:del>
      <w:del w:id="3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with</w:delText>
        </w:r>
      </w:del>
      <w:del w:id="4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 an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b/>
            <w:bCs/>
          </w:rPr>
          <w:delText xml:space="preserve">off-diagonal entry</w:delText>
        </w:r>
      </w:del>
      <w:del w:id="46" w:author="PR Preview" w:date="2026-01-01T00:00:00Z">
        <w:r>
          <w:delText xml:space="preserve">.</w:delText>
        </w:r>
      </w:del>
    </w:p>
    <w:p>
      <w:pPr>
        <w:pStyle w:val="BodyText"/>
      </w:pPr>
      <w:ins w:id="47" w:author="PR Preview" w:date="2026-01-01T00:00:00Z">
        <w:r>
          <w:rPr>
            <w:b/>
            <w:bCs/>
          </w:rPr>
          <w:t xml:space="preserve">Definition 9 (Main diagonal)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main diagonal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of an</w:t>
        </w:r>
      </w:ins>
      <w:ins w:id="5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matrix</w:t>
        </w:r>
      </w:ins>
      <w:ins w:id="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the list of its entries</w:t>
        </w:r>
      </w:ins>
      <w:ins w:id="6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where</w:t>
        </w:r>
      </w:ins>
      <w:ins w:id="64" w:author="PR Preview" w:date="2026-01-01T00:00:00Z">
        <w:r>
          <w:t xml:space="preserve"> </w:t>
        </w:r>
      </w:ins>
      <m:oMath>
        <m:r>
          <m:t>k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 the smaller of</w:t>
        </w:r>
      </w:ins>
      <w:ins w:id="67" w:author="PR Preview" w:date="2026-01-01T00:00:00Z">
        <w:r>
          <w:t xml:space="preserve"> </w:t>
        </w:r>
      </w:ins>
      <m:oMath>
        <m:r>
          <m:t>m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</w:t>
        </w:r>
      </w:ins>
      <w:ins w:id="70" w:author="PR Preview" w:date="2026-01-01T00:00:00Z">
        <w:r>
          <w:t xml:space="preserve"> </w:t>
        </w:r>
      </w:ins>
      <m:oMath>
        <m:r>
          <m:t>n</m:t>
        </m:r>
      </m:oMath>
      <w:ins w:id="71" w:author="PR Preview" w:date="2026-01-01T00:00:00Z">
        <w:r>
          <w:t xml:space="preserve">.</w:t>
        </w:r>
      </w:ins>
    </w:p>
    <w:bookmarkEnd w:id="42"/>
    <w:bookmarkStart w:id="43" w:name="def-diagonal-entry"/>
    <w:p>
      <w:pPr>
        <w:pStyle w:val="BodyText"/>
      </w:pPr>
      <w:ins w:id="72" w:author="PR Preview" w:date="2026-01-01T00:00:00Z">
        <w:r>
          <w:rPr>
            <w:b/>
            <w:bCs/>
          </w:rPr>
          <w:t xml:space="preserve">Definition 10 (Diagonal entry)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 entries on the main diagonal (</w:t>
        </w:r>
      </w:ins>
      <w:hyperlink w:anchor="def-main-diagonal">
        <w:ins w:id="7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76" w:author="PR Preview" w:date="2026-01-01T00:00:00Z">
        <w:r>
          <w:t xml:space="preserve">) of a matrix</w:t>
        </w:r>
      </w:ins>
      <w:ins w:id="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are the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b/>
            <w:bCs/>
          </w:rPr>
          <w:t xml:space="preserve">diagonal entries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of</w:t>
        </w:r>
      </w:ins>
      <w:ins w:id="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5" w:author="PR Preview" w:date="2026-01-01T00:00:00Z">
        <w:r>
          <w:t xml:space="preserve">.</w:t>
        </w:r>
      </w:ins>
    </w:p>
    <w:bookmarkEnd w:id="43"/>
    <w:bookmarkStart w:id="44" w:name="def-off-diagonal-entry"/>
    <w:p>
      <w:pPr>
        <w:pStyle w:val="BodyText"/>
      </w:pPr>
      <w:ins w:id="86" w:author="PR Preview" w:date="2026-01-01T00:00:00Z">
        <w:r>
          <w:rPr>
            <w:b/>
            <w:bCs/>
          </w:rPr>
          <w:t xml:space="preserve">Definition 11 (Off-diagonal entry)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In an</w:t>
        </w:r>
      </w:ins>
      <w:ins w:id="8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matrix</w:t>
        </w:r>
      </w:ins>
      <w:ins w:id="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with main diagonal (</w:t>
        </w:r>
      </w:ins>
      <w:hyperlink w:anchor="def-main-diagonal">
        <w:ins w:id="9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every entry</w:t>
        </w:r>
      </w:ins>
      <w:ins w:id="9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with</w:t>
        </w:r>
      </w:ins>
      <w:ins w:id="10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 an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off-diagonal entry</w:t>
        </w:r>
      </w:ins>
      <w:ins w:id="107" w:author="PR Preview" w:date="2026-01-01T00:00:00Z">
        <w:r>
          <w:t xml:space="preserve">.</w:t>
        </w:r>
      </w:ins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del w:id="108" w:author="PR Preview" w:date="2026-01-01T00:00:00Z">
        <w:r>
          <w:rPr>
            <w:b/>
            <w:bCs/>
          </w:rPr>
          <w:delText xml:space="preserve">Definition 10 (Identity matrix)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The</w:delText>
        </w:r>
      </w:del>
      <w:del w:id="1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rPr>
            <w:b/>
            <w:bCs/>
          </w:rPr>
          <w:delText xml:space="preserve">identity matrix</w:delText>
        </w:r>
      </w:del>
      <w:del w:id="114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(or</w:delText>
        </w:r>
      </w:del>
      <w:del w:id="117" w:author="PR Preview" w:date="2026-01-01T00:00:00Z">
        <w:r>
          <w:delText xml:space="preserve"> </w:delText>
        </w:r>
      </w:del>
      <m:oMath>
        <m:r>
          <m:rPr>
            <m:sty m:val="bi"/>
          </m:rPr>
          <m:t>I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when the size is clear from context)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has ones on the</w:delText>
        </w:r>
      </w:del>
      <w:del w:id="122" w:author="PR Preview" w:date="2026-01-01T00:00:00Z">
        <w:r>
          <w:delText xml:space="preserve"> </w:delText>
        </w:r>
      </w:del>
      <w:hyperlink w:anchor="def-main-diagonal">
        <w:del w:id="123" w:author="PR Preview" w:date="2026-01-01T00:00:00Z">
          <w:r>
            <w:rPr>
              <w:rStyle w:val="Hyperlink"/>
            </w:rPr>
            <w:delText xml:space="preserve">main diagonal</w:delText>
          </w:r>
        </w:del>
      </w:hyperlink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 zeros elsewhere:</w:delText>
        </w:r>
      </w:del>
    </w:p>
    <w:p>
      <w:pPr>
        <w:pStyle w:val="FirstParagraph"/>
      </w:pPr>
      <w:ins w:id="126" w:author="PR Preview" w:date="2026-01-01T00:00:00Z">
        <w:r>
          <w:rPr>
            <w:b/>
            <w:bCs/>
          </w:rPr>
          <w:t xml:space="preserve">Definition 12 (Identity matrix)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The</w:t>
        </w:r>
      </w:ins>
      <w:ins w:id="12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rPr>
            <w:b/>
            <w:bCs/>
          </w:rPr>
          <w:t xml:space="preserve">identity matrix</w:t>
        </w:r>
      </w:ins>
      <w:ins w:id="132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(or</w:t>
        </w:r>
      </w:ins>
      <w:ins w:id="135" w:author="PR Preview" w:date="2026-01-01T00:00:00Z">
        <w:r>
          <w:t xml:space="preserve"> </w:t>
        </w:r>
      </w:ins>
      <m:oMath>
        <m:r>
          <m:rPr>
            <m:sty m:val="bi"/>
          </m:rPr>
          <m:t>I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when the size is clear from context)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has ones on the</w:t>
        </w:r>
      </w:ins>
      <w:ins w:id="140" w:author="PR Preview" w:date="2026-01-01T00:00:00Z">
        <w:r>
          <w:t xml:space="preserve"> </w:t>
        </w:r>
      </w:ins>
      <w:hyperlink w:anchor="def-main-diagonal">
        <w:ins w:id="141" w:author="PR Preview" w:date="2026-01-01T00:00:00Z">
          <w:r>
            <w:rPr>
              <w:rStyle w:val="Hyperlink"/>
            </w:rPr>
            <w:t xml:space="preserve">main diagonal</w:t>
          </w:r>
        </w:ins>
      </w:hyperlink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and zeros elsewhere: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del w:id="144" w:author="PR Preview" w:date="2026-01-01T00:00:00Z">
        <w:r>
          <w:rPr>
            <w:b/>
            <w:bCs/>
          </w:rPr>
          <w:delText xml:space="preserve">Definition 11 (Matrix-vector multiplication)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The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rPr>
            <w:b/>
            <w:bCs/>
          </w:rPr>
          <w:delText xml:space="preserve">matrix-vector product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of an</w:delText>
        </w:r>
      </w:del>
      <w:del w:id="15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matrix</w:delText>
        </w:r>
      </w:del>
      <w:del w:id="1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and a</w:delText>
        </w:r>
      </w:del>
      <w:del w:id="15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column vector</w:delText>
        </w:r>
      </w:del>
      <w:del w:id="16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is the</w:delText>
        </w:r>
      </w:del>
      <w:del w:id="16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1</m:t>
        </m:r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column vector</w:delText>
        </w:r>
      </w:del>
      <w:del w:id="16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with entries: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del w:id="169" w:author="PR Preview" w:date="2026-01-01T00:00:00Z">
        <w:r>
          <w:rPr>
            <w:i/>
            <w:iCs/>
          </w:rPr>
          <w:delText xml:space="preserve">Remark 4</w:delText>
        </w:r>
      </w:del>
      <w:del w:id="170" w:author="PR Preview" w:date="2026-01-01T00:00:00Z">
        <w:r>
          <w:delText xml:space="preserve"> (Each entry is a dot product). </w:delText>
        </w:r>
      </w:del>
      <w:del w:id="171" w:author="PR Preview" w:date="2026-01-01T00:00:00Z">
        <w:r>
          <w:delText xml:space="preserve">Matrix-vector multiplication extends the dot product (</w:delText>
        </w:r>
      </w:del>
      <w:hyperlink r:id="rId53">
        <w:del w:id="172" w:author="PR Preview" w:date="2026-01-01T00:00:00Z">
          <w:r>
            <w:rPr>
              <w:rStyle w:val="Hyperlink"/>
            </w:rPr>
            <w:delText xml:space="preserve">Definition 7 in Vectors</w:delText>
          </w:r>
        </w:del>
      </w:hyperlink>
      <w:del w:id="173" w:author="PR Preview" w:date="2026-01-01T00:00:00Z">
        <w:r>
          <w:delText xml:space="preserve">):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entry</w:delText>
        </w:r>
      </w:del>
      <w:del w:id="176" w:author="PR Preview" w:date="2026-01-01T00:00:00Z">
        <w:r>
          <w:delText xml:space="preserve"> </w:delText>
        </w:r>
      </w:del>
      <m:oMath>
        <m:r>
          <m:t>i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of</w:delText>
        </w:r>
      </w:del>
      <w:del w:id="17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the dot product of row</w:delText>
        </w:r>
      </w:del>
      <w:del w:id="182" w:author="PR Preview" w:date="2026-01-01T00:00:00Z">
        <w:r>
          <w:delText xml:space="preserve"> </w:delText>
        </w:r>
      </w:del>
      <m:oMath>
        <m:r>
          <m:t>i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of</w:delText>
        </w:r>
      </w:del>
      <w:del w:id="18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with</w:delText>
        </w:r>
      </w:del>
      <w:del w:id="18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89" w:author="PR Preview" w:date="2026-01-01T00:00:00Z">
        <w:r>
          <w:delText xml:space="preserve">.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For example,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92" w:author="PR Preview" w:date="2026-01-01T00:00:00Z">
        <w:r>
          <w:rPr>
            <w:b/>
            <w:bCs/>
          </w:rPr>
          <w:delText xml:space="preserve">Definition 12 (Linear system (system of linear equations))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A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rPr>
            <w:b/>
            <w:bCs/>
          </w:rPr>
          <w:delText xml:space="preserve">linear system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(or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rPr>
            <w:b/>
            <w:bCs/>
          </w:rPr>
          <w:delText xml:space="preserve">system of linear equations</w:delText>
        </w:r>
      </w:del>
      <w:del w:id="201" w:author="PR Preview" w:date="2026-01-01T00:00:00Z">
        <w:r>
          <w:delText xml:space="preserve">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with</w:delText>
        </w:r>
      </w:del>
      <w:del w:id="204" w:author="PR Preview" w:date="2026-01-01T00:00:00Z">
        <w:r>
          <w:delText xml:space="preserve"> </w:delText>
        </w:r>
      </w:del>
      <m:oMath>
        <m:r>
          <m:t>m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equations in</w:delText>
        </w:r>
      </w:del>
      <w:del w:id="207" w:author="PR Preview" w:date="2026-01-01T00:00:00Z">
        <w:r>
          <w:delText xml:space="preserve"> </w:delText>
        </w:r>
      </w:del>
      <m:oMath>
        <m:r>
          <m:t>n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unknowns is an equation</w:delText>
        </w:r>
      </w:del>
      <w:del w:id="2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in which the</w:delText>
        </w:r>
      </w:del>
      <w:del w:id="21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matrix</w:delText>
        </w:r>
      </w:del>
      <w:del w:id="2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and the vector</w:delText>
        </w:r>
      </w:del>
      <w:del w:id="21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are given.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A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rPr>
            <w:b/>
            <w:bCs/>
          </w:rPr>
          <w:delText xml:space="preserve">solution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of the system is a vector</w:delText>
        </w:r>
      </w:del>
      <w:del w:id="22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for which</w:delText>
        </w:r>
      </w:del>
      <w:del w:id="2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holds.</w:delText>
        </w:r>
      </w:del>
    </w:p>
    <w:p>
      <w:pPr>
        <w:pStyle w:val="BodyText"/>
      </w:pPr>
      <w:del w:id="234" w:author="PR Preview" w:date="2026-01-01T00:00:00Z">
        <w:r>
          <w:rPr>
            <w:b/>
            <w:bCs/>
          </w:rPr>
          <w:delText xml:space="preserve">Example 10 (Two equations in two unknowns)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By</w:delText>
        </w:r>
      </w:del>
      <w:del w:id="237" w:author="PR Preview" w:date="2026-01-01T00:00:00Z">
        <w:r>
          <w:delText xml:space="preserve"> </w:delText>
        </w:r>
      </w:del>
      <w:hyperlink w:anchor="def-matvec-mult">
        <w:del w:id="238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239" w:author="PR Preview" w:date="2026-01-01T00:00:00Z">
        <w:r>
          <w:delText xml:space="preserve">, row</w:delText>
        </w:r>
      </w:del>
      <w:del w:id="240" w:author="PR Preview" w:date="2026-01-01T00:00:00Z">
        <w:r>
          <w:delText xml:space="preserve"> </w:delText>
        </w:r>
      </w:del>
      <m:oMath>
        <m:r>
          <m:t>i</m:t>
        </m:r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of</w:delText>
        </w:r>
      </w:del>
      <w:del w:id="2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is the equation</w:delText>
        </w:r>
      </w:del>
      <w:del w:id="24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del w:id="247" w:author="PR Preview" w:date="2026-01-01T00:00:00Z">
        <w:r>
          <w:delText xml:space="preserve">.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So the two equations</w:delText>
        </w:r>
      </w:del>
      <w:del w:id="25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and</w:delText>
        </w:r>
      </w:del>
      <w:del w:id="253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form the linear system</w:delText>
        </w:r>
      </w:del>
      <w:del w:id="256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del w:id="257" w:author="PR Preview" w:date="2026-01-01T00:00:00Z">
        <w:r>
          <w:delText xml:space="preserve">.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The vector</w:delText>
        </w:r>
      </w:del>
      <w:del w:id="26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is a solution:</w:delText>
        </w:r>
      </w:del>
    </w:p>
    <w:p>
      <w:pPr>
        <w:pStyle w:val="FirstParagraph"/>
      </w:pPr>
      <w:ins w:id="263" w:author="PR Preview" w:date="2026-01-01T00:00:00Z">
        <w:r>
          <w:rPr>
            <w:b/>
            <w:bCs/>
          </w:rPr>
          <w:t xml:space="preserve">Definition 13 (Matrix-vector multiplication)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rPr>
            <w:b/>
            <w:bCs/>
          </w:rPr>
          <w:t xml:space="preserve">matrix-vector product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of an</w:t>
        </w:r>
      </w:ins>
      <w:ins w:id="27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matrix</w:t>
        </w:r>
      </w:ins>
      <w:ins w:id="2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and a</w:t>
        </w:r>
      </w:ins>
      <w:ins w:id="27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column vector</w:t>
        </w:r>
      </w:ins>
      <w:ins w:id="2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the</w:t>
        </w:r>
      </w:ins>
      <w:ins w:id="28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1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column vector</w:t>
        </w:r>
      </w:ins>
      <w:ins w:id="2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with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ins w:id="288" w:author="PR Preview" w:date="2026-01-01T00:00:00Z">
        <w:r>
          <w:rPr>
            <w:i/>
            <w:iCs/>
          </w:rPr>
          <w:t xml:space="preserve">Remark 4</w:t>
        </w:r>
      </w:ins>
      <w:ins w:id="289" w:author="PR Preview" w:date="2026-01-01T00:00:00Z">
        <w:r>
          <w:t xml:space="preserve"> (Each entry is a dot product). </w:t>
        </w:r>
      </w:ins>
      <w:ins w:id="290" w:author="PR Preview" w:date="2026-01-01T00:00:00Z">
        <w:r>
          <w:t xml:space="preserve">Matrix-vector multiplication extends the dot product (</w:t>
        </w:r>
      </w:ins>
      <w:hyperlink r:id="rId53">
        <w:ins w:id="291" w:author="PR Preview" w:date="2026-01-01T00:00:00Z">
          <w:r>
            <w:rPr>
              <w:rStyle w:val="Hyperlink"/>
            </w:rPr>
            <w:t xml:space="preserve">Definition 8 in Vectors</w:t>
          </w:r>
        </w:ins>
      </w:hyperlink>
      <w:ins w:id="292" w:author="PR Preview" w:date="2026-01-01T00:00:00Z">
        <w:r>
          <w:t xml:space="preserve">):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entry</w:t>
        </w:r>
      </w:ins>
      <w:ins w:id="295" w:author="PR Preview" w:date="2026-01-01T00:00:00Z">
        <w:r>
          <w:t xml:space="preserve"> </w:t>
        </w:r>
      </w:ins>
      <m:oMath>
        <m:r>
          <m:t>i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of</w:t>
        </w:r>
      </w:ins>
      <w:ins w:id="29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is the dot product of row</w:t>
        </w:r>
      </w:ins>
      <w:ins w:id="301" w:author="PR Preview" w:date="2026-01-01T00:00:00Z">
        <w:r>
          <w:t xml:space="preserve"> </w:t>
        </w:r>
      </w:ins>
      <m:oMath>
        <m:r>
          <m:t>i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of</w:t>
        </w:r>
      </w:ins>
      <w:ins w:id="3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with</w:t>
        </w:r>
      </w:ins>
      <w:ins w:id="3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08" w:author="PR Preview" w:date="2026-01-01T00:00:00Z">
        <w:r>
          <w:t xml:space="preserve">.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ins w:id="311" w:author="PR Preview" w:date="2026-01-01T00:00:00Z">
        <w:r>
          <w:rPr>
            <w:b/>
            <w:bCs/>
          </w:rPr>
          <w:t xml:space="preserve">Definition 14 (Linear system (system of linear equations))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A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rPr>
            <w:b/>
            <w:bCs/>
          </w:rPr>
          <w:t xml:space="preserve">linear system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(or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rPr>
            <w:b/>
            <w:bCs/>
          </w:rPr>
          <w:t xml:space="preserve">system of linear equations</w:t>
        </w:r>
      </w:ins>
      <w:ins w:id="320" w:author="PR Preview" w:date="2026-01-01T00:00:00Z">
        <w:r>
          <w:t xml:space="preserve">)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with</w:t>
        </w:r>
      </w:ins>
      <w:ins w:id="323" w:author="PR Preview" w:date="2026-01-01T00:00:00Z">
        <w:r>
          <w:t xml:space="preserve"> </w:t>
        </w:r>
      </w:ins>
      <m:oMath>
        <m:r>
          <m:t>m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equations in</w:t>
        </w:r>
      </w:ins>
      <w:ins w:id="326" w:author="PR Preview" w:date="2026-01-01T00:00:00Z">
        <w:r>
          <w:t xml:space="preserve"> </w:t>
        </w:r>
      </w:ins>
      <m:oMath>
        <m:r>
          <m:t>n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unknowns is an equation</w:t>
        </w:r>
      </w:ins>
      <w:ins w:id="3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in which the</w:t>
        </w:r>
      </w:ins>
      <w:ins w:id="33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matrix</w:t>
        </w:r>
      </w:ins>
      <w:ins w:id="33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and the vector</w:t>
        </w:r>
      </w:ins>
      <w:ins w:id="3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are given.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rPr>
            <w:b/>
            <w:bCs/>
          </w:rPr>
          <w:t xml:space="preserve">solution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of the system is a vector</w:t>
        </w:r>
      </w:ins>
      <w:ins w:id="3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for which</w:t>
        </w:r>
      </w:ins>
      <w:ins w:id="3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holds.</w:t>
        </w:r>
      </w:ins>
    </w:p>
    <w:bookmarkEnd w:id="55"/>
    <w:bookmarkStart w:id="56" w:name="exm-linear-system"/>
    <w:p>
      <w:pPr>
        <w:pStyle w:val="BodyText"/>
      </w:pPr>
      <w:ins w:id="353" w:author="PR Preview" w:date="2026-01-01T00:00:00Z">
        <w:r>
          <w:rPr>
            <w:b/>
            <w:bCs/>
          </w:rPr>
          <w:t xml:space="preserve">Example 10 (Two equations in two unknowns)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By</w:t>
        </w:r>
      </w:ins>
      <w:ins w:id="356" w:author="PR Preview" w:date="2026-01-01T00:00:00Z">
        <w:r>
          <w:t xml:space="preserve"> </w:t>
        </w:r>
      </w:ins>
      <w:hyperlink w:anchor="def-matvec-mult">
        <w:ins w:id="357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58" w:author="PR Preview" w:date="2026-01-01T00:00:00Z">
        <w:r>
          <w:t xml:space="preserve">, row</w:t>
        </w:r>
      </w:ins>
      <w:ins w:id="359" w:author="PR Preview" w:date="2026-01-01T00:00:00Z">
        <w:r>
          <w:t xml:space="preserve"> </w:t>
        </w:r>
      </w:ins>
      <m:oMath>
        <m:r>
          <m:t>i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of</w:t>
        </w:r>
      </w:ins>
      <w:ins w:id="3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is the equation</w:t>
        </w:r>
      </w:ins>
      <w:ins w:id="36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So the two equations</w:t>
        </w:r>
      </w:ins>
      <w:ins w:id="3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and</w:t>
        </w:r>
      </w:ins>
      <w:ins w:id="372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form the linear system</w:t>
        </w:r>
      </w:ins>
      <w:ins w:id="375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ins w:id="376" w:author="PR Preview" w:date="2026-01-01T00:00:00Z">
        <w:r>
          <w:t xml:space="preserve">.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The vector</w:t>
        </w:r>
      </w:ins>
      <w:ins w:id="3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is a solution: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del w:id="382" w:author="PR Preview" w:date="2026-01-01T00:00:00Z">
        <w:r>
          <w:rPr>
            <w:b/>
            <w:bCs/>
          </w:rPr>
          <w:delText xml:space="preserve">Definition 13 (Linear map (linear transformation, linear function))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</w:delText>
        </w:r>
      </w:del>
      <w:del w:id="385" w:author="PR Preview" w:date="2026-01-01T00:00:00Z">
        <w:r>
          <w:delText xml:space="preserve"> </w:delText>
        </w:r>
      </w:del>
      <w:hyperlink r:id="rId58">
        <w:del w:id="38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8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is a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rPr>
            <w:b/>
            <w:bCs/>
          </w:rPr>
          <w:delText xml:space="preserve">linear map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(also called a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rPr>
            <w:b/>
            <w:bCs/>
          </w:rPr>
          <w:delText xml:space="preserve">linear transformation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or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rPr>
            <w:b/>
            <w:bCs/>
          </w:rPr>
          <w:delText xml:space="preserve">linear function</w:delText>
        </w:r>
      </w:del>
      <w:del w:id="400" w:author="PR Preview" w:date="2026-01-01T00:00:00Z">
        <w:r>
          <w:delText xml:space="preserve">)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if it preserves vector addition and scalar multiplication: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for all</w:delText>
        </w:r>
      </w:del>
      <w:del w:id="40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and</w:delText>
        </w:r>
      </w:del>
      <w:del w:id="40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409" w:author="PR Preview" w:date="2026-01-01T00:00:00Z">
        <w:r>
          <w:delText xml:space="preserve">,</w:delText>
        </w:r>
      </w:del>
    </w:p>
    <w:p>
      <w:pPr>
        <w:pStyle w:val="FirstParagraph"/>
      </w:pPr>
      <w:ins w:id="410" w:author="PR Preview" w:date="2026-01-01T00:00:00Z">
        <w:r>
          <w:rPr>
            <w:b/>
            <w:bCs/>
          </w:rPr>
          <w:t xml:space="preserve">Definition 15 (Linear map (linear transformation, linear function))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</w:t>
        </w:r>
      </w:ins>
      <w:ins w:id="413" w:author="PR Preview" w:date="2026-01-01T00:00:00Z">
        <w:r>
          <w:t xml:space="preserve"> </w:t>
        </w:r>
      </w:ins>
      <w:hyperlink r:id="rId58">
        <w:ins w:id="41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is a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rPr>
            <w:b/>
            <w:bCs/>
          </w:rPr>
          <w:t xml:space="preserve">linear map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(also called a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rPr>
            <w:b/>
            <w:bCs/>
          </w:rPr>
          <w:t xml:space="preserve">linear transformation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or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rPr>
            <w:b/>
            <w:bCs/>
          </w:rPr>
          <w:t xml:space="preserve">linear function</w:t>
        </w:r>
      </w:ins>
      <w:ins w:id="428" w:author="PR Preview" w:date="2026-01-01T00:00:00Z">
        <w:r>
          <w:t xml:space="preserve">)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if it preserves vector addition and scalar multiplication: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for all</w:t>
        </w:r>
      </w:ins>
      <w:ins w:id="4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and</w:t>
        </w:r>
      </w:ins>
      <w:ins w:id="43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37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del w:id="438" w:author="PR Preview" w:date="2026-01-01T00:00:00Z">
        <w:r>
          <w:rPr>
            <w:b/>
            <w:bCs/>
          </w:rPr>
          <w:delText xml:space="preserve">Definition 14 (Linear operator)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A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rPr>
            <w:b/>
            <w:bCs/>
          </w:rPr>
          <w:delText xml:space="preserve">linear operator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on</w:delText>
        </w:r>
      </w:del>
      <w:del w:id="44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is a linear map (</w:delText>
        </w:r>
      </w:del>
      <w:hyperlink w:anchor="def-linear-map">
        <w:del w:id="448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449" w:author="PR Preview" w:date="2026-01-01T00:00:00Z">
        <w:r>
          <w:delText xml:space="preserve">) from</w:delText>
        </w:r>
      </w:del>
      <w:del w:id="45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to itself,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that is, a linear map</w:delText>
        </w:r>
      </w:del>
      <w:del w:id="4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whose input and output have the same length.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Some authors use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“operator”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more loosely, for any linear map.</w:delText>
        </w:r>
      </w:del>
    </w:p>
    <w:p>
      <w:pPr>
        <w:pStyle w:val="FirstParagraph"/>
      </w:pPr>
      <w:ins w:id="464" w:author="PR Preview" w:date="2026-01-01T00:00:00Z">
        <w:r>
          <w:rPr>
            <w:b/>
            <w:bCs/>
          </w:rPr>
          <w:t xml:space="preserve">Definition 16 (Linear operator)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A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rPr>
            <w:b/>
            <w:bCs/>
          </w:rPr>
          <w:t xml:space="preserve">linear operator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on</w:t>
        </w:r>
      </w:ins>
      <w:ins w:id="4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is a linear map (</w:t>
        </w:r>
      </w:ins>
      <w:hyperlink w:anchor="def-linear-map">
        <w:ins w:id="47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75" w:author="PR Preview" w:date="2026-01-01T00:00:00Z">
        <w:r>
          <w:t xml:space="preserve">) from</w:t>
        </w:r>
      </w:ins>
      <w:ins w:id="47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to itself,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that is, a linear map</w:t>
        </w:r>
      </w:ins>
      <w:ins w:id="4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whose input and output have the same length.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Some authors use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“operator”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more loosely, for any linear map.</w:t>
        </w:r>
      </w:ins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del w:id="490" w:author="PR Preview" w:date="2026-01-01T00:00:00Z">
        <w:r>
          <w:rPr>
            <w:b/>
            <w:bCs/>
          </w:rPr>
          <w:delText xml:space="preserve">Theorem 8 (A linear map sends zero to zero)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If</w:delText>
        </w:r>
      </w:del>
      <w:del w:id="4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is a linear map (</w:delText>
        </w:r>
      </w:del>
      <w:hyperlink w:anchor="def-linear-map">
        <w:del w:id="49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497" w:author="PR Preview" w:date="2026-01-01T00:00:00Z">
        <w:r>
          <w:delText xml:space="preserve">),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then</w:delText>
        </w:r>
      </w:del>
      <w:del w:id="50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501" w:author="PR Preview" w:date="2026-01-01T00:00:00Z">
        <w:r>
          <w:delText xml:space="preserve">.</w:delText>
        </w:r>
      </w:del>
    </w:p>
    <w:p>
      <w:pPr>
        <w:pStyle w:val="BodyText"/>
      </w:pPr>
      <w:ins w:id="502" w:author="PR Preview" w:date="2026-01-01T00:00:00Z">
        <w:r>
          <w:rPr>
            <w:b/>
            <w:bCs/>
          </w:rPr>
          <w:t xml:space="preserve">Theorem 8 (A linear map sends zero to zero)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If</w:t>
        </w:r>
      </w:ins>
      <w:ins w:id="5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is a linear map (</w:t>
        </w:r>
      </w:ins>
      <w:hyperlink w:anchor="def-linear-map">
        <w:ins w:id="50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09" w:author="PR Preview" w:date="2026-01-01T00:00:00Z">
        <w:r>
          <w:t xml:space="preserve">),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then</w:t>
        </w:r>
      </w:ins>
      <w:ins w:id="5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513" w:author="PR Preview" w:date="2026-01-01T00:00:00Z">
        <w:r>
          <w:t xml:space="preserve">.</w:t>
        </w:r>
      </w:ins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del w:id="514" w:author="PR Preview" w:date="2026-01-01T00:00:00Z">
        <w:r>
          <w:rPr>
            <w:b/>
            <w:bCs/>
          </w:rPr>
          <w:delText xml:space="preserve">Theorem 9 (Multiplying by a matrix is a linear map)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For any</w:delText>
        </w:r>
      </w:del>
      <w:del w:id="51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matrix</w:delText>
        </w:r>
      </w:del>
      <w:del w:id="5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21" w:author="PR Preview" w:date="2026-01-01T00:00:00Z">
        <w:r>
          <w:delText xml:space="preserve">,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the function</w:delText>
        </w:r>
      </w:del>
      <w:del w:id="5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defined by</w:delText>
        </w:r>
      </w:del>
      <w:del w:id="5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is a linear map (</w:delText>
        </w:r>
      </w:del>
      <w:hyperlink w:anchor="def-linear-map">
        <w:del w:id="530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531" w:author="PR Preview" w:date="2026-01-01T00:00:00Z">
        <w:r>
          <w:delText xml:space="preserve">).</w:delText>
        </w:r>
      </w:del>
    </w:p>
    <w:p>
      <w:pPr>
        <w:pStyle w:val="BodyText"/>
      </w:pPr>
      <w:ins w:id="532" w:author="PR Preview" w:date="2026-01-01T00:00:00Z">
        <w:r>
          <w:rPr>
            <w:b/>
            <w:bCs/>
          </w:rPr>
          <w:t xml:space="preserve">Theorem 9 (Multiplying by a matrix is a linear map)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For any</w:t>
        </w:r>
      </w:ins>
      <w:ins w:id="53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matrix</w:t>
        </w:r>
      </w:ins>
      <w:ins w:id="5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39" w:author="PR Preview" w:date="2026-01-01T00:00:00Z">
        <w:r>
          <w:t xml:space="preserve">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the function</w:t>
        </w:r>
      </w:ins>
      <w:ins w:id="5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defined by</w:t>
        </w:r>
      </w:ins>
      <w:ins w:id="5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is a linear map (</w:t>
        </w:r>
      </w:ins>
      <w:hyperlink w:anchor="def-linear-map">
        <w:ins w:id="54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49" w:author="PR Preview" w:date="2026-01-01T00:00:00Z">
        <w:r>
          <w:t xml:space="preserve">).</w:t>
        </w:r>
      </w:ins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del w:id="550" w:author="PR Preview" w:date="2026-01-01T00:00:00Z">
        <w:r>
          <w:rPr>
            <w:b/>
            <w:bCs/>
          </w:rPr>
          <w:delText xml:space="preserve">Theorem 10 (A linear map preserves linear combinations)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If</w:delText>
        </w:r>
      </w:del>
      <w:del w:id="55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is a linear map (</w:delText>
        </w:r>
      </w:del>
      <w:hyperlink w:anchor="def-linear-map">
        <w:del w:id="55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557" w:author="PR Preview" w:date="2026-01-01T00:00:00Z">
        <w:r>
          <w:delText xml:space="preserve">),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then for any vectors</w:delText>
        </w:r>
      </w:del>
      <w:del w:id="56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and any coefficients</w:delText>
        </w:r>
      </w:del>
      <w:del w:id="56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564" w:author="PR Preview" w:date="2026-01-01T00:00:00Z">
        <w:r>
          <w:delText xml:space="preserve">:</w:delText>
        </w:r>
      </w:del>
    </w:p>
    <w:p>
      <w:pPr>
        <w:pStyle w:val="BodyText"/>
      </w:pPr>
      <w:ins w:id="565" w:author="PR Preview" w:date="2026-01-01T00:00:00Z">
        <w:r>
          <w:rPr>
            <w:b/>
            <w:bCs/>
          </w:rPr>
          <w:t xml:space="preserve">Theorem 10 (A linear map preserves linear combinations)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If</w:t>
        </w:r>
      </w:ins>
      <w:ins w:id="5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is a linear map (</w:t>
        </w:r>
      </w:ins>
      <w:hyperlink w:anchor="def-linear-map">
        <w:ins w:id="571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72" w:author="PR Preview" w:date="2026-01-01T00:00:00Z">
        <w:r>
          <w:t xml:space="preserve">),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then for any vectors</w:t>
        </w:r>
      </w:ins>
      <w:ins w:id="57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and any coefficients</w:t>
        </w:r>
      </w:ins>
      <w:ins w:id="57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5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del w:id="580" w:author="PR Preview" w:date="2026-01-01T00:00:00Z">
        <w:r>
          <w:rPr>
            <w:b/>
            <w:bCs/>
          </w:rPr>
          <w:delText xml:space="preserve">Theorem 11 (Every linear map is multiplication by a matrix)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If</w:delText>
        </w:r>
      </w:del>
      <w:del w:id="5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is a linear map (</w:delText>
        </w:r>
      </w:del>
      <w:hyperlink w:anchor="def-linear-map">
        <w:del w:id="58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587" w:author="PR Preview" w:date="2026-01-01T00:00:00Z">
        <w:r>
          <w:delText xml:space="preserve">),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then there is exactly one</w:delText>
        </w:r>
      </w:del>
      <w:del w:id="59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matrix</w:delText>
        </w:r>
      </w:del>
      <w:del w:id="5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del w:id="596" w:author="PR Preview" w:date="2026-01-01T00:00:00Z">
        <w:r>
          <w:delText xml:space="preserve">Column</w:delText>
        </w:r>
      </w:del>
      <w:del w:id="597" w:author="PR Preview" w:date="2026-01-01T00:00:00Z">
        <w:r>
          <w:delText xml:space="preserve"> </w:delText>
        </w:r>
      </w:del>
      <m:oMath>
        <m:r>
          <m:t>j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of</w:delText>
        </w:r>
      </w:del>
      <w:del w:id="60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is</w:delText>
        </w:r>
      </w:del>
      <w:del w:id="60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del w:id="604" w:author="PR Preview" w:date="2026-01-01T00:00:00Z">
        <w:r>
          <w:delText xml:space="preserve">,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the value of</w:delText>
        </w:r>
      </w:del>
      <w:del w:id="607" w:author="PR Preview" w:date="2026-01-01T00:00:00Z">
        <w:r>
          <w:delText xml:space="preserve"> </w:delText>
        </w:r>
      </w:del>
      <m:oMath>
        <m:r>
          <m:t>f</m:t>
        </m:r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at the</w:delText>
        </w:r>
      </w:del>
      <w:del w:id="610" w:author="PR Preview" w:date="2026-01-01T00:00:00Z">
        <w:r>
          <w:delText xml:space="preserve"> </w:delText>
        </w:r>
      </w:del>
      <m:oMath>
        <m:r>
          <m:t>j</m:t>
        </m:r>
      </m:oMath>
      <w:del w:id="611" w:author="PR Preview" w:date="2026-01-01T00:00:00Z">
        <w:r>
          <w:delText xml:space="preserve">th indicator vector (</w:delText>
        </w:r>
      </w:del>
      <w:hyperlink r:id="rId73">
        <w:del w:id="612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613" w:author="PR Preview" w:date="2026-01-01T00:00:00Z">
        <w:r>
          <w:delText xml:space="preserve">);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that is,</w:delText>
        </w:r>
      </w:del>
      <w:del w:id="61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del w:id="617" w:author="PR Preview" w:date="2026-01-01T00:00:00Z">
        <w:r>
          <w:delText xml:space="preserve">.</w:delText>
        </w:r>
      </w:del>
    </w:p>
    <w:p>
      <w:pPr>
        <w:pStyle w:val="FirstParagraph"/>
      </w:pPr>
      <w:ins w:id="618" w:author="PR Preview" w:date="2026-01-01T00:00:00Z">
        <w:r>
          <w:rPr>
            <w:b/>
            <w:bCs/>
          </w:rPr>
          <w:t xml:space="preserve">Theorem 11 (Every linear map is multiplication by a matrix)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If</w:t>
        </w:r>
      </w:ins>
      <w:ins w:id="6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is a linear map (</w:t>
        </w:r>
      </w:ins>
      <w:hyperlink w:anchor="def-linear-map">
        <w:ins w:id="62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625" w:author="PR Preview" w:date="2026-01-01T00:00:00Z">
        <w:r>
          <w:t xml:space="preserve">),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then there is exactly one</w:t>
        </w:r>
      </w:ins>
      <w:ins w:id="62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matrix</w:t>
        </w:r>
      </w:ins>
      <w:ins w:id="6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ins w:id="634" w:author="PR Preview" w:date="2026-01-01T00:00:00Z">
        <w:r>
          <w:t xml:space="preserve">Column</w:t>
        </w:r>
      </w:ins>
      <w:ins w:id="635" w:author="PR Preview" w:date="2026-01-01T00:00:00Z">
        <w:r>
          <w:t xml:space="preserve"> </w:t>
        </w:r>
      </w:ins>
      <m:oMath>
        <m:r>
          <m:t>j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of</w:t>
        </w:r>
      </w:ins>
      <w:ins w:id="6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is</w:t>
        </w:r>
      </w:ins>
      <w:ins w:id="6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ins w:id="642" w:author="PR Preview" w:date="2026-01-01T00:00:00Z">
        <w:r>
          <w:t xml:space="preserve">,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the value of</w:t>
        </w:r>
      </w:ins>
      <w:ins w:id="645" w:author="PR Preview" w:date="2026-01-01T00:00:00Z">
        <w:r>
          <w:t xml:space="preserve"> </w:t>
        </w:r>
      </w:ins>
      <m:oMath>
        <m:r>
          <m:t>f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at the</w:t>
        </w:r>
      </w:ins>
      <w:ins w:id="648" w:author="PR Preview" w:date="2026-01-01T00:00:00Z">
        <w:r>
          <w:t xml:space="preserve"> </w:t>
        </w:r>
      </w:ins>
      <m:oMath>
        <m:r>
          <m:t>j</m:t>
        </m:r>
      </m:oMath>
      <w:ins w:id="649" w:author="PR Preview" w:date="2026-01-01T00:00:00Z">
        <w:r>
          <w:t xml:space="preserve">th indicator vector (</w:t>
        </w:r>
      </w:ins>
      <w:hyperlink r:id="rId73">
        <w:ins w:id="650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651" w:author="PR Preview" w:date="2026-01-01T00:00:00Z">
        <w:r>
          <w:t xml:space="preserve">);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that is,</w:t>
        </w:r>
      </w:ins>
      <w:ins w:id="65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ins w:id="655" w:author="PR Preview" w:date="2026-01-01T00:00:00Z">
        <w:r>
          <w:t xml:space="preserve">.</w:t>
        </w:r>
      </w:ins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del w:id="656" w:author="PR Preview" w:date="2026-01-01T00:00:00Z">
        <w:r>
          <w:rPr>
            <w:b/>
            <w:bCs/>
          </w:rPr>
          <w:delText xml:space="preserve">Definition 15 (Matrix of a linear map)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The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rPr>
            <w:b/>
            <w:bCs/>
          </w:rPr>
          <w:delText xml:space="preserve">matrix of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a linear map</w:delText>
        </w:r>
      </w:del>
      <w:del w:id="6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is the unique</w:delText>
        </w:r>
      </w:del>
      <w:del w:id="66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matrix</w:delText>
        </w:r>
      </w:del>
      <w:del w:id="66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with</w:delText>
        </w:r>
      </w:del>
      <w:del w:id="6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for all</w:delText>
        </w:r>
      </w:del>
      <w:del w:id="67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(</w:delText>
        </w:r>
      </w:del>
      <w:hyperlink w:anchor="thm-linear-map-matrix">
        <w:del w:id="67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679" w:author="PR Preview" w:date="2026-01-01T00:00:00Z">
        <w:r>
          <w:delText xml:space="preserve">).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Its column</w:delText>
        </w:r>
      </w:del>
      <w:del w:id="682" w:author="PR Preview" w:date="2026-01-01T00:00:00Z">
        <w:r>
          <w:delText xml:space="preserve"> </w:delText>
        </w:r>
      </w:del>
      <m:oMath>
        <m:r>
          <m:t>j</m:t>
        </m:r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is</w:delText>
        </w:r>
      </w:del>
      <w:del w:id="68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del w:id="686" w:author="PR Preview" w:date="2026-01-01T00:00:00Z">
        <w:r>
          <w:delText xml:space="preserve">.</w:delText>
        </w:r>
      </w:del>
    </w:p>
    <w:p>
      <w:pPr>
        <w:pStyle w:val="BodyText"/>
      </w:pPr>
      <w:ins w:id="687" w:author="PR Preview" w:date="2026-01-01T00:00:00Z">
        <w:r>
          <w:rPr>
            <w:b/>
            <w:bCs/>
          </w:rPr>
          <w:t xml:space="preserve">Definition 17 (Matrix of a linear map)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The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rPr>
            <w:b/>
            <w:bCs/>
          </w:rPr>
          <w:t xml:space="preserve">matrix of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a linear map</w:t>
        </w:r>
      </w:ins>
      <w:ins w:id="6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is the unique</w:t>
        </w:r>
      </w:ins>
      <w:ins w:id="69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matrix</w:t>
        </w:r>
      </w:ins>
      <w:ins w:id="7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with</w:t>
        </w:r>
      </w:ins>
      <w:ins w:id="7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for all</w:t>
        </w:r>
      </w:ins>
      <w:ins w:id="7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(</w:t>
        </w:r>
      </w:ins>
      <w:hyperlink w:anchor="thm-linear-map-matrix">
        <w:ins w:id="70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710" w:author="PR Preview" w:date="2026-01-01T00:00:00Z">
        <w:r>
          <w:t xml:space="preserve">).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Its column</w:t>
        </w:r>
      </w:ins>
      <w:ins w:id="713" w:author="PR Preview" w:date="2026-01-01T00:00:00Z">
        <w:r>
          <w:t xml:space="preserve"> </w:t>
        </w:r>
      </w:ins>
      <m:oMath>
        <m:r>
          <m:t>j</m:t>
        </m:r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is</w:t>
        </w:r>
      </w:ins>
      <w:ins w:id="7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ins w:id="717" w:author="PR Preview" w:date="2026-01-01T00:00:00Z">
        <w:r>
          <w:t xml:space="preserve">.</w:t>
        </w:r>
      </w:ins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718" w:author="PR Preview" w:date="2026-01-01T00:00:00Z">
        <w:r>
          <w:delText xml:space="preserve">and these are the columns of the matrix of</w:delText>
        </w:r>
      </w:del>
      <w:del w:id="719" w:author="PR Preview" w:date="2026-01-01T00:00:00Z">
        <w:r>
          <w:delText xml:space="preserve"> </w:delText>
        </w:r>
      </w:del>
      <m:oMath>
        <m:r>
          <m:t>f</m:t>
        </m:r>
      </m:oMath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(</w:delText>
        </w:r>
      </w:del>
      <w:hyperlink w:anchor="def-matrix-of-linear-map">
        <w:del w:id="72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723" w:author="PR Preview" w:date="2026-01-01T00:00:00Z">
        <w:r>
          <w:delText xml:space="preserve">):</w:delText>
        </w:r>
      </w:del>
      <w:del w:id="7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725" w:author="PR Preview" w:date="2026-01-01T00:00:00Z">
        <w:r>
          <w:delText xml:space="preserve">.</w:delText>
        </w:r>
      </w:del>
    </w:p>
    <w:p>
      <w:pPr>
        <w:pStyle w:val="BodyText"/>
      </w:pPr>
      <w:del w:id="726" w:author="PR Preview" w:date="2026-01-01T00:00:00Z">
        <w:r>
          <w:rPr>
            <w:b/>
            <w:bCs/>
          </w:rPr>
          <w:delText xml:space="preserve">Corollary 1 (Linear functions from vectors to numbers)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A function</w:delText>
        </w:r>
      </w:del>
      <w:del w:id="7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is linear (</w:delText>
        </w:r>
      </w:del>
      <w:hyperlink w:anchor="def-linear-map">
        <w:del w:id="732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733" w:author="PR Preview" w:date="2026-01-01T00:00:00Z">
        <w:r>
          <w:delText xml:space="preserve">)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if and only if there is a vector</w:delText>
        </w:r>
      </w:del>
      <w:del w:id="7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such that</w:delText>
        </w:r>
      </w:del>
    </w:p>
    <w:p>
      <w:pPr>
        <w:pStyle w:val="FirstParagraph"/>
      </w:pPr>
      <w:ins w:id="739" w:author="PR Preview" w:date="2026-01-01T00:00:00Z">
        <w:r>
          <w:t xml:space="preserve">and these are the columns of the matrix of</w:t>
        </w:r>
      </w:ins>
      <w:ins w:id="740" w:author="PR Preview" w:date="2026-01-01T00:00:00Z">
        <w:r>
          <w:t xml:space="preserve"> </w:t>
        </w:r>
      </w:ins>
      <m:oMath>
        <m:r>
          <m:t>f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(</w:t>
        </w:r>
      </w:ins>
      <w:hyperlink w:anchor="def-matrix-of-linear-map">
        <w:ins w:id="743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44" w:author="PR Preview" w:date="2026-01-01T00:00:00Z">
        <w:r>
          <w:t xml:space="preserve">):</w:t>
        </w:r>
      </w:ins>
      <w:ins w:id="74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746" w:author="PR Preview" w:date="2026-01-01T00:00:00Z">
        <w:r>
          <w:t xml:space="preserve">.</w:t>
        </w:r>
      </w:ins>
    </w:p>
    <w:bookmarkEnd w:id="76"/>
    <w:bookmarkStart w:id="77" w:name="cor-linear-scalar"/>
    <w:p>
      <w:pPr>
        <w:pStyle w:val="BodyText"/>
      </w:pPr>
      <w:ins w:id="747" w:author="PR Preview" w:date="2026-01-01T00:00:00Z">
        <w:r>
          <w:rPr>
            <w:b/>
            <w:bCs/>
          </w:rPr>
          <w:t xml:space="preserve">Corollary 1 (Linear functions from vectors to numbers)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A function</w:t>
        </w:r>
      </w:ins>
      <w:ins w:id="7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is linear (</w:t>
        </w:r>
      </w:ins>
      <w:hyperlink w:anchor="def-linear-map">
        <w:ins w:id="75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754" w:author="PR Preview" w:date="2026-01-01T00:00:00Z">
        <w:r>
          <w:t xml:space="preserve">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if and only if there is a vector</w:t>
        </w:r>
      </w:ins>
      <w:ins w:id="7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del w:id="760" w:author="PR Preview" w:date="2026-01-01T00:00:00Z">
        <w:r>
          <w:rPr>
            <w:b/>
            <w:bCs/>
          </w:rPr>
          <w:delText xml:space="preserve">Definition 16 (Translation)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For a fixed vector</w:delText>
        </w:r>
      </w:del>
      <w:del w:id="76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764" w:author="PR Preview" w:date="2026-01-01T00:00:00Z">
        <w:r>
          <w:delText xml:space="preserve">,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the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rPr>
            <w:b/>
            <w:bCs/>
          </w:rPr>
          <w:delText xml:space="preserve">translation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by</w:delText>
        </w:r>
      </w:del>
      <w:del w:id="77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is the function</w:delText>
        </w:r>
      </w:del>
      <w:del w:id="774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defined by</w:delText>
        </w:r>
      </w:del>
    </w:p>
    <w:p>
      <w:pPr>
        <w:pStyle w:val="FirstParagraph"/>
      </w:pPr>
      <w:ins w:id="777" w:author="PR Preview" w:date="2026-01-01T00:00:00Z">
        <w:r>
          <w:rPr>
            <w:b/>
            <w:bCs/>
          </w:rPr>
          <w:t xml:space="preserve">Definition 18 (Translation)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For a fixed vector</w:t>
        </w:r>
      </w:ins>
      <w:ins w:id="7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781" w:author="PR Preview" w:date="2026-01-01T00:00:00Z">
        <w:r>
          <w:t xml:space="preserve">,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the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rPr>
            <w:b/>
            <w:bCs/>
          </w:rPr>
          <w:t xml:space="preserve">translation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by</w:t>
        </w:r>
      </w:ins>
      <w:ins w:id="7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is the function</w:t>
        </w:r>
      </w:ins>
      <w:ins w:id="791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defined by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del w:id="794" w:author="PR Preview" w:date="2026-01-01T00:00:00Z">
        <w:r>
          <w:rPr>
            <w:b/>
            <w:bCs/>
          </w:rPr>
          <w:delText xml:space="preserve">Definition 17 (Affine map (affine transformation, affine function))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A</w:delText>
        </w:r>
      </w:del>
      <w:del w:id="797" w:author="PR Preview" w:date="2026-01-01T00:00:00Z">
        <w:r>
          <w:delText xml:space="preserve"> </w:delText>
        </w:r>
      </w:del>
      <w:hyperlink r:id="rId58">
        <w:del w:id="79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7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is an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rPr>
            <w:b/>
            <w:bCs/>
          </w:rPr>
          <w:delText xml:space="preserve">affine map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(also called an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rPr>
            <w:b/>
            <w:bCs/>
          </w:rPr>
          <w:delText xml:space="preserve">affine transformation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or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rPr>
            <w:b/>
            <w:bCs/>
          </w:rPr>
          <w:delText xml:space="preserve">affine function</w:delText>
        </w:r>
      </w:del>
      <w:del w:id="812" w:author="PR Preview" w:date="2026-01-01T00:00:00Z">
        <w:r>
          <w:delText xml:space="preserve">)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if it is a matrix product followed by a translation (</w:delText>
        </w:r>
      </w:del>
      <w:hyperlink w:anchor="def-translation">
        <w:del w:id="81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816" w:author="PR Preview" w:date="2026-01-01T00:00:00Z">
        <w:r>
          <w:delText xml:space="preserve">)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(a</w:delText>
        </w:r>
      </w:del>
      <w:del w:id="819" w:author="PR Preview" w:date="2026-01-01T00:00:00Z">
        <w:r>
          <w:delText xml:space="preserve"> </w:delText>
        </w:r>
      </w:del>
      <w:hyperlink r:id="rId88">
        <w:del w:id="820" w:author="PR Preview" w:date="2026-01-01T00:00:00Z">
          <w:r>
            <w:rPr>
              <w:rStyle w:val="Hyperlink"/>
            </w:rPr>
            <w:delText xml:space="preserve">composition</w:delText>
          </w:r>
        </w:del>
      </w:hyperlink>
      <w:del w:id="821" w:author="PR Preview" w:date="2026-01-01T00:00:00Z">
        <w:r>
          <w:delText xml:space="preserve">, with the matrix product as the inner function):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there are an</w:delText>
        </w:r>
      </w:del>
      <w:del w:id="82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matrix</w:delText>
        </w:r>
      </w:del>
      <w:del w:id="8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and a vector</w:delText>
        </w:r>
      </w:del>
      <w:del w:id="83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del w:id="833" w:author="PR Preview" w:date="2026-01-01T00:00:00Z">
        <w:r>
          <w:delText xml:space="preserve">The vector</w:delText>
        </w:r>
      </w:del>
      <w:del w:id="8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is called the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rPr>
            <w:b/>
            <w:bCs/>
          </w:rPr>
          <w:delText xml:space="preserve">offset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of</w:delText>
        </w:r>
      </w:del>
      <w:del w:id="841" w:author="PR Preview" w:date="2026-01-01T00:00:00Z">
        <w:r>
          <w:delText xml:space="preserve"> </w:delText>
        </w:r>
      </w:del>
      <m:oMath>
        <m:r>
          <m:t>f</m:t>
        </m:r>
      </m:oMath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(statistics also calls it the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rPr>
            <w:b/>
            <w:bCs/>
          </w:rPr>
          <w:delText xml:space="preserve">intercept</w:delText>
        </w:r>
      </w:del>
      <w:del w:id="846" w:author="PR Preview" w:date="2026-01-01T00:00:00Z">
        <w:r>
          <w:delText xml:space="preserve">, and machine learning the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rPr>
            <w:b/>
            <w:bCs/>
          </w:rPr>
          <w:delText xml:space="preserve">bias</w:delText>
        </w:r>
      </w:del>
      <w:del w:id="849" w:author="PR Preview" w:date="2026-01-01T00:00:00Z">
        <w:r>
          <w:delText xml:space="preserve">).</w:delText>
        </w:r>
      </w:del>
    </w:p>
    <w:p>
      <w:pPr>
        <w:pStyle w:val="BodyText"/>
      </w:pPr>
      <w:ins w:id="850" w:author="PR Preview" w:date="2026-01-01T00:00:00Z">
        <w:r>
          <w:rPr>
            <w:b/>
            <w:bCs/>
          </w:rPr>
          <w:t xml:space="preserve">Definition 19 (Affine map (affine transformation, affine function))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A</w:t>
        </w:r>
      </w:ins>
      <w:ins w:id="853" w:author="PR Preview" w:date="2026-01-01T00:00:00Z">
        <w:r>
          <w:t xml:space="preserve"> </w:t>
        </w:r>
      </w:ins>
      <w:hyperlink r:id="rId58">
        <w:ins w:id="85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is an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rPr>
            <w:b/>
            <w:bCs/>
          </w:rPr>
          <w:t xml:space="preserve">affine map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(also called an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rPr>
            <w:b/>
            <w:bCs/>
          </w:rPr>
          <w:t xml:space="preserve">affine transformation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or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rPr>
            <w:b/>
            <w:bCs/>
          </w:rPr>
          <w:t xml:space="preserve">affine function</w:t>
        </w:r>
      </w:ins>
      <w:ins w:id="868" w:author="PR Preview" w:date="2026-01-01T00:00:00Z">
        <w:r>
          <w:t xml:space="preserve">)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if it is a matrix product followed by a translation (</w:t>
        </w:r>
      </w:ins>
      <w:hyperlink w:anchor="def-translation">
        <w:ins w:id="87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872" w:author="PR Preview" w:date="2026-01-01T00:00:00Z">
        <w:r>
          <w:t xml:space="preserve">)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(a</w:t>
        </w:r>
      </w:ins>
      <w:ins w:id="875" w:author="PR Preview" w:date="2026-01-01T00:00:00Z">
        <w:r>
          <w:t xml:space="preserve"> </w:t>
        </w:r>
      </w:ins>
      <w:hyperlink r:id="rId88">
        <w:ins w:id="876" w:author="PR Preview" w:date="2026-01-01T00:00:00Z">
          <w:r>
            <w:rPr>
              <w:rStyle w:val="Hyperlink"/>
            </w:rPr>
            <w:t xml:space="preserve">composition</w:t>
          </w:r>
        </w:ins>
      </w:hyperlink>
      <w:ins w:id="877" w:author="PR Preview" w:date="2026-01-01T00:00:00Z">
        <w:r>
          <w:t xml:space="preserve">, with the matrix product as the inner function):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there are an</w:t>
        </w:r>
      </w:ins>
      <w:ins w:id="88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matrix</w:t>
        </w:r>
      </w:ins>
      <w:ins w:id="8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and a vector</w:t>
        </w:r>
      </w:ins>
      <w:ins w:id="8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ins w:id="889" w:author="PR Preview" w:date="2026-01-01T00:00:00Z">
        <w:r>
          <w:rPr>
            <w:b/>
            <w:bCs/>
          </w:rPr>
          <w:t xml:space="preserve">Definition 20 (Offset (intercept, bias) of an affine map)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In</w:t>
        </w:r>
      </w:ins>
      <w:ins w:id="892" w:author="PR Preview" w:date="2026-01-01T00:00:00Z">
        <w:r>
          <w:t xml:space="preserve"> </w:t>
        </w:r>
      </w:ins>
      <w:hyperlink w:anchor="def-affine-map">
        <w:ins w:id="893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894" w:author="PR Preview" w:date="2026-01-01T00:00:00Z">
        <w:r>
          <w:t xml:space="preserve">, the vector</w:t>
        </w:r>
      </w:ins>
      <w:ins w:id="8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is called the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rPr>
            <w:b/>
            <w:bCs/>
          </w:rPr>
          <w:t xml:space="preserve">offset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of</w:t>
        </w:r>
      </w:ins>
      <w:ins w:id="902" w:author="PR Preview" w:date="2026-01-01T00:00:00Z">
        <w:r>
          <w:t xml:space="preserve"> </w:t>
        </w:r>
      </w:ins>
      <m:oMath>
        <m:r>
          <m:t>f</m:t>
        </m:r>
      </m:oMath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(statistics also calls it the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rPr>
            <w:b/>
            <w:bCs/>
          </w:rPr>
          <w:t xml:space="preserve">intercept</w:t>
        </w:r>
      </w:ins>
      <w:ins w:id="907" w:author="PR Preview" w:date="2026-01-01T00:00:00Z">
        <w:r>
          <w:t xml:space="preserve">, and machine learning the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rPr>
            <w:b/>
            <w:bCs/>
          </w:rPr>
          <w:t xml:space="preserve">bias</w:t>
        </w:r>
      </w:ins>
      <w:ins w:id="910" w:author="PR Preview" w:date="2026-01-01T00:00:00Z">
        <w:r>
          <w:t xml:space="preserve">).</w:t>
        </w:r>
      </w:ins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del w:id="911" w:author="PR Preview" w:date="2026-01-01T00:00:00Z">
        <w:r>
          <w:rPr>
            <w:b/>
            <w:bCs/>
          </w:rPr>
          <w:delText xml:space="preserve">Definition 18 (Augmented vector)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The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rPr>
            <w:b/>
            <w:bCs/>
          </w:rPr>
          <w:delText xml:space="preserve">augmented vector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of</w:delText>
        </w:r>
      </w:del>
      <w:del w:id="9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is the vector</w:delText>
        </w:r>
      </w:del>
      <w:del w:id="92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formed by placing a</w:delText>
        </w:r>
      </w:del>
      <w:del w:id="924" w:author="PR Preview" w:date="2026-01-01T00:00:00Z">
        <w:r>
          <w:delText xml:space="preserve"> </w:delText>
        </w:r>
      </w:del>
      <m:oMath>
        <m:r>
          <m:t>1</m:t>
        </m:r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above the entries of</w:delText>
        </w:r>
      </w:del>
      <w:del w:id="92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28" w:author="PR Preview" w:date="2026-01-01T00:00:00Z">
        <w:r>
          <w:delText xml:space="preserve">:</w:delText>
        </w:r>
      </w:del>
    </w:p>
    <w:p>
      <w:pPr>
        <w:pStyle w:val="FirstParagraph"/>
      </w:pPr>
      <w:ins w:id="929" w:author="PR Preview" w:date="2026-01-01T00:00:00Z">
        <w:r>
          <w:rPr>
            <w:b/>
            <w:bCs/>
          </w:rPr>
          <w:t xml:space="preserve">Definition 21 (Augmented vector)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The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rPr>
            <w:b/>
            <w:bCs/>
          </w:rPr>
          <w:t xml:space="preserve">augmented vector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of</w:t>
        </w:r>
      </w:ins>
      <w:ins w:id="9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is the vector</w:t>
        </w:r>
      </w:ins>
      <w:ins w:id="9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formed by placing a</w:t>
        </w:r>
      </w:ins>
      <w:ins w:id="942" w:author="PR Preview" w:date="2026-01-01T00:00:00Z">
        <w:r>
          <w:t xml:space="preserve"> </w:t>
        </w:r>
      </w:ins>
      <m:oMath>
        <m:r>
          <m:t>1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above the entries of</w:t>
        </w:r>
      </w:ins>
      <w:ins w:id="9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del w:id="947" w:author="PR Preview" w:date="2026-01-01T00:00:00Z">
        <w:r>
          <w:rPr>
            <w:b/>
            <w:bCs/>
          </w:rPr>
          <w:delText xml:space="preserve">Theorem 12 (An affine map sends zero to its offset)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An affine map</w:delText>
        </w:r>
      </w:del>
      <w:del w:id="95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(</w:delText>
        </w:r>
      </w:del>
      <w:hyperlink w:anchor="def-affine-map">
        <w:del w:id="953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954" w:author="PR Preview" w:date="2026-01-01T00:00:00Z">
        <w:r>
          <w:delText xml:space="preserve">)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satisfies</w:delText>
        </w:r>
      </w:del>
      <w:del w:id="9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958" w:author="PR Preview" w:date="2026-01-01T00:00:00Z">
        <w:r>
          <w:delText xml:space="preserve">.</w:delText>
        </w:r>
      </w:del>
    </w:p>
    <w:p>
      <w:pPr>
        <w:pStyle w:val="FirstParagraph"/>
      </w:pPr>
      <w:ins w:id="959" w:author="PR Preview" w:date="2026-01-01T00:00:00Z">
        <w:r>
          <w:rPr>
            <w:b/>
            <w:bCs/>
          </w:rPr>
          <w:t xml:space="preserve">Theorem 12 (An affine map sends zero to its offset)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An affine map</w:t>
        </w:r>
      </w:ins>
      <w:ins w:id="9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(</w:t>
        </w:r>
      </w:ins>
      <w:hyperlink w:anchor="def-affine-map">
        <w:ins w:id="965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966" w:author="PR Preview" w:date="2026-01-01T00:00:00Z">
        <w:r>
          <w:t xml:space="preserve">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satisfies</w:t>
        </w:r>
      </w:ins>
      <w:ins w:id="9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970" w:author="PR Preview" w:date="2026-01-01T00:00:00Z">
        <w:r>
          <w:t xml:space="preserve">.</w:t>
        </w:r>
      </w:ins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del w:id="971" w:author="PR Preview" w:date="2026-01-01T00:00:00Z">
        <w:r>
          <w:rPr>
            <w:b/>
            <w:bCs/>
          </w:rPr>
          <w:delText xml:space="preserve">Theorem 13 (An affine map is linear exactly when its offset is zero)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An affine map</w:delText>
        </w:r>
      </w:del>
      <w:del w:id="97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(</w:delText>
        </w:r>
      </w:del>
      <w:hyperlink w:anchor="def-affine-map">
        <w:del w:id="977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978" w:author="PR Preview" w:date="2026-01-01T00:00:00Z">
        <w:r>
          <w:delText xml:space="preserve">)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is linear (</w:delText>
        </w:r>
      </w:del>
      <w:hyperlink w:anchor="def-linear-map">
        <w:del w:id="98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982" w:author="PR Preview" w:date="2026-01-01T00:00:00Z">
        <w:r>
          <w:delText xml:space="preserve">) if and only if</w:delText>
        </w:r>
      </w:del>
      <w:del w:id="98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984" w:author="PR Preview" w:date="2026-01-01T00:00:00Z">
        <w:r>
          <w:delText xml:space="preserve">.</w:delText>
        </w:r>
      </w:del>
    </w:p>
    <w:p>
      <w:pPr>
        <w:pStyle w:val="FirstParagraph"/>
      </w:pPr>
      <w:ins w:id="985" w:author="PR Preview" w:date="2026-01-01T00:00:00Z">
        <w:r>
          <w:rPr>
            <w:b/>
            <w:bCs/>
          </w:rPr>
          <w:t xml:space="preserve">Theorem 13 (An affine map is linear exactly when its offset is zero)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An affine map</w:t>
        </w:r>
      </w:ins>
      <w:ins w:id="98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(</w:t>
        </w:r>
      </w:ins>
      <w:hyperlink w:anchor="def-affine-map">
        <w:ins w:id="99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992" w:author="PR Preview" w:date="2026-01-01T00:00:00Z">
        <w:r>
          <w:t xml:space="preserve">)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is linear (</w:t>
        </w:r>
      </w:ins>
      <w:hyperlink w:anchor="def-linear-map">
        <w:ins w:id="99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996" w:author="PR Preview" w:date="2026-01-01T00:00:00Z">
        <w:r>
          <w:t xml:space="preserve">) if and only if</w:t>
        </w:r>
      </w:ins>
      <w:ins w:id="9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998" w:author="PR Preview" w:date="2026-01-01T00:00:00Z">
        <w:r>
          <w:t xml:space="preserve">.</w:t>
        </w:r>
      </w:ins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del w:id="999" w:author="PR Preview" w:date="2026-01-01T00:00:00Z">
        <w:r>
          <w:rPr>
            <w:b/>
            <w:bCs/>
          </w:rPr>
          <w:delText xml:space="preserve">Corollary 2 (Every linear map is affine)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Every linear map</w:delText>
        </w:r>
      </w:del>
      <w:del w:id="10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(</w:delText>
        </w:r>
      </w:del>
      <w:hyperlink w:anchor="def-linear-map">
        <w:del w:id="1005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006" w:author="PR Preview" w:date="2026-01-01T00:00:00Z">
        <w:r>
          <w:delText xml:space="preserve">)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is an affine map (</w:delText>
        </w:r>
      </w:del>
      <w:hyperlink w:anchor="def-affine-map">
        <w:del w:id="1009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010" w:author="PR Preview" w:date="2026-01-01T00:00:00Z">
        <w:r>
          <w:delText xml:space="preserve">) with offset</w:delText>
        </w:r>
      </w:del>
      <w:del w:id="10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012" w:author="PR Preview" w:date="2026-01-01T00:00:00Z">
        <w:r>
          <w:delText xml:space="preserve">.</w:delText>
        </w:r>
      </w:del>
    </w:p>
    <w:p>
      <w:pPr>
        <w:pStyle w:val="BodyText"/>
      </w:pPr>
      <w:ins w:id="1013" w:author="PR Preview" w:date="2026-01-01T00:00:00Z">
        <w:r>
          <w:rPr>
            <w:b/>
            <w:bCs/>
          </w:rPr>
          <w:t xml:space="preserve">Corollary 2 (Every linear map is affine)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Every linear map</w:t>
        </w:r>
      </w:ins>
      <w:ins w:id="10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(</w:t>
        </w:r>
      </w:ins>
      <w:hyperlink w:anchor="def-linear-map">
        <w:ins w:id="1019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20" w:author="PR Preview" w:date="2026-01-01T00:00:00Z">
        <w:r>
          <w:t xml:space="preserve">)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is an affine map (</w:t>
        </w:r>
      </w:ins>
      <w:hyperlink w:anchor="def-affine-map">
        <w:ins w:id="1023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024" w:author="PR Preview" w:date="2026-01-01T00:00:00Z">
        <w:r>
          <w:t xml:space="preserve">) with offset</w:t>
        </w:r>
      </w:ins>
      <w:ins w:id="10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026" w:author="PR Preview" w:date="2026-01-01T00:00:00Z">
        <w:r>
          <w:t xml:space="preserve">.</w:t>
        </w:r>
      </w:ins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027" w:author="PR Preview" w:date="2026-01-01T00:00:00Z">
        <w:r>
          <w:delText xml:space="preserve">which is</w:delText>
        </w:r>
      </w:del>
      <w:del w:id="1028" w:author="PR Preview" w:date="2026-01-01T00:00:00Z">
        <w:r>
          <w:delText xml:space="preserve"> </w:delText>
        </w:r>
      </w:del>
      <w:hyperlink w:anchor="def-affine-map">
        <w:del w:id="1029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with</w:delText>
        </w:r>
      </w:del>
      <w:del w:id="10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1033" w:author="PR Preview" w:date="2026-01-01T00:00:00Z">
        <w:r>
          <w:delText xml:space="preserve">.</w:delText>
        </w:r>
      </w:del>
    </w:p>
    <w:p>
      <w:pPr>
        <w:pStyle w:val="BodyText"/>
      </w:pPr>
      <w:del w:id="1034" w:author="PR Preview" w:date="2026-01-01T00:00:00Z">
        <w:r>
          <w:rPr>
            <w:b/>
            <w:bCs/>
          </w:rPr>
          <w:delText xml:space="preserve">Theorem 14 (An affine map determines its matrix and offset)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If</w:delText>
        </w:r>
      </w:del>
      <w:del w:id="10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and</w:delText>
        </w:r>
      </w:del>
      <w:del w:id="10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for all</w:delText>
        </w:r>
      </w:del>
      <w:del w:id="10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(</w:delText>
        </w:r>
      </w:del>
      <w:hyperlink w:anchor="def-affine-map">
        <w:del w:id="1046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047" w:author="PR Preview" w:date="2026-01-01T00:00:00Z">
        <w:r>
          <w:delText xml:space="preserve">),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then</w:delText>
        </w:r>
      </w:del>
      <w:del w:id="105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and</w:delText>
        </w:r>
      </w:del>
      <w:del w:id="105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1054" w:author="PR Preview" w:date="2026-01-01T00:00:00Z">
        <w:r>
          <w:delText xml:space="preserve">.</w:delText>
        </w:r>
      </w:del>
    </w:p>
    <w:p>
      <w:pPr>
        <w:pStyle w:val="FirstParagraph"/>
      </w:pPr>
      <w:ins w:id="1055" w:author="PR Preview" w:date="2026-01-01T00:00:00Z">
        <w:r>
          <w:t xml:space="preserve">which is</w:t>
        </w:r>
      </w:ins>
      <w:ins w:id="1056" w:author="PR Preview" w:date="2026-01-01T00:00:00Z">
        <w:r>
          <w:t xml:space="preserve"> </w:t>
        </w:r>
      </w:ins>
      <w:hyperlink w:anchor="def-affine-map">
        <w:ins w:id="1057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with</w:t>
        </w:r>
      </w:ins>
      <w:ins w:id="10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061" w:author="PR Preview" w:date="2026-01-01T00:00:00Z">
        <w:r>
          <w:t xml:space="preserve">.</w:t>
        </w:r>
      </w:ins>
    </w:p>
    <w:bookmarkStart w:id="100" w:name="thm-affine-map-unique"/>
    <w:p>
      <w:pPr>
        <w:pStyle w:val="BodyText"/>
      </w:pPr>
      <w:ins w:id="1062" w:author="PR Preview" w:date="2026-01-01T00:00:00Z">
        <w:r>
          <w:rPr>
            <w:b/>
            <w:bCs/>
          </w:rPr>
          <w:t xml:space="preserve">Theorem 14 (An affine map determines its matrix and offset)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If</w:t>
        </w:r>
      </w:ins>
      <w:ins w:id="10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and</w:t>
        </w:r>
      </w:ins>
      <w:ins w:id="10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for all</w:t>
        </w:r>
      </w:ins>
      <w:ins w:id="10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(</w:t>
        </w:r>
      </w:ins>
      <w:hyperlink w:anchor="def-affine-map">
        <w:ins w:id="1074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075" w:author="PR Preview" w:date="2026-01-01T00:00:00Z">
        <w:r>
          <w:t xml:space="preserve">),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then</w:t>
        </w:r>
      </w:ins>
      <w:ins w:id="107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and</w:t>
        </w:r>
      </w:ins>
      <w:ins w:id="108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082" w:author="PR Preview" w:date="2026-01-01T00:00:00Z">
        <w:r>
          <w:t xml:space="preserve">.</w:t>
        </w:r>
      </w:ins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del w:id="1083" w:author="PR Preview" w:date="2026-01-01T00:00:00Z">
        <w:r>
          <w:delText xml:space="preserve">for all</w:delText>
        </w:r>
      </w:del>
      <w:del w:id="10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85" w:author="PR Preview" w:date="2026-01-01T00:00:00Z">
        <w:r>
          <w:delText xml:space="preserve">,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so</w:delText>
        </w:r>
      </w:del>
      <w:del w:id="108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and</w:delText>
        </w:r>
      </w:del>
      <w:del w:id="109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are both matrices (</w:delText>
        </w:r>
      </w:del>
      <w:hyperlink w:anchor="def-matrix-of-linear-map">
        <w:del w:id="1094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095" w:author="PR Preview" w:date="2026-01-01T00:00:00Z">
        <w:r>
          <w:delText xml:space="preserve">) of the linear map</w:delText>
        </w:r>
      </w:del>
      <w:del w:id="109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(linear by</w:delText>
        </w:r>
      </w:del>
      <w:del w:id="1099" w:author="PR Preview" w:date="2026-01-01T00:00:00Z">
        <w:r>
          <w:delText xml:space="preserve"> </w:delText>
        </w:r>
      </w:del>
      <w:hyperlink w:anchor="thm-matrix-map-linear">
        <w:del w:id="110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01" w:author="PR Preview" w:date="2026-01-01T00:00:00Z">
        <w:r>
          <w:delText xml:space="preserve">),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and the uniqueness in</w:delText>
        </w:r>
      </w:del>
      <w:del w:id="1104" w:author="PR Preview" w:date="2026-01-01T00:00:00Z">
        <w:r>
          <w:delText xml:space="preserve"> </w:delText>
        </w:r>
      </w:del>
      <w:hyperlink w:anchor="thm-linear-map-matrix">
        <w:del w:id="1105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gives</w:delText>
        </w:r>
      </w:del>
      <w:del w:id="110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109" w:author="PR Preview" w:date="2026-01-01T00:00:00Z">
        <w:r>
          <w:delText xml:space="preserve">.</w:delText>
        </w:r>
      </w:del>
    </w:p>
    <w:p>
      <w:pPr>
        <w:pStyle w:val="BodyText"/>
      </w:pPr>
      <w:del w:id="1110" w:author="PR Preview" w:date="2026-01-01T00:00:00Z">
        <w:r>
          <w:rPr>
            <w:i/>
            <w:iCs/>
          </w:rPr>
          <w:delText xml:space="preserve">Remark 7</w:delText>
        </w:r>
      </w:del>
      <w:del w:id="1111" w:author="PR Preview" w:date="2026-01-01T00:00:00Z">
        <w:r>
          <w:delText xml:space="preserve"> (</w:delText>
        </w:r>
      </w:del>
      <w:del w:id="1112" w:author="PR Preview" w:date="2026-01-01T00:00:00Z">
        <w:r>
          <w:delText xml:space="preserve">“Linear”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in this site, and in machine learning and statistics). </w:delText>
        </w:r>
      </w:del>
      <w:del w:id="1115" w:author="PR Preview" w:date="2026-01-01T00:00:00Z">
        <w:r>
          <w:delText xml:space="preserve">This site uses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“linear”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only in the sense of</w:delText>
        </w:r>
      </w:del>
      <w:del w:id="1120" w:author="PR Preview" w:date="2026-01-01T00:00:00Z">
        <w:r>
          <w:delText xml:space="preserve"> </w:delText>
        </w:r>
      </w:del>
      <w:hyperlink w:anchor="def-linear-map">
        <w:del w:id="112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122" w:author="PR Preview" w:date="2026-01-01T00:00:00Z">
        <w:r>
          <w:delText xml:space="preserve">,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so by</w:delText>
        </w:r>
      </w:del>
      <w:del w:id="1125" w:author="PR Preview" w:date="2026-01-01T00:00:00Z">
        <w:r>
          <w:delText xml:space="preserve"> </w:delText>
        </w:r>
      </w:del>
      <w:hyperlink w:anchor="thm-affine-linear-iff">
        <w:del w:id="1126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a function with a nonzero offset is affine but not linear.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For functions of one variable, this is the same split as</w:delText>
        </w:r>
      </w:del>
      <w:del w:id="1131" w:author="PR Preview" w:date="2026-01-01T00:00:00Z">
        <w:r>
          <w:delText xml:space="preserve"> </w:delText>
        </w:r>
      </w:del>
      <w:hyperlink r:id="rId101">
        <w:del w:id="1132" w:author="PR Preview" w:date="2026-01-01T00:00:00Z">
          <w:r>
            <w:rPr>
              <w:rStyle w:val="Hyperlink"/>
            </w:rPr>
            <w:delText xml:space="preserve">affine</w:delText>
          </w:r>
        </w:del>
      </w:hyperlink>
      <w:del w:id="1133" w:author="PR Preview" w:date="2026-01-01T00:00:00Z">
        <w:r>
          <w:delText xml:space="preserve"> </w:delText>
        </w:r>
      </w:del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versus</w:delText>
        </w:r>
      </w:del>
      <w:del w:id="1136" w:author="PR Preview" w:date="2026-01-01T00:00:00Z">
        <w:r>
          <w:delText xml:space="preserve"> </w:delText>
        </w:r>
      </w:del>
      <w:hyperlink r:id="rId102">
        <w:del w:id="1137" w:author="PR Preview" w:date="2026-01-01T00:00:00Z">
          <w:r>
            <w:rPr>
              <w:rStyle w:val="Hyperlink"/>
            </w:rPr>
            <w:delText xml:space="preserve">linear</w:delText>
          </w:r>
        </w:del>
      </w:hyperlink>
      <w:del w:id="1138" w:author="PR Preview" w:date="2026-01-01T00:00:00Z">
        <w:r>
          <w:delText xml:space="preserve"> </w:delText>
        </w:r>
      </w:del>
      <m:oMath>
        <m:r>
          <m:t>a</m:t>
        </m:r>
        <m:r>
          <m:t>x</m:t>
        </m:r>
      </m:oMath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on the algebra page.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(The algebra page writes these as</w:delText>
        </w:r>
      </w:del>
      <w:del w:id="1143" w:author="PR Preview" w:date="2026-01-01T00:00:00Z">
        <w:r>
          <w:delText xml:space="preserve"> </w:delText>
        </w:r>
      </w:del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and</w:delText>
        </w:r>
      </w:del>
      <w:del w:id="1146" w:author="PR Preview" w:date="2026-01-01T00:00:00Z">
        <w:r>
          <w:delText xml:space="preserve"> </w:delText>
        </w:r>
      </w:del>
      <m:oMath>
        <m:r>
          <m:t>m</m:t>
        </m:r>
        <m:r>
          <m:t>x</m:t>
        </m:r>
      </m:oMath>
      <w:del w:id="1147" w:author="PR Preview" w:date="2026-01-01T00:00:00Z">
        <w:r>
          <w:delText xml:space="preserve">;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here</w:delText>
        </w:r>
      </w:del>
      <w:del w:id="1150" w:author="PR Preview" w:date="2026-01-01T00:00:00Z">
        <w:r>
          <w:delText xml:space="preserve"> </w:delText>
        </w:r>
      </w:del>
      <m:oMath>
        <m:r>
          <m:t>m</m:t>
        </m:r>
      </m:oMath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already names the number of outputs.)</w:delText>
        </w:r>
      </w:del>
    </w:p>
    <w:p>
      <w:pPr>
        <w:pStyle w:val="BodyText"/>
      </w:pPr>
      <w:del w:id="1153" w:author="PR Preview" w:date="2026-01-01T00:00:00Z">
        <w:r>
          <w:delText xml:space="preserve">Machine learning and statistics often call any function of the form</w:delText>
        </w:r>
      </w:del>
      <w:del w:id="1154" w:author="PR Preview" w:date="2026-01-01T00:00:00Z">
        <w:r>
          <w:delText xml:space="preserve"> </w:delText>
        </w:r>
      </w:del>
      <w:hyperlink w:anchor="eq-linear-scalar">
        <w:del w:id="1155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“linear”</w:delText>
        </w:r>
      </w:del>
      <w:del w:id="1158" w:author="PR Preview" w:date="2026-01-01T00:00:00Z">
        <w:r>
          <w:delText xml:space="preserve">,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as in a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rPr>
            <w:i/>
            <w:iCs/>
          </w:rPr>
          <w:delText xml:space="preserve">linear model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in statistics or a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rPr>
            <w:i/>
            <w:iCs/>
          </w:rPr>
          <w:delText xml:space="preserve">linear layer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in a neural network,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and call the offset</w:delText>
        </w:r>
      </w:del>
      <w:del w:id="1171" w:author="PR Preview" w:date="2026-01-01T00:00:00Z">
        <w:r>
          <w:delText xml:space="preserve"> </w:delText>
        </w:r>
      </w:del>
      <m:oMath>
        <m:r>
          <m:t>b</m:t>
        </m:r>
      </m:oMath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the bias (machine learning)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or the intercept (statistics), as</w:delText>
        </w:r>
      </w:del>
      <w:del w:id="1176" w:author="PR Preview" w:date="2026-01-01T00:00:00Z">
        <w:r>
          <w:delText xml:space="preserve"> </w:delText>
        </w:r>
      </w:del>
      <w:hyperlink w:anchor="def-affine-map">
        <w:del w:id="1177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notes.</w:delText>
        </w:r>
      </w:del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A model with an intercept is affine in</w:delText>
        </w:r>
      </w:del>
      <w:del w:id="11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but linear in its coefficients</w:delText>
        </w:r>
      </w:del>
      <w:del w:id="11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del w:id="1186" w:author="PR Preview" w:date="2026-01-01T00:00:00Z">
        <w:r>
          <w:delText xml:space="preserve">,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and that is the sense of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“linear”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in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“linear model”</w:delText>
        </w:r>
      </w:del>
      <w:del w:id="1195" w:author="PR Preview" w:date="2026-01-01T00:00:00Z">
        <w:r>
          <w:delText xml:space="preserve">: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it stays linear in the coefficients even when the inputs are transformed:</w:delText>
        </w:r>
      </w:del>
      <w:del w:id="1198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is not affine in</w:delText>
        </w:r>
      </w:del>
      <w:del w:id="1201" w:author="PR Preview" w:date="2026-01-01T00:00:00Z">
        <w:r>
          <w:delText xml:space="preserve"> </w:delText>
        </w:r>
      </w:del>
      <m:oMath>
        <m:r>
          <m:t>x</m:t>
        </m:r>
      </m:oMath>
      <w:del w:id="1202" w:author="PR Preview" w:date="2026-01-01T00:00:00Z">
        <w:r>
          <w:delText xml:space="preserve">,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but it is linear in</w:delText>
        </w:r>
      </w:del>
      <w:del w:id="12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206" w:author="PR Preview" w:date="2026-01-01T00:00:00Z">
        <w:r>
          <w:delText xml:space="preserve">.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Separately, the affine function</w:delText>
        </w:r>
      </w:del>
      <w:del w:id="12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is a linear function of the augmented vector</w:delText>
        </w:r>
      </w:del>
      <w:del w:id="12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(</w:delText>
        </w:r>
      </w:del>
      <w:hyperlink w:anchor="def-augmented-vector">
        <w:del w:id="1215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216" w:author="PR Preview" w:date="2026-01-01T00:00:00Z">
        <w:r>
          <w:delText xml:space="preserve">),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with</w:delText>
        </w:r>
      </w:del>
      <w:del w:id="1219" w:author="PR Preview" w:date="2026-01-01T00:00:00Z">
        <w:r>
          <w:delText xml:space="preserve"> </w:delText>
        </w:r>
      </w:del>
      <m:oMath>
        <m:r>
          <m:t>b</m:t>
        </m:r>
      </m:oMath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as the coefficient on its first entry.</w:delText>
        </w:r>
      </w:del>
    </w:p>
    <w:p>
      <w:pPr>
        <w:pStyle w:val="FirstParagraph"/>
      </w:pPr>
      <w:del w:id="1222" w:author="PR Preview" w:date="2026-01-01T00:00:00Z">
        <w:r>
          <w:rPr>
            <w:b/>
            <w:bCs/>
          </w:rPr>
          <w:delText xml:space="preserve">Definition 19 (Hyperplane)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A</w:delText>
        </w:r>
      </w:del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rPr>
            <w:b/>
            <w:bCs/>
          </w:rPr>
          <w:delText xml:space="preserve">hyperplane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in</w:delText>
        </w:r>
      </w:del>
      <w:del w:id="122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is the set of points</w:delText>
        </w:r>
      </w:del>
      <w:del w:id="12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satisfying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del w:id="1235" w:author="PR Preview" w:date="2026-01-01T00:00:00Z">
        <w:r>
          <w:delText xml:space="preserve">for some vector</w:delText>
        </w:r>
      </w:del>
      <w:del w:id="12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and number</w:delText>
        </w:r>
      </w:del>
      <w:del w:id="123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240" w:author="PR Preview" w:date="2026-01-01T00:00:00Z">
        <w:r>
          <w:delText xml:space="preserve">.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The vector</w:delText>
        </w:r>
      </w:del>
      <w:del w:id="12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is a</w:delText>
        </w:r>
      </w:del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rPr>
            <w:b/>
            <w:bCs/>
          </w:rPr>
          <w:delText xml:space="preserve">normal vector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of the hyperplane, and</w:delText>
        </w:r>
      </w:del>
      <w:del w:id="1250" w:author="PR Preview" w:date="2026-01-01T00:00:00Z">
        <w:r>
          <w:delText xml:space="preserve"> </w:delText>
        </w:r>
      </w:del>
      <m:oMath>
        <m:r>
          <m:t>b</m:t>
        </m:r>
      </m:oMath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is its offset.</w:delText>
        </w:r>
      </w:del>
    </w:p>
    <w:p>
      <w:pPr>
        <w:pStyle w:val="FirstParagraph"/>
      </w:pPr>
      <w:ins w:id="1253" w:author="PR Preview" w:date="2026-01-01T00:00:00Z">
        <w:r>
          <w:t xml:space="preserve">for all</w:t>
        </w:r>
      </w:ins>
      <w:ins w:id="12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255" w:author="PR Preview" w:date="2026-01-01T00:00:00Z">
        <w:r>
          <w:t xml:space="preserve">,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so</w:t>
        </w:r>
      </w:ins>
      <w:ins w:id="12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and</w:t>
        </w:r>
      </w:ins>
      <w:ins w:id="126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are both matrices (</w:t>
        </w:r>
      </w:ins>
      <w:hyperlink w:anchor="def-matrix-of-linear-map">
        <w:ins w:id="126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265" w:author="PR Preview" w:date="2026-01-01T00:00:00Z">
        <w:r>
          <w:t xml:space="preserve">) of the linear map</w:t>
        </w:r>
      </w:ins>
      <w:ins w:id="126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(linear by</w:t>
        </w:r>
      </w:ins>
      <w:ins w:id="1269" w:author="PR Preview" w:date="2026-01-01T00:00:00Z">
        <w:r>
          <w:t xml:space="preserve"> </w:t>
        </w:r>
      </w:ins>
      <w:hyperlink w:anchor="thm-matrix-map-linear">
        <w:ins w:id="127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271" w:author="PR Preview" w:date="2026-01-01T00:00:00Z">
        <w:r>
          <w:t xml:space="preserve">),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and the uniqueness in</w:t>
        </w:r>
      </w:ins>
      <w:ins w:id="1274" w:author="PR Preview" w:date="2026-01-01T00:00:00Z">
        <w:r>
          <w:t xml:space="preserve"> </w:t>
        </w:r>
      </w:ins>
      <w:hyperlink w:anchor="thm-linear-map-matrix">
        <w:ins w:id="1275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gives</w:t>
        </w:r>
      </w:ins>
      <w:ins w:id="127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279" w:author="PR Preview" w:date="2026-01-01T00:00:00Z">
        <w:r>
          <w:t xml:space="preserve">.</w:t>
        </w:r>
      </w:ins>
    </w:p>
    <w:bookmarkStart w:id="103" w:name="rem-linear-affine-terminology"/>
    <w:p>
      <w:pPr>
        <w:pStyle w:val="BodyText"/>
      </w:pPr>
      <w:ins w:id="1280" w:author="PR Preview" w:date="2026-01-01T00:00:00Z">
        <w:r>
          <w:rPr>
            <w:i/>
            <w:iCs/>
          </w:rPr>
          <w:t xml:space="preserve">Remark 7</w:t>
        </w:r>
      </w:ins>
      <w:ins w:id="1281" w:author="PR Preview" w:date="2026-01-01T00:00:00Z">
        <w:r>
          <w:t xml:space="preserve"> (</w:t>
        </w:r>
      </w:ins>
      <w:ins w:id="1282" w:author="PR Preview" w:date="2026-01-01T00:00:00Z">
        <w:r>
          <w:t xml:space="preserve">“Linear”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in this site, and in machine learning and statistics). </w:t>
        </w:r>
      </w:ins>
      <w:ins w:id="1285" w:author="PR Preview" w:date="2026-01-01T00:00:00Z">
        <w:r>
          <w:t xml:space="preserve">This site uses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“linear”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only in the sense of</w:t>
        </w:r>
      </w:ins>
      <w:ins w:id="1290" w:author="PR Preview" w:date="2026-01-01T00:00:00Z">
        <w:r>
          <w:t xml:space="preserve"> </w:t>
        </w:r>
      </w:ins>
      <w:hyperlink w:anchor="def-linear-map">
        <w:ins w:id="1291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292" w:author="PR Preview" w:date="2026-01-01T00:00:00Z">
        <w:r>
          <w:t xml:space="preserve">,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so by</w:t>
        </w:r>
      </w:ins>
      <w:ins w:id="1295" w:author="PR Preview" w:date="2026-01-01T00:00:00Z">
        <w:r>
          <w:t xml:space="preserve"> </w:t>
        </w:r>
      </w:ins>
      <w:hyperlink w:anchor="thm-affine-linear-iff">
        <w:ins w:id="1296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a function with a nonzero offset is affine but not linear.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For functions of one variable, this is the same split as</w:t>
        </w:r>
      </w:ins>
      <w:ins w:id="1301" w:author="PR Preview" w:date="2026-01-01T00:00:00Z">
        <w:r>
          <w:t xml:space="preserve"> </w:t>
        </w:r>
      </w:ins>
      <w:hyperlink r:id="rId101">
        <w:ins w:id="1302" w:author="PR Preview" w:date="2026-01-01T00:00:00Z">
          <w:r>
            <w:rPr>
              <w:rStyle w:val="Hyperlink"/>
            </w:rPr>
            <w:t xml:space="preserve">affine</w:t>
          </w:r>
        </w:ins>
      </w:hyperlink>
      <w:ins w:id="1303" w:author="PR Preview" w:date="2026-01-01T00:00:00Z">
        <w:r>
          <w:t xml:space="preserve"> </w:t>
        </w:r>
      </w:ins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versus</w:t>
        </w:r>
      </w:ins>
      <w:ins w:id="1306" w:author="PR Preview" w:date="2026-01-01T00:00:00Z">
        <w:r>
          <w:t xml:space="preserve"> </w:t>
        </w:r>
      </w:ins>
      <w:hyperlink r:id="rId102">
        <w:ins w:id="1307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1308" w:author="PR Preview" w:date="2026-01-01T00:00:00Z">
        <w:r>
          <w:t xml:space="preserve"> </w:t>
        </w:r>
      </w:ins>
      <m:oMath>
        <m:r>
          <m:t>a</m:t>
        </m:r>
        <m:r>
          <m:t>x</m:t>
        </m:r>
      </m:oMath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on the algebra page.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(The algebra page writes these as</w:t>
        </w:r>
      </w:ins>
      <w:ins w:id="1313" w:author="PR Preview" w:date="2026-01-01T00:00:00Z">
        <w:r>
          <w:t xml:space="preserve"> </w:t>
        </w:r>
      </w:ins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and</w:t>
        </w:r>
      </w:ins>
      <w:ins w:id="1316" w:author="PR Preview" w:date="2026-01-01T00:00:00Z">
        <w:r>
          <w:t xml:space="preserve"> </w:t>
        </w:r>
      </w:ins>
      <m:oMath>
        <m:r>
          <m:t>m</m:t>
        </m:r>
        <m:r>
          <m:t>x</m:t>
        </m:r>
      </m:oMath>
      <w:ins w:id="1317" w:author="PR Preview" w:date="2026-01-01T00:00:00Z">
        <w:r>
          <w:t xml:space="preserve">;</w:t>
        </w:r>
      </w:ins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here</w:t>
        </w:r>
      </w:ins>
      <w:ins w:id="1320" w:author="PR Preview" w:date="2026-01-01T00:00:00Z">
        <w:r>
          <w:t xml:space="preserve"> </w:t>
        </w:r>
      </w:ins>
      <m:oMath>
        <m:r>
          <m:t>m</m:t>
        </m:r>
      </m:oMath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already names the number of outputs.)</w:t>
        </w:r>
      </w:ins>
    </w:p>
    <w:p>
      <w:pPr>
        <w:pStyle w:val="BodyText"/>
      </w:pPr>
      <w:ins w:id="1323" w:author="PR Preview" w:date="2026-01-01T00:00:00Z">
        <w:r>
          <w:t xml:space="preserve">Machine learning and statistics often call any function of the form</w:t>
        </w:r>
      </w:ins>
      <w:ins w:id="1324" w:author="PR Preview" w:date="2026-01-01T00:00:00Z">
        <w:r>
          <w:t xml:space="preserve"> </w:t>
        </w:r>
      </w:ins>
      <w:hyperlink w:anchor="eq-linear-scalar">
        <w:ins w:id="1325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“linear”</w:t>
        </w:r>
      </w:ins>
      <w:ins w:id="1328" w:author="PR Preview" w:date="2026-01-01T00:00:00Z">
        <w:r>
          <w:t xml:space="preserve">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as in a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rPr>
            <w:i/>
            <w:iCs/>
          </w:rPr>
          <w:t xml:space="preserve">linear model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in statistics or a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rPr>
            <w:i/>
            <w:iCs/>
          </w:rPr>
          <w:t xml:space="preserve">linear layer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in a neural network,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and call the offset</w:t>
        </w:r>
      </w:ins>
      <w:ins w:id="1341" w:author="PR Preview" w:date="2026-01-01T00:00:00Z">
        <w:r>
          <w:t xml:space="preserve"> </w:t>
        </w:r>
      </w:ins>
      <m:oMath>
        <m:r>
          <m:t>b</m:t>
        </m:r>
      </m:oMath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the bias (machine learning)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or the intercept (statistics), as</w:t>
        </w:r>
      </w:ins>
      <w:ins w:id="1346" w:author="PR Preview" w:date="2026-01-01T00:00:00Z">
        <w:r>
          <w:t xml:space="preserve"> </w:t>
        </w:r>
      </w:ins>
      <w:hyperlink w:anchor="def-affine-map">
        <w:ins w:id="1347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notes.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A model with an intercept is affine in</w:t>
        </w:r>
      </w:ins>
      <w:ins w:id="13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but linear in its coefficients</w:t>
        </w:r>
      </w:ins>
      <w:ins w:id="13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ins w:id="1356" w:author="PR Preview" w:date="2026-01-01T00:00:00Z">
        <w:r>
          <w:t xml:space="preserve">,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and that is the sense of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“linear”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in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“linear model”</w:t>
        </w:r>
      </w:ins>
      <w:ins w:id="1365" w:author="PR Preview" w:date="2026-01-01T00:00:00Z">
        <w:r>
          <w:t xml:space="preserve">: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it stays linear in the coefficients even when the inputs are transformed:</w:t>
        </w:r>
      </w:ins>
      <w:ins w:id="1368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is not affine in</w:t>
        </w:r>
      </w:ins>
      <w:ins w:id="1371" w:author="PR Preview" w:date="2026-01-01T00:00:00Z">
        <w:r>
          <w:t xml:space="preserve"> </w:t>
        </w:r>
      </w:ins>
      <m:oMath>
        <m:r>
          <m:t>x</m:t>
        </m:r>
      </m:oMath>
      <w:ins w:id="1372" w:author="PR Preview" w:date="2026-01-01T00:00:00Z">
        <w:r>
          <w:t xml:space="preserve">,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but it is linear in</w:t>
        </w:r>
      </w:ins>
      <w:ins w:id="13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376" w:author="PR Preview" w:date="2026-01-01T00:00:00Z">
        <w:r>
          <w:t xml:space="preserve">.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Separately, the affine function</w:t>
        </w:r>
      </w:ins>
      <w:ins w:id="13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is a linear function of the augmented vector</w:t>
        </w:r>
      </w:ins>
      <w:ins w:id="13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(</w:t>
        </w:r>
      </w:ins>
      <w:hyperlink w:anchor="def-augmented-vector">
        <w:ins w:id="1385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386" w:author="PR Preview" w:date="2026-01-01T00:00:00Z">
        <w:r>
          <w:t xml:space="preserve">),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with</w:t>
        </w:r>
      </w:ins>
      <w:ins w:id="1389" w:author="PR Preview" w:date="2026-01-01T00:00:00Z">
        <w:r>
          <w:t xml:space="preserve"> </w:t>
        </w:r>
      </w:ins>
      <m:oMath>
        <m:r>
          <m:t>b</m:t>
        </m:r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as the coefficient on its first entry.</w:t>
        </w:r>
      </w:ins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ins w:id="1392" w:author="PR Preview" w:date="2026-01-01T00:00:00Z">
        <w:r>
          <w:rPr>
            <w:b/>
            <w:bCs/>
          </w:rPr>
          <w:t xml:space="preserve">Definition 22 (Hyperplane)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A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rPr>
            <w:b/>
            <w:bCs/>
          </w:rPr>
          <w:t xml:space="preserve">hyperplane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in</w:t>
        </w:r>
      </w:ins>
      <w:ins w:id="139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is the set of points</w:t>
        </w:r>
      </w:ins>
      <w:ins w:id="14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satisfying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ins w:id="1405" w:author="PR Preview" w:date="2026-01-01T00:00:00Z">
        <w:r>
          <w:t xml:space="preserve">for some vector</w:t>
        </w:r>
      </w:ins>
      <w:ins w:id="14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and number</w:t>
        </w:r>
      </w:ins>
      <w:ins w:id="140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410" w:author="PR Preview" w:date="2026-01-01T00:00:00Z">
        <w:r>
          <w:t xml:space="preserve">.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The number</w:t>
        </w:r>
      </w:ins>
      <w:ins w:id="1413" w:author="PR Preview" w:date="2026-01-01T00:00:00Z">
        <w:r>
          <w:t xml:space="preserve"> </w:t>
        </w:r>
      </w:ins>
      <m:oMath>
        <m:r>
          <m:t>b</m:t>
        </m:r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is the offset of the hyperplane.</w:t>
        </w:r>
      </w:ins>
    </w:p>
    <w:bookmarkEnd w:id="107"/>
    <w:bookmarkStart w:id="108" w:name="def-normal-vector"/>
    <w:p>
      <w:pPr>
        <w:pStyle w:val="BodyText"/>
      </w:pPr>
      <w:ins w:id="1416" w:author="PR Preview" w:date="2026-01-01T00:00:00Z">
        <w:r>
          <w:rPr>
            <w:b/>
            <w:bCs/>
          </w:rPr>
          <w:t xml:space="preserve">Definition 23 (Normal vector of a hyperplane)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In</w:t>
        </w:r>
      </w:ins>
      <w:ins w:id="1419" w:author="PR Preview" w:date="2026-01-01T00:00:00Z">
        <w:r>
          <w:t xml:space="preserve"> </w:t>
        </w:r>
      </w:ins>
      <w:hyperlink w:anchor="def-hyperplane">
        <w:ins w:id="142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421" w:author="PR Preview" w:date="2026-01-01T00:00:00Z">
        <w:r>
          <w:t xml:space="preserve">, the vector</w:t>
        </w:r>
      </w:ins>
      <w:ins w:id="14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is a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rPr>
            <w:b/>
            <w:bCs/>
          </w:rPr>
          <w:t xml:space="preserve">normal vector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of the hyperplane.</w:t>
        </w:r>
      </w:ins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del w:id="1429" w:author="PR Preview" w:date="2026-01-01T00:00:00Z">
        <w:r>
          <w:rPr>
            <w:b/>
            <w:bCs/>
          </w:rPr>
          <w:delText xml:space="preserve">Exercise 3 (Which of these are affine in</w:delText>
        </w:r>
      </w:del>
      <w:del w:id="1430" w:author="PR Preview" w:date="2026-01-01T00:00:00Z">
        <w:r>
          <w:rPr>
            <w:b/>
            <w:bCs/>
          </w:rP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1431" w:author="PR Preview" w:date="2026-01-01T00:00:00Z">
        <w:r>
          <w:rPr>
            <w:b/>
            <w:bCs/>
          </w:rPr>
          <w:delText xml:space="preserve">?)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Each of the five expressions is a function of the weights</w:delText>
        </w:r>
      </w:del>
      <w:del w:id="14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35" w:author="PR Preview" w:date="2026-01-01T00:00:00Z">
        <w:r>
          <w:delText xml:space="preserve">,</w:delText>
        </w:r>
      </w:del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with the data</w:delText>
        </w:r>
      </w:del>
      <w:del w:id="14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and</w:delText>
        </w:r>
      </w:del>
      <w:del w:id="1441" w:author="PR Preview" w:date="2026-01-01T00:00:00Z">
        <w:r>
          <w:delText xml:space="preserve"> </w:delText>
        </w:r>
      </w:del>
      <m:oMath>
        <m:r>
          <m:t>y</m:t>
        </m:r>
      </m:oMath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held fixed.</w:delText>
        </w:r>
      </w:del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Say which ones are affine (</w:delText>
        </w:r>
      </w:del>
      <w:hyperlink w:anchor="def-affine-map">
        <w:del w:id="1446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447" w:author="PR Preview" w:date="2026-01-01T00:00:00Z">
        <w:r>
          <w:delText xml:space="preserve">), that is, have the form</w:delText>
        </w:r>
      </w:del>
      <w:del w:id="1448" w:author="PR Preview" w:date="2026-01-01T00:00:00Z">
        <w:r>
          <w:delText xml:space="preserve"> </w:delText>
        </w:r>
      </w:del>
      <w:hyperlink w:anchor="eq-linear-scalar">
        <w:del w:id="1449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— an inner product plus an offset — and which of those are also linear (</w:delText>
        </w:r>
      </w:del>
      <w:hyperlink w:anchor="def-linear-map">
        <w:del w:id="1452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453" w:author="PR Preview" w:date="2026-01-01T00:00:00Z">
        <w:r>
          <w:delText xml:space="preserve">).</w:delText>
        </w:r>
      </w:del>
    </w:p>
    <w:p>
      <w:pPr>
        <w:pStyle w:val="BodyText"/>
      </w:pPr>
      <w:ins w:id="1454" w:author="PR Preview" w:date="2026-01-01T00:00:00Z">
        <w:r>
          <w:rPr>
            <w:b/>
            <w:bCs/>
          </w:rPr>
          <w:t xml:space="preserve">Exercise 3 (Which of these are affine in</w:t>
        </w:r>
      </w:ins>
      <w:ins w:id="1455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456" w:author="PR Preview" w:date="2026-01-01T00:00:00Z">
        <w:r>
          <w:rPr>
            <w:b/>
            <w:bCs/>
          </w:rPr>
          <w:t xml:space="preserve">?)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Each of the five expressions is a function of the weights</w:t>
        </w:r>
      </w:ins>
      <w:ins w:id="14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60" w:author="PR Preview" w:date="2026-01-01T00:00:00Z">
        <w:r>
          <w:t xml:space="preserve">,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with the data</w:t>
        </w:r>
      </w:ins>
      <w:ins w:id="14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and</w:t>
        </w:r>
      </w:ins>
      <w:ins w:id="1466" w:author="PR Preview" w:date="2026-01-01T00:00:00Z">
        <w:r>
          <w:t xml:space="preserve"> </w:t>
        </w:r>
      </w:ins>
      <m:oMath>
        <m:r>
          <m:t>y</m:t>
        </m:r>
      </m:oMath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held fixed.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Say which ones are affine (</w:t>
        </w:r>
      </w:ins>
      <w:hyperlink w:anchor="def-affine-map">
        <w:ins w:id="147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472" w:author="PR Preview" w:date="2026-01-01T00:00:00Z">
        <w:r>
          <w:t xml:space="preserve">), that is, have the form</w:t>
        </w:r>
      </w:ins>
      <w:ins w:id="1473" w:author="PR Preview" w:date="2026-01-01T00:00:00Z">
        <w:r>
          <w:t xml:space="preserve"> </w:t>
        </w:r>
      </w:ins>
      <w:hyperlink w:anchor="eq-linear-scalar">
        <w:ins w:id="1474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— an inner product plus an offset — and which of those are also linear (</w:t>
        </w:r>
      </w:ins>
      <w:hyperlink w:anchor="def-linear-map">
        <w:ins w:id="147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47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2026-10-15T16:01:26Z</dcterms:created>
  <dcterms:modified xsi:type="dcterms:W3CDTF">2026-10-15T16:01:26Z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