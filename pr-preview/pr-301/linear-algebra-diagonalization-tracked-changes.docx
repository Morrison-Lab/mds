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Rank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5" w:author="PR Preview" w:date="2026-01-01T00:00:00Z">
        <w:r>
          <w:rPr>
            <w:b/>
            <w:bCs/>
          </w:rP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implies invertible.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Every system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has exactly one solution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hyperlink r:id="rId19">
        <w:del w:id="14" w:author="PR Preview" w:date="2026-01-01T00:00:00Z">
          <w:r>
            <w:rPr>
              <w:rStyle w:val="Hyperlink"/>
            </w:rPr>
            <w:delText xml:space="preserve">Corollary 1 in Projections and Linear Systems</w:delText>
          </w:r>
        </w:del>
      </w:hyperlink>
      <w:del w:id="15" w:author="PR Preview" w:date="2026-01-01T00:00:00Z">
        <w:r>
          <w:delText xml:space="preserve">, both parts, with</w:delText>
        </w:r>
      </w:del>
      <w:del w:id="1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Let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solve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r:id="rId20">
        <w:del w:id="26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27" w:author="PR Preview" w:date="2026-01-01T00:00:00Z">
        <w:r>
          <w:delText xml:space="preserve">),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let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have columns</w:delText>
        </w:r>
      </w:del>
      <w:del w:id="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34" w:author="PR Preview" w:date="2026-01-01T00:00:00Z">
        <w:r>
          <w:delText xml:space="preserve">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Column</w:delText>
        </w:r>
      </w:del>
      <w:del w:id="37" w:author="PR Preview" w:date="2026-01-01T00:00:00Z">
        <w:r>
          <w:delText xml:space="preserve"> </w:delText>
        </w:r>
      </w:del>
      <m:oMath>
        <m:r>
          <m:t>j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of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(1),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so</w:delText>
        </w:r>
      </w:del>
      <w:del w:id="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49" w:author="PR Preview" w:date="2026-01-01T00:00:00Z">
        <w:r>
          <w:delText xml:space="preserve">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For the other order,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52" w:author="PR Preview" w:date="2026-01-01T00:00:00Z">
        <w:r>
          <w:delText xml:space="preserve">so every column of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 in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(1),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and</w:delText>
        </w:r>
      </w:del>
      <w:del w:id="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62" w:author="PR Preview" w:date="2026-01-01T00:00:00Z">
        <w:r>
          <w:delText xml:space="preserve">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So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satisfies</w:delText>
        </w:r>
      </w:del>
      <w:del w:id="68" w:author="PR Preview" w:date="2026-01-01T00:00:00Z">
        <w:r>
          <w:delText xml:space="preserve"> </w:delText>
        </w:r>
      </w:del>
      <w:hyperlink r:id="rId15">
        <w:del w:id="69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70" w:author="PR Preview" w:date="2026-01-01T00:00:00Z">
        <w:r>
          <w:delText xml:space="preserve">.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The two conditions in the statement are equivalent by</w:delText>
        </w:r>
      </w:del>
      <w:del w:id="73" w:author="PR Preview" w:date="2026-01-01T00:00:00Z">
        <w:r>
          <w:delText xml:space="preserve"> </w:delText>
        </w:r>
      </w:del>
      <w:hyperlink r:id="rId18">
        <w:del w:id="74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75" w:author="PR Preview" w:date="2026-01-01T00:00:00Z">
        <w:r>
          <w:delText xml:space="preserve">: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the nullity is</w:delText>
        </w:r>
      </w:del>
      <w:del w:id="78" w:author="PR Preview" w:date="2026-01-01T00:00:00Z">
        <w:r>
          <w:delText xml:space="preserve"> </w:delText>
        </w:r>
      </w:del>
      <m:oMath>
        <m:r>
          <m:t>0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exactly when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82" w:author="PR Preview" w:date="2026-01-01T00:00:00Z">
        <w:r>
          <w:delText xml:space="preserve">,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because a subspace of dimension</w:delText>
        </w:r>
      </w:del>
      <w:del w:id="85" w:author="PR Preview" w:date="2026-01-01T00:00:00Z">
        <w:r>
          <w:delText xml:space="preserve"> </w:delText>
        </w:r>
      </w:del>
      <m:oMath>
        <m:r>
          <m:t>0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has the empty list as a basis, whose span is</w:delText>
        </w:r>
      </w:del>
      <w:del w:id="8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(</w:delText>
        </w:r>
      </w:del>
      <w:hyperlink r:id="rId21">
        <w:del w:id="91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w:hyperlink r:id="rId22">
        <w:del w:id="94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95" w:author="PR Preview" w:date="2026-01-01T00:00:00Z">
        <w:r>
          <w:delText xml:space="preserve">), and</w:delText>
        </w:r>
      </w:del>
      <w:del w:id="9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has dimension</w:delText>
        </w:r>
      </w:del>
      <w:del w:id="99" w:author="PR Preview" w:date="2026-01-01T00:00:00Z">
        <w:r>
          <w:delText xml:space="preserve"> </w:delText>
        </w:r>
      </w:del>
      <m:oMath>
        <m:r>
          <m:t>0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(</w:delText>
        </w:r>
      </w:del>
      <w:hyperlink r:id="rId23">
        <w:del w:id="102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03" w:author="PR Preview" w:date="2026-01-01T00:00:00Z">
        <w:r>
          <w:delText xml:space="preserve">).</w:delText>
        </w:r>
      </w:del>
    </w:p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Rank</w:t>
        </w:r>
      </w:ins>
      <w:ins w:id="105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06" w:author="PR Preview" w:date="2026-01-01T00:00:00Z">
        <w:r>
          <w:rPr>
            <w:b/>
            <w:bCs/>
          </w:rP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implies invertible.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Every system</w:t>
        </w:r>
      </w:ins>
      <w:ins w:id="1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has exactly one solution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(</w:t>
        </w:r>
      </w:ins>
      <w:hyperlink r:id="rId19">
        <w:ins w:id="115" w:author="PR Preview" w:date="2026-01-01T00:00:00Z">
          <w:r>
            <w:rPr>
              <w:rStyle w:val="Hyperlink"/>
            </w:rPr>
            <w:t xml:space="preserve">Corollary 1 in Projections and Linear Systems</w:t>
          </w:r>
        </w:ins>
      </w:hyperlink>
      <w:ins w:id="116" w:author="PR Preview" w:date="2026-01-01T00:00:00Z">
        <w:r>
          <w:t xml:space="preserve">, both parts, with</w:t>
        </w:r>
      </w:ins>
      <w:ins w:id="11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118" w:author="PR Preview" w:date="2026-01-01T00:00:00Z">
        <w:r>
          <w:t xml:space="preserve">).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Let</w:t>
        </w:r>
      </w:ins>
      <w:ins w:id="12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solve</w:t>
        </w:r>
      </w:ins>
      <w:ins w:id="1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</w:t>
        </w:r>
      </w:ins>
      <w:hyperlink r:id="rId20">
        <w:ins w:id="127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128" w:author="PR Preview" w:date="2026-01-01T00:00:00Z">
        <w:r>
          <w:t xml:space="preserve">),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and let</w:t>
        </w:r>
      </w:ins>
      <w:ins w:id="13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have columns</w:t>
        </w:r>
      </w:ins>
      <w:ins w:id="13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135" w:author="PR Preview" w:date="2026-01-01T00:00:00Z">
        <w:r>
          <w:t xml:space="preserve">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Column</w:t>
        </w:r>
      </w:ins>
      <w:ins w:id="138" w:author="PR Preview" w:date="2026-01-01T00:00:00Z">
        <w:r>
          <w:t xml:space="preserve"> </w:t>
        </w:r>
      </w:ins>
      <m:oMath>
        <m:r>
          <m:t>j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of</w:t>
        </w:r>
      </w:ins>
      <w:ins w:id="1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is</w:t>
        </w:r>
      </w:ins>
      <w:ins w:id="1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(1),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so</w:t>
        </w:r>
      </w:ins>
      <w:ins w:id="1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150" w:author="PR Preview" w:date="2026-01-01T00:00:00Z">
        <w:r>
          <w:t xml:space="preserve">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For the other order,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153" w:author="PR Preview" w:date="2026-01-01T00:00:00Z">
        <w:r>
          <w:t xml:space="preserve">so every column of</w:t>
        </w:r>
      </w:ins>
      <w:ins w:id="15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in</w:t>
        </w:r>
      </w:ins>
      <w:ins w:id="1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(1),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and</w:t>
        </w:r>
      </w:ins>
      <w:ins w:id="16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163" w:author="PR Preview" w:date="2026-01-01T00:00:00Z">
        <w:r>
          <w:t xml:space="preserve">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So</w:t>
        </w:r>
      </w:ins>
      <w:ins w:id="16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satisfies</w:t>
        </w:r>
      </w:ins>
      <w:ins w:id="169" w:author="PR Preview" w:date="2026-01-01T00:00:00Z">
        <w:r>
          <w:t xml:space="preserve"> </w:t>
        </w:r>
      </w:ins>
      <w:hyperlink r:id="rId15">
        <w:ins w:id="170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71" w:author="PR Preview" w:date="2026-01-01T00:00:00Z">
        <w:r>
          <w:t xml:space="preserve">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The two conditions in the statement are equivalent by</w:t>
        </w:r>
      </w:ins>
      <w:ins w:id="174" w:author="PR Preview" w:date="2026-01-01T00:00:00Z">
        <w:r>
          <w:t xml:space="preserve"> </w:t>
        </w:r>
      </w:ins>
      <w:hyperlink r:id="rId18">
        <w:ins w:id="175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176" w:author="PR Preview" w:date="2026-01-01T00:00:00Z">
        <w:r>
          <w:t xml:space="preserve">: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 nullity is</w:t>
        </w:r>
      </w:ins>
      <w:ins w:id="179" w:author="PR Preview" w:date="2026-01-01T00:00:00Z">
        <w:r>
          <w:t xml:space="preserve"> </w:t>
        </w:r>
      </w:ins>
      <m:oMath>
        <m:r>
          <m:t>0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exactly when</w:t>
        </w:r>
      </w:ins>
      <w:ins w:id="1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because a subspace of dimension</w:t>
        </w:r>
      </w:ins>
      <w:ins w:id="186" w:author="PR Preview" w:date="2026-01-01T00:00:00Z">
        <w:r>
          <w:t xml:space="preserve"> </w:t>
        </w:r>
      </w:ins>
      <m:oMath>
        <m:r>
          <m:t>0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has the empty list as a basis, whose span is</w:t>
        </w:r>
      </w:ins>
      <w:ins w:id="18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(</w:t>
        </w:r>
      </w:ins>
      <w:hyperlink r:id="rId21">
        <w:ins w:id="192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w:hyperlink r:id="rId22">
        <w:ins w:id="195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96" w:author="PR Preview" w:date="2026-01-01T00:00:00Z">
        <w:r>
          <w:t xml:space="preserve">), and</w:t>
        </w:r>
      </w:ins>
      <w:ins w:id="1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has dimension</w:t>
        </w:r>
      </w:ins>
      <w:ins w:id="200" w:author="PR Preview" w:date="2026-01-01T00:00:00Z">
        <w:r>
          <w:t xml:space="preserve"> </w:t>
        </w:r>
      </w:ins>
      <m:oMath>
        <m:r>
          <m:t>0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</w:t>
        </w:r>
      </w:ins>
      <w:hyperlink r:id="rId23">
        <w:ins w:id="203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04" w:author="PR Preview" w:date="2026-01-01T00:00:00Z">
        <w:r>
          <w:t xml:space="preserve">).</w:t>
        </w:r>
      </w:ins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del w:id="205" w:author="PR Preview" w:date="2026-01-01T00:00:00Z">
        <w:r>
          <w:rPr>
            <w:b/>
            <w:bCs/>
          </w:rPr>
          <w:delText xml:space="preserve">Definition 1 (Eigenspace and geometric multiplicity)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Let</w:delText>
        </w:r>
      </w:del>
      <w:del w:id="208" w:author="PR Preview" w:date="2026-01-01T00:00:00Z">
        <w:r>
          <w:delText xml:space="preserve"> </w:delText>
        </w:r>
      </w:del>
      <m:oMath>
        <m:r>
          <m:t>λ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be an eigenvalue of a</w:delText>
        </w:r>
      </w:del>
      <w:del w:id="2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matrix</w:delText>
        </w:r>
      </w:del>
      <w:del w:id="2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(</w:delText>
        </w:r>
      </w:del>
      <w:hyperlink r:id="rId13">
        <w:del w:id="217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218" w:author="PR Preview" w:date="2026-01-01T00:00:00Z">
        <w:r>
          <w:delText xml:space="preserve">).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The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rPr>
            <w:b/>
            <w:bCs/>
          </w:rPr>
          <w:delText xml:space="preserve">eigenspace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of</w:delText>
        </w:r>
      </w:del>
      <w:del w:id="225" w:author="PR Preview" w:date="2026-01-01T00:00:00Z">
        <w:r>
          <w:delText xml:space="preserve"> </w:delText>
        </w:r>
      </w:del>
      <m:oMath>
        <m:r>
          <m:t>λ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</w:delText>
        </w:r>
      </w:del>
      <w:del w:id="2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229" w:author="PR Preview" w:date="2026-01-01T00:00:00Z">
        <w:r>
          <w:delText xml:space="preserve">.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It is a subspace of</w:delText>
        </w:r>
      </w:del>
      <w:del w:id="23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(</w:delText>
        </w:r>
      </w:del>
      <w:hyperlink r:id="rId26">
        <w:del w:id="235" w:author="PR Preview" w:date="2026-01-01T00:00:00Z">
          <w:r>
            <w:rPr>
              <w:rStyle w:val="Hyperlink"/>
            </w:rPr>
            <w:delText xml:space="preserve">Theorem 2 in Column Space, Null Space and Rank-Nullity</w:delText>
          </w:r>
        </w:del>
      </w:hyperlink>
      <w:del w:id="236" w:author="PR Preview" w:date="2026-01-01T00:00:00Z">
        <w:r>
          <w:delText xml:space="preserve">),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and its dimension (</w:delText>
        </w:r>
      </w:del>
      <w:hyperlink r:id="rId21">
        <w:del w:id="239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240" w:author="PR Preview" w:date="2026-01-01T00:00:00Z">
        <w:r>
          <w:delText xml:space="preserve">) is the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rPr>
            <w:b/>
            <w:bCs/>
          </w:rPr>
          <w:delText xml:space="preserve">geometric multiplicity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of</w:delText>
        </w:r>
      </w:del>
      <w:del w:id="245" w:author="PR Preview" w:date="2026-01-01T00:00:00Z">
        <w:r>
          <w:delText xml:space="preserve"> </w:delText>
        </w:r>
      </w:del>
      <m:oMath>
        <m:r>
          <m:t>λ</m:t>
        </m:r>
      </m:oMath>
      <w:del w:id="246" w:author="PR Preview" w:date="2026-01-01T00:00:00Z">
        <w:r>
          <w:delText xml:space="preserve">.</w:delText>
        </w:r>
      </w:del>
    </w:p>
    <w:p>
      <w:pPr>
        <w:pStyle w:val="FirstParagraph"/>
      </w:pPr>
      <w:ins w:id="247" w:author="PR Preview" w:date="2026-01-01T00:00:00Z">
        <w:r>
          <w:rPr>
            <w:b/>
            <w:bCs/>
          </w:rPr>
          <w:t xml:space="preserve">Definition 1 (Eigenspace)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Let</w:t>
        </w:r>
      </w:ins>
      <w:ins w:id="250" w:author="PR Preview" w:date="2026-01-01T00:00:00Z">
        <w:r>
          <w:t xml:space="preserve"> </w:t>
        </w:r>
      </w:ins>
      <m:oMath>
        <m:r>
          <m:t>λ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be an eigenvalue of a</w:t>
        </w:r>
      </w:ins>
      <w:ins w:id="2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matrix</w:t>
        </w:r>
      </w:ins>
      <w:ins w:id="2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(</w:t>
        </w:r>
      </w:ins>
      <w:hyperlink r:id="rId13">
        <w:ins w:id="259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260" w:author="PR Preview" w:date="2026-01-01T00:00:00Z">
        <w:r>
          <w:t xml:space="preserve">).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The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rPr>
            <w:b/>
            <w:bCs/>
          </w:rPr>
          <w:t xml:space="preserve">eigenspace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of</w:t>
        </w:r>
      </w:ins>
      <w:ins w:id="267" w:author="PR Preview" w:date="2026-01-01T00:00:00Z">
        <w:r>
          <w:t xml:space="preserve"> </w:t>
        </w:r>
      </w:ins>
      <m:oMath>
        <m:r>
          <m:t>λ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is</w:t>
        </w:r>
      </w:ins>
      <w:ins w:id="2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271" w:author="PR Preview" w:date="2026-01-01T00:00:00Z">
        <w:r>
          <w:t xml:space="preserve">.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It is a subspace of</w:t>
        </w:r>
      </w:ins>
      <w:ins w:id="27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(</w:t>
        </w:r>
      </w:ins>
      <w:hyperlink r:id="rId26">
        <w:ins w:id="277" w:author="PR Preview" w:date="2026-01-01T00:00:00Z">
          <w:r>
            <w:rPr>
              <w:rStyle w:val="Hyperlink"/>
            </w:rPr>
            <w:t xml:space="preserve">Theorem 2 in Column Space, Null Space and Rank-Nullity</w:t>
          </w:r>
        </w:ins>
      </w:hyperlink>
      <w:ins w:id="278" w:author="PR Preview" w:date="2026-01-01T00:00:00Z">
        <w:r>
          <w:t xml:space="preserve">).</w:t>
        </w:r>
      </w:ins>
    </w:p>
    <w:bookmarkEnd w:id="27"/>
    <w:bookmarkStart w:id="28" w:name="def-geometric-multiplicity"/>
    <w:p>
      <w:pPr>
        <w:pStyle w:val="BodyText"/>
      </w:pPr>
      <w:ins w:id="279" w:author="PR Preview" w:date="2026-01-01T00:00:00Z">
        <w:r>
          <w:rPr>
            <w:b/>
            <w:bCs/>
          </w:rPr>
          <w:t xml:space="preserve">Definition 2 (Geometric multiplicity)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 dimension (</w:t>
        </w:r>
      </w:ins>
      <w:hyperlink r:id="rId21">
        <w:ins w:id="282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83" w:author="PR Preview" w:date="2026-01-01T00:00:00Z">
        <w:r>
          <w:t xml:space="preserve">) of the eigenspace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(</w:t>
        </w:r>
      </w:ins>
      <w:hyperlink w:anchor="def-eigenspace">
        <w:ins w:id="28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88" w:author="PR Preview" w:date="2026-01-01T00:00:00Z">
        <w:r>
          <w:t xml:space="preserve">)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of an eigenvalue</w:t>
        </w:r>
      </w:ins>
      <w:ins w:id="291" w:author="PR Preview" w:date="2026-01-01T00:00:00Z">
        <w:r>
          <w:t xml:space="preserve"> </w:t>
        </w:r>
      </w:ins>
      <m:oMath>
        <m:r>
          <m:t>λ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is the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rPr>
            <w:b/>
            <w:bCs/>
          </w:rPr>
          <w:t xml:space="preserve">geometric multiplicity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of</w:t>
        </w:r>
      </w:ins>
      <w:ins w:id="298" w:author="PR Preview" w:date="2026-01-01T00:00:00Z">
        <w:r>
          <w:t xml:space="preserve"> </w:t>
        </w:r>
      </w:ins>
      <m:oMath>
        <m:r>
          <m:t>λ</m:t>
        </m:r>
      </m:oMath>
      <w:ins w:id="299" w:author="PR Preview" w:date="2026-01-01T00:00:00Z">
        <w:r>
          <w:t xml:space="preserve">.</w:t>
        </w:r>
      </w:ins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del w:id="300" w:author="PR Preview" w:date="2026-01-01T00:00:00Z">
        <w:r>
          <w:rPr>
            <w:i/>
            <w:iCs/>
          </w:rPr>
          <w:delText xml:space="preserve">Proof</w:delText>
        </w:r>
      </w:del>
      <w:del w:id="301" w:author="PR Preview" w:date="2026-01-01T00:00:00Z">
        <w:r>
          <w:delText xml:space="preserve">. </w:delText>
        </w:r>
      </w:del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is upper triangular,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with diagonal entries</w:delText>
        </w:r>
      </w:del>
      <w:del w:id="306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(</w:delText>
        </w:r>
      </w:del>
      <w:hyperlink r:id="rId40">
        <w:del w:id="309" w:author="PR Preview" w:date="2026-01-01T00:00:00Z">
          <w:r>
            <w:rPr>
              <w:rStyle w:val="Hyperlink"/>
            </w:rPr>
            <w:delText xml:space="preserve">Definition 10 in Matrices</w:delText>
          </w:r>
        </w:del>
      </w:hyperlink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hyperlink r:id="rId41">
        <w:del w:id="312" w:author="PR Preview" w:date="2026-01-01T00:00:00Z">
          <w:r>
            <w:rPr>
              <w:rStyle w:val="Hyperlink"/>
            </w:rPr>
            <w:delText xml:space="preserve">Definition 5 in Matrices</w:delText>
          </w:r>
        </w:del>
      </w:hyperlink>
      <w:del w:id="313" w:author="PR Preview" w:date="2026-01-01T00:00:00Z">
        <w:r>
          <w:delText xml:space="preserve">).</w:delText>
        </w:r>
      </w:del>
    </w:p>
    <w:p>
      <w:pPr>
        <w:pStyle w:val="BodyText"/>
      </w:pPr>
      <w:ins w:id="314" w:author="PR Preview" w:date="2026-01-01T00:00:00Z">
        <w:r>
          <w:rPr>
            <w:i/>
            <w:iCs/>
          </w:rPr>
          <w:t xml:space="preserve">Proof</w:t>
        </w:r>
      </w:ins>
      <w:ins w:id="315" w:author="PR Preview" w:date="2026-01-01T00:00:00Z">
        <w:r>
          <w:t xml:space="preserve">. </w:t>
        </w:r>
      </w:ins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upper triangular,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with diagonal entries</w:t>
        </w:r>
      </w:ins>
      <w:ins w:id="320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(</w:t>
        </w:r>
      </w:ins>
      <w:hyperlink r:id="rId40">
        <w:ins w:id="323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324" w:author="PR Preview" w:date="2026-01-01T00:00:00Z">
        <w:r>
          <w:t xml:space="preserve">,</w:t>
        </w:r>
      </w:ins>
      <w:ins w:id="325" w:author="PR Preview" w:date="2026-01-01T00:00:00Z">
        <w:r>
          <w:t xml:space="preserve"> </w:t>
        </w:r>
      </w:ins>
      <w:hyperlink r:id="rId41">
        <w:ins w:id="326" w:author="PR Preview" w:date="2026-01-01T00:00:00Z">
          <w:r>
            <w:rPr>
              <w:rStyle w:val="Hyperlink"/>
            </w:rPr>
            <w:t xml:space="preserve">Definition 5 in Matrices</w:t>
          </w:r>
        </w:ins>
      </w:hyperlink>
      <w:ins w:id="327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del w:id="328" w:author="PR Preview" w:date="2026-01-01T00:00:00Z">
        <w:r>
          <w:rPr>
            <w:b/>
            <w:bCs/>
          </w:rPr>
          <w:delText xml:space="preserve">Definition 2 (Similar matrices)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Two</w:delText>
        </w:r>
      </w:del>
      <w:del w:id="33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matrices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and</w:delText>
        </w:r>
      </w:del>
      <w:del w:id="33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are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rPr>
            <w:b/>
            <w:bCs/>
          </w:rPr>
          <w:delText xml:space="preserve">similar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if</w:delText>
        </w:r>
      </w:del>
      <w:del w:id="34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for some invertible</w:delText>
        </w:r>
      </w:del>
      <w:del w:id="3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matrix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(</w:delText>
        </w:r>
      </w:del>
      <w:hyperlink r:id="rId15">
        <w:del w:id="353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354" w:author="PR Preview" w:date="2026-01-01T00:00:00Z">
        <w:r>
          <w:delText xml:space="preserve">).</w:delText>
        </w:r>
      </w:del>
    </w:p>
    <w:p>
      <w:pPr>
        <w:pStyle w:val="FirstParagraph"/>
      </w:pPr>
      <w:ins w:id="355" w:author="PR Preview" w:date="2026-01-01T00:00:00Z">
        <w:r>
          <w:rPr>
            <w:b/>
            <w:bCs/>
          </w:rPr>
          <w:t xml:space="preserve">Definition 3 (Similar matrices)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Two</w:t>
        </w:r>
      </w:ins>
      <w:ins w:id="3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matrices</w:t>
        </w:r>
      </w:ins>
      <w:ins w:id="3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and</w:t>
        </w:r>
      </w:ins>
      <w:ins w:id="36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are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rPr>
            <w:b/>
            <w:bCs/>
          </w:rPr>
          <w:t xml:space="preserve">similar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if</w:t>
        </w:r>
      </w:ins>
      <w:ins w:id="37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for some invertible</w:t>
        </w:r>
      </w:ins>
      <w:ins w:id="37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matrix</w:t>
        </w:r>
      </w:ins>
      <w:ins w:id="37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(</w:t>
        </w:r>
      </w:ins>
      <w:hyperlink r:id="rId15">
        <w:ins w:id="380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381" w:author="PR Preview" w:date="2026-01-01T00:00:00Z">
        <w:r>
          <w:t xml:space="preserve">).</w:t>
        </w:r>
      </w:ins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del w:id="382" w:author="PR Preview" w:date="2026-01-01T00:00:00Z">
        <w:r>
          <w:rPr>
            <w:b/>
            <w:bCs/>
          </w:rPr>
          <w:delText xml:space="preserve">Theorem 6 (Similar matrices have the same eigenvalues)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If</w:delText>
        </w:r>
      </w:del>
      <w:del w:id="38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(</w:delText>
        </w:r>
      </w:del>
      <w:hyperlink w:anchor="def-similar">
        <w:del w:id="388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89" w:author="PR Preview" w:date="2026-01-01T00:00:00Z">
        <w:r>
          <w:delText xml:space="preserve">),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then</w:delText>
        </w:r>
      </w:del>
      <w:del w:id="39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is an eigenvector of</w:delText>
        </w:r>
      </w:del>
      <w:del w:id="3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for</w:delText>
        </w:r>
      </w:del>
      <w:del w:id="398" w:author="PR Preview" w:date="2026-01-01T00:00:00Z">
        <w:r>
          <w:delText xml:space="preserve"> </w:delText>
        </w:r>
      </w:del>
      <m:oMath>
        <m:r>
          <m:t>λ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exactly when</w:delText>
        </w:r>
      </w:del>
      <w:del w:id="40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is an eigenvector of</w:delText>
        </w:r>
      </w:del>
      <w:del w:id="40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for</w:delText>
        </w:r>
      </w:del>
      <w:del w:id="407" w:author="PR Preview" w:date="2026-01-01T00:00:00Z">
        <w:r>
          <w:delText xml:space="preserve"> </w:delText>
        </w:r>
      </w:del>
      <m:oMath>
        <m:r>
          <m:t>λ</m:t>
        </m:r>
      </m:oMath>
      <w:del w:id="408" w:author="PR Preview" w:date="2026-01-01T00:00:00Z">
        <w:r>
          <w:delText xml:space="preserve">.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So</w:delText>
        </w:r>
      </w:del>
      <w:del w:id="4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and</w:delText>
        </w:r>
      </w:del>
      <w:del w:id="41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have the same eigenvalues.</w:delText>
        </w:r>
      </w:del>
    </w:p>
    <w:p>
      <w:pPr>
        <w:pStyle w:val="BodyText"/>
      </w:pPr>
      <w:ins w:id="417" w:author="PR Preview" w:date="2026-01-01T00:00:00Z">
        <w:r>
          <w:rPr>
            <w:b/>
            <w:bCs/>
          </w:rPr>
          <w:t xml:space="preserve">Theorem 6 (Similar matrices have the same eigenvalues)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If</w:t>
        </w:r>
      </w:ins>
      <w:ins w:id="42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(</w:t>
        </w:r>
      </w:ins>
      <w:hyperlink w:anchor="def-similar">
        <w:ins w:id="42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24" w:author="PR Preview" w:date="2026-01-01T00:00:00Z">
        <w:r>
          <w:t xml:space="preserve">),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then</w:t>
        </w:r>
      </w:ins>
      <w:ins w:id="4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is an eigenvector of</w:t>
        </w:r>
      </w:ins>
      <w:ins w:id="4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for</w:t>
        </w:r>
      </w:ins>
      <w:ins w:id="433" w:author="PR Preview" w:date="2026-01-01T00:00:00Z">
        <w:r>
          <w:t xml:space="preserve"> </w:t>
        </w:r>
      </w:ins>
      <m:oMath>
        <m:r>
          <m:t>λ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exactly when</w:t>
        </w:r>
      </w:ins>
      <w:ins w:id="43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is an eigenvector of</w:t>
        </w:r>
      </w:ins>
      <w:ins w:id="43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for</w:t>
        </w:r>
      </w:ins>
      <w:ins w:id="442" w:author="PR Preview" w:date="2026-01-01T00:00:00Z">
        <w:r>
          <w:t xml:space="preserve"> </w:t>
        </w:r>
      </w:ins>
      <m:oMath>
        <m:r>
          <m:t>λ</m:t>
        </m:r>
      </m:oMath>
      <w:ins w:id="443" w:author="PR Preview" w:date="2026-01-01T00:00:00Z">
        <w:r>
          <w:t xml:space="preserve">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So</w:t>
        </w:r>
      </w:ins>
      <w:ins w:id="4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and</w:t>
        </w:r>
      </w:ins>
      <w:ins w:id="44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have the same eigenvalues.</w:t>
        </w:r>
      </w:ins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del w:id="452" w:author="PR Preview" w:date="2026-01-01T00:00:00Z">
        <w:r>
          <w:delText xml:space="preserve">(</w:delText>
        </w:r>
      </w:del>
      <w:hyperlink r:id="rId57">
        <w:del w:id="453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454" w:author="PR Preview" w:date="2026-01-01T00:00:00Z">
        <w:r>
          <w:delText xml:space="preserve">, 2,</w:delText>
        </w:r>
      </w:del>
      <w:del w:id="455" w:author="PR Preview" w:date="2026-01-01T00:00:00Z">
        <w:r>
          <w:delText xml:space="preserve"> </w:delText>
        </w:r>
      </w:del>
      <w:hyperlink r:id="rId60">
        <w:del w:id="456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57" w:author="PR Preview" w:date="2026-01-01T00:00:00Z">
        <w:r>
          <w:delText xml:space="preserve">,</w:delText>
        </w:r>
      </w:del>
      <w:del w:id="458" w:author="PR Preview" w:date="2026-01-01T00:00:00Z">
        <w:r>
          <w:delText xml:space="preserve"> </w:delText>
        </w:r>
      </w:del>
      <w:hyperlink r:id="rId61">
        <w:del w:id="459" w:author="PR Preview" w:date="2026-01-01T00:00:00Z">
          <w:r>
            <w:rPr>
              <w:rStyle w:val="Hyperlink"/>
            </w:rPr>
            <w:delText xml:space="preserve">Definition 11 in Matrices</w:delText>
          </w:r>
        </w:del>
      </w:hyperlink>
      <w:del w:id="460" w:author="PR Preview" w:date="2026-01-01T00:00:00Z">
        <w:r>
          <w:delText xml:space="preserve">),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which is false.</w:delText>
        </w:r>
      </w:del>
    </w:p>
    <w:p>
      <w:pPr>
        <w:pStyle w:val="FirstParagraph"/>
      </w:pPr>
      <w:ins w:id="463" w:author="PR Preview" w:date="2026-01-01T00:00:00Z">
        <w:r>
          <w:t xml:space="preserve">(</w:t>
        </w:r>
      </w:ins>
      <w:hyperlink r:id="rId57">
        <w:ins w:id="464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465" w:author="PR Preview" w:date="2026-01-01T00:00:00Z">
        <w:r>
          <w:t xml:space="preserve">, 2,</w:t>
        </w:r>
      </w:ins>
      <w:ins w:id="466" w:author="PR Preview" w:date="2026-01-01T00:00:00Z">
        <w:r>
          <w:t xml:space="preserve"> </w:t>
        </w:r>
      </w:ins>
      <w:hyperlink r:id="rId60">
        <w:ins w:id="467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468" w:author="PR Preview" w:date="2026-01-01T00:00:00Z">
        <w:r>
          <w:t xml:space="preserve">,</w:t>
        </w:r>
      </w:ins>
      <w:ins w:id="469" w:author="PR Preview" w:date="2026-01-01T00:00:00Z">
        <w:r>
          <w:t xml:space="preserve"> </w:t>
        </w:r>
      </w:ins>
      <w:hyperlink r:id="rId61">
        <w:ins w:id="470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471" w:author="PR Preview" w:date="2026-01-01T00:00:00Z">
        <w:r>
          <w:t xml:space="preserve">),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which is false.</w:t>
        </w:r>
      </w:ins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Definition 3 (Diagonalizable matrix)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</w:delText>
        </w:r>
      </w:del>
      <w:del w:id="47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matrix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rPr>
            <w:b/>
            <w:bCs/>
          </w:rPr>
          <w:delText xml:space="preserve">diagonalizable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if</w:delText>
        </w:r>
      </w:del>
      <w:del w:id="4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for some invertible</w:delText>
        </w:r>
      </w:del>
      <w:del w:id="49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matrix</w:delText>
        </w:r>
      </w:del>
      <w:del w:id="49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and diagonal</w:delText>
        </w:r>
      </w:del>
      <w:del w:id="49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matrix</w:delText>
        </w:r>
      </w:del>
      <w:del w:id="499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(</w:delText>
        </w:r>
      </w:del>
      <w:hyperlink r:id="rId66">
        <w:del w:id="502" w:author="PR Preview" w:date="2026-01-01T00:00:00Z">
          <w:r>
            <w:rPr>
              <w:rStyle w:val="Hyperlink"/>
            </w:rPr>
            <w:delText xml:space="preserve">Definition 4 in Special Matrices and Decompositions</w:delText>
          </w:r>
        </w:del>
      </w:hyperlink>
      <w:del w:id="503" w:author="PR Preview" w:date="2026-01-01T00:00:00Z">
        <w:r>
          <w:delText xml:space="preserve">);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by</w:delText>
        </w:r>
      </w:del>
      <w:del w:id="506" w:author="PR Preview" w:date="2026-01-01T00:00:00Z">
        <w:r>
          <w:delText xml:space="preserve"> </w:delText>
        </w:r>
      </w:del>
      <w:hyperlink w:anchor="rem-similar-both-ways">
        <w:del w:id="507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508" w:author="PR Preview" w:date="2026-01-01T00:00:00Z">
        <w:r>
          <w:delText xml:space="preserve">, that is the same as</w:delText>
        </w:r>
      </w:del>
      <w:del w:id="509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del w:id="510" w:author="PR Preview" w:date="2026-01-01T00:00:00Z">
        <w:r>
          <w:delText xml:space="preserve">,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so a diagonalizable matrix is one similar to a diagonal matrix (</w:delText>
        </w:r>
      </w:del>
      <w:hyperlink w:anchor="def-similar">
        <w:del w:id="51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14" w:author="PR Preview" w:date="2026-01-01T00:00:00Z">
        <w:r>
          <w:delText xml:space="preserve">).</w:delText>
        </w:r>
      </w:del>
    </w:p>
    <w:p>
      <w:pPr>
        <w:pStyle w:val="BodyText"/>
      </w:pPr>
      <w:ins w:id="515" w:author="PR Preview" w:date="2026-01-01T00:00:00Z">
        <w:r>
          <w:rPr>
            <w:b/>
            <w:bCs/>
          </w:rPr>
          <w:t xml:space="preserve">Definition 4 (Diagonalizable matrix)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</w:t>
        </w:r>
      </w:ins>
      <w:ins w:id="5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matrix</w:t>
        </w:r>
      </w:ins>
      <w:ins w:id="5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is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rPr>
            <w:b/>
            <w:bCs/>
          </w:rPr>
          <w:t xml:space="preserve">diagonalizable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if</w:t>
        </w:r>
      </w:ins>
      <w:ins w:id="5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for some invertible</w:t>
        </w:r>
      </w:ins>
      <w:ins w:id="5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matrix</w:t>
        </w:r>
      </w:ins>
      <w:ins w:id="53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and diagonal</w:t>
        </w:r>
      </w:ins>
      <w:ins w:id="5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matrix</w:t>
        </w:r>
      </w:ins>
      <w:ins w:id="540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(</w:t>
        </w:r>
      </w:ins>
      <w:hyperlink r:id="rId66">
        <w:ins w:id="543" w:author="PR Preview" w:date="2026-01-01T00:00:00Z">
          <w:r>
            <w:rPr>
              <w:rStyle w:val="Hyperlink"/>
            </w:rPr>
            <w:t xml:space="preserve">Definition 4 in Special Matrices and Decompositions</w:t>
          </w:r>
        </w:ins>
      </w:hyperlink>
      <w:ins w:id="544" w:author="PR Preview" w:date="2026-01-01T00:00:00Z">
        <w:r>
          <w:t xml:space="preserve">);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by</w:t>
        </w:r>
      </w:ins>
      <w:ins w:id="547" w:author="PR Preview" w:date="2026-01-01T00:00:00Z">
        <w:r>
          <w:t xml:space="preserve"> </w:t>
        </w:r>
      </w:ins>
      <w:hyperlink w:anchor="rem-similar-both-ways">
        <w:ins w:id="548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549" w:author="PR Preview" w:date="2026-01-01T00:00:00Z">
        <w:r>
          <w:t xml:space="preserve">, that is the same as</w:t>
        </w:r>
      </w:ins>
      <w:ins w:id="550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so a diagonalizable matrix is one similar to a diagonal matrix (</w:t>
        </w:r>
      </w:ins>
      <w:hyperlink w:anchor="def-similar">
        <w:ins w:id="55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55" w:author="PR Preview" w:date="2026-01-01T00:00:00Z">
        <w:r>
          <w:t xml:space="preserve">).</w:t>
        </w:r>
      </w:ins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del w:id="556" w:author="PR Preview" w:date="2026-01-01T00:00:00Z">
        <w:r>
          <w:rPr>
            <w:b/>
            <w:bCs/>
          </w:rPr>
          <w:delText xml:space="preserve">Theorem 8 (Diagonalizable means a basis of eigenvectors)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</w:delText>
        </w:r>
      </w:del>
      <w:del w:id="55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matrix</w:delText>
        </w:r>
      </w:del>
      <w:del w:id="5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is diagonalizable (</w:delText>
        </w:r>
      </w:del>
      <w:hyperlink w:anchor="def-diagonalizable">
        <w:del w:id="56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566" w:author="PR Preview" w:date="2026-01-01T00:00:00Z">
        <w:r>
          <w:delText xml:space="preserve">)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exactly when it has</w:delText>
        </w:r>
      </w:del>
      <w:del w:id="569" w:author="PR Preview" w:date="2026-01-01T00:00:00Z">
        <w:r>
          <w:delText xml:space="preserve"> </w:delText>
        </w:r>
      </w:del>
      <m:oMath>
        <m:r>
          <m:t>p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linearly independent eigenvectors.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Then</w:delText>
        </w:r>
      </w:del>
      <w:del w:id="5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with the eigenvectors as the columns of</w:delText>
        </w:r>
      </w:del>
      <w:del w:id="57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and their eigenvalues, in the same order, on the diagonal of</w:delText>
        </w:r>
      </w:del>
      <w:del w:id="580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581" w:author="PR Preview" w:date="2026-01-01T00:00:00Z">
        <w:r>
          <w:delText xml:space="preserve">.</w:delText>
        </w:r>
      </w:del>
    </w:p>
    <w:p>
      <w:pPr>
        <w:pStyle w:val="FirstParagraph"/>
      </w:pPr>
      <w:ins w:id="582" w:author="PR Preview" w:date="2026-01-01T00:00:00Z">
        <w:r>
          <w:rPr>
            <w:b/>
            <w:bCs/>
          </w:rPr>
          <w:t xml:space="preserve">Theorem 8 (Diagonalizable means a basis of eigenvectors)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A</w:t>
        </w:r>
      </w:ins>
      <w:ins w:id="5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matrix</w:t>
        </w:r>
      </w:ins>
      <w:ins w:id="5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is diagonalizable (</w:t>
        </w:r>
      </w:ins>
      <w:hyperlink w:anchor="def-diagonalizable">
        <w:ins w:id="59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92" w:author="PR Preview" w:date="2026-01-01T00:00:00Z">
        <w:r>
          <w:t xml:space="preserve">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exactly when it has</w:t>
        </w:r>
      </w:ins>
      <w:ins w:id="595" w:author="PR Preview" w:date="2026-01-01T00:00:00Z">
        <w:r>
          <w:t xml:space="preserve"> </w:t>
        </w:r>
      </w:ins>
      <m:oMath>
        <m:r>
          <m:t>p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linearly independent eigenvectors.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Then</w:t>
        </w:r>
      </w:ins>
      <w:ins w:id="6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with the eigenvectors as the columns of</w:t>
        </w:r>
      </w:ins>
      <w:ins w:id="60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and their eigenvalues, in the same order, on the diagonal of</w:t>
        </w:r>
      </w:ins>
      <w:ins w:id="606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607" w:author="PR Preview" w:date="2026-01-01T00:00:00Z">
        <w:r>
          <w:t xml:space="preserve">.</w:t>
        </w:r>
      </w:ins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del w:id="608" w:author="PR Preview" w:date="2026-01-01T00:00:00Z">
        <w:r>
          <w:rPr>
            <w:b/>
            <w:bCs/>
          </w:rPr>
          <w:delText xml:space="preserve">Example 12 (Building the diagonalization from eigenvectors)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The eigenvectors</w:delText>
        </w:r>
      </w:del>
      <w:del w:id="6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and</w:delText>
        </w:r>
      </w:del>
      <w:del w:id="6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of</w:delText>
        </w:r>
      </w:del>
      <w:del w:id="6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are linearly independent (</w:delText>
        </w:r>
      </w:del>
      <w:hyperlink w:anchor="exm-eigenvectors-independent">
        <w:del w:id="62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621" w:author="PR Preview" w:date="2026-01-01T00:00:00Z">
        <w:r>
          <w:delText xml:space="preserve">),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so with</w:delText>
        </w:r>
      </w:del>
      <w:del w:id="62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and</w:delText>
        </w:r>
      </w:del>
      <w:del w:id="62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28" w:author="PR Preview" w:date="2026-01-01T00:00:00Z">
        <w:r>
          <w:delText xml:space="preserve">,</w:delText>
        </w:r>
      </w:del>
      <w:del w:id="6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630" w:author="PR Preview" w:date="2026-01-01T00:00:00Z">
        <w:r>
          <w:delText xml:space="preserve">;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by</w:delText>
        </w:r>
      </w:del>
      <w:del w:id="633" w:author="PR Preview" w:date="2026-01-01T00:00:00Z">
        <w:r>
          <w:delText xml:space="preserve"> </w:delText>
        </w:r>
      </w:del>
      <w:hyperlink w:anchor="rem-similar-both-ways">
        <w:del w:id="634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this is the similarity of</w:delText>
        </w:r>
      </w:del>
      <w:del w:id="637" w:author="PR Preview" w:date="2026-01-01T00:00:00Z">
        <w:r>
          <w:delText xml:space="preserve"> </w:delText>
        </w:r>
      </w:del>
      <w:hyperlink w:anchor="exm-similar">
        <w:del w:id="638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639" w:author="PR Preview" w:date="2026-01-01T00:00:00Z">
        <w:r>
          <w:delText xml:space="preserve">, with</w:delText>
        </w:r>
      </w:del>
      <w:del w:id="64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del w:id="641" w:author="PR Preview" w:date="2026-01-01T00:00:00Z">
        <w:r>
          <w:delText xml:space="preserve">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Because</w:delText>
        </w:r>
      </w:del>
      <w:del w:id="6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is symmetric,</w:delText>
        </w:r>
      </w:del>
      <w:del w:id="647" w:author="PR Preview" w:date="2026-01-01T00:00:00Z">
        <w:r>
          <w:delText xml:space="preserve"> </w:delText>
        </w:r>
      </w:del>
      <w:hyperlink r:id="rId14">
        <w:del w:id="648" w:author="PR Preview" w:date="2026-01-01T00:00:00Z">
          <w:r>
            <w:rPr>
              <w:rStyle w:val="Hyperlink"/>
            </w:rPr>
            <w:delText xml:space="preserve">Theorem 11 in Special Matrices and Decompositions</w:delText>
          </w:r>
        </w:del>
      </w:hyperlink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even gives such a factorization with orthonormal eigenvectors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(</w:delText>
        </w:r>
      </w:del>
      <w:hyperlink r:id="rId73">
        <w:del w:id="653" w:author="PR Preview" w:date="2026-01-01T00:00:00Z">
          <w:r>
            <w:rPr>
              <w:rStyle w:val="Hyperlink"/>
            </w:rPr>
            <w:delText xml:space="preserve">Definition 17 in Special Matrices and Decompositions</w:delText>
          </w:r>
        </w:del>
      </w:hyperlink>
      <w:del w:id="654" w:author="PR Preview" w:date="2026-01-01T00:00:00Z">
        <w:r>
          <w:delText xml:space="preserve">):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dividing each column of</w:delText>
        </w:r>
      </w:del>
      <w:del w:id="65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by its length</w:delText>
        </w:r>
      </w:del>
      <w:del w:id="660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gives one.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By contrast, every eigenvector of</w:delText>
        </w:r>
      </w:del>
      <w:del w:id="665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in</w:delText>
        </w:r>
      </w:del>
      <w:del w:id="668" w:author="PR Preview" w:date="2026-01-01T00:00:00Z">
        <w:r>
          <w:delText xml:space="preserve"> </w:delText>
        </w:r>
      </w:del>
      <w:hyperlink w:anchor="exm-eigenspace">
        <w:del w:id="669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has the form</w:delText>
        </w:r>
      </w:del>
      <w:del w:id="6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73" w:author="PR Preview" w:date="2026-01-01T00:00:00Z">
        <w:r>
          <w:delText xml:space="preserve">,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so any two of them are multiples of each other,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and</w:delText>
        </w:r>
      </w:del>
      <w:del w:id="678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has no two linearly independent eigenvectors: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another way to see that it is not diagonalizable.</w:delText>
        </w:r>
      </w:del>
    </w:p>
    <w:p>
      <w:pPr>
        <w:pStyle w:val="BodyText"/>
      </w:pPr>
      <w:ins w:id="683" w:author="PR Preview" w:date="2026-01-01T00:00:00Z">
        <w:r>
          <w:rPr>
            <w:b/>
            <w:bCs/>
          </w:rPr>
          <w:t xml:space="preserve">Example 12 (Building the diagonalization from eigenvectors)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 eigenvectors</w:t>
        </w:r>
      </w:ins>
      <w:ins w:id="6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and</w:t>
        </w:r>
      </w:ins>
      <w:ins w:id="6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of</w:t>
        </w:r>
      </w:ins>
      <w:ins w:id="6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are linearly independent (</w:t>
        </w:r>
      </w:ins>
      <w:hyperlink w:anchor="exm-eigenvectors-independent">
        <w:ins w:id="695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96" w:author="PR Preview" w:date="2026-01-01T00:00:00Z">
        <w:r>
          <w:t xml:space="preserve">),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so with</w:t>
        </w:r>
      </w:ins>
      <w:ins w:id="69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and</w:t>
        </w:r>
      </w:ins>
      <w:ins w:id="702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03" w:author="PR Preview" w:date="2026-01-01T00:00:00Z">
        <w:r>
          <w:t xml:space="preserve">,</w:t>
        </w:r>
      </w:ins>
      <w:ins w:id="7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05" w:author="PR Preview" w:date="2026-01-01T00:00:00Z">
        <w:r>
          <w:t xml:space="preserve">;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by</w:t>
        </w:r>
      </w:ins>
      <w:ins w:id="708" w:author="PR Preview" w:date="2026-01-01T00:00:00Z">
        <w:r>
          <w:t xml:space="preserve"> </w:t>
        </w:r>
      </w:ins>
      <w:hyperlink w:anchor="rem-similar-both-ways">
        <w:ins w:id="709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this is the similarity of</w:t>
        </w:r>
      </w:ins>
      <w:ins w:id="712" w:author="PR Preview" w:date="2026-01-01T00:00:00Z">
        <w:r>
          <w:t xml:space="preserve"> </w:t>
        </w:r>
      </w:ins>
      <w:hyperlink w:anchor="exm-similar">
        <w:ins w:id="713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714" w:author="PR Preview" w:date="2026-01-01T00:00:00Z">
        <w:r>
          <w:t xml:space="preserve">, with</w:t>
        </w:r>
      </w:ins>
      <w:ins w:id="71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Because</w:t>
        </w:r>
      </w:ins>
      <w:ins w:id="7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 symmetric,</w:t>
        </w:r>
      </w:ins>
      <w:ins w:id="722" w:author="PR Preview" w:date="2026-01-01T00:00:00Z">
        <w:r>
          <w:t xml:space="preserve"> </w:t>
        </w:r>
      </w:ins>
      <w:hyperlink r:id="rId14">
        <w:ins w:id="723" w:author="PR Preview" w:date="2026-01-01T00:00:00Z">
          <w:r>
            <w:rPr>
              <w:rStyle w:val="Hyperlink"/>
            </w:rPr>
            <w:t xml:space="preserve">Theorem 11 in Special Matrices and Decompositions</w:t>
          </w:r>
        </w:ins>
      </w:hyperlink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even gives such a factorization with orthonormal eigenvectors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(</w:t>
        </w:r>
      </w:ins>
      <w:hyperlink r:id="rId73">
        <w:ins w:id="728" w:author="PR Preview" w:date="2026-01-01T00:00:00Z">
          <w:r>
            <w:rPr>
              <w:rStyle w:val="Hyperlink"/>
            </w:rPr>
            <w:t xml:space="preserve">Definition 18 in Special Matrices and Decompositions</w:t>
          </w:r>
        </w:ins>
      </w:hyperlink>
      <w:ins w:id="729" w:author="PR Preview" w:date="2026-01-01T00:00:00Z">
        <w:r>
          <w:t xml:space="preserve">):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dividing each column of</w:t>
        </w:r>
      </w:ins>
      <w:ins w:id="73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by its length</w:t>
        </w:r>
      </w:ins>
      <w:ins w:id="73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gives one.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By contrast, every eigenvector of</w:t>
        </w:r>
      </w:ins>
      <w:ins w:id="740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</w:t>
        </w:r>
      </w:ins>
      <w:ins w:id="743" w:author="PR Preview" w:date="2026-01-01T00:00:00Z">
        <w:r>
          <w:t xml:space="preserve"> </w:t>
        </w:r>
      </w:ins>
      <w:hyperlink w:anchor="exm-eigenspace">
        <w:ins w:id="74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has the form</w:t>
        </w:r>
      </w:ins>
      <w:ins w:id="7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48" w:author="PR Preview" w:date="2026-01-01T00:00:00Z">
        <w:r>
          <w:t xml:space="preserve">,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so any two of them are multiples of each other,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and</w:t>
        </w:r>
      </w:ins>
      <w:ins w:id="753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has no two linearly independent eigenvectors: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another way to see that it is not diagonalizable.</w:t>
        </w:r>
      </w:ins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del w:id="758" w:author="PR Preview" w:date="2026-01-01T00:00:00Z">
        <w:r>
          <w:rPr>
            <w:b/>
            <w:bCs/>
          </w:rPr>
          <w:delText xml:space="preserve">Theorem 9 (Powers of a diagonalizable matrix)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If</w:delText>
        </w:r>
      </w:del>
      <w:del w:id="7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(</w:delText>
        </w:r>
      </w:del>
      <w:hyperlink w:anchor="def-diagonalizable">
        <w:del w:id="76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65" w:author="PR Preview" w:date="2026-01-01T00:00:00Z">
        <w:r>
          <w:delText xml:space="preserve">)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with</w:delText>
        </w:r>
      </w:del>
      <w:del w:id="768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769" w:author="PR Preview" w:date="2026-01-01T00:00:00Z">
        <w:r>
          <w:delText xml:space="preserve">,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then for every positive integer</w:delText>
        </w:r>
      </w:del>
      <w:del w:id="772" w:author="PR Preview" w:date="2026-01-01T00:00:00Z">
        <w:r>
          <w:delText xml:space="preserve"> </w:delText>
        </w:r>
      </w:del>
      <m:oMath>
        <m:r>
          <m:t>k</m:t>
        </m:r>
      </m:oMath>
      <w:del w:id="773" w:author="PR Preview" w:date="2026-01-01T00:00:00Z">
        <w:r>
          <w:delText xml:space="preserve">,</w:delText>
        </w:r>
      </w:del>
      <w:del w:id="77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and</w:delText>
        </w:r>
      </w:del>
      <w:del w:id="777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del w:id="778" w:author="PR Preview" w:date="2026-01-01T00:00:00Z">
        <w:r>
          <w:delText xml:space="preserve">.</w:delText>
        </w:r>
      </w:del>
    </w:p>
    <w:p>
      <w:pPr>
        <w:pStyle w:val="BodyText"/>
      </w:pPr>
      <w:ins w:id="779" w:author="PR Preview" w:date="2026-01-01T00:00:00Z">
        <w:r>
          <w:rPr>
            <w:b/>
            <w:bCs/>
          </w:rPr>
          <w:t xml:space="preserve">Theorem 9 (Powers of a diagonalizable matrix)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If</w:t>
        </w:r>
      </w:ins>
      <w:ins w:id="7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(</w:t>
        </w:r>
      </w:ins>
      <w:hyperlink w:anchor="def-diagonalizable">
        <w:ins w:id="78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86" w:author="PR Preview" w:date="2026-01-01T00:00:00Z">
        <w:r>
          <w:t xml:space="preserve">)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with</w:t>
        </w:r>
      </w:ins>
      <w:ins w:id="78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790" w:author="PR Preview" w:date="2026-01-01T00:00:00Z">
        <w:r>
          <w:t xml:space="preserve">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then for every positive integer</w:t>
        </w:r>
      </w:ins>
      <w:ins w:id="793" w:author="PR Preview" w:date="2026-01-01T00:00:00Z">
        <w:r>
          <w:t xml:space="preserve"> </w:t>
        </w:r>
      </w:ins>
      <m:oMath>
        <m:r>
          <m:t>k</m:t>
        </m:r>
      </m:oMath>
      <w:ins w:id="794" w:author="PR Preview" w:date="2026-01-01T00:00:00Z">
        <w:r>
          <w:t xml:space="preserve">,</w:t>
        </w:r>
      </w:ins>
      <w:ins w:id="79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and</w:t>
        </w:r>
      </w:ins>
      <w:ins w:id="798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ins w:id="799" w:author="PR Preview" w:date="2026-01-01T00:00:00Z">
        <w:r>
          <w:t xml:space="preserve">.</w:t>
        </w:r>
      </w:ins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is positive semidefinite (</w:delText>
        </w:r>
      </w:del>
      <w:hyperlink r:id="rId83">
        <w:del w:id="802" w:author="PR Preview" w:date="2026-01-01T00:00:00Z">
          <w:r>
            <w:rPr>
              <w:rStyle w:val="Hyperlink"/>
            </w:rPr>
            <w:delText xml:space="preserve">Definition 19 in Special Matrices and Decompositions</w:delText>
          </w:r>
        </w:del>
      </w:hyperlink>
      <w:del w:id="803" w:author="PR Preview" w:date="2026-01-01T00:00:00Z">
        <w:r>
          <w:delText xml:space="preserve">)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exactly when</w:delText>
        </w:r>
      </w:del>
      <w:del w:id="8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for some matrix</w:delText>
        </w:r>
      </w:del>
      <w:del w:id="80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with</w:delText>
        </w:r>
      </w:del>
      <w:del w:id="812" w:author="PR Preview" w:date="2026-01-01T00:00:00Z">
        <w:r>
          <w:delText xml:space="preserve"> </w:delText>
        </w:r>
      </w:del>
      <m:oMath>
        <m:r>
          <m:t>p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columns.</w:delText>
        </w:r>
      </w:del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is positive definite (</w:delText>
        </w:r>
      </w:del>
      <w:hyperlink r:id="rId84">
        <w:del w:id="817" w:author="PR Preview" w:date="2026-01-01T00:00:00Z">
          <w:r>
            <w:rPr>
              <w:rStyle w:val="Hyperlink"/>
            </w:rPr>
            <w:delText xml:space="preserve">Definition 20 in Special Matrices and Decompositions</w:delText>
          </w:r>
        </w:del>
      </w:hyperlink>
      <w:del w:id="818" w:author="PR Preview" w:date="2026-01-01T00:00:00Z">
        <w:r>
          <w:delText xml:space="preserve">)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exactly when</w:delText>
        </w:r>
      </w:del>
      <w:del w:id="8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for some matrix</w:delText>
        </w:r>
      </w:del>
      <w:del w:id="82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with</w:delText>
        </w:r>
      </w:del>
      <w:del w:id="827" w:author="PR Preview" w:date="2026-01-01T00:00:00Z">
        <w:r>
          <w:delText xml:space="preserve"> </w:delText>
        </w:r>
      </w:del>
      <m:oMath>
        <m:r>
          <m:t>p</m:t>
        </m:r>
      </m:oMath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linearly independent columns.</w:delText>
        </w:r>
      </w:del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is positive semidefinite (</w:t>
        </w:r>
      </w:ins>
      <w:hyperlink r:id="rId83">
        <w:ins w:id="832" w:author="PR Preview" w:date="2026-01-01T00:00:00Z">
          <w:r>
            <w:rPr>
              <w:rStyle w:val="Hyperlink"/>
            </w:rPr>
            <w:t xml:space="preserve">Definition 21 in Special Matrices and Decompositions</w:t>
          </w:r>
        </w:ins>
      </w:hyperlink>
      <w:ins w:id="833" w:author="PR Preview" w:date="2026-01-01T00:00:00Z">
        <w:r>
          <w:t xml:space="preserve">)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exactly when</w:t>
        </w:r>
      </w:ins>
      <w:ins w:id="8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for some matrix</w:t>
        </w:r>
      </w:ins>
      <w:ins w:id="83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with</w:t>
        </w:r>
      </w:ins>
      <w:ins w:id="842" w:author="PR Preview" w:date="2026-01-01T00:00:00Z">
        <w:r>
          <w:t xml:space="preserve"> </w:t>
        </w:r>
      </w:ins>
      <m:oMath>
        <m:r>
          <m:t>p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columns.</w:t>
        </w:r>
      </w:ins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is positive definite (</w:t>
        </w:r>
      </w:ins>
      <w:hyperlink r:id="rId84">
        <w:ins w:id="847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848" w:author="PR Preview" w:date="2026-01-01T00:00:00Z">
        <w:r>
          <w:t xml:space="preserve">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exactly when</w:t>
        </w:r>
      </w:ins>
      <w:ins w:id="8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for some matrix</w:t>
        </w:r>
      </w:ins>
      <w:ins w:id="85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with</w:t>
        </w:r>
      </w:ins>
      <w:ins w:id="857" w:author="PR Preview" w:date="2026-01-01T00:00:00Z">
        <w:r>
          <w:t xml:space="preserve"> </w:t>
        </w:r>
      </w:ins>
      <m:oMath>
        <m:r>
          <m:t>p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linearly independent columns.</w:t>
        </w:r>
      </w:ins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del w:id="860" w:author="PR Preview" w:date="2026-01-01T00:00:00Z">
        <w:r>
          <w:delText xml:space="preserve">If</w:delText>
        </w:r>
      </w:del>
      <w:del w:id="861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is a</w:delText>
        </w:r>
      </w:del>
      <w:del w:id="8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positive definite matrix (</w:delText>
        </w:r>
      </w:del>
      <w:hyperlink r:id="rId84">
        <w:del w:id="867" w:author="PR Preview" w:date="2026-01-01T00:00:00Z">
          <w:r>
            <w:rPr>
              <w:rStyle w:val="Hyperlink"/>
            </w:rPr>
            <w:delText xml:space="preserve">Definition 20 in Special Matrices and Decompositions</w:delText>
          </w:r>
        </w:del>
      </w:hyperlink>
      <w:del w:id="868" w:author="PR Preview" w:date="2026-01-01T00:00:00Z">
        <w:r>
          <w:delText xml:space="preserve">)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and</w:delText>
        </w:r>
      </w:del>
      <w:del w:id="8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is a</w:delText>
        </w:r>
      </w:del>
      <w:del w:id="87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k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matrix with</w:delText>
        </w:r>
      </w:del>
      <w:del w:id="877" w:author="PR Preview" w:date="2026-01-01T00:00:00Z">
        <w:r>
          <w:delText xml:space="preserve"> </w:delText>
        </w:r>
      </w:del>
      <m:oMath>
        <m:r>
          <m:t>k</m:t>
        </m:r>
      </m:oMath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linearly independent columns,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then the</w:delText>
        </w:r>
      </w:del>
      <w:del w:id="88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matrix</w:delText>
        </w:r>
      </w:del>
      <w:del w:id="88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is positive definite.</w:delText>
        </w:r>
      </w:del>
    </w:p>
    <w:p>
      <w:pPr>
        <w:pStyle w:val="Compact"/>
        <w:numPr>
          <w:ilvl w:val="0"/>
          <w:numId w:val="1013"/>
        </w:numPr>
      </w:pPr>
      <w:ins w:id="888" w:author="PR Preview" w:date="2026-01-01T00:00:00Z">
        <w:r>
          <w:t xml:space="preserve">If</w:t>
        </w:r>
      </w:ins>
      <w:ins w:id="88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is a</w:t>
        </w:r>
      </w:ins>
      <w:ins w:id="8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positive definite matrix (</w:t>
        </w:r>
      </w:ins>
      <w:hyperlink r:id="rId84">
        <w:ins w:id="895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896" w:author="PR Preview" w:date="2026-01-01T00:00:00Z">
        <w:r>
          <w:t xml:space="preserve">)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and</w:t>
        </w:r>
      </w:ins>
      <w:ins w:id="8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is a</w:t>
        </w:r>
      </w:ins>
      <w:ins w:id="9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k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matrix with</w:t>
        </w:r>
      </w:ins>
      <w:ins w:id="905" w:author="PR Preview" w:date="2026-01-01T00:00:00Z">
        <w:r>
          <w:t xml:space="preserve"> </w:t>
        </w:r>
      </w:ins>
      <m:oMath>
        <m:r>
          <m:t>k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linearly independent columns,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then the</w:t>
        </w:r>
      </w:ins>
      <w:ins w:id="9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matrix</w:t>
        </w:r>
      </w:ins>
      <w:ins w:id="91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is positive definite.</w:t>
        </w:r>
      </w:ins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del w:id="916" w:author="PR Preview" w:date="2026-01-01T00:00:00Z">
        <w:r>
          <w:rPr>
            <w:b/>
            <w:bCs/>
          </w:rPr>
          <w:delText xml:space="preserve">Definition 4 (Block matrix)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Split the rows of an</w:delText>
        </w:r>
      </w:del>
      <w:del w:id="91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matrix</w:delText>
        </w:r>
      </w:del>
      <w:del w:id="92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into the first</w:delText>
        </w:r>
      </w:del>
      <w:del w:id="925" w:author="PR Preview" w:date="2026-01-01T00:00:00Z">
        <w:r>
          <w:delText xml:space="preserve"> </w:delText>
        </w:r>
      </w:del>
      <m:oMath>
        <m:r>
          <m:t>k</m:t>
        </m:r>
      </m:oMath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and the last</w:delText>
        </w:r>
      </w:del>
      <w:del w:id="92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−</m:t>
        </m:r>
        <m:r>
          <m:t>k</m:t>
        </m:r>
      </m:oMath>
      <w:del w:id="929" w:author="PR Preview" w:date="2026-01-01T00:00:00Z">
        <w:r>
          <w:delText xml:space="preserve">,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and its columns into the first</w:delText>
        </w:r>
      </w:del>
      <w:del w:id="932" w:author="PR Preview" w:date="2026-01-01T00:00:00Z">
        <w:r>
          <w:delText xml:space="preserve"> </w:delText>
        </w:r>
      </w:del>
      <m:oMath>
        <m:r>
          <m:t>l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and the last</w:delText>
        </w:r>
      </w:del>
      <w:del w:id="9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l</m:t>
        </m:r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with</w:delText>
        </w:r>
      </w:del>
      <w:del w:id="93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and</w:delText>
        </w:r>
      </w:del>
      <w:del w:id="94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del w:id="943" w:author="PR Preview" w:date="2026-01-01T00:00:00Z">
        <w:r>
          <w:delText xml:space="preserve">.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This cuts</w:delText>
        </w:r>
      </w:del>
      <w:del w:id="94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into four smaller matrices, its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rPr>
            <w:b/>
            <w:bCs/>
          </w:rPr>
          <w:delText xml:space="preserve">blocks</w:delText>
        </w:r>
      </w:del>
      <w:del w:id="951" w:author="PR Preview" w:date="2026-01-01T00:00:00Z">
        <w:r>
          <w:delText xml:space="preserve">:</w:delText>
        </w:r>
      </w:del>
    </w:p>
    <w:p>
      <w:pPr>
        <w:pStyle w:val="FirstParagraph"/>
      </w:pPr>
      <w:ins w:id="952" w:author="PR Preview" w:date="2026-01-01T00:00:00Z">
        <w:r>
          <w:rPr>
            <w:b/>
            <w:bCs/>
          </w:rPr>
          <w:t xml:space="preserve">Definition 5 (Block matrix)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Split the rows of an</w:t>
        </w:r>
      </w:ins>
      <w:ins w:id="95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matrix</w:t>
        </w:r>
      </w:ins>
      <w:ins w:id="95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into the first</w:t>
        </w:r>
      </w:ins>
      <w:ins w:id="961" w:author="PR Preview" w:date="2026-01-01T00:00:00Z">
        <w:r>
          <w:t xml:space="preserve"> </w:t>
        </w:r>
      </w:ins>
      <m:oMath>
        <m:r>
          <m:t>k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and the last</w:t>
        </w:r>
      </w:ins>
      <w:ins w:id="96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k</m:t>
        </m:r>
      </m:oMath>
      <w:ins w:id="965" w:author="PR Preview" w:date="2026-01-01T00:00:00Z">
        <w:r>
          <w:t xml:space="preserve">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and its columns into the first</w:t>
        </w:r>
      </w:ins>
      <w:ins w:id="968" w:author="PR Preview" w:date="2026-01-01T00:00:00Z">
        <w:r>
          <w:t xml:space="preserve"> </w:t>
        </w:r>
      </w:ins>
      <m:oMath>
        <m:r>
          <m:t>l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and the last</w:t>
        </w:r>
      </w:ins>
      <w:ins w:id="9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l</m:t>
        </m:r>
      </m:oMath>
      <w:ins w:id="972" w:author="PR Preview" w:date="2026-01-01T00:00:00Z">
        <w:r>
          <w:t xml:space="preserve">,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with</w:t>
        </w:r>
      </w:ins>
      <w:ins w:id="9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and</w:t>
        </w:r>
      </w:ins>
      <w:ins w:id="97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ins w:id="979" w:author="PR Preview" w:date="2026-01-01T00:00:00Z">
        <w:r>
          <w:t xml:space="preserve">.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This cuts</w:t>
        </w:r>
      </w:ins>
      <w:ins w:id="98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into four smaller matrices, its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rPr>
            <w:b/>
            <w:bCs/>
          </w:rPr>
          <w:t xml:space="preserve">blocks</w:t>
        </w:r>
      </w:ins>
      <w:ins w:id="9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del w:id="988" w:author="PR Preview" w:date="2026-01-01T00:00:00Z">
        <w:r>
          <w:rPr>
            <w:b/>
            <w:bCs/>
          </w:rPr>
          <w:delText xml:space="preserve">Definition 5 (Leading block (top-left block) of a square matrix)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When</w:delText>
        </w:r>
      </w:del>
      <w:del w:id="99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is</w:delText>
        </w:r>
      </w:del>
      <w:del w:id="99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and</w:delText>
        </w:r>
      </w:del>
      <w:del w:id="99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del w:id="998" w:author="PR Preview" w:date="2026-01-01T00:00:00Z">
        <w:r>
          <w:delText xml:space="preserve">,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the</w:delText>
        </w:r>
      </w:del>
      <w:del w:id="100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matrix of the entries</w:delText>
        </w:r>
      </w:del>
      <w:del w:id="10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with</w:delText>
        </w:r>
      </w:del>
      <w:del w:id="100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is the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rPr>
            <w:b/>
            <w:bCs/>
          </w:rPr>
          <w:delText xml:space="preserve">leading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(or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rPr>
            <w:b/>
            <w:bCs/>
          </w:rPr>
          <w:delText xml:space="preserve">top-left</w:delText>
        </w:r>
      </w:del>
      <w:del w:id="1016" w:author="PR Preview" w:date="2026-01-01T00:00:00Z">
        <w:r>
          <w:delText xml:space="preserve">)</w:delText>
        </w:r>
      </w:del>
      <w:del w:id="101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rPr>
            <w:b/>
            <w:bCs/>
          </w:rPr>
          <w:delText xml:space="preserve">block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of</w:delText>
        </w:r>
      </w:del>
      <w:del w:id="102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023" w:author="PR Preview" w:date="2026-01-01T00:00:00Z">
        <w:r>
          <w:delText xml:space="preserve">;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for</w:delText>
        </w:r>
      </w:del>
      <w:del w:id="102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&lt;</m:t>
        </m:r>
        <m:r>
          <m:t>n</m:t>
        </m:r>
      </m:oMath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it is the block</w:delText>
        </w:r>
      </w:del>
      <w:del w:id="10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of</w:delText>
        </w:r>
      </w:del>
      <w:del w:id="1032" w:author="PR Preview" w:date="2026-01-01T00:00:00Z">
        <w:r>
          <w:delText xml:space="preserve"> </w:delText>
        </w:r>
      </w:del>
      <w:hyperlink w:anchor="def-block-matrix">
        <w:del w:id="103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with</w:delText>
        </w:r>
      </w:del>
      <w:del w:id="1036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k</m:t>
        </m:r>
      </m:oMath>
      <w:del w:id="1037" w:author="PR Preview" w:date="2026-01-01T00:00:00Z">
        <w:r>
          <w:delText xml:space="preserve">,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and for</w:delText>
        </w:r>
      </w:del>
      <w:del w:id="104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it is</w:delText>
        </w:r>
      </w:del>
      <w:del w:id="104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itself.</w:delText>
        </w:r>
      </w:del>
    </w:p>
    <w:p>
      <w:pPr>
        <w:pStyle w:val="BodyText"/>
      </w:pPr>
      <w:del w:id="1046" w:author="PR Preview" w:date="2026-01-01T00:00:00Z">
        <w:r>
          <w:rPr>
            <w:b/>
            <w:bCs/>
          </w:rPr>
          <w:delText xml:space="preserve">Theorem 12 (Leading blocks of a positive definite matrix are positive definite)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Let</w:delText>
        </w:r>
      </w:del>
      <w:del w:id="104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be a</w:delText>
        </w:r>
      </w:del>
      <w:del w:id="105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positive definite matrix (</w:delText>
        </w:r>
      </w:del>
      <w:hyperlink r:id="rId84">
        <w:del w:id="1055" w:author="PR Preview" w:date="2026-01-01T00:00:00Z">
          <w:r>
            <w:rPr>
              <w:rStyle w:val="Hyperlink"/>
            </w:rPr>
            <w:delText xml:space="preserve">Definition 20 in Special Matrices and Decompositions</w:delText>
          </w:r>
        </w:del>
      </w:hyperlink>
      <w:del w:id="1056" w:author="PR Preview" w:date="2026-01-01T00:00:00Z">
        <w:r>
          <w:delText xml:space="preserve">),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and for</w:delText>
        </w:r>
      </w:del>
      <w:del w:id="105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let</w:delText>
        </w:r>
      </w:del>
      <w:del w:id="106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be its leading</w:delText>
        </w:r>
      </w:del>
      <w:del w:id="106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block (</w:delText>
        </w:r>
      </w:del>
      <w:hyperlink w:anchor="def-block-matrix">
        <w:del w:id="106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069" w:author="PR Preview" w:date="2026-01-01T00:00:00Z">
        <w:r>
          <w:delText xml:space="preserve">),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with entries</w:delText>
        </w:r>
      </w:del>
      <w:del w:id="107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for</w:delText>
        </w:r>
      </w:del>
      <w:del w:id="107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del w:id="1076" w:author="PR Preview" w:date="2026-01-01T00:00:00Z">
        <w:r>
          <w:delText xml:space="preserve">.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Then</w:delText>
        </w:r>
      </w:del>
      <w:del w:id="107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is positive definite.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Also, every diagonal entry of a positive definite matrix is positive.</w:delText>
        </w:r>
      </w:del>
    </w:p>
    <w:p>
      <w:pPr>
        <w:pStyle w:val="BodyText"/>
      </w:pPr>
      <w:ins w:id="1084" w:author="PR Preview" w:date="2026-01-01T00:00:00Z">
        <w:r>
          <w:rPr>
            <w:b/>
            <w:bCs/>
          </w:rPr>
          <w:t xml:space="preserve">Definition 6 (Leading block (top-left block) of a square matrix)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When</w:t>
        </w:r>
      </w:ins>
      <w:ins w:id="108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is</w:t>
        </w:r>
      </w:ins>
      <w:ins w:id="10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and</w:t>
        </w:r>
      </w:ins>
      <w:ins w:id="10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1094" w:author="PR Preview" w:date="2026-01-01T00:00:00Z">
        <w:r>
          <w:t xml:space="preserve">,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the</w:t>
        </w:r>
      </w:ins>
      <w:ins w:id="109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matrix of the entries</w:t>
        </w:r>
      </w:ins>
      <w:ins w:id="11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with</w:t>
        </w:r>
      </w:ins>
      <w:ins w:id="110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is the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rPr>
            <w:b/>
            <w:bCs/>
          </w:rPr>
          <w:t xml:space="preserve">leading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(or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rPr>
            <w:b/>
            <w:bCs/>
          </w:rPr>
          <w:t xml:space="preserve">top-left</w:t>
        </w:r>
      </w:ins>
      <w:ins w:id="1112" w:author="PR Preview" w:date="2026-01-01T00:00:00Z">
        <w:r>
          <w:t xml:space="preserve">)</w:t>
        </w:r>
      </w:ins>
      <w:ins w:id="111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rPr>
            <w:b/>
            <w:bCs/>
          </w:rPr>
          <w:t xml:space="preserve">block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of</w:t>
        </w:r>
      </w:ins>
      <w:ins w:id="111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119" w:author="PR Preview" w:date="2026-01-01T00:00:00Z">
        <w:r>
          <w:t xml:space="preserve">;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for</w:t>
        </w:r>
      </w:ins>
      <w:ins w:id="112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&lt;</m:t>
        </m:r>
        <m:r>
          <m:t>n</m:t>
        </m:r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it is the block</w:t>
        </w:r>
      </w:ins>
      <w:ins w:id="11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of</w:t>
        </w:r>
      </w:ins>
      <w:ins w:id="1128" w:author="PR Preview" w:date="2026-01-01T00:00:00Z">
        <w:r>
          <w:t xml:space="preserve"> </w:t>
        </w:r>
      </w:ins>
      <w:hyperlink w:anchor="def-block-matrix">
        <w:ins w:id="112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with</w:t>
        </w:r>
      </w:ins>
      <w:ins w:id="113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k</m:t>
        </m:r>
      </m:oMath>
      <w:ins w:id="1133" w:author="PR Preview" w:date="2026-01-01T00:00:00Z">
        <w:r>
          <w:t xml:space="preserve">,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and for</w:t>
        </w:r>
      </w:ins>
      <w:ins w:id="113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it is</w:t>
        </w:r>
      </w:ins>
      <w:ins w:id="113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itself.</w:t>
        </w:r>
      </w:ins>
    </w:p>
    <w:bookmarkEnd w:id="101"/>
    <w:bookmarkStart w:id="102" w:name="thm-pd-submatrix"/>
    <w:p>
      <w:pPr>
        <w:pStyle w:val="BodyText"/>
      </w:pPr>
      <w:ins w:id="1142" w:author="PR Preview" w:date="2026-01-01T00:00:00Z">
        <w:r>
          <w:rPr>
            <w:b/>
            <w:bCs/>
          </w:rPr>
          <w:t xml:space="preserve">Theorem 12 (Leading blocks of a positive definite matrix are positive definite)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Let</w:t>
        </w:r>
      </w:ins>
      <w:ins w:id="114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be a</w:t>
        </w:r>
      </w:ins>
      <w:ins w:id="11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positive definite matrix (</w:t>
        </w:r>
      </w:ins>
      <w:hyperlink r:id="rId84">
        <w:ins w:id="1151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1152" w:author="PR Preview" w:date="2026-01-01T00:00:00Z">
        <w:r>
          <w:t xml:space="preserve">),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and for</w:t>
        </w:r>
      </w:ins>
      <w:ins w:id="115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let</w:t>
        </w:r>
      </w:ins>
      <w:ins w:id="115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be its leading</w:t>
        </w:r>
      </w:ins>
      <w:ins w:id="116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block (</w:t>
        </w:r>
      </w:ins>
      <w:hyperlink w:anchor="def-block-matrix">
        <w:ins w:id="116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165" w:author="PR Preview" w:date="2026-01-01T00:00:00Z">
        <w:r>
          <w:t xml:space="preserve">),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with entries</w:t>
        </w:r>
      </w:ins>
      <w:ins w:id="11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for</w:t>
        </w:r>
      </w:ins>
      <w:ins w:id="117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ins w:id="1172" w:author="PR Preview" w:date="2026-01-01T00:00:00Z">
        <w:r>
          <w:t xml:space="preserve">.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Then</w:t>
        </w:r>
      </w:ins>
      <w:ins w:id="117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is positive definite.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Also, every diagonal entry of a positive definite matrix is positive.</w:t>
        </w:r>
      </w:ins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80" w:author="PR Preview" w:date="2026-01-01T00:00:00Z">
        <w:r>
          <w:delText xml:space="preserve">For the diagonal entry</w:delText>
        </w:r>
      </w:del>
      <w:del w:id="118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del w:id="1182" w:author="PR Preview" w:date="2026-01-01T00:00:00Z">
        <w:r>
          <w:delText xml:space="preserve">, take</w:delText>
        </w:r>
      </w:del>
      <w:del w:id="118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(</w:delText>
        </w:r>
      </w:del>
      <w:hyperlink r:id="rId20">
        <w:del w:id="1186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1187" w:author="PR Preview" w:date="2026-01-01T00:00:00Z">
        <w:r>
          <w:delText xml:space="preserve">), which is nonzero:</w:delText>
        </w:r>
      </w:del>
    </w:p>
    <w:p>
      <w:pPr>
        <w:pStyle w:val="FirstParagraph"/>
      </w:pPr>
      <w:ins w:id="1188" w:author="PR Preview" w:date="2026-01-01T00:00:00Z">
        <w:r>
          <w:t xml:space="preserve">For the diagonal entry</w:t>
        </w:r>
      </w:ins>
      <w:ins w:id="11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ins w:id="1190" w:author="PR Preview" w:date="2026-01-01T00:00:00Z">
        <w:r>
          <w:t xml:space="preserve">, take</w:t>
        </w:r>
      </w:ins>
      <w:ins w:id="119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(</w:t>
        </w:r>
      </w:ins>
      <w:hyperlink r:id="rId20">
        <w:ins w:id="1194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1195" w:author="PR Preview" w:date="2026-01-01T00:00:00Z">
        <w:r>
          <w:t xml:space="preserve">), which is nonzero: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1196" w:author="PR Preview" w:date="2026-01-01T00:00:00Z">
        <w:r>
          <w:delText xml:space="preserve">(</w:delText>
        </w:r>
      </w:del>
      <w:hyperlink r:id="rId103">
        <w:del w:id="1197" w:author="PR Preview" w:date="2026-01-01T00:00:00Z">
          <w:r>
            <w:rPr>
              <w:rStyle w:val="Hyperlink"/>
            </w:rPr>
            <w:delText xml:space="preserve">Definition 23 in Special Matrices and Decompositions</w:delText>
          </w:r>
        </w:del>
      </w:hyperlink>
      <w:del w:id="1198" w:author="PR Preview" w:date="2026-01-01T00:00:00Z">
        <w:r>
          <w:delText xml:space="preserve">);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a positive determinant alone does not make a matrix positive definite.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And positive diagonal entries are not enough:</w:delText>
        </w:r>
      </w:del>
      <w:del w:id="1203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of</w:delText>
        </w:r>
      </w:del>
      <w:del w:id="1206" w:author="PR Preview" w:date="2026-01-01T00:00:00Z">
        <w:r>
          <w:delText xml:space="preserve"> </w:delText>
        </w:r>
      </w:del>
      <w:hyperlink r:id="rId91">
        <w:del w:id="1207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has them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but is not positive definite.</w:delText>
        </w:r>
      </w:del>
    </w:p>
    <w:p>
      <w:pPr>
        <w:pStyle w:val="BodyText"/>
      </w:pPr>
      <w:del w:id="1212" w:author="PR Preview" w:date="2026-01-01T00:00:00Z">
        <w:r>
          <w:rPr>
            <w:b/>
            <w:bCs/>
          </w:rPr>
          <w:delText xml:space="preserve">Theorem 13 (The quadratic form of a block matrix)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Let</w:delText>
        </w:r>
      </w:del>
      <w:del w:id="121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del w:id="1216" w:author="PR Preview" w:date="2026-01-01T00:00:00Z">
        <w:r>
          <w:delText xml:space="preserve">, let</w:delText>
        </w:r>
      </w:del>
      <w:del w:id="12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be a symmetric</w:delText>
        </w:r>
      </w:del>
      <w:del w:id="122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matrix,</w:delText>
        </w:r>
      </w:del>
      <w:del w:id="122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a</w:delText>
        </w:r>
      </w:del>
      <w:del w:id="122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matrix and</w:delText>
        </w:r>
      </w:del>
      <w:del w:id="1229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a symmetric</w:delText>
        </w:r>
      </w:del>
      <w:del w:id="123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m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matrix,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and let</w:delText>
        </w:r>
      </w:del>
      <w:del w:id="123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be the</w:delText>
        </w:r>
      </w:del>
      <w:del w:id="12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block matrix (</w:delText>
        </w:r>
      </w:del>
      <w:hyperlink w:anchor="def-block-matrix">
        <w:del w:id="124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44" w:author="PR Preview" w:date="2026-01-01T00:00:00Z">
        <w:r>
          <w:delText xml:space="preserve">)</w:delText>
        </w:r>
      </w:del>
    </w:p>
    <w:p>
      <w:pPr>
        <w:pStyle w:val="FirstParagraph"/>
      </w:pPr>
      <w:ins w:id="1245" w:author="PR Preview" w:date="2026-01-01T00:00:00Z">
        <w:r>
          <w:t xml:space="preserve">(</w:t>
        </w:r>
      </w:ins>
      <w:hyperlink r:id="rId103">
        <w:ins w:id="1246" w:author="PR Preview" w:date="2026-01-01T00:00:00Z">
          <w:r>
            <w:rPr>
              <w:rStyle w:val="Hyperlink"/>
            </w:rPr>
            <w:t xml:space="preserve">Definition 26 in Special Matrices and Decompositions</w:t>
          </w:r>
        </w:ins>
      </w:hyperlink>
      <w:ins w:id="1247" w:author="PR Preview" w:date="2026-01-01T00:00:00Z">
        <w:r>
          <w:t xml:space="preserve">);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a positive determinant alone does not make a matrix positive definite.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And positive diagonal entries are not enough:</w:t>
        </w:r>
      </w:ins>
      <w:ins w:id="125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of</w:t>
        </w:r>
      </w:ins>
      <w:ins w:id="1255" w:author="PR Preview" w:date="2026-01-01T00:00:00Z">
        <w:r>
          <w:t xml:space="preserve"> </w:t>
        </w:r>
      </w:ins>
      <w:hyperlink r:id="rId91">
        <w:ins w:id="1256" w:author="PR Preview" w:date="2026-01-01T00:00:00Z">
          <w:r>
            <w:rPr>
              <w:rStyle w:val="Hyperlink"/>
            </w:rPr>
            <w:t xml:space="preserve">Example 28 in Special Matrices and Decompositions</w:t>
          </w:r>
        </w:ins>
      </w:hyperlink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has them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but is not positive definite.</w:t>
        </w:r>
      </w:ins>
    </w:p>
    <w:bookmarkEnd w:id="104"/>
    <w:bookmarkStart w:id="107" w:name="thm-block-quadratic"/>
    <w:p>
      <w:pPr>
        <w:pStyle w:val="BodyText"/>
      </w:pPr>
      <w:ins w:id="1261" w:author="PR Preview" w:date="2026-01-01T00:00:00Z">
        <w:r>
          <w:rPr>
            <w:b/>
            <w:bCs/>
          </w:rPr>
          <w:t xml:space="preserve">Theorem 13 (The quadratic form of a block matrix)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Let</w:t>
        </w:r>
      </w:ins>
      <w:ins w:id="126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ins w:id="1265" w:author="PR Preview" w:date="2026-01-01T00:00:00Z">
        <w:r>
          <w:t xml:space="preserve">, let</w:t>
        </w:r>
      </w:ins>
      <w:ins w:id="12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be a symmetric</w:t>
        </w:r>
      </w:ins>
      <w:ins w:id="126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matrix,</w:t>
        </w:r>
      </w:ins>
      <w:ins w:id="127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a</w:t>
        </w:r>
      </w:ins>
      <w:ins w:id="127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matrix and</w:t>
        </w:r>
      </w:ins>
      <w:ins w:id="127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a symmetric</w:t>
        </w:r>
      </w:ins>
      <w:ins w:id="128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matrix,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and let</w:t>
        </w:r>
      </w:ins>
      <w:ins w:id="128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be the</w:t>
        </w:r>
      </w:ins>
      <w:ins w:id="12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block matrix (</w:t>
        </w:r>
      </w:ins>
      <w:hyperlink w:anchor="def-block-matrix">
        <w:ins w:id="129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293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del w:id="1294" w:author="PR Preview" w:date="2026-01-01T00:00:00Z">
        <w:r>
          <w:rPr>
            <w:b/>
            <w:bCs/>
          </w:rPr>
          <w:delText xml:space="preserve">Definition 6 (Schur complement)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For a block matrix</w:delText>
        </w:r>
      </w:del>
      <w:del w:id="129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as in</w:delText>
        </w:r>
      </w:del>
      <w:del w:id="1300" w:author="PR Preview" w:date="2026-01-01T00:00:00Z">
        <w:r>
          <w:delText xml:space="preserve"> </w:delText>
        </w:r>
      </w:del>
      <w:hyperlink w:anchor="thm-block-quadratic">
        <w:del w:id="1301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with</w:delText>
        </w:r>
      </w:del>
      <w:del w:id="13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invertible,</w:delText>
        </w:r>
      </w:del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the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rPr>
            <w:b/>
            <w:bCs/>
          </w:rPr>
          <w:delText xml:space="preserve">Schur complement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of</w:delText>
        </w:r>
      </w:del>
      <w:del w:id="13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in</w:delText>
        </w:r>
      </w:del>
      <w:del w:id="131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is the</w:delText>
        </w:r>
      </w:del>
      <w:del w:id="131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m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matrix</w:delText>
        </w:r>
      </w:del>
      <w:del w:id="132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defined in</w:delText>
        </w:r>
      </w:del>
      <w:del w:id="1325" w:author="PR Preview" w:date="2026-01-01T00:00:00Z">
        <w:r>
          <w:delText xml:space="preserve"> </w:delText>
        </w:r>
      </w:del>
      <w:hyperlink w:anchor="thm-block-quadratic">
        <w:del w:id="1326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327" w:author="PR Preview" w:date="2026-01-01T00:00:00Z">
        <w:r>
          <w:delText xml:space="preserve">.</w:delText>
        </w:r>
      </w:del>
    </w:p>
    <w:p>
      <w:pPr>
        <w:pStyle w:val="FirstParagraph"/>
      </w:pPr>
      <w:ins w:id="1328" w:author="PR Preview" w:date="2026-01-01T00:00:00Z">
        <w:r>
          <w:rPr>
            <w:b/>
            <w:bCs/>
          </w:rPr>
          <w:t xml:space="preserve">Definition 7 (Schur complement)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For a block matrix</w:t>
        </w:r>
      </w:ins>
      <w:ins w:id="133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as in</w:t>
        </w:r>
      </w:ins>
      <w:ins w:id="1334" w:author="PR Preview" w:date="2026-01-01T00:00:00Z">
        <w:r>
          <w:t xml:space="preserve"> </w:t>
        </w:r>
      </w:ins>
      <w:hyperlink w:anchor="thm-block-quadratic">
        <w:ins w:id="133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with</w:t>
        </w:r>
      </w:ins>
      <w:ins w:id="13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invertible,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the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rPr>
            <w:b/>
            <w:bCs/>
          </w:rPr>
          <w:t xml:space="preserve">Schur complement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of</w:t>
        </w:r>
      </w:ins>
      <w:ins w:id="13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in</w:t>
        </w:r>
      </w:ins>
      <w:ins w:id="135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is the</w:t>
        </w:r>
      </w:ins>
      <w:ins w:id="135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matrix</w:t>
        </w:r>
      </w:ins>
      <w:ins w:id="135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defined in</w:t>
        </w:r>
      </w:ins>
      <w:ins w:id="1359" w:author="PR Preview" w:date="2026-01-01T00:00:00Z">
        <w:r>
          <w:t xml:space="preserve"> </w:t>
        </w:r>
      </w:ins>
      <w:hyperlink w:anchor="thm-block-quadratic">
        <w:ins w:id="136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361" w:author="PR Preview" w:date="2026-01-01T00:00:00Z">
        <w:r>
          <w:t xml:space="preserve">.</w:t>
        </w:r>
      </w:ins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del w:id="1362" w:author="PR Preview" w:date="2026-01-01T00:00:00Z">
        <w:r>
          <w:rPr>
            <w:b/>
            <w:bCs/>
          </w:rPr>
          <w:delText xml:space="preserve">Theorem 14 (Schur complement test)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Let</w:delText>
        </w:r>
      </w:del>
      <w:del w:id="136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be as in</w:delText>
        </w:r>
      </w:del>
      <w:del w:id="1368" w:author="PR Preview" w:date="2026-01-01T00:00:00Z">
        <w:r>
          <w:delText xml:space="preserve"> </w:delText>
        </w:r>
      </w:del>
      <w:hyperlink w:anchor="thm-block-quadratic">
        <w:del w:id="1369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370" w:author="PR Preview" w:date="2026-01-01T00:00:00Z">
        <w:r>
          <w:delText xml:space="preserve">.</w:delText>
        </w:r>
      </w:del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Then</w:delText>
        </w:r>
      </w:del>
      <w:del w:id="137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is positive definite (</w:delText>
        </w:r>
      </w:del>
      <w:hyperlink r:id="rId84">
        <w:del w:id="1376" w:author="PR Preview" w:date="2026-01-01T00:00:00Z">
          <w:r>
            <w:rPr>
              <w:rStyle w:val="Hyperlink"/>
            </w:rPr>
            <w:delText xml:space="preserve">Definition 20 in Special Matrices and Decompositions</w:delText>
          </w:r>
        </w:del>
      </w:hyperlink>
      <w:del w:id="1377" w:author="PR Preview" w:date="2026-01-01T00:00:00Z">
        <w:r>
          <w:delText xml:space="preserve">)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exactly when</w:delText>
        </w:r>
      </w:del>
      <w:del w:id="13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is positive definite</w:delText>
        </w:r>
      </w:del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and its Schur complement</w:delText>
        </w:r>
      </w:del>
      <w:del w:id="138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(</w:delText>
        </w:r>
      </w:del>
      <w:hyperlink w:anchor="def-schur-complement">
        <w:del w:id="138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389" w:author="PR Preview" w:date="2026-01-01T00:00:00Z">
        <w:r>
          <w:delText xml:space="preserve">) is positive definite.</w:delText>
        </w:r>
      </w:del>
    </w:p>
    <w:p>
      <w:pPr>
        <w:pStyle w:val="FirstParagraph"/>
      </w:pPr>
      <w:ins w:id="1390" w:author="PR Preview" w:date="2026-01-01T00:00:00Z">
        <w:r>
          <w:rPr>
            <w:b/>
            <w:bCs/>
          </w:rPr>
          <w:t xml:space="preserve">Theorem 14 (Schur complement test)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Let</w:t>
        </w:r>
      </w:ins>
      <w:ins w:id="139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be as in</w:t>
        </w:r>
      </w:ins>
      <w:ins w:id="1396" w:author="PR Preview" w:date="2026-01-01T00:00:00Z">
        <w:r>
          <w:t xml:space="preserve"> </w:t>
        </w:r>
      </w:ins>
      <w:hyperlink w:anchor="thm-block-quadratic">
        <w:ins w:id="139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398" w:author="PR Preview" w:date="2026-01-01T00:00:00Z">
        <w:r>
          <w:t xml:space="preserve">.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Then</w:t>
        </w:r>
      </w:ins>
      <w:ins w:id="140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is positive definite (</w:t>
        </w:r>
      </w:ins>
      <w:hyperlink r:id="rId84">
        <w:ins w:id="1404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1405" w:author="PR Preview" w:date="2026-01-01T00:00:00Z">
        <w:r>
          <w:t xml:space="preserve">)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exactly when</w:t>
        </w:r>
      </w:ins>
      <w:ins w:id="14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is positive definite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and its Schur complement</w:t>
        </w:r>
      </w:ins>
      <w:ins w:id="141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(</w:t>
        </w:r>
      </w:ins>
      <w:hyperlink w:anchor="def-schur-complement">
        <w:ins w:id="141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417" w:author="PR Preview" w:date="2026-01-01T00:00:00Z">
        <w:r>
          <w:t xml:space="preserve">) is positive definite.</w:t>
        </w:r>
      </w:ins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del w:id="1418" w:author="PR Preview" w:date="2026-01-01T00:00:00Z">
        <w:r>
          <w:rPr>
            <w:b/>
            <w:bCs/>
          </w:rPr>
          <w:delText xml:space="preserve">Theorem 15 (Cholesky factorization)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A</w:delText>
        </w:r>
      </w:del>
      <w:del w:id="14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matrix</w:delText>
        </w:r>
      </w:del>
      <w:del w:id="14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is positive definite (</w:delText>
        </w:r>
      </w:del>
      <w:hyperlink r:id="rId84">
        <w:del w:id="1427" w:author="PR Preview" w:date="2026-01-01T00:00:00Z">
          <w:r>
            <w:rPr>
              <w:rStyle w:val="Hyperlink"/>
            </w:rPr>
            <w:delText xml:space="preserve">Definition 20 in Special Matrices and Decompositions</w:delText>
          </w:r>
        </w:del>
      </w:hyperlink>
      <w:del w:id="1428" w:author="PR Preview" w:date="2026-01-01T00:00:00Z">
        <w:r>
          <w:delText xml:space="preserve">)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exactly when</w:delText>
        </w:r>
      </w:del>
      <w:del w:id="14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for some lower triangular</w:delText>
        </w:r>
      </w:del>
      <w:del w:id="143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(</w:delText>
        </w:r>
      </w:del>
      <w:hyperlink r:id="rId38">
        <w:del w:id="1437" w:author="PR Preview" w:date="2026-01-01T00:00:00Z">
          <w:r>
            <w:rPr>
              <w:rStyle w:val="Hyperlink"/>
            </w:rPr>
            <w:delText xml:space="preserve">Definition 7 in Projections and Linear Systems</w:delText>
          </w:r>
        </w:del>
      </w:hyperlink>
      <w:del w:id="1438" w:author="PR Preview" w:date="2026-01-01T00:00:00Z">
        <w:r>
          <w:delText xml:space="preserve">) with positive diagonal entries.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For a positive definite</w:delText>
        </w:r>
      </w:del>
      <w:del w:id="14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that</w:delText>
        </w:r>
      </w:del>
      <w:del w:id="144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is unique;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it is the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rPr>
            <w:b/>
            <w:bCs/>
          </w:rPr>
          <w:delText xml:space="preserve">Cholesky factor</w:delText>
        </w:r>
      </w:del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delText xml:space="preserve">of</w:delText>
        </w:r>
      </w:del>
      <w:del w:id="14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54" w:author="PR Preview" w:date="2026-01-01T00:00:00Z">
        <w:r>
          <w:delText xml:space="preserve">.</w:delText>
        </w:r>
      </w:del>
    </w:p>
    <w:p>
      <w:pPr>
        <w:pStyle w:val="FirstParagraph"/>
      </w:pPr>
      <w:ins w:id="1455" w:author="PR Preview" w:date="2026-01-01T00:00:00Z">
        <w:r>
          <w:rPr>
            <w:b/>
            <w:bCs/>
          </w:rPr>
          <w:t xml:space="preserve">Theorem 15 (Cholesky factorization)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A</w:t>
        </w:r>
      </w:ins>
      <w:ins w:id="14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matrix</w:t>
        </w:r>
      </w:ins>
      <w:ins w:id="14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is positive definite (</w:t>
        </w:r>
      </w:ins>
      <w:hyperlink r:id="rId84">
        <w:ins w:id="1464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1465" w:author="PR Preview" w:date="2026-01-01T00:00:00Z">
        <w:r>
          <w:t xml:space="preserve">)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exactly when</w:t>
        </w:r>
      </w:ins>
      <w:ins w:id="14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for some lower triangular</w:t>
        </w:r>
      </w:ins>
      <w:ins w:id="147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(</w:t>
        </w:r>
      </w:ins>
      <w:hyperlink r:id="rId115">
        <w:ins w:id="1474" w:author="PR Preview" w:date="2026-01-01T00:00:00Z">
          <w:r>
            <w:rPr>
              <w:rStyle w:val="Hyperlink"/>
            </w:rPr>
            <w:t xml:space="preserve">Definition 8 in Projections and Linear Systems</w:t>
          </w:r>
        </w:ins>
      </w:hyperlink>
      <w:ins w:id="1475" w:author="PR Preview" w:date="2026-01-01T00:00:00Z">
        <w:r>
          <w:t xml:space="preserve">) with positive diagonal entries.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For a positive definite</w:t>
        </w:r>
      </w:ins>
      <w:ins w:id="14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that</w:t>
        </w:r>
      </w:ins>
      <w:ins w:id="148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is unique;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it is the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rPr>
            <w:b/>
            <w:bCs/>
          </w:rPr>
          <w:t xml:space="preserve">Cholesky factor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of</w:t>
        </w:r>
      </w:ins>
      <w:ins w:id="14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91" w:author="PR Preview" w:date="2026-01-01T00:00:00Z">
        <w:r>
          <w:t xml:space="preserve">.</w:t>
        </w:r>
      </w:ins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92" w:author="PR Preview" w:date="2026-01-01T00:00:00Z">
        <w:r>
          <w:delText xml:space="preserve">Here</w:delText>
        </w:r>
      </w:del>
      <w:del w:id="149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is invertible with inverse</w:delText>
        </w:r>
      </w:del>
      <w:del w:id="149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del w:id="1497" w:author="PR Preview" w:date="2026-01-01T00:00:00Z">
        <w:r>
          <w:delText xml:space="preserve">,</w:delText>
        </w:r>
      </w:del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so with</w:delText>
        </w:r>
      </w:del>
      <w:del w:id="150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in</w:delText>
        </w:r>
      </w:del>
      <w:del w:id="1503" w:author="PR Preview" w:date="2026-01-01T00:00:00Z">
        <w:r>
          <w:delText xml:space="preserve"> </w:delText>
        </w:r>
      </w:del>
      <w:hyperlink w:anchor="def-schur-complement">
        <w:del w:id="150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505" w:author="PR Preview" w:date="2026-01-01T00:00:00Z">
        <w:r>
          <w:delText xml:space="preserve">,</w:delText>
        </w:r>
      </w:del>
    </w:p>
    <w:p>
      <w:pPr>
        <w:pStyle w:val="FirstParagraph"/>
      </w:pPr>
      <w:ins w:id="1506" w:author="PR Preview" w:date="2026-01-01T00:00:00Z">
        <w:r>
          <w:t xml:space="preserve">Here</w:t>
        </w:r>
      </w:ins>
      <w:ins w:id="150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is invertible with inverse</w:t>
        </w:r>
      </w:ins>
      <w:ins w:id="15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1511" w:author="PR Preview" w:date="2026-01-01T00:00:00Z">
        <w:r>
          <w:t xml:space="preserve">,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so with</w:t>
        </w:r>
      </w:ins>
      <w:ins w:id="151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in</w:t>
        </w:r>
      </w:ins>
      <w:ins w:id="1517" w:author="PR Preview" w:date="2026-01-01T00:00:00Z">
        <w:r>
          <w:t xml:space="preserve"> </w:t>
        </w:r>
      </w:ins>
      <w:hyperlink w:anchor="def-schur-complement">
        <w:ins w:id="151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51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2026-10-15T15:56:26Z</dcterms:created>
  <dcterms:modified xsi:type="dcterms:W3CDTF">2026-10-15T15:56:26Z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