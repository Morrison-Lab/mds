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(Complex vectors and matrices)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complex vector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length</w:delText>
        </w:r>
      </w:del>
      <w:del w:id="10" w:author="PR Preview" w:date="2026-01-01T00:00:00Z">
        <w:r>
          <w:delText xml:space="preserve"> </w:delText>
        </w:r>
      </w:del>
      <m:oMath>
        <m:r>
          <m:t>p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column vector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whose entries are</w:delText>
        </w:r>
      </w:del>
      <w:del w:id="15" w:author="PR Preview" w:date="2026-01-01T00:00:00Z">
        <w:r>
          <w:delText xml:space="preserve"> </w:delText>
        </w:r>
      </w:del>
      <w:hyperlink r:id="rId9">
        <w:del w:id="16" w:author="PR Preview" w:date="2026-01-01T00:00:00Z">
          <w:r>
            <w:rPr>
              <w:rStyle w:val="Hyperlink"/>
            </w:rPr>
            <w:delText xml:space="preserve">complex numbers</w:delText>
          </w:r>
        </w:del>
      </w:hyperlink>
      <w:del w:id="17" w:author="PR Preview" w:date="2026-01-01T00:00:00Z">
        <w:r>
          <w:delText xml:space="preserve">;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 set of all of them is denoted</w:delText>
        </w:r>
      </w:del>
      <w:del w:id="2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complex matrix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size</w:delText>
        </w:r>
      </w:del>
      <w:del w:id="2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a matrix with complex entries;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 set of all of them is denoted</w:delText>
        </w:r>
      </w:del>
      <w:del w:id="3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34" w:author="PR Preview" w:date="2026-01-01T00:00:00Z">
        <w:r>
          <w:delText xml:space="preserve">.</w:delText>
        </w:r>
      </w:del>
    </w:p>
    <w:p>
      <w:pPr>
        <w:pStyle w:val="FirstParagraph"/>
      </w:pPr>
      <w:ins w:id="35" w:author="PR Preview" w:date="2026-01-01T00:00:00Z">
        <w:r>
          <w:rPr>
            <w:b/>
            <w:bCs/>
          </w:rPr>
          <w:t xml:space="preserve">Definition 1 (Complex vector)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complex vector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length</w:t>
        </w:r>
      </w:ins>
      <w:ins w:id="42" w:author="PR Preview" w:date="2026-01-01T00:00:00Z">
        <w:r>
          <w:t xml:space="preserve"> </w:t>
        </w:r>
      </w:ins>
      <m:oMath>
        <m:r>
          <m:t>p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a column vector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whose entries are</w:t>
        </w:r>
      </w:ins>
      <w:ins w:id="47" w:author="PR Preview" w:date="2026-01-01T00:00:00Z">
        <w:r>
          <w:t xml:space="preserve"> </w:t>
        </w:r>
      </w:ins>
      <w:hyperlink r:id="rId9">
        <w:ins w:id="48" w:author="PR Preview" w:date="2026-01-01T00:00:00Z">
          <w:r>
            <w:rPr>
              <w:rStyle w:val="Hyperlink"/>
            </w:rPr>
            <w:t xml:space="preserve">complex numbers</w:t>
          </w:r>
        </w:ins>
      </w:hyperlink>
      <w:ins w:id="49" w:author="PR Preview" w:date="2026-01-01T00:00:00Z">
        <w:r>
          <w:t xml:space="preserve">;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set of all of them is denoted</w:t>
        </w:r>
      </w:ins>
      <w:ins w:id="5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ins w:id="53" w:author="PR Preview" w:date="2026-01-01T00:00:00Z">
        <w:r>
          <w:t xml:space="preserve">.</w:t>
        </w:r>
      </w:ins>
    </w:p>
    <w:bookmarkEnd w:id="10"/>
    <w:bookmarkStart w:id="11" w:name="def-complex-matrix"/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Definition 2 (Complex matrix)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complex matrix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size</w:t>
        </w:r>
      </w:ins>
      <w:ins w:id="6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a matrix with complex entries;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 set of all of them is denoted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67" w:author="PR Preview" w:date="2026-01-01T00:00:00Z">
        <w:r>
          <w:t xml:space="preserve">.</w:t>
        </w:r>
      </w:ins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del w:id="68" w:author="PR Preview" w:date="2026-01-01T00:00:00Z">
        <w:r>
          <w:rPr>
            <w:b/>
            <w:bCs/>
          </w:rPr>
          <w:delText xml:space="preserve">Definition 2 (Complex conjugate of a complex vector or matrix)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rPr>
            <w:b/>
            <w:bCs/>
          </w:rPr>
          <w:delText xml:space="preserve">complex conjugate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 a complex vector or matrix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takes the</w:delText>
        </w:r>
      </w:del>
      <w:del w:id="77" w:author="PR Preview" w:date="2026-01-01T00:00:00Z">
        <w:r>
          <w:delText xml:space="preserve"> </w:delText>
        </w:r>
      </w:del>
      <w:hyperlink r:id="rId13">
        <w:del w:id="78" w:author="PR Preview" w:date="2026-01-01T00:00:00Z">
          <w:r>
            <w:rPr>
              <w:rStyle w:val="Hyperlink"/>
            </w:rPr>
            <w:delText xml:space="preserve">complex conjugate</w:delText>
          </w:r>
        </w:del>
      </w:hyperlink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 each entry: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del w:id="82" w:author="PR Preview" w:date="2026-01-01T00:00:00Z">
        <w:r>
          <w:delText xml:space="preserve">.</w:delText>
        </w:r>
      </w:del>
    </w:p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Definition 3 (Conjugate transpose (Hermitian adjoint, Hermitian conjugate, transjugate))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The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conjugate transpose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(also called the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Hermitian adjoint</w:delText>
        </w:r>
      </w:del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rPr>
            <w:b/>
            <w:bCs/>
          </w:rPr>
          <w:delText xml:space="preserve">Hermitian conjugate</w:delText>
        </w:r>
      </w:del>
      <w:del w:id="95" w:author="PR Preview" w:date="2026-01-01T00:00:00Z">
        <w:r>
          <w:delText xml:space="preserve">, or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transjugate</w:delText>
        </w:r>
      </w:del>
      <w:del w:id="98" w:author="PR Preview" w:date="2026-01-01T00:00:00Z">
        <w:r>
          <w:delText xml:space="preserve">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of an</w:delText>
        </w:r>
      </w:del>
      <w:del w:id="10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complex matrix</w:delText>
        </w:r>
      </w:del>
      <w:del w:id="1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is the</w:delText>
        </w:r>
      </w:del>
      <w:del w:id="10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matrix</w:delText>
        </w:r>
      </w:del>
      <w:del w:id="11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obtained by transposing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 then taking the complex conjugate of each entry:</w:delText>
        </w:r>
      </w:del>
    </w:p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Definition 3 (Complex conjugate of a complex vector or matrix)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complex conjugate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 a complex vector or matrix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takes the</w:t>
        </w:r>
      </w:ins>
      <w:ins w:id="125" w:author="PR Preview" w:date="2026-01-01T00:00:00Z">
        <w:r>
          <w:t xml:space="preserve"> </w:t>
        </w:r>
      </w:ins>
      <w:hyperlink r:id="rId13">
        <w:ins w:id="126" w:author="PR Preview" w:date="2026-01-01T00:00:00Z">
          <w:r>
            <w:rPr>
              <w:rStyle w:val="Hyperlink"/>
            </w:rPr>
            <w:t xml:space="preserve">complex conjugate</w:t>
          </w:r>
        </w:ins>
      </w:hyperlink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 each entry:</w:t>
        </w:r>
      </w:ins>
      <w:ins w:id="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ins w:id="130" w:author="PR Preview" w:date="2026-01-01T00:00:00Z">
        <w:r>
          <w:t xml:space="preserve">.</w:t>
        </w:r>
      </w:ins>
    </w:p>
    <w:bookmarkEnd w:id="14"/>
    <w:bookmarkStart w:id="15" w:name="def-conjugate-transpose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4 (Conjugate transpose (Hermitian adjoint, Hermitian conjugate, transjugate))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b/>
            <w:bCs/>
          </w:rPr>
          <w:t xml:space="preserve">conjugate transpose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(also called the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Hermitian adjoint</w:t>
        </w:r>
      </w:ins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b/>
            <w:bCs/>
          </w:rPr>
          <w:t xml:space="preserve">Hermitian conjugate</w:t>
        </w:r>
      </w:ins>
      <w:ins w:id="143" w:author="PR Preview" w:date="2026-01-01T00:00:00Z">
        <w:r>
          <w:t xml:space="preserve">, or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transjugate</w:t>
        </w:r>
      </w:ins>
      <w:ins w:id="146" w:author="PR Preview" w:date="2026-01-01T00:00:00Z">
        <w:r>
          <w:t xml:space="preserve">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of an</w:t>
        </w:r>
      </w:ins>
      <w:ins w:id="14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complex matrix</w:t>
        </w:r>
      </w:ins>
      <w:ins w:id="1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the</w:t>
        </w:r>
      </w:ins>
      <w:ins w:id="1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matrix</w:t>
        </w:r>
      </w:ins>
      <w:ins w:id="1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obtained by transposing</w:t>
        </w:r>
      </w:ins>
      <w:ins w:id="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then taking the complex conjugate of each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del w:id="164" w:author="PR Preview" w:date="2026-01-01T00:00:00Z">
        <w:r>
          <w:rPr>
            <w:b/>
            <w:bCs/>
          </w:rPr>
          <w:delText xml:space="preserve">Theorem 1 (Properties of the Hermitian adjoint)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Let</w:delText>
        </w:r>
      </w:del>
      <w:del w:id="1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and</w:delText>
        </w:r>
      </w:del>
      <w:del w:id="17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be complex matrices of compatible dimensions,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and let</w:delText>
        </w:r>
      </w:del>
      <w:del w:id="17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be a scalar.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The Hermitian adjoint (</w:delText>
        </w:r>
      </w:del>
      <w:hyperlink w:anchor="def-conjugate-transpose">
        <w:del w:id="18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81" w:author="PR Preview" w:date="2026-01-01T00:00:00Z">
        <w:r>
          <w:delText xml:space="preserve">) satisfies:</w:delText>
        </w:r>
      </w:del>
    </w:p>
    <w:p>
      <w:pPr>
        <w:pStyle w:val="BodyText"/>
      </w:pPr>
      <w:ins w:id="182" w:author="PR Preview" w:date="2026-01-01T00:00:00Z">
        <w:r>
          <w:rPr>
            <w:b/>
            <w:bCs/>
          </w:rPr>
          <w:t xml:space="preserve">Theorem 1 (Properties of the Hermitian adjoint)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Let</w:t>
        </w:r>
      </w:ins>
      <w:ins w:id="1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</w:t>
        </w:r>
      </w:ins>
      <w:ins w:id="18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 complex matrices of compatible dimensions,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 let</w:t>
        </w:r>
      </w:ins>
      <w:ins w:id="19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be a scalar.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 Hermitian adjoint (</w:t>
        </w:r>
      </w:ins>
      <w:hyperlink w:anchor="def-conjugate-transpose">
        <w:ins w:id="19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9" w:author="PR Preview" w:date="2026-01-01T00:00:00Z">
        <w:r>
          <w:t xml:space="preserve">) satisfies: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del w:id="200" w:author="PR Preview" w:date="2026-01-01T00:00:00Z">
        <w:r>
          <w:rPr>
            <w:b/>
            <w:bCs/>
          </w:rPr>
          <w:delText xml:space="preserve">Definition 4 (Hermitian matrix (self-adjoint matrix))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 square complex matrix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is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rPr>
            <w:b/>
            <w:bCs/>
          </w:rPr>
          <w:delText xml:space="preserve">Hermitian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(or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rPr>
            <w:b/>
            <w:bCs/>
          </w:rPr>
          <w:delText xml:space="preserve">self-adjoint</w:delText>
        </w:r>
      </w:del>
      <w:del w:id="212" w:author="PR Preview" w:date="2026-01-01T00:00:00Z">
        <w:r>
          <w:delText xml:space="preserve">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if it equals its conjugate transpose (</w:delText>
        </w:r>
      </w:del>
      <w:hyperlink w:anchor="def-conjugate-transpose">
        <w:del w:id="21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6" w:author="PR Preview" w:date="2026-01-01T00:00:00Z">
        <w:r>
          <w:delText xml:space="preserve">):</w:delText>
        </w:r>
      </w:del>
    </w:p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Definition 5 (Hermitian matrix (self-adjoint matrix))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 square complex matrix</w:t>
        </w:r>
      </w:ins>
      <w:ins w:id="2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rPr>
            <w:b/>
            <w:bCs/>
          </w:rPr>
          <w:t xml:space="preserve">Hermitian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(or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b/>
            <w:bCs/>
          </w:rPr>
          <w:t xml:space="preserve">self-adjoint</w:t>
        </w:r>
      </w:ins>
      <w:ins w:id="229" w:author="PR Preview" w:date="2026-01-01T00:00:00Z">
        <w:r>
          <w:t xml:space="preserve">)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if it equals its conjugate transpose (</w:t>
        </w:r>
      </w:ins>
      <w:hyperlink w:anchor="def-conjugate-transpose">
        <w:ins w:id="23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3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del w:id="234" w:author="PR Preview" w:date="2026-01-01T00:00:00Z">
        <w:r>
          <w:rPr>
            <w:b/>
            <w:bCs/>
          </w:rPr>
          <w:delText xml:space="preserve">Definition 5 (Skew-Hermitian matrix (anti-Hermitian matrix))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 square complex matrix</w:delText>
        </w:r>
      </w:del>
      <w:del w:id="2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is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rPr>
            <w:b/>
            <w:bCs/>
          </w:rPr>
          <w:delText xml:space="preserve">skew-Hermitian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(or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rPr>
            <w:b/>
            <w:bCs/>
          </w:rPr>
          <w:delText xml:space="preserve">anti-Hermitian</w:delText>
        </w:r>
      </w:del>
      <w:del w:id="246" w:author="PR Preview" w:date="2026-01-01T00:00:00Z">
        <w:r>
          <w:delText xml:space="preserve">)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if it equals the negative of its conjugate transpose (</w:delText>
        </w:r>
      </w:del>
      <w:hyperlink w:anchor="def-conjugate-transpose">
        <w:del w:id="24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50" w:author="PR Preview" w:date="2026-01-01T00:00:00Z">
        <w:r>
          <w:delText xml:space="preserve">):</w:delText>
        </w:r>
      </w:del>
    </w:p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Definition 6 (Skew-Hermitian matrix (anti-Hermitian matrix))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 square complex matrix</w:t>
        </w:r>
      </w:ins>
      <w:ins w:id="2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skew-Hermitian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(or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anti-Hermitian</w:t>
        </w:r>
      </w:ins>
      <w:ins w:id="263" w:author="PR Preview" w:date="2026-01-01T00:00:00Z">
        <w:r>
          <w:t xml:space="preserve">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if it equals the negative of its conjugate transpose (</w:t>
        </w:r>
      </w:ins>
      <w:hyperlink w:anchor="def-conjugate-transpose">
        <w:ins w:id="26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Theorem 4 (Hermitian and skew-Hermitian decomposition)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Every square complex matrix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can be uniquely expressed as the sum of a Hermitian matrix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(</w:delText>
        </w:r>
      </w:del>
      <w:hyperlink w:anchor="def-hermitian-matrix">
        <w:del w:id="27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78" w:author="PR Preview" w:date="2026-01-01T00:00:00Z">
        <w:r>
          <w:delText xml:space="preserve">)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a skew-Hermitian matrix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(</w:delText>
        </w:r>
      </w:del>
      <w:hyperlink w:anchor="def-skew-hermitian-matrix">
        <w:del w:id="28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85" w:author="PR Preview" w:date="2026-01-01T00:00:00Z">
        <w:r>
          <w:delText xml:space="preserve">):</w:delText>
        </w:r>
      </w:del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Theorem 4 (Hermitian and skew-Hermitian decomposition)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Every square complex matrix</w:t>
        </w:r>
      </w:ins>
      <w:ins w:id="2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can be uniquely expressed as the sum of a Hermitian matrix</w:t>
        </w:r>
      </w:ins>
      <w:ins w:id="292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(</w:t>
        </w:r>
      </w:ins>
      <w:hyperlink w:anchor="def-hermitian-matrix">
        <w:ins w:id="2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96" w:author="PR Preview" w:date="2026-01-01T00:00:00Z">
        <w:r>
          <w:t xml:space="preserve">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a skew-Hermitian matrix</w:t>
        </w:r>
      </w:ins>
      <w:ins w:id="29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(</w:t>
        </w:r>
      </w:ins>
      <w:hyperlink w:anchor="def-skew-hermitian-matrix">
        <w:ins w:id="30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0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2026-10-15T09:39:51Z</dcterms:created>
  <dcterms:modified xsi:type="dcterms:W3CDTF">2026-10-15T09:39:51Z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