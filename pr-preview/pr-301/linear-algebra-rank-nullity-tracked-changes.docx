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(</w:delText>
        </w:r>
      </w:del>
      <w:hyperlink r:id="rId11">
        <w:del w:id="4" w:author="PR Preview" w:date="2026-01-01T00:00:00Z">
          <w:r>
            <w:rPr>
              <w:rStyle w:val="Hyperlink"/>
            </w:rPr>
            <w:delText xml:space="preserve">Definition 11 in Matrices</w:delText>
          </w:r>
        </w:del>
      </w:hyperlink>
      <w:del w:id="5" w:author="PR Preview" w:date="2026-01-01T00:00:00Z">
        <w:r>
          <w:delText xml:space="preserve">).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number</w:delText>
        </w:r>
      </w:del>
      <w:del w:id="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can be any real number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(take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</w:delText>
        </w:r>
      </w:del>
      <w:del w:id="1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17" w:author="PR Preview" w:date="2026-01-01T00:00:00Z">
        <w:r>
          <w:delText xml:space="preserve">),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so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 line in</w:delText>
        </w:r>
      </w:del>
      <w:del w:id="2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 vector</w:delText>
        </w:r>
      </w:del>
      <w:del w:id="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not in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2" w:author="PR Preview" w:date="2026-01-01T00:00:00Z">
        <w:r>
          <w:delText xml:space="preserve">:</w:delText>
        </w:r>
      </w:del>
      <w:del w:id="33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has second entry</w:delText>
        </w:r>
      </w:del>
      <w:del w:id="36" w:author="PR Preview" w:date="2026-01-01T00:00:00Z">
        <w:r>
          <w:delText xml:space="preserve"> </w:delText>
        </w:r>
      </w:del>
      <m:oMath>
        <m:r>
          <m:t>3</m:t>
        </m:r>
        <m:r>
          <m:t>c</m:t>
        </m:r>
      </m:oMath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which is</w:delText>
        </w:r>
      </w:del>
      <w:del w:id="40" w:author="PR Preview" w:date="2026-01-01T00:00:00Z">
        <w:r>
          <w:delText xml:space="preserve"> </w:delText>
        </w:r>
      </w:del>
      <m:oMath>
        <m:r>
          <m:t>0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only if</w:delText>
        </w:r>
      </w:del>
      <w:del w:id="4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44" w:author="PR Preview" w:date="2026-01-01T00:00:00Z">
        <w:r>
          <w:delText xml:space="preserve">, and then the first entry is</w:delText>
        </w:r>
      </w:del>
      <w:del w:id="45" w:author="PR Preview" w:date="2026-01-01T00:00:00Z">
        <w:r>
          <w:delText xml:space="preserve"> </w:delText>
        </w:r>
      </w:del>
      <m:oMath>
        <m:r>
          <m:t>0</m:t>
        </m:r>
      </m:oMath>
      <w:del w:id="46" w:author="PR Preview" w:date="2026-01-01T00:00:00Z">
        <w:r>
          <w:delText xml:space="preserve">, not</w:delText>
        </w:r>
      </w:del>
      <w:del w:id="47" w:author="PR Preview" w:date="2026-01-01T00:00:00Z">
        <w:r>
          <w:delText xml:space="preserve"> </w:delText>
        </w:r>
      </w:del>
      <m:oMath>
        <m:r>
          <m:t>1</m:t>
        </m:r>
      </m:oMath>
      <w:del w:id="48" w:author="PR Preview" w:date="2026-01-01T00:00:00Z">
        <w:r>
          <w:delText xml:space="preserve">.</w:delText>
        </w:r>
      </w:del>
    </w:p>
    <w:p>
      <w:pPr>
        <w:pStyle w:val="FirstParagraph"/>
      </w:pPr>
      <w:ins w:id="49" w:author="PR Preview" w:date="2026-01-01T00:00:00Z">
        <w:r>
          <w:t xml:space="preserve">(</w:t>
        </w:r>
      </w:ins>
      <w:hyperlink r:id="rId11">
        <w:ins w:id="50" w:author="PR Preview" w:date="2026-01-01T00:00:00Z">
          <w:r>
            <w:rPr>
              <w:rStyle w:val="Hyperlink"/>
            </w:rPr>
            <w:t xml:space="preserve">Definition 13 in Matrices</w:t>
          </w:r>
        </w:ins>
      </w:hyperlink>
      <w:ins w:id="51" w:author="PR Preview" w:date="2026-01-01T00:00:00Z">
        <w:r>
          <w:t xml:space="preserve">).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 number</w:t>
        </w:r>
      </w:ins>
      <w:ins w:id="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can be any real number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(take</w:t>
        </w:r>
      </w:ins>
      <w:ins w:id="5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</w:t>
        </w:r>
      </w:ins>
      <w:ins w:id="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63" w:author="PR Preview" w:date="2026-01-01T00:00:00Z">
        <w:r>
          <w:t xml:space="preserve">),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so</w:t>
        </w:r>
      </w:ins>
      <w:ins w:id="6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 line in</w:t>
        </w:r>
      </w:ins>
      <w:ins w:id="7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71" w:author="PR Preview" w:date="2026-01-01T00:00:00Z">
        <w:r>
          <w:t xml:space="preserve">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 vector</w:t>
        </w:r>
      </w:ins>
      <w:ins w:id="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not in</w:t>
        </w:r>
      </w:ins>
      <w:ins w:id="7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8" w:author="PR Preview" w:date="2026-01-01T00:00:00Z">
        <w:r>
          <w:t xml:space="preserve">:</w:t>
        </w:r>
      </w:ins>
      <w:ins w:id="79" w:author="PR Preview" w:date="2026-01-01T00:00:00Z">
        <w:r>
          <w:t xml:space="preserve"> 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has second entry</w:t>
        </w:r>
      </w:ins>
      <w:ins w:id="82" w:author="PR Preview" w:date="2026-01-01T00:00:00Z">
        <w:r>
          <w:t xml:space="preserve"> </w:t>
        </w:r>
      </w:ins>
      <m:oMath>
        <m:r>
          <m:t>3</m:t>
        </m:r>
        <m:r>
          <m:t>c</m:t>
        </m:r>
      </m:oMath>
      <w:ins w:id="83" w:author="PR Preview" w:date="2026-01-01T00:00:00Z">
        <w:r>
          <w:t xml:space="preserve">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which is</w:t>
        </w:r>
      </w:ins>
      <w:ins w:id="86" w:author="PR Preview" w:date="2026-01-01T00:00:00Z">
        <w:r>
          <w:t xml:space="preserve"> </w:t>
        </w:r>
      </w:ins>
      <m:oMath>
        <m:r>
          <m:t>0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only if</w:t>
        </w:r>
      </w:ins>
      <w:ins w:id="8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90" w:author="PR Preview" w:date="2026-01-01T00:00:00Z">
        <w:r>
          <w:t xml:space="preserve">, and then the first entry is</w:t>
        </w:r>
      </w:ins>
      <w:ins w:id="91" w:author="PR Preview" w:date="2026-01-01T00:00:00Z">
        <w:r>
          <w:t xml:space="preserve"> </w:t>
        </w:r>
      </w:ins>
      <m:oMath>
        <m:r>
          <m:t>0</m:t>
        </m:r>
      </m:oMath>
      <w:ins w:id="92" w:author="PR Preview" w:date="2026-01-01T00:00:00Z">
        <w:r>
          <w:t xml:space="preserve">, not</w:t>
        </w:r>
      </w:ins>
      <w:ins w:id="93" w:author="PR Preview" w:date="2026-01-01T00:00:00Z">
        <w:r>
          <w:t xml:space="preserve"> </w:t>
        </w:r>
      </w:ins>
      <m:oMath>
        <m:r>
          <m:t>1</m:t>
        </m:r>
      </m:oMath>
      <w:ins w:id="94" w:author="PR Preview" w:date="2026-01-01T00:00:00Z">
        <w:r>
          <w:t xml:space="preserve">.</w:t>
        </w:r>
      </w:ins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del w:id="95" w:author="PR Preview" w:date="2026-01-01T00:00:00Z">
        <w:r>
          <w:delText xml:space="preserve">The chosen columns are linearly independent and span</w:delText>
        </w:r>
      </w:del>
      <w:del w:id="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97" w:author="PR Preview" w:date="2026-01-01T00:00:00Z">
        <w:r>
          <w:delText xml:space="preserve">,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so they are a basis of it,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and</w:delText>
        </w:r>
      </w:del>
      <w:del w:id="10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(</w:delText>
        </w:r>
      </w:del>
      <w:hyperlink r:id="rId53">
        <w:del w:id="105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106" w:author="PR Preview" w:date="2026-01-01T00:00:00Z">
        <w:r>
          <w:delText xml:space="preserve">).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If</w:delText>
        </w:r>
      </w:del>
      <w:del w:id="109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0</m:t>
        </m:r>
      </m:oMath>
      <w:del w:id="110" w:author="PR Preview" w:date="2026-01-01T00:00:00Z">
        <w:r>
          <w:delText xml:space="preserve">, every column is</w:delText>
        </w:r>
      </w:del>
      <w:del w:id="11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del w:id="112" w:author="PR Preview" w:date="2026-01-01T00:00:00Z">
        <w:r>
          <w:delText xml:space="preserve">,</w:delText>
        </w:r>
      </w:del>
      <w:del w:id="1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del w:id="114" w:author="PR Preview" w:date="2026-01-01T00:00:00Z">
        <w:r>
          <w:delText xml:space="preserve">, and both sides are</w:delText>
        </w:r>
      </w:del>
      <w:del w:id="115" w:author="PR Preview" w:date="2026-01-01T00:00:00Z">
        <w:r>
          <w:delText xml:space="preserve"> </w:delText>
        </w:r>
      </w:del>
      <m:oMath>
        <m:r>
          <m:t>0</m:t>
        </m:r>
      </m:oMath>
      <w:del w:id="116" w:author="PR Preview" w:date="2026-01-01T00:00:00Z">
        <w:r>
          <w:delText xml:space="preserve">.</w:delText>
        </w:r>
      </w:del>
    </w:p>
    <w:p>
      <w:pPr>
        <w:pStyle w:val="BodyText"/>
      </w:pPr>
      <w:ins w:id="117" w:author="PR Preview" w:date="2026-01-01T00:00:00Z">
        <w:r>
          <w:t xml:space="preserve">The chosen columns are linearly independent and span</w:t>
        </w:r>
      </w:ins>
      <w:ins w:id="11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so they are a basis of it,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and</w:t>
        </w:r>
      </w:ins>
      <w:ins w:id="124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(</w:t>
        </w:r>
      </w:ins>
      <w:hyperlink r:id="rId53">
        <w:ins w:id="127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128" w:author="PR Preview" w:date="2026-01-01T00:00:00Z">
        <w:r>
          <w:t xml:space="preserve">).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If</w:t>
        </w:r>
      </w:ins>
      <w:ins w:id="131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0</m:t>
        </m:r>
      </m:oMath>
      <w:ins w:id="132" w:author="PR Preview" w:date="2026-01-01T00:00:00Z">
        <w:r>
          <w:t xml:space="preserve">, every column is</w:t>
        </w:r>
      </w:ins>
      <w:ins w:id="13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134" w:author="PR Preview" w:date="2026-01-01T00:00:00Z">
        <w:r>
          <w:t xml:space="preserve">,</w:t>
        </w:r>
      </w:ins>
      <w:ins w:id="1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ins w:id="136" w:author="PR Preview" w:date="2026-01-01T00:00:00Z">
        <w:r>
          <w:t xml:space="preserve">, and both sides are</w:t>
        </w:r>
      </w:ins>
      <w:ins w:id="137" w:author="PR Preview" w:date="2026-01-01T00:00:00Z">
        <w:r>
          <w:t xml:space="preserve"> </w:t>
        </w:r>
      </w:ins>
      <m:oMath>
        <m:r>
          <m:t>0</m:t>
        </m:r>
      </m:oMath>
      <w:ins w:id="138" w:author="PR Preview" w:date="2026-01-01T00:00:00Z">
        <w:r>
          <w:t xml:space="preserve">.</w:t>
        </w:r>
      </w:ins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del w:id="139" w:author="PR Preview" w:date="2026-01-01T00:00:00Z">
        <w:r>
          <w:delText xml:space="preserve">for some vector</w:delText>
        </w:r>
      </w:del>
      <w:del w:id="14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and some subspace</w:delText>
        </w:r>
      </w:del>
      <w:del w:id="14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of</w:delText>
        </w:r>
      </w:del>
      <w:del w:id="14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(</w:delText>
        </w:r>
      </w:del>
      <w:hyperlink r:id="rId22">
        <w:del w:id="149" w:author="PR Preview" w:date="2026-01-01T00:00:00Z">
          <w:r>
            <w:rPr>
              <w:rStyle w:val="Hyperlink"/>
            </w:rPr>
            <w:delText xml:space="preserve">Definition 4 in Subspaces and Rank</w:delText>
          </w:r>
        </w:del>
      </w:hyperlink>
      <w:del w:id="150" w:author="PR Preview" w:date="2026-01-01T00:00:00Z">
        <w:r>
          <w:delText xml:space="preserve">):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the</w:delText>
        </w:r>
      </w:del>
      <w:del w:id="153" w:author="PR Preview" w:date="2026-01-01T00:00:00Z">
        <w:r>
          <w:delText xml:space="preserve"> </w:delText>
        </w:r>
      </w:del>
      <w:hyperlink r:id="rId70">
        <w:del w:id="154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of</w:delText>
        </w:r>
      </w:del>
      <w:del w:id="1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under the translation by</w:delText>
        </w:r>
      </w:del>
      <w:del w:id="16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(</w:delText>
        </w:r>
      </w:del>
      <w:hyperlink r:id="rId71">
        <w:del w:id="163" w:author="PR Preview" w:date="2026-01-01T00:00:00Z">
          <w:r>
            <w:rPr>
              <w:rStyle w:val="Hyperlink"/>
            </w:rPr>
            <w:delText xml:space="preserve">Definition 16 in Matrices</w:delText>
          </w:r>
        </w:del>
      </w:hyperlink>
      <w:del w:id="164" w:author="PR Preview" w:date="2026-01-01T00:00:00Z">
        <w:r>
          <w:delText xml:space="preserve">).</w:delText>
        </w:r>
      </w:del>
    </w:p>
    <w:p>
      <w:pPr>
        <w:pStyle w:val="FirstParagraph"/>
      </w:pPr>
      <w:ins w:id="165" w:author="PR Preview" w:date="2026-01-01T00:00:00Z">
        <w:r>
          <w:t xml:space="preserve">for some vector</w:t>
        </w:r>
      </w:ins>
      <w:ins w:id="16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and some subspace</w:t>
        </w:r>
      </w:ins>
      <w:ins w:id="16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of</w:t>
        </w:r>
      </w:ins>
      <w:ins w:id="17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(</w:t>
        </w:r>
      </w:ins>
      <w:hyperlink r:id="rId22">
        <w:ins w:id="175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176" w:author="PR Preview" w:date="2026-01-01T00:00:00Z">
        <w:r>
          <w:t xml:space="preserve">):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the</w:t>
        </w:r>
      </w:ins>
      <w:ins w:id="179" w:author="PR Preview" w:date="2026-01-01T00:00:00Z">
        <w:r>
          <w:t xml:space="preserve"> </w:t>
        </w:r>
      </w:ins>
      <w:hyperlink r:id="rId70">
        <w:ins w:id="180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of</w:t>
        </w:r>
      </w:ins>
      <w:ins w:id="1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under the translation by</w:t>
        </w:r>
      </w:ins>
      <w:ins w:id="18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(</w:t>
        </w:r>
      </w:ins>
      <w:hyperlink r:id="rId71">
        <w:ins w:id="189" w:author="PR Preview" w:date="2026-01-01T00:00:00Z">
          <w:r>
            <w:rPr>
              <w:rStyle w:val="Hyperlink"/>
            </w:rPr>
            <w:t xml:space="preserve">Definition 18 in Matrices</w:t>
          </w:r>
        </w:ins>
      </w:hyperlink>
      <w:ins w:id="190" w:author="PR Preview" w:date="2026-01-01T00:00:00Z">
        <w:r>
          <w:t xml:space="preserve">).</w:t>
        </w:r>
      </w:ins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del w:id="191" w:author="PR Preview" w:date="2026-01-01T00:00:00Z">
        <w:r>
          <w:rPr>
            <w:b/>
            <w:bCs/>
          </w:rPr>
          <w:delText xml:space="preserve">Theorem 11 (A hyperplane is a translated subspace of dimension</w:delText>
        </w:r>
      </w:del>
      <w:del w:id="192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93" w:author="PR Preview" w:date="2026-01-01T00:00:00Z">
        <w:r>
          <w:rPr>
            <w:b/>
            <w:bCs/>
          </w:rPr>
          <w:delText xml:space="preserve">)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Let</w:delText>
        </w:r>
      </w:del>
      <w:del w:id="19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be nonzero, let</w:delText>
        </w:r>
      </w:del>
      <w:del w:id="19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00" w:author="PR Preview" w:date="2026-01-01T00:00:00Z">
        <w:r>
          <w:delText xml:space="preserve">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let</w:delText>
        </w:r>
      </w:del>
      <w:del w:id="2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be the hyperplane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with normal vector</w:delText>
        </w:r>
      </w:del>
      <w:del w:id="20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and offset</w:delText>
        </w:r>
      </w:del>
      <w:del w:id="211" w:author="PR Preview" w:date="2026-01-01T00:00:00Z">
        <w:r>
          <w:delText xml:space="preserve"> </w:delText>
        </w:r>
      </w:del>
      <m:oMath>
        <m:r>
          <m:t>b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(</w:delText>
        </w:r>
      </w:del>
      <w:hyperlink r:id="rId75">
        <w:del w:id="214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215" w:author="PR Preview" w:date="2026-01-01T00:00:00Z">
        <w:r>
          <w:delText xml:space="preserve">),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and let</w:delText>
        </w:r>
      </w:del>
      <w:del w:id="21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be the hyperplane with the same normal vector and offset</w:delText>
        </w:r>
      </w:del>
      <w:del w:id="221" w:author="PR Preview" w:date="2026-01-01T00:00:00Z">
        <w:r>
          <w:delText xml:space="preserve"> </w:delText>
        </w:r>
      </w:del>
      <m:oMath>
        <m:r>
          <m:t>0</m:t>
        </m:r>
      </m:oMath>
      <w:del w:id="22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is a subspace of</w:delText>
        </w:r>
      </w:del>
      <w:del w:id="22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(</w:delText>
        </w:r>
      </w:del>
      <w:hyperlink r:id="rId22">
        <w:del w:id="228" w:author="PR Preview" w:date="2026-01-01T00:00:00Z">
          <w:r>
            <w:rPr>
              <w:rStyle w:val="Hyperlink"/>
            </w:rPr>
            <w:delText xml:space="preserve">Definition 4 in Subspaces and Rank</w:delText>
          </w:r>
        </w:del>
      </w:hyperlink>
      <w:del w:id="229" w:author="PR Preview" w:date="2026-01-01T00:00:00Z">
        <w:r>
          <w:delText xml:space="preserve">) of dimension</w:delText>
        </w:r>
      </w:del>
      <w:del w:id="23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(</w:delText>
        </w:r>
      </w:del>
      <w:hyperlink r:id="rId53">
        <w:del w:id="233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234" w:author="PR Preview" w:date="2026-01-01T00:00:00Z">
        <w:r>
          <w:delText xml:space="preserve">).</w:delText>
        </w:r>
      </w:del>
    </w:p>
    <w:p>
      <w:pPr>
        <w:pStyle w:val="BodyText"/>
      </w:pPr>
      <w:ins w:id="235" w:author="PR Preview" w:date="2026-01-01T00:00:00Z">
        <w:r>
          <w:rPr>
            <w:b/>
            <w:bCs/>
          </w:rPr>
          <w:t xml:space="preserve">Theorem 11 (A hyperplane is a translated subspace of dimension</w:t>
        </w:r>
      </w:ins>
      <w:ins w:id="236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237" w:author="PR Preview" w:date="2026-01-01T00:00:00Z">
        <w:r>
          <w:rPr>
            <w:b/>
            <w:bCs/>
          </w:rPr>
          <w:t xml:space="preserve">)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Let</w:t>
        </w:r>
      </w:ins>
      <w:ins w:id="2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be nonzero, let</w:t>
        </w:r>
      </w:ins>
      <w:ins w:id="24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44" w:author="PR Preview" w:date="2026-01-01T00:00:00Z">
        <w:r>
          <w:t xml:space="preserve">,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let</w:t>
        </w:r>
      </w:ins>
      <w:ins w:id="2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be the hyperplane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with normal vector</w:t>
        </w:r>
      </w:ins>
      <w:ins w:id="2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and offset</w:t>
        </w:r>
      </w:ins>
      <w:ins w:id="255" w:author="PR Preview" w:date="2026-01-01T00:00:00Z">
        <w:r>
          <w:t xml:space="preserve"> </w:t>
        </w:r>
      </w:ins>
      <m:oMath>
        <m:r>
          <m:t>b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(</w:t>
        </w:r>
      </w:ins>
      <w:hyperlink r:id="rId75">
        <w:ins w:id="258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259" w:author="PR Preview" w:date="2026-01-01T00:00:00Z">
        <w:r>
          <w:t xml:space="preserve">),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and let</w:t>
        </w:r>
      </w:ins>
      <w:ins w:id="2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be the hyperplane with the same normal vector and offset</w:t>
        </w:r>
      </w:ins>
      <w:ins w:id="265" w:author="PR Preview" w:date="2026-01-01T00:00:00Z">
        <w:r>
          <w:t xml:space="preserve"> </w:t>
        </w:r>
      </w:ins>
      <m:oMath>
        <m:r>
          <m:t>0</m:t>
        </m:r>
      </m:oMath>
      <w:ins w:id="26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is a subspace of</w:t>
        </w:r>
      </w:ins>
      <w:ins w:id="26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(</w:t>
        </w:r>
      </w:ins>
      <w:hyperlink r:id="rId22">
        <w:ins w:id="272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273" w:author="PR Preview" w:date="2026-01-01T00:00:00Z">
        <w:r>
          <w:t xml:space="preserve">) of dimension</w:t>
        </w:r>
      </w:ins>
      <w:ins w:id="27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(</w:t>
        </w:r>
      </w:ins>
      <w:hyperlink r:id="rId53">
        <w:ins w:id="277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7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del w:id="279" w:author="PR Preview" w:date="2026-01-01T00:00:00Z">
        <w:r>
          <w:delText xml:space="preserve">For any</w:delText>
        </w:r>
      </w:del>
      <w:del w:id="28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81" w:author="PR Preview" w:date="2026-01-01T00:00:00Z">
        <w:r>
          <w:delText xml:space="preserve">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the normal vector is orthogonal to their difference:</w:delText>
        </w:r>
      </w:del>
      <w:del w:id="2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(</w:delText>
        </w:r>
      </w:del>
      <w:hyperlink r:id="rId76">
        <w:del w:id="287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288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3"/>
        </w:numPr>
      </w:pPr>
      <w:ins w:id="289" w:author="PR Preview" w:date="2026-01-01T00:00:00Z">
        <w:r>
          <w:t xml:space="preserve">For any</w:t>
        </w:r>
      </w:ins>
      <w:ins w:id="2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291" w:author="PR Preview" w:date="2026-01-01T00:00:00Z">
        <w:r>
          <w:t xml:space="preserve">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the normal vector is orthogonal to their difference:</w:t>
        </w:r>
      </w:ins>
      <w:ins w:id="2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(</w:t>
        </w:r>
      </w:ins>
      <w:hyperlink r:id="rId76">
        <w:ins w:id="297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298" w:author="PR Preview" w:date="2026-01-01T00:00:00Z">
        <w:r>
          <w:t xml:space="preserve">).</w:t>
        </w:r>
      </w:ins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del w:id="299" w:author="PR Preview" w:date="2026-01-01T00:00:00Z">
        <w:r>
          <w:rPr>
            <w:b/>
            <w:bCs/>
          </w:rPr>
          <w:delText xml:space="preserve">Theorem 12 (Where a hyperplane passes, and its shape in</w:delText>
        </w:r>
      </w:del>
      <w:del w:id="30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01" w:author="PR Preview" w:date="2026-01-01T00:00:00Z">
        <w:r>
          <w:rPr>
            <w:b/>
            <w:bCs/>
          </w:rPr>
          <w:delText xml:space="preserve"> </w:delText>
        </w:r>
      </w:del>
      <w:del w:id="302" w:author="PR Preview" w:date="2026-01-01T00:00:00Z">
        <w:r>
          <w:rPr>
            <w:b/>
            <w:bCs/>
          </w:rPr>
          <w:delText xml:space="preserve">and</w:delText>
        </w:r>
      </w:del>
      <w:del w:id="30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04" w:author="PR Preview" w:date="2026-01-01T00:00:00Z">
        <w:r>
          <w:rPr>
            <w:b/>
            <w:bCs/>
          </w:rPr>
          <w:delText xml:space="preserve">)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Let</w:delText>
        </w:r>
      </w:del>
      <w:del w:id="30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be a hyperplane (</w:delText>
        </w:r>
      </w:del>
      <w:hyperlink r:id="rId75">
        <w:del w:id="310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311" w:author="PR Preview" w:date="2026-01-01T00:00:00Z">
        <w:r>
          <w:delText xml:space="preserve">).</w:delText>
        </w:r>
      </w:del>
    </w:p>
    <w:p>
      <w:pPr>
        <w:pStyle w:val="FirstParagraph"/>
      </w:pPr>
      <w:ins w:id="312" w:author="PR Preview" w:date="2026-01-01T00:00:00Z">
        <w:r>
          <w:rPr>
            <w:b/>
            <w:bCs/>
          </w:rPr>
          <w:t xml:space="preserve">Theorem 12 (Where a hyperplane passes, and its shape in</w:t>
        </w:r>
      </w:ins>
      <w:ins w:id="31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14" w:author="PR Preview" w:date="2026-01-01T00:00:00Z">
        <w:r>
          <w:rPr>
            <w:b/>
            <w:bCs/>
          </w:rPr>
          <w:t xml:space="preserve"> </w:t>
        </w:r>
      </w:ins>
      <w:ins w:id="315" w:author="PR Preview" w:date="2026-01-01T00:00:00Z">
        <w:r>
          <w:rPr>
            <w:b/>
            <w:bCs/>
          </w:rPr>
          <w:t xml:space="preserve">and</w:t>
        </w:r>
      </w:ins>
      <w:ins w:id="31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17" w:author="PR Preview" w:date="2026-01-01T00:00:00Z">
        <w:r>
          <w:rPr>
            <w:b/>
            <w:bCs/>
          </w:rPr>
          <w:t xml:space="preserve">)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Let</w:t>
        </w:r>
      </w:ins>
      <w:ins w:id="3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be a hyperplane (</w:t>
        </w:r>
      </w:ins>
      <w:hyperlink r:id="rId75">
        <w:ins w:id="323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32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del w:id="325" w:author="PR Preview" w:date="2026-01-01T00:00:00Z">
        <w:r>
          <w:rPr>
            <w:b/>
            <w:bCs/>
          </w:rPr>
          <w:delText xml:space="preserve">Definition 9 (Half-space)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Let</w:delText>
        </w:r>
      </w:del>
      <w:del w:id="3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be a hyperplane (</w:delText>
        </w:r>
      </w:del>
      <w:hyperlink r:id="rId75">
        <w:del w:id="331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332" w:author="PR Preview" w:date="2026-01-01T00:00:00Z">
        <w:r>
          <w:delText xml:space="preserve">).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The two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rPr>
            <w:b/>
            <w:bCs/>
          </w:rPr>
          <w:delText xml:space="preserve">open half-spaces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of</w:delText>
        </w:r>
      </w:del>
      <w:del w:id="33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are</w:delText>
        </w:r>
      </w:del>
    </w:p>
    <w:p>
      <w:pPr>
        <w:pStyle w:val="BodyText"/>
      </w:pPr>
      <w:ins w:id="342" w:author="PR Preview" w:date="2026-01-01T00:00:00Z">
        <w:r>
          <w:rPr>
            <w:b/>
            <w:bCs/>
          </w:rPr>
          <w:t xml:space="preserve">Definition 9 (Half-space)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Let</w:t>
        </w:r>
      </w:ins>
      <w:ins w:id="3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be a hyperplane (</w:t>
        </w:r>
      </w:ins>
      <w:hyperlink r:id="rId75">
        <w:ins w:id="348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349" w:author="PR Preview" w:date="2026-01-01T00:00:00Z">
        <w:r>
          <w:t xml:space="preserve">).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The two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rPr>
            <w:b/>
            <w:bCs/>
          </w:rPr>
          <w:t xml:space="preserve">open half-spaces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of</w:t>
        </w:r>
      </w:ins>
      <w:ins w:id="3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are</w:t>
        </w:r>
      </w:ins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del w:id="359" w:author="PR Preview" w:date="2026-01-01T00:00:00Z">
        <w:r>
          <w:rPr>
            <w:b/>
            <w:bCs/>
          </w:rPr>
          <w:delText xml:space="preserve">Example 20 (Half-spaces of a line in the plane)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Let</w:delText>
        </w:r>
      </w:del>
      <w:del w:id="36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be the line in</w:delText>
        </w:r>
      </w:del>
      <w:del w:id="36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with</w:delText>
        </w:r>
      </w:del>
      <w:del w:id="36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and</w:delText>
        </w:r>
      </w:del>
      <w:del w:id="37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(</w:delText>
        </w:r>
      </w:del>
      <w:hyperlink r:id="rId75">
        <w:del w:id="374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375" w:author="PR Preview" w:date="2026-01-01T00:00:00Z">
        <w:r>
          <w:delText xml:space="preserve">),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so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379" w:author="PR Preview" w:date="2026-01-01T00:00:00Z">
        <w:r>
          <w:delText xml:space="preserve">.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Evaluate</w:delText>
        </w:r>
      </w:del>
      <w:del w:id="3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at three points (</w:delText>
        </w:r>
      </w:del>
      <w:hyperlink w:anchor="def-half-space">
        <w:del w:id="38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86" w:author="PR Preview" w:date="2026-01-01T00:00:00Z">
        <w:r>
          <w:delText xml:space="preserve">):</w:delText>
        </w:r>
      </w:del>
    </w:p>
    <w:p>
      <w:pPr>
        <w:pStyle w:val="BodyText"/>
      </w:pPr>
      <w:ins w:id="387" w:author="PR Preview" w:date="2026-01-01T00:00:00Z">
        <w:r>
          <w:rPr>
            <w:b/>
            <w:bCs/>
          </w:rPr>
          <w:t xml:space="preserve">Example 20 (Half-spaces of a line in the plane)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Let</w:t>
        </w:r>
      </w:ins>
      <w:ins w:id="3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be the line in</w:t>
        </w:r>
      </w:ins>
      <w:ins w:id="39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with</w:t>
        </w:r>
      </w:ins>
      <w:ins w:id="3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</w:t>
        </w:r>
      </w:ins>
      <w:ins w:id="39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(</w:t>
        </w:r>
      </w:ins>
      <w:hyperlink r:id="rId75">
        <w:ins w:id="402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403" w:author="PR Preview" w:date="2026-01-01T00:00:00Z">
        <w:r>
          <w:t xml:space="preserve">),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so</w:t>
        </w:r>
      </w:ins>
      <w:ins w:id="4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407" w:author="PR Preview" w:date="2026-01-01T00:00:00Z">
        <w:r>
          <w:t xml:space="preserve">.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Evaluate</w:t>
        </w:r>
      </w:ins>
      <w:ins w:id="4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at three points (</w:t>
        </w:r>
      </w:ins>
      <w:hyperlink w:anchor="def-half-space">
        <w:ins w:id="41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14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del w:id="415" w:author="PR Preview" w:date="2026-01-01T00:00:00Z">
        <w:r>
          <w:delText xml:space="preserve">Because</w:delText>
        </w:r>
      </w:del>
      <w:del w:id="4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del w:id="417" w:author="PR Preview" w:date="2026-01-01T00:00:00Z">
        <w:r>
          <w:delText xml:space="preserve">, this is positive once</w:delText>
        </w:r>
      </w:del>
      <w:del w:id="41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del w:id="419" w:author="PR Preview" w:date="2026-01-01T00:00:00Z">
        <w:r>
          <w:delText xml:space="preserve">.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Choose such a</w:delText>
        </w:r>
      </w:del>
      <w:del w:id="42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423" w:author="PR Preview" w:date="2026-01-01T00:00:00Z">
        <w:r>
          <w:delText xml:space="preserve">.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Then</w:delText>
        </w:r>
      </w:del>
      <w:del w:id="42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and</w:delText>
        </w:r>
      </w:del>
      <w:del w:id="42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are both in</w:delText>
        </w:r>
      </w:del>
      <w:del w:id="43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433" w:author="PR Preview" w:date="2026-01-01T00:00:00Z">
        <w:r>
          <w:delText xml:space="preserve">,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and their difference is</w:delText>
        </w:r>
      </w:del>
      <w:del w:id="4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</m:oMath>
      <w:del w:id="437" w:author="PR Preview" w:date="2026-01-01T00:00:00Z">
        <w:r>
          <w:delText xml:space="preserve">.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So</w:delText>
        </w:r>
      </w:del>
      <w:del w:id="4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del w:id="441" w:author="PR Preview" w:date="2026-01-01T00:00:00Z">
        <w:r>
          <w:delText xml:space="preserve">.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The whole space</w:delText>
        </w:r>
      </w:del>
      <w:del w:id="44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is a subspace of dimension</w:delText>
        </w:r>
      </w:del>
      <w:del w:id="447" w:author="PR Preview" w:date="2026-01-01T00:00:00Z">
        <w:r>
          <w:delText xml:space="preserve"> </w:delText>
        </w:r>
      </w:del>
      <m:oMath>
        <m:r>
          <m:t>p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(</w:delText>
        </w:r>
      </w:del>
      <w:hyperlink r:id="rId53">
        <w:del w:id="450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451" w:author="PR Preview" w:date="2026-01-01T00:00:00Z">
        <w:r>
          <w:delText xml:space="preserve">).</w:delText>
        </w:r>
      </w:del>
    </w:p>
    <w:p>
      <w:pPr>
        <w:pStyle w:val="FirstParagraph"/>
      </w:pPr>
      <w:ins w:id="452" w:author="PR Preview" w:date="2026-01-01T00:00:00Z">
        <w:r>
          <w:t xml:space="preserve">Because</w:t>
        </w:r>
      </w:ins>
      <w:ins w:id="4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ins w:id="454" w:author="PR Preview" w:date="2026-01-01T00:00:00Z">
        <w:r>
          <w:t xml:space="preserve">, this is positive once</w:t>
        </w:r>
      </w:ins>
      <w:ins w:id="45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ins w:id="456" w:author="PR Preview" w:date="2026-01-01T00:00:00Z">
        <w:r>
          <w:t xml:space="preserve">.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Choose such a</w:t>
        </w:r>
      </w:ins>
      <w:ins w:id="45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460" w:author="PR Preview" w:date="2026-01-01T00:00:00Z">
        <w:r>
          <w:t xml:space="preserve">.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Then</w:t>
        </w:r>
      </w:ins>
      <w:ins w:id="46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and</w:t>
        </w:r>
      </w:ins>
      <w:ins w:id="46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are both in</w:t>
        </w:r>
      </w:ins>
      <w:ins w:id="46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470" w:author="PR Preview" w:date="2026-01-01T00:00:00Z">
        <w:r>
          <w:t xml:space="preserve">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and their difference is</w:t>
        </w:r>
      </w:ins>
      <w:ins w:id="4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474" w:author="PR Preview" w:date="2026-01-01T00:00:00Z">
        <w:r>
          <w:t xml:space="preserve">.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So</w:t>
        </w:r>
      </w:ins>
      <w:ins w:id="4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ins w:id="478" w:author="PR Preview" w:date="2026-01-01T00:00:00Z">
        <w:r>
          <w:t xml:space="preserve">.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The whole space</w:t>
        </w:r>
      </w:ins>
      <w:ins w:id="48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is a subspace of dimension</w:t>
        </w:r>
      </w:ins>
      <w:ins w:id="484" w:author="PR Preview" w:date="2026-01-01T00:00:00Z">
        <w:r>
          <w:t xml:space="preserve"> </w:t>
        </w:r>
      </w:ins>
      <m:oMath>
        <m:r>
          <m:t>p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(</w:t>
        </w:r>
      </w:ins>
      <w:hyperlink r:id="rId53">
        <w:ins w:id="487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488" w:author="PR Preview" w:date="2026-01-01T00:00:00Z">
        <w:r>
          <w:t xml:space="preserve">).</w:t>
        </w:r>
      </w:ins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del w:id="489" w:author="PR Preview" w:date="2026-01-01T00:00:00Z">
        <w:r>
          <w:rPr>
            <w:b/>
            <w:bCs/>
          </w:rPr>
          <w:delText xml:space="preserve">Example 21 (Two iris species on either side of a line)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The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rPr>
            <w:rStyle w:val="VerbatimChar"/>
          </w:rPr>
          <w:delText xml:space="preserve">iris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data set in R has the petal length and petal width, in centimeters, of 150 irises.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Take the 100 flowers of the species versicolor and virginica,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and let</w:delText>
        </w:r>
      </w:del>
      <w:del w:id="5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be the petal length and petal width of one flower.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A logistic regression of the species on</w:delText>
        </w:r>
      </w:del>
      <w:del w:id="50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gives a coefficient vector</w:delText>
        </w:r>
      </w:del>
      <w:del w:id="50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and an intercept</w:delText>
        </w:r>
      </w:del>
      <w:del w:id="511" w:author="PR Preview" w:date="2026-01-01T00:00:00Z">
        <w:r>
          <w:delText xml:space="preserve"> </w:delText>
        </w:r>
      </w:del>
      <m:oMath>
        <m:r>
          <m:t>b</m:t>
        </m:r>
      </m:oMath>
      <w:del w:id="512" w:author="PR Preview" w:date="2026-01-01T00:00:00Z">
        <w:r>
          <w:delText xml:space="preserve">.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The line</w:delText>
        </w:r>
      </w:del>
      <w:del w:id="51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is a hyperplane in</w:delText>
        </w:r>
      </w:del>
      <w:del w:id="51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(</w:delText>
        </w:r>
      </w:del>
      <w:hyperlink r:id="rId75">
        <w:del w:id="521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522" w:author="PR Preview" w:date="2026-01-01T00:00:00Z">
        <w:r>
          <w:delText xml:space="preserve">),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and the two species mostly fall in its two open half-spaces (</w:delText>
        </w:r>
      </w:del>
      <w:hyperlink w:anchor="def-half-space">
        <w:del w:id="52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26" w:author="PR Preview" w:date="2026-01-01T00:00:00Z">
        <w:r>
          <w:delText xml:space="preserve">).</w:delText>
        </w:r>
      </w:del>
      <w:del w:id="527" w:author="PR Preview" w:date="2026-01-01T00:00:00Z">
        <w:r>
          <w:delText xml:space="preserve"> </w:delText>
        </w:r>
      </w:del>
      <w:hyperlink w:anchor="fig-half-space-iris">
        <w:del w:id="528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shows the line and the flowers.</w:delText>
        </w:r>
      </w:del>
    </w:p>
    <w:p>
      <w:pPr>
        <w:pStyle w:val="BodyText"/>
      </w:pPr>
      <w:ins w:id="531" w:author="PR Preview" w:date="2026-01-01T00:00:00Z">
        <w:r>
          <w:rPr>
            <w:b/>
            <w:bCs/>
          </w:rPr>
          <w:t xml:space="preserve">Example 21 (Two iris species on either side of a line)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The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rPr>
            <w:rStyle w:val="VerbatimChar"/>
          </w:rPr>
          <w:t xml:space="preserve">iris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data set in R has the petal length and petal width, in centimeters, of 150 irises.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Take the 100 flowers of the species versicolor and virginica,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and let</w:t>
        </w:r>
      </w:ins>
      <w:ins w:id="5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be the petal length and petal width of one flower.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A logistic regression of the species on</w:t>
        </w:r>
      </w:ins>
      <w:ins w:id="5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gives a coefficient vector</w:t>
        </w:r>
      </w:ins>
      <w:ins w:id="5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and an intercept</w:t>
        </w:r>
      </w:ins>
      <w:ins w:id="553" w:author="PR Preview" w:date="2026-01-01T00:00:00Z">
        <w:r>
          <w:t xml:space="preserve"> </w:t>
        </w:r>
      </w:ins>
      <m:oMath>
        <m:r>
          <m:t>b</m:t>
        </m:r>
      </m:oMath>
      <w:ins w:id="554" w:author="PR Preview" w:date="2026-01-01T00:00:00Z">
        <w:r>
          <w:t xml:space="preserve">.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The line</w:t>
        </w:r>
      </w:ins>
      <w:ins w:id="5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is a hyperplane in</w:t>
        </w:r>
      </w:ins>
      <w:ins w:id="5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(</w:t>
        </w:r>
      </w:ins>
      <w:hyperlink r:id="rId75">
        <w:ins w:id="563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564" w:author="PR Preview" w:date="2026-01-01T00:00:00Z">
        <w:r>
          <w:t xml:space="preserve">),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and the two species mostly fall in its two open half-spaces (</w:t>
        </w:r>
      </w:ins>
      <w:hyperlink w:anchor="def-half-space">
        <w:ins w:id="56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68" w:author="PR Preview" w:date="2026-01-01T00:00:00Z">
        <w:r>
          <w:t xml:space="preserve">).</w:t>
        </w:r>
      </w:ins>
      <w:ins w:id="569" w:author="PR Preview" w:date="2026-01-01T00:00:00Z">
        <w:r>
          <w:t xml:space="preserve"> </w:t>
        </w:r>
      </w:ins>
      <w:hyperlink w:anchor="fig-half-space-iris">
        <w:ins w:id="570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shows the line and the flowers.</w:t>
        </w:r>
      </w:ins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2026-10-15T09:50:31Z</dcterms:created>
  <dcterms:modified xsi:type="dcterms:W3CDTF">2026-10-15T09:50:31Z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