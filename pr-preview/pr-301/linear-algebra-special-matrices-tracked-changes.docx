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the identity matrix 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5" w:author="PR Preview" w:date="2026-01-01T00:00:00Z">
        <w:r>
          <w:delText xml:space="preserve">), in that same section</w:delText>
        </w:r>
      </w:del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the identity matrix (</w:t>
        </w:r>
      </w:ins>
      <w:hyperlink r:id="rId11">
        <w:ins w:id="7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8" w:author="PR Preview" w:date="2026-01-01T00:00:00Z">
        <w:r>
          <w:t xml:space="preserve">), in that same section</w:t>
        </w:r>
      </w:ins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" w:author="PR Preview" w:date="2026-01-01T00:00:00Z">
        <w:r>
          <w:delText xml:space="preserve">where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identity matrix (</w:delText>
        </w:r>
      </w:del>
      <w:hyperlink r:id="rId11">
        <w:del w:id="13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14" w:author="PR Preview" w:date="2026-01-01T00:00:00Z">
        <w:r>
          <w:delText xml:space="preserve">).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 square matrix that is not invertible is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singular</w:delText>
        </w:r>
      </w:del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t xml:space="preserve">where</w:t>
        </w:r>
      </w:ins>
      <w:ins w:id="2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 the identity matrix (</w:t>
        </w:r>
      </w:ins>
      <w:hyperlink r:id="rId11">
        <w:ins w:id="24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25" w:author="PR Preview" w:date="2026-01-01T00:00:00Z">
        <w:r>
          <w:t xml:space="preserve">).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square matrix that is not invertible is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singular</w:t>
        </w:r>
      </w:ins>
      <w:ins w:id="30" w:author="PR Preview" w:date="2026-01-01T00:00:00Z">
        <w:r>
          <w:t xml:space="preserve">.</w:t>
        </w:r>
      </w:ins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Remark 5</w:delText>
        </w:r>
      </w:del>
      <w:del w:id="32" w:author="PR Preview" w:date="2026-01-01T00:00:00Z">
        <w:r>
          <w:delText xml:space="preserve"> (The columns of an orthogonal matrix are orthonormal). </w:delText>
        </w:r>
      </w:del>
      <w:del w:id="33" w:author="PR Preview" w:date="2026-01-01T00:00:00Z">
        <w:r>
          <w:delText xml:space="preserve">Entry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</w:delText>
        </w:r>
      </w:del>
      <w:del w:id="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dot product of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column</w:delText>
        </w:r>
      </w:del>
      <w:del w:id="42" w:author="PR Preview" w:date="2026-01-01T00:00:00Z">
        <w:r>
          <w:delText xml:space="preserve"> </w:delText>
        </w:r>
      </w:del>
      <m:oMath>
        <m:r>
          <m:t>i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 column</w:delText>
        </w:r>
      </w:del>
      <w:del w:id="45" w:author="PR Preview" w:date="2026-01-01T00:00:00Z">
        <w:r>
          <w:delText xml:space="preserve"> </w:delText>
        </w:r>
      </w:del>
      <m:oMath>
        <m:r>
          <m:t>j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so</w:delText>
        </w:r>
      </w:del>
      <w:del w:id="5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says that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columns of</w:delText>
        </w:r>
      </w:del>
      <w:del w:id="5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are orthonormal (</w:delText>
        </w:r>
      </w:del>
      <w:hyperlink r:id="rId48">
        <w:del w:id="60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61" w:author="PR Preview" w:date="2026-01-01T00:00:00Z">
        <w:r>
          <w:delText xml:space="preserve">).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For a square matrix,</w:delText>
        </w:r>
      </w:del>
      <w:del w:id="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also implies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so</w:delText>
        </w:r>
      </w:del>
      <w:del w:id="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(</w:delText>
        </w:r>
      </w:del>
      <w:hyperlink w:anchor="def-matrix-inverse">
        <w:del w:id="7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5" w:author="PR Preview" w:date="2026-01-01T00:00:00Z">
        <w:r>
          <w:delText xml:space="preserve">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(Banerjee and Roy 2014, chap. 8, Theorem 8.1 and Definition 8.1, p. 209)</w:delText>
        </w:r>
      </w:del>
      <w:del w:id="78" w:author="PR Preview" w:date="2026-01-01T00:00:00Z">
        <w:r>
          <w:delText xml:space="preserve">.</w:delText>
        </w:r>
      </w:del>
    </w:p>
    <w:p>
      <w:pPr>
        <w:pStyle w:val="BodyText"/>
      </w:pPr>
      <w:ins w:id="79" w:author="PR Preview" w:date="2026-01-01T00:00:00Z">
        <w:r>
          <w:rPr>
            <w:i/>
            <w:iCs/>
          </w:rPr>
          <w:t xml:space="preserve">Remark 5</w:t>
        </w:r>
      </w:ins>
      <w:ins w:id="80" w:author="PR Preview" w:date="2026-01-01T00:00:00Z">
        <w:r>
          <w:t xml:space="preserve"> (The columns of an orthogonal matrix are orthonormal). </w:t>
        </w:r>
      </w:ins>
      <w:ins w:id="81" w:author="PR Preview" w:date="2026-01-01T00:00:00Z">
        <w:r>
          <w:t xml:space="preserve">Entry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</w:t>
        </w:r>
      </w:ins>
      <w:ins w:id="8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the dot product of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column</w:t>
        </w:r>
      </w:ins>
      <w:ins w:id="90" w:author="PR Preview" w:date="2026-01-01T00:00:00Z">
        <w:r>
          <w:t xml:space="preserve"> </w:t>
        </w:r>
      </w:ins>
      <m:oMath>
        <m:r>
          <m:t>i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column</w:t>
        </w:r>
      </w:ins>
      <w:ins w:id="93" w:author="PR Preview" w:date="2026-01-01T00:00:00Z">
        <w:r>
          <w:t xml:space="preserve"> </w:t>
        </w:r>
      </w:ins>
      <m:oMath>
        <m:r>
          <m:t>j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of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so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says that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columns of</w:t>
        </w:r>
      </w:ins>
      <w:ins w:id="10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are orthonormal (</w:t>
        </w:r>
      </w:ins>
      <w:hyperlink r:id="rId48">
        <w:ins w:id="108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109" w:author="PR Preview" w:date="2026-01-01T00:00:00Z">
        <w:r>
          <w:t xml:space="preserve">).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square matrix,</w:t>
        </w:r>
      </w:ins>
      <w:ins w:id="11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also implies</w:t>
        </w:r>
      </w:ins>
      <w:ins w:id="11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</w:t>
        </w:r>
      </w:ins>
      <w:ins w:id="11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</w:t>
        </w:r>
      </w:ins>
      <w:hyperlink w:anchor="def-matrix-inverse">
        <w:ins w:id="12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3" w:author="PR Preview" w:date="2026-01-01T00:00:00Z">
        <w:r>
          <w:t xml:space="preserve">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(Banerjee and Roy 2014, chap. 8, Theorem 8.1 and Definition 8.1, p. 209)</w:t>
        </w:r>
      </w:ins>
      <w:ins w:id="126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del w:id="127" w:author="PR Preview" w:date="2026-01-01T00:00:00Z">
        <w:r>
          <w:rPr>
            <w:i/>
            <w:iCs/>
          </w:rPr>
          <w:delText xml:space="preserve">Remark 8</w:delText>
        </w:r>
      </w:del>
      <w:del w:id="128" w:author="PR Preview" w:date="2026-01-01T00:00:00Z">
        <w:r>
          <w:delText xml:space="preserve"> (The matrix inner product as a dot product). </w:delText>
        </w:r>
      </w:del>
      <w:hyperlink w:anchor="thm-matrix-inner-product-entries">
        <w:del w:id="12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says that the matrix inner product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dot product (</w:delText>
        </w:r>
      </w:del>
      <w:hyperlink r:id="rId75">
        <w:del w:id="134" w:author="PR Preview" w:date="2026-01-01T00:00:00Z">
          <w:r>
            <w:rPr>
              <w:rStyle w:val="Hyperlink"/>
            </w:rPr>
            <w:delText xml:space="preserve">Definition 7 in Vectors</w:delText>
          </w:r>
        </w:del>
      </w:hyperlink>
      <w:del w:id="135" w:author="PR Preview" w:date="2026-01-01T00:00:00Z">
        <w:r>
          <w:delText xml:space="preserve">) of the two matrices’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entries, each listed as one vector of length</w:delText>
        </w:r>
      </w:del>
      <w:del w:id="138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with both matrices’ entries listed in the same order.</w:delText>
        </w:r>
      </w:del>
    </w:p>
    <w:p>
      <w:pPr>
        <w:pStyle w:val="FirstParagraph"/>
      </w:pPr>
      <w:ins w:id="142" w:author="PR Preview" w:date="2026-01-01T00:00:00Z">
        <w:r>
          <w:rPr>
            <w:i/>
            <w:iCs/>
          </w:rPr>
          <w:t xml:space="preserve">Remark 8</w:t>
        </w:r>
      </w:ins>
      <w:ins w:id="143" w:author="PR Preview" w:date="2026-01-01T00:00:00Z">
        <w:r>
          <w:t xml:space="preserve"> (The matrix inner product as a dot product). </w:t>
        </w:r>
      </w:ins>
      <w:hyperlink w:anchor="thm-matrix-inner-product-entries">
        <w:ins w:id="14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says that the matrix inner product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 the dot product (</w:t>
        </w:r>
      </w:ins>
      <w:hyperlink r:id="rId75">
        <w:ins w:id="149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150" w:author="PR Preview" w:date="2026-01-01T00:00:00Z">
        <w:r>
          <w:t xml:space="preserve">) of the two matrices’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entries, each listed as one vector of length</w:t>
        </w:r>
      </w:ins>
      <w:ins w:id="153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del w:id="157" w:author="PR Preview" w:date="2026-01-01T00:00:00Z">
        <w:r>
          <w:rPr>
            <w:i/>
            <w:iCs/>
          </w:rPr>
          <w:delText xml:space="preserve">Remark 9</w:delText>
        </w:r>
      </w:del>
      <w:del w:id="158" w:author="PR Preview" w:date="2026-01-01T00:00:00Z">
        <w:r>
          <w:delText xml:space="preserve"> (The Frobenius norm is the Euclidean norm of the entries). </w:delText>
        </w:r>
      </w:del>
      <w:del w:id="159" w:author="PR Preview" w:date="2026-01-01T00:00:00Z">
        <w:r>
          <w:delText xml:space="preserve">By</w:delText>
        </w:r>
      </w:del>
      <w:del w:id="160" w:author="PR Preview" w:date="2026-01-01T00:00:00Z">
        <w:r>
          <w:delText xml:space="preserve"> </w:delText>
        </w:r>
      </w:del>
      <w:hyperlink w:anchor="thm-matrix-inner-product-entries">
        <w:del w:id="16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 sum of squares, so the square root is always defined.</w:delText>
        </w:r>
      </w:del>
      <w:del w:id="1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is the Euclidean norm (</w:delText>
        </w:r>
      </w:del>
      <w:hyperlink r:id="rId79">
        <w:del w:id="17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71" w:author="PR Preview" w:date="2026-01-01T00:00:00Z">
        <w:r>
          <w:delText xml:space="preserve">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of the entries of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5" w:author="PR Preview" w:date="2026-01-01T00:00:00Z">
        <w:r>
          <w:delText xml:space="preserve">, listed as one vector of length</w:delText>
        </w:r>
      </w:del>
      <w:del w:id="176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(Banerjee and Roy 2014, chap. 15, Definition 15.4, p. 492)</w:delText>
        </w:r>
      </w:del>
      <w:del w:id="179" w:author="PR Preview" w:date="2026-01-01T00:00:00Z">
        <w:r>
          <w:delText xml:space="preserve">.</w:delText>
        </w:r>
      </w:del>
    </w:p>
    <w:p>
      <w:pPr>
        <w:pStyle w:val="BodyText"/>
      </w:pPr>
      <w:ins w:id="180" w:author="PR Preview" w:date="2026-01-01T00:00:00Z">
        <w:r>
          <w:rPr>
            <w:i/>
            <w:iCs/>
          </w:rPr>
          <w:t xml:space="preserve">Remark 9</w:t>
        </w:r>
      </w:ins>
      <w:ins w:id="181" w:author="PR Preview" w:date="2026-01-01T00:00:00Z">
        <w:r>
          <w:t xml:space="preserve"> (The Frobenius norm is the Euclidean norm of the entries). </w:t>
        </w:r>
      </w:ins>
      <w:ins w:id="182" w:author="PR Preview" w:date="2026-01-01T00:00:00Z">
        <w:r>
          <w:t xml:space="preserve">By</w:t>
        </w:r>
      </w:ins>
      <w:ins w:id="183" w:author="PR Preview" w:date="2026-01-01T00:00:00Z">
        <w:r>
          <w:t xml:space="preserve"> </w:t>
        </w:r>
      </w:ins>
      <w:hyperlink w:anchor="thm-matrix-inner-product-entries">
        <w:ins w:id="18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 sum of squares, so the square root is always defined.</w:t>
        </w:r>
      </w:ins>
      <w:ins w:id="19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the Euclidean norm (</w:t>
        </w:r>
      </w:ins>
      <w:hyperlink r:id="rId79">
        <w:ins w:id="19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94" w:author="PR Preview" w:date="2026-01-01T00:00:00Z">
        <w:r>
          <w:t xml:space="preserve">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of the entries of</w:t>
        </w:r>
      </w:ins>
      <w:ins w:id="1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8" w:author="PR Preview" w:date="2026-01-01T00:00:00Z">
        <w:r>
          <w:t xml:space="preserve">, listed as one vector of length</w:t>
        </w:r>
      </w:ins>
      <w:ins w:id="199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(Banerjee and Roy 2014, chap. 15, Definition 15.4, p. 492)</w:t>
        </w:r>
      </w:ins>
      <w:ins w:id="202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del w:id="203" w:author="PR Preview" w:date="2026-01-01T00:00:00Z">
        <w:r>
          <w:rPr>
            <w:b/>
            <w:bCs/>
          </w:rPr>
          <w:delText xml:space="preserve">Definition 16 (Eigenvalue and eigenvector)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Let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be a</w:delText>
        </w:r>
      </w:del>
      <w:del w:id="2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matrix.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 real number</w:delText>
        </w:r>
      </w:del>
      <w:del w:id="214" w:author="PR Preview" w:date="2026-01-01T00:00:00Z">
        <w:r>
          <w:delText xml:space="preserve"> </w:delText>
        </w:r>
      </w:del>
      <m:oMath>
        <m:r>
          <m:t>λ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is an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rPr>
            <w:b/>
            <w:bCs/>
          </w:rPr>
          <w:delText xml:space="preserve">eigenvalue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of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if some real vector</w:delText>
        </w:r>
      </w:del>
      <w:del w:id="2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of length</w:delText>
        </w:r>
      </w:del>
      <w:del w:id="227" w:author="PR Preview" w:date="2026-01-01T00:00:00Z">
        <w:r>
          <w:delText xml:space="preserve"> </w:delText>
        </w:r>
      </w:del>
      <m:oMath>
        <m:r>
          <m:t>p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230" w:author="PR Preview" w:date="2026-01-01T00:00:00Z">
        <w:r>
          <w:delText xml:space="preserve">Any such</w:delText>
        </w:r>
      </w:del>
      <w:del w:id="2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is an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b/>
            <w:bCs/>
          </w:rPr>
          <w:delText xml:space="preserve">eigenvector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of</w:delText>
        </w:r>
      </w:del>
      <w:del w:id="2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for</w:delText>
        </w:r>
      </w:del>
      <w:del w:id="241" w:author="PR Preview" w:date="2026-01-01T00:00:00Z">
        <w:r>
          <w:delText xml:space="preserve"> </w:delText>
        </w:r>
      </w:del>
      <m:oMath>
        <m:r>
          <m:t>λ</m:t>
        </m:r>
      </m:oMath>
      <w:del w:id="242" w:author="PR Preview" w:date="2026-01-01T00:00:00Z">
        <w:r>
          <w:delText xml:space="preserve">.</w:delText>
        </w:r>
      </w:del>
    </w:p>
    <w:p>
      <w:pPr>
        <w:pStyle w:val="FirstParagraph"/>
      </w:pPr>
      <w:ins w:id="243" w:author="PR Preview" w:date="2026-01-01T00:00:00Z">
        <w:r>
          <w:rPr>
            <w:b/>
            <w:bCs/>
          </w:rPr>
          <w:t xml:space="preserve">Definition 16 (Eigenvalue)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Let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be a</w:t>
        </w:r>
      </w:ins>
      <w:ins w:id="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matrix.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 real number</w:t>
        </w:r>
      </w:ins>
      <w:ins w:id="254" w:author="PR Preview" w:date="2026-01-01T00:00:00Z">
        <w:r>
          <w:t xml:space="preserve"> </w:t>
        </w:r>
      </w:ins>
      <m:oMath>
        <m:r>
          <m:t>λ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an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eigenvalue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</w:t>
        </w:r>
      </w:ins>
      <w:ins w:id="2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if some real vector</w:t>
        </w:r>
      </w:ins>
      <w:ins w:id="2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 length</w:t>
        </w:r>
      </w:ins>
      <w:ins w:id="267" w:author="PR Preview" w:date="2026-01-01T00:00:00Z">
        <w:r>
          <w:t xml:space="preserve"> </w:t>
        </w:r>
      </w:ins>
      <m:oMath>
        <m:r>
          <m:t>p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ins w:id="270" w:author="PR Preview" w:date="2026-01-01T00:00:00Z">
        <w:r>
          <w:rPr>
            <w:b/>
            <w:bCs/>
          </w:rPr>
          <w:t xml:space="preserve">Definition 17 (Eigenvector)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w:hyperlink w:anchor="def-eigenvalue">
        <w:ins w:id="27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75" w:author="PR Preview" w:date="2026-01-01T00:00:00Z">
        <w:r>
          <w:t xml:space="preserve">, any such</w:t>
        </w:r>
      </w:ins>
      <w:ins w:id="2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an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rPr>
            <w:b/>
            <w:bCs/>
          </w:rPr>
          <w:t xml:space="preserve">eigenvector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of</w:t>
        </w:r>
      </w:ins>
      <w:ins w:id="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for</w:t>
        </w:r>
      </w:ins>
      <w:ins w:id="286" w:author="PR Preview" w:date="2026-01-01T00:00:00Z">
        <w:r>
          <w:t xml:space="preserve"> </w:t>
        </w:r>
      </w:ins>
      <m:oMath>
        <m:r>
          <m:t>λ</m:t>
        </m:r>
      </m:oMath>
      <w:ins w:id="287" w:author="PR Preview" w:date="2026-01-01T00:00:00Z">
        <w:r>
          <w:t xml:space="preserve">.</w:t>
        </w:r>
      </w:ins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del w:id="288" w:author="PR Preview" w:date="2026-01-01T00:00:00Z">
        <w:r>
          <w:rPr>
            <w:b/>
            <w:bCs/>
          </w:rPr>
          <w:delText xml:space="preserve">Definition 17 (Eigendecomposition (spectral decomposition))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Let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be a</w:delText>
        </w:r>
      </w:del>
      <w:del w:id="2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symmetric matrix with real entries.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An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rPr>
            <w:b/>
            <w:bCs/>
          </w:rPr>
          <w:delText xml:space="preserve">eigendecomposition</w:delText>
        </w:r>
      </w:del>
      <w:del w:id="301" w:author="PR Preview" w:date="2026-01-01T00:00:00Z">
        <w:r>
          <w:delText xml:space="preserve">, or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spectral decomposition</w:delText>
        </w:r>
      </w:del>
      <w:del w:id="304" w:author="PR Preview" w:date="2026-01-01T00:00:00Z">
        <w:r>
          <w:delText xml:space="preserve">, of</w:delText>
        </w:r>
      </w:del>
      <w:del w:id="3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a factorization</w:delText>
        </w:r>
      </w:del>
    </w:p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Definition 18 (Eigendecomposition (spectral decomposition))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be a</w:t>
        </w:r>
      </w:ins>
      <w:ins w:id="3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symmetric matrix with real entries.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rPr>
            <w:b/>
            <w:bCs/>
          </w:rPr>
          <w:t xml:space="preserve">eigendecomposition</w:t>
        </w:r>
      </w:ins>
      <w:ins w:id="321" w:author="PR Preview" w:date="2026-01-01T00:00:00Z">
        <w:r>
          <w:t xml:space="preserve">, or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spectral decomposition</w:t>
        </w:r>
      </w:ins>
      <w:ins w:id="324" w:author="PR Preview" w:date="2026-01-01T00:00:00Z">
        <w:r>
          <w:t xml:space="preserve">, of</w:t>
        </w:r>
      </w:ins>
      <w:ins w:id="3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a factorization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del w:id="328" w:author="PR Preview" w:date="2026-01-01T00:00:00Z">
        <w:r>
          <w:rPr>
            <w:b/>
            <w:bCs/>
          </w:rPr>
          <w:delText xml:space="preserve">Example 24 (An eigendecomposition of a</w:delText>
        </w:r>
      </w:del>
      <w:del w:id="32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30" w:author="PR Preview" w:date="2026-01-01T00:00:00Z">
        <w:r>
          <w:rPr>
            <w:b/>
            <w:bCs/>
          </w:rP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symmetric matrix)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For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35" w:author="PR Preview" w:date="2026-01-01T00:00:00Z">
        <w:r>
          <w:delText xml:space="preserve">,</w:delText>
        </w:r>
      </w:del>
      <w:del w:id="336" w:author="PR Preview" w:date="2026-01-01T00:00:00Z">
        <w:r>
          <w:delText xml:space="preserve"> </w:delText>
        </w:r>
      </w:del>
      <w:hyperlink w:anchor="exm-eigenvalue">
        <w:del w:id="33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found the eigenvectors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for</w:delText>
        </w:r>
      </w:del>
      <w:del w:id="343" w:author="PR Preview" w:date="2026-01-01T00:00:00Z">
        <w:r>
          <w:delText xml:space="preserve"> </w:delText>
        </w:r>
      </w:del>
      <m:oMath>
        <m:r>
          <m:t>3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</w:delText>
        </w:r>
      </w:del>
      <w:del w:id="3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for</w:delText>
        </w:r>
      </w:del>
      <w:del w:id="349" w:author="PR Preview" w:date="2026-01-01T00:00:00Z">
        <w:r>
          <w:delText xml:space="preserve"> </w:delText>
        </w:r>
      </w:del>
      <m:oMath>
        <m:r>
          <m:t>1</m:t>
        </m:r>
      </m:oMath>
      <w:del w:id="350" w:author="PR Preview" w:date="2026-01-01T00:00:00Z">
        <w:r>
          <w:delText xml:space="preserve">.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They are orthogonal (</w:delText>
        </w:r>
      </w:del>
      <w:hyperlink r:id="rId100">
        <w:del w:id="353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354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55" w:author="PR Preview" w:date="2026-01-01T00:00:00Z">
        <w:r>
          <w:delText xml:space="preserve">Each has norm</w:delText>
        </w:r>
      </w:del>
      <w:del w:id="35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(</w:delText>
        </w:r>
      </w:del>
      <w:hyperlink r:id="rId79">
        <w:del w:id="35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360" w:author="PR Preview" w:date="2026-01-01T00:00:00Z">
        <w:r>
          <w:delText xml:space="preserve">),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 dividing each by</w:delText>
        </w:r>
      </w:del>
      <w:del w:id="36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gives two orthonormal eigenvectors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(</w:delText>
        </w:r>
      </w:del>
      <w:hyperlink r:id="rId48">
        <w:del w:id="368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369" w:author="PR Preview" w:date="2026-01-01T00:00:00Z">
        <w:r>
          <w:delText xml:space="preserve">).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Put them in the columns of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 the matching eigenvalues on the diagonal of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77" w:author="PR Preview" w:date="2026-01-01T00:00:00Z">
        <w:r>
          <w:delText xml:space="preserve">:</w:delText>
        </w:r>
      </w:del>
    </w:p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Example 24 (An eigendecomposition of a</w:t>
        </w:r>
      </w:ins>
      <w:ins w:id="37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80" w:author="PR Preview" w:date="2026-01-01T00:00:00Z">
        <w:r>
          <w:rPr>
            <w:b/>
            <w:bCs/>
          </w:rPr>
          <w:t xml:space="preserve"> </w:t>
        </w:r>
      </w:ins>
      <w:ins w:id="381" w:author="PR Preview" w:date="2026-01-01T00:00:00Z">
        <w:r>
          <w:rPr>
            <w:b/>
            <w:bCs/>
          </w:rPr>
          <w:t xml:space="preserve">symmetric matrix)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</w:t>
        </w:r>
      </w:ins>
      <w:ins w:id="3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hyperlink w:anchor="exm-eigenvalue">
        <w:ins w:id="38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found the eigenvectors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for</w:t>
        </w:r>
      </w:ins>
      <w:ins w:id="393" w:author="PR Preview" w:date="2026-01-01T00:00:00Z">
        <w:r>
          <w:t xml:space="preserve"> </w:t>
        </w:r>
      </w:ins>
      <m:oMath>
        <m:r>
          <m:t>3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  <w:ins w:id="3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for</w:t>
        </w:r>
      </w:ins>
      <w:ins w:id="399" w:author="PR Preview" w:date="2026-01-01T00:00:00Z">
        <w:r>
          <w:t xml:space="preserve"> </w:t>
        </w:r>
      </w:ins>
      <m:oMath>
        <m:r>
          <m:t>1</m:t>
        </m:r>
      </m:oMath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They are orthogonal (</w:t>
        </w:r>
      </w:ins>
      <w:hyperlink r:id="rId100">
        <w:ins w:id="40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40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405" w:author="PR Preview" w:date="2026-01-01T00:00:00Z">
        <w:r>
          <w:t xml:space="preserve">Each has norm</w:t>
        </w:r>
      </w:ins>
      <w:ins w:id="40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r:id="rId79">
        <w:ins w:id="409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10" w:author="PR Preview" w:date="2026-01-01T00:00:00Z">
        <w:r>
          <w:t xml:space="preserve">),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so dividing each by</w:t>
        </w:r>
      </w:ins>
      <w:ins w:id="41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gives two orthonormal eigenvectors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(</w:t>
        </w:r>
      </w:ins>
      <w:hyperlink r:id="rId48">
        <w:ins w:id="418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419" w:author="PR Preview" w:date="2026-01-01T00:00:00Z">
        <w:r>
          <w:t xml:space="preserve">).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Put them in the columns of</w:t>
        </w:r>
      </w:ins>
      <w:ins w:id="42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 the matching eigenvalues on the diagonal of</w:t>
        </w:r>
      </w:ins>
      <w:ins w:id="42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4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del w:id="428" w:author="PR Preview" w:date="2026-01-01T00:00:00Z">
        <w:r>
          <w:rPr>
            <w:b/>
            <w:bCs/>
          </w:rPr>
          <w:delText xml:space="preserve">Definition 18 (Singular value decomposition and singular values)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Let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be an</w:delText>
        </w:r>
      </w:del>
      <w:del w:id="4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matrix with real entries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440" w:author="PR Preview" w:date="2026-01-01T00:00:00Z">
        <w:r>
          <w:delText xml:space="preserve">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rPr>
            <w:b/>
            <w:bCs/>
          </w:rPr>
          <w:delText xml:space="preserve">singular value decomposition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(SVD) of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is a factorization</w:delText>
        </w:r>
      </w:del>
      <w:del w:id="4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with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and</w:delText>
        </w:r>
      </w:del>
      <w:del w:id="45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as in</w:delText>
        </w:r>
      </w:del>
      <w:del w:id="461" w:author="PR Preview" w:date="2026-01-01T00:00:00Z">
        <w:r>
          <w:delText xml:space="preserve"> </w:delText>
        </w:r>
      </w:del>
      <w:hyperlink w:anchor="thm-svd">
        <w:del w:id="46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63" w:author="PR Preview" w:date="2026-01-01T00:00:00Z">
        <w:r>
          <w:delText xml:space="preserve">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The numbers</w:delText>
        </w:r>
      </w:del>
      <w:del w:id="466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on the diagonal of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are the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rPr>
            <w:b/>
            <w:bCs/>
          </w:rPr>
          <w:delText xml:space="preserve">singular values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</w:delText>
        </w:r>
      </w:del>
      <w:del w:id="4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7" w:author="PR Preview" w:date="2026-01-01T00:00:00Z">
        <w:r>
          <w:delText xml:space="preserve">.</w:delText>
        </w:r>
      </w:del>
    </w:p>
    <w:p>
      <w:pPr>
        <w:pStyle w:val="BodyText"/>
      </w:pPr>
      <w:ins w:id="478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Let</w:t>
        </w:r>
      </w:ins>
      <w:ins w:id="4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be an</w:t>
        </w:r>
      </w:ins>
      <w:ins w:id="4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matrix with real entries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and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490" w:author="PR Preview" w:date="2026-01-01T00:00:00Z">
        <w:r>
          <w:t xml:space="preserve">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b/>
            <w:bCs/>
          </w:rPr>
          <w:t xml:space="preserve">singular value decomposition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(SVD) of</w:t>
        </w:r>
      </w:ins>
      <w:ins w:id="4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is a factorization</w:t>
        </w:r>
      </w:ins>
      <w:ins w:id="5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with</w:t>
        </w:r>
      </w:ins>
      <w:ins w:id="50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as in</w:t>
        </w:r>
      </w:ins>
      <w:ins w:id="511" w:author="PR Preview" w:date="2026-01-01T00:00:00Z">
        <w:r>
          <w:t xml:space="preserve"> </w:t>
        </w:r>
      </w:ins>
      <w:hyperlink w:anchor="thm-svd">
        <w:ins w:id="51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13" w:author="PR Preview" w:date="2026-01-01T00:00:00Z">
        <w:r>
          <w:t xml:space="preserve">.</w:t>
        </w:r>
      </w:ins>
    </w:p>
    <w:bookmarkEnd w:id="106"/>
    <w:bookmarkStart w:id="107" w:name="def-singular-values"/>
    <w:p>
      <w:pPr>
        <w:pStyle w:val="BodyText"/>
      </w:pPr>
      <w:ins w:id="514" w:author="PR Preview" w:date="2026-01-01T00:00:00Z">
        <w:r>
          <w:rPr>
            <w:b/>
            <w:bCs/>
          </w:rPr>
          <w:t xml:space="preserve">Definition 20 (Singular values)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The numbers</w:t>
        </w:r>
      </w:ins>
      <w:ins w:id="51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on the diagonal of</w:t>
        </w:r>
      </w:ins>
      <w:ins w:id="52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in a singular value decomposition of</w:t>
        </w:r>
      </w:ins>
      <w:ins w:id="5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w:anchor="def-svd">
        <w:ins w:id="52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27" w:author="PR Preview" w:date="2026-01-01T00:00:00Z">
        <w:r>
          <w:t xml:space="preserve">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are the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singular values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5" w:author="PR Preview" w:date="2026-01-01T00:00:00Z">
        <w:r>
          <w:t xml:space="preserve">.</w:t>
        </w:r>
      </w:ins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del w:id="536" w:author="PR Preview" w:date="2026-01-01T00:00:00Z">
        <w:r>
          <w:delText xml:space="preserve">and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gives an SVD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541" w:author="PR Preview" w:date="2026-01-01T00:00:00Z">
        <w:r>
          <w:delText xml:space="preserve">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so by</w:delText>
        </w:r>
      </w:del>
      <w:del w:id="544" w:author="PR Preview" w:date="2026-01-01T00:00:00Z">
        <w:r>
          <w:delText xml:space="preserve"> </w:delText>
        </w:r>
      </w:del>
      <w:hyperlink w:anchor="def-svd">
        <w:del w:id="54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has one singular value,</w:delText>
        </w:r>
      </w:del>
      <w:del w:id="55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del w:id="551" w:author="PR Preview" w:date="2026-01-01T00:00:00Z">
        <w:r>
          <w:delText xml:space="preserve">.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R’s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rStyle w:val="VerbatimChar"/>
          </w:rPr>
          <w:delText xml:space="preserve">svd()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reports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singular values for</w:delText>
        </w:r>
      </w:del>
      <w:del w:id="5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62" w:author="PR Preview" w:date="2026-01-01T00:00:00Z">
        <w:r>
          <w:delText xml:space="preserve">:</w:delText>
        </w:r>
      </w:del>
      <w:del w:id="563" w:author="PR Preview" w:date="2026-01-01T00:00:00Z">
        <w:r>
          <w:delText xml:space="preserve"> </w:delText>
        </w:r>
      </w:del>
      <m:oMath>
        <m:r>
          <m:t>3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and</w:delText>
        </w:r>
      </w:del>
      <w:del w:id="566" w:author="PR Preview" w:date="2026-01-01T00:00:00Z">
        <w:r>
          <w:delText xml:space="preserve"> </w:delText>
        </w:r>
      </w:del>
      <m:oMath>
        <m:r>
          <m:t>0</m:t>
        </m:r>
      </m:oMath>
      <w:del w:id="567" w:author="PR Preview" w:date="2026-01-01T00:00:00Z">
        <w:r>
          <w:delText xml:space="preserve">.</w:delText>
        </w:r>
      </w:del>
    </w:p>
    <w:p>
      <w:pPr>
        <w:pStyle w:val="BodyText"/>
      </w:pPr>
      <w:del w:id="568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56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70" w:author="PR Preview" w:date="2026-01-01T00:00:00Z">
        <w:r>
          <w:rPr>
            <w:b/>
            <w:bCs/>
          </w:rPr>
          <w:delText xml:space="preserve">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Let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be a singular value decomposition (</w:delText>
        </w:r>
      </w:del>
      <w:hyperlink w:anchor="def-svd">
        <w:del w:id="57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77" w:author="PR Preview" w:date="2026-01-01T00:00:00Z">
        <w:r>
          <w:delText xml:space="preserve">) of an</w:delText>
        </w:r>
      </w:del>
      <w:del w:id="5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matrix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with singular values</w:delText>
        </w:r>
      </w:del>
      <w:del w:id="58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585" w:author="PR Preview" w:date="2026-01-01T00:00:00Z">
        <w:r>
          <w:delText xml:space="preserve">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Then</w:delText>
        </w:r>
      </w:del>
      <w:del w:id="5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is symmetric (</w:delText>
        </w:r>
      </w:del>
      <w:hyperlink w:anchor="def-symmetric-matrix">
        <w:del w:id="59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92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del w:id="593" w:author="PR Preview" w:date="2026-01-01T00:00:00Z">
        <w:r>
          <w:delText xml:space="preserve">where</w:delText>
        </w:r>
      </w:del>
      <w:del w:id="59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the</w:delText>
        </w:r>
      </w:del>
      <w:del w:id="5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diagonal matrix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whose</w:delText>
        </w:r>
      </w:del>
      <w:del w:id="602" w:author="PR Preview" w:date="2026-01-01T00:00:00Z">
        <w:r>
          <w:delText xml:space="preserve"> </w:delText>
        </w:r>
      </w:del>
      <m:oMath>
        <m:r>
          <m:t>i</m:t>
        </m:r>
      </m:oMath>
      <w:del w:id="603" w:author="PR Preview" w:date="2026-01-01T00:00:00Z">
        <w:r>
          <w:delText xml:space="preserve">-th diagonal entry</w:delText>
        </w:r>
      </w:del>
      <w:del w:id="60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</w:delText>
        </w:r>
      </w:del>
      <w:del w:id="60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for</w:delText>
        </w:r>
      </w:del>
      <w:del w:id="61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and</w:delText>
        </w:r>
      </w:del>
      <w:del w:id="613" w:author="PR Preview" w:date="2026-01-01T00:00:00Z">
        <w:r>
          <w:delText xml:space="preserve"> </w:delText>
        </w:r>
      </w:del>
      <m:oMath>
        <m:r>
          <m:t>0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for</w:delText>
        </w:r>
      </w:del>
      <w:del w:id="6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r</m:t>
        </m:r>
      </m:oMath>
      <w:del w:id="617" w:author="PR Preview" w:date="2026-01-01T00:00:00Z">
        <w:r>
          <w:delText xml:space="preserve">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So</w:delText>
        </w:r>
      </w:del>
      <w:del w:id="62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is an eigendecomposition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(</w:delText>
        </w:r>
      </w:del>
      <w:hyperlink w:anchor="def-eigendecomposition">
        <w:del w:id="62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626" w:author="PR Preview" w:date="2026-01-01T00:00:00Z">
        <w:r>
          <w:delText xml:space="preserve">) of</w:delText>
        </w:r>
      </w:del>
      <w:del w:id="62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28" w:author="PR Preview" w:date="2026-01-01T00:00:00Z">
        <w:r>
          <w:delText xml:space="preserve">: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column</w:delText>
        </w:r>
      </w:del>
      <w:del w:id="631" w:author="PR Preview" w:date="2026-01-01T00:00:00Z">
        <w:r>
          <w:delText xml:space="preserve"> </w:delText>
        </w:r>
      </w:del>
      <m:oMath>
        <m:r>
          <m:t>i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of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is an eigenvector of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for the eigenvalue</w:delText>
        </w:r>
      </w:del>
      <w:del w:id="64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641" w:author="PR Preview" w:date="2026-01-01T00:00:00Z">
        <w:r>
          <w:delText xml:space="preserve">.</w:delText>
        </w:r>
      </w:del>
    </w:p>
    <w:p>
      <w:pPr>
        <w:pStyle w:val="FirstParagraph"/>
      </w:pPr>
      <w:ins w:id="642" w:author="PR Preview" w:date="2026-01-01T00:00:00Z">
        <w:r>
          <w:t xml:space="preserve">and</w:t>
        </w:r>
      </w:ins>
      <w:ins w:id="64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gives an SVD</w:t>
        </w:r>
      </w:ins>
      <w:ins w:id="64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so by</w:t>
        </w:r>
      </w:ins>
      <w:ins w:id="650" w:author="PR Preview" w:date="2026-01-01T00:00:00Z">
        <w:r>
          <w:t xml:space="preserve"> </w:t>
        </w:r>
      </w:ins>
      <w:hyperlink w:anchor="def-singular-values">
        <w:ins w:id="65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has one singular value,</w:t>
        </w:r>
      </w:ins>
      <w:ins w:id="65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657" w:author="PR Preview" w:date="2026-01-01T00:00:00Z">
        <w:r>
          <w:t xml:space="preserve">.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R’s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rPr>
            <w:rStyle w:val="VerbatimChar"/>
          </w:rPr>
          <w:t xml:space="preserve">svd()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reports</w:t>
        </w:r>
      </w:ins>
      <w:ins w:id="66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singular values for</w:t>
        </w:r>
      </w:ins>
      <w:ins w:id="6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68" w:author="PR Preview" w:date="2026-01-01T00:00:00Z">
        <w:r>
          <w:t xml:space="preserve">:</w:t>
        </w:r>
      </w:ins>
      <w:ins w:id="669" w:author="PR Preview" w:date="2026-01-01T00:00:00Z">
        <w:r>
          <w:t xml:space="preserve"> </w:t>
        </w:r>
      </w:ins>
      <m:oMath>
        <m:r>
          <m:t>3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and</w:t>
        </w:r>
      </w:ins>
      <w:ins w:id="672" w:author="PR Preview" w:date="2026-01-01T00:00:00Z">
        <w:r>
          <w:t xml:space="preserve"> </w:t>
        </w:r>
      </w:ins>
      <m:oMath>
        <m:r>
          <m:t>0</m:t>
        </m:r>
      </m:oMath>
      <w:ins w:id="673" w:author="PR Preview" w:date="2026-01-01T00:00:00Z">
        <w:r>
          <w:t xml:space="preserve">.</w:t>
        </w:r>
      </w:ins>
    </w:p>
    <w:bookmarkEnd w:id="110"/>
    <w:bookmarkStart w:id="111" w:name="thm-svd-evd"/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Theorem 13 (An SVD gives an eigendecomposition of</w:t>
        </w:r>
      </w:ins>
      <w:ins w:id="6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76" w:author="PR Preview" w:date="2026-01-01T00:00:00Z">
        <w:r>
          <w:rPr>
            <w:b/>
            <w:bCs/>
          </w:rPr>
          <w:t xml:space="preserve">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Let</w:t>
        </w:r>
      </w:ins>
      <w:ins w:id="6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be a singular value decomposition (</w:t>
        </w:r>
      </w:ins>
      <w:hyperlink w:anchor="def-svd">
        <w:ins w:id="6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683" w:author="PR Preview" w:date="2026-01-01T00:00:00Z">
        <w:r>
          <w:t xml:space="preserve">) of an</w:t>
        </w:r>
      </w:ins>
      <w:ins w:id="6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matrix</w:t>
        </w:r>
      </w:ins>
      <w:ins w:id="6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with singular values</w:t>
        </w:r>
      </w:ins>
      <w:ins w:id="69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691" w:author="PR Preview" w:date="2026-01-01T00:00:00Z">
        <w:r>
          <w:t xml:space="preserve">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Then</w:t>
        </w:r>
      </w:ins>
      <w:ins w:id="6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is symmetric (</w:t>
        </w:r>
      </w:ins>
      <w:hyperlink w:anchor="def-symmetric-matrix">
        <w:ins w:id="6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9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699" w:author="PR Preview" w:date="2026-01-01T00:00:00Z">
        <w:r>
          <w:t xml:space="preserve">where</w:t>
        </w:r>
      </w:ins>
      <w:ins w:id="70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is the</w:t>
        </w:r>
      </w:ins>
      <w:ins w:id="7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diagonal matrix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whose</w:t>
        </w:r>
      </w:ins>
      <w:ins w:id="708" w:author="PR Preview" w:date="2026-01-01T00:00:00Z">
        <w:r>
          <w:t xml:space="preserve"> </w:t>
        </w:r>
      </w:ins>
      <m:oMath>
        <m:r>
          <m:t>i</m:t>
        </m:r>
      </m:oMath>
      <w:ins w:id="709" w:author="PR Preview" w:date="2026-01-01T00:00:00Z">
        <w:r>
          <w:t xml:space="preserve">-th diagonal entry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</w:t>
        </w:r>
      </w:ins>
      <w:ins w:id="713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for</w:t>
        </w:r>
      </w:ins>
      <w:ins w:id="7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0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for</w:t>
        </w:r>
      </w:ins>
      <w:ins w:id="7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r</m:t>
        </m:r>
      </m:oMath>
      <w:ins w:id="723" w:author="PR Preview" w:date="2026-01-01T00:00:00Z">
        <w:r>
          <w:t xml:space="preserve">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So</w:t>
        </w:r>
      </w:ins>
      <w:ins w:id="72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 an eigendecomposition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(</w:t>
        </w:r>
      </w:ins>
      <w:hyperlink w:anchor="def-eigendecomposition">
        <w:ins w:id="73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32" w:author="PR Preview" w:date="2026-01-01T00:00:00Z">
        <w:r>
          <w:t xml:space="preserve">) of</w:t>
        </w:r>
      </w:ins>
      <w:ins w:id="7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34" w:author="PR Preview" w:date="2026-01-01T00:00:00Z">
        <w:r>
          <w:t xml:space="preserve">: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column</w:t>
        </w:r>
      </w:ins>
      <w:ins w:id="737" w:author="PR Preview" w:date="2026-01-01T00:00:00Z">
        <w:r>
          <w:t xml:space="preserve"> </w:t>
        </w:r>
      </w:ins>
      <m:oMath>
        <m:r>
          <m:t>i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of</w:t>
        </w:r>
      </w:ins>
      <w:ins w:id="74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is an eigenvector of</w:t>
        </w:r>
      </w:ins>
      <w:ins w:id="7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for the eigenvalue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747" w:author="PR Preview" w:date="2026-01-01T00:00:00Z">
        <w:r>
          <w:t xml:space="preserve">.</w:t>
        </w:r>
      </w:ins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The eigenvectors.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Write</w:delText>
        </w:r>
      </w:del>
      <w:del w:id="7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for column</w:delText>
        </w:r>
      </w:del>
      <w:del w:id="754" w:author="PR Preview" w:date="2026-01-01T00:00:00Z">
        <w:r>
          <w:delText xml:space="preserve"> </w:delText>
        </w:r>
      </w:del>
      <m:oMath>
        <m:r>
          <m:t>i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of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and</w:delText>
        </w:r>
      </w:del>
      <w:del w:id="7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 the indicator vector (</w:delText>
        </w:r>
      </w:del>
      <w:hyperlink r:id="rId113">
        <w:del w:id="764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765" w:author="PR Preview" w:date="2026-01-01T00:00:00Z">
        <w:r>
          <w:delText xml:space="preserve">) of length</w:delText>
        </w:r>
      </w:del>
      <w:del w:id="766" w:author="PR Preview" w:date="2026-01-01T00:00:00Z">
        <w:r>
          <w:delText xml:space="preserve"> </w:delText>
        </w:r>
      </w:del>
      <m:oMath>
        <m:r>
          <m:t>p</m:t>
        </m:r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Column</w:delText>
        </w:r>
      </w:del>
      <w:del w:id="770" w:author="PR Preview" w:date="2026-01-01T00:00:00Z">
        <w:r>
          <w:delText xml:space="preserve"> </w:delText>
        </w:r>
      </w:del>
      <m:oMath>
        <m:r>
          <m:t>i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of</w:delText>
        </w:r>
      </w:del>
      <w:del w:id="77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says</w:delText>
        </w:r>
      </w:del>
      <w:del w:id="77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777" w:author="PR Preview" w:date="2026-01-01T00:00:00Z">
        <w:r>
          <w:delText xml:space="preserve">.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Then</w:delText>
        </w:r>
      </w:del>
    </w:p>
    <w:p>
      <w:pPr>
        <w:pStyle w:val="BodyText"/>
      </w:pPr>
      <w:ins w:id="780" w:author="PR Preview" w:date="2026-01-01T00:00:00Z">
        <w:r>
          <w:rPr>
            <w:b/>
            <w:bCs/>
          </w:rPr>
          <w:t xml:space="preserve">The eigenvectors.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Write</w:t>
        </w:r>
      </w:ins>
      <w:ins w:id="78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for column</w:t>
        </w:r>
      </w:ins>
      <w:ins w:id="786" w:author="PR Preview" w:date="2026-01-01T00:00:00Z">
        <w:r>
          <w:t xml:space="preserve"> </w:t>
        </w:r>
      </w:ins>
      <m:oMath>
        <m:r>
          <m:t>i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of</w:t>
        </w:r>
      </w:ins>
      <w:ins w:id="789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for the indicator vector (</w:t>
        </w:r>
      </w:ins>
      <w:hyperlink r:id="rId113">
        <w:ins w:id="796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797" w:author="PR Preview" w:date="2026-01-01T00:00:00Z">
        <w:r>
          <w:t xml:space="preserve">) of length</w:t>
        </w:r>
      </w:ins>
      <w:ins w:id="798" w:author="PR Preview" w:date="2026-01-01T00:00:00Z">
        <w:r>
          <w:t xml:space="preserve"> </w:t>
        </w:r>
      </w:ins>
      <m:oMath>
        <m:r>
          <m:t>p</m:t>
        </m:r>
      </m:oMath>
      <w:ins w:id="799" w:author="PR Preview" w:date="2026-01-01T00:00:00Z">
        <w:r>
          <w:t xml:space="preserve">.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Column</w:t>
        </w:r>
      </w:ins>
      <w:ins w:id="802" w:author="PR Preview" w:date="2026-01-01T00:00:00Z">
        <w:r>
          <w:t xml:space="preserve"> </w:t>
        </w:r>
      </w:ins>
      <m:oMath>
        <m:r>
          <m:t>i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of</w:t>
        </w:r>
      </w:ins>
      <w:ins w:id="80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says</w:t>
        </w:r>
      </w:ins>
      <w:ins w:id="80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809" w:author="PR Preview" w:date="2026-01-01T00:00:00Z">
        <w:r>
          <w:t xml:space="preserve">.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del w:id="812" w:author="PR Preview" w:date="2026-01-01T00:00:00Z">
        <w:r>
          <w:rPr>
            <w:b/>
            <w:bCs/>
          </w:rPr>
          <w:delText xml:space="preserve">Definition 19 (Positive semidefinite matrix)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A</w:delText>
        </w:r>
      </w:del>
      <w:del w:id="8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matrix</w:delText>
        </w:r>
      </w:del>
      <w:del w:id="8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rPr>
            <w:b/>
            <w:bCs/>
          </w:rPr>
          <w:delText xml:space="preserve">positive semidefinite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if it satisfies both conditions:</w:delText>
        </w:r>
      </w:del>
    </w:p>
    <w:p>
      <w:pPr>
        <w:pStyle w:val="FirstParagraph"/>
      </w:pPr>
      <w:ins w:id="825" w:author="PR Preview" w:date="2026-01-01T00:00:00Z">
        <w:r>
          <w:rPr>
            <w:b/>
            <w:bCs/>
          </w:rPr>
          <w:t xml:space="preserve">Definition 21 (Positive semidefinite matrix)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</w:t>
        </w:r>
      </w:ins>
      <w:ins w:id="8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matrix</w:t>
        </w:r>
      </w:ins>
      <w:ins w:id="8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is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rPr>
            <w:b/>
            <w:bCs/>
          </w:rPr>
          <w:t xml:space="preserve">positive semidefinite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del w:id="838" w:author="PR Preview" w:date="2026-01-01T00:00:00Z">
        <w:r>
          <w:rPr>
            <w:b/>
            <w:bCs/>
          </w:rPr>
          <w:delText xml:space="preserve">Definition 20 (Positive definite matrix)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</w:delText>
        </w:r>
      </w:del>
      <w:del w:id="84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matrix</w:delText>
        </w:r>
      </w:del>
      <w:del w:id="8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rPr>
            <w:b/>
            <w:bCs/>
          </w:rPr>
          <w:delText xml:space="preserve">positive definite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if it satisfies both conditions:</w:delText>
        </w:r>
      </w:del>
    </w:p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Definition 22 (Positive definite matrix)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</w:t>
        </w:r>
      </w:ins>
      <w:ins w:id="8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matrix</w:t>
        </w:r>
      </w:ins>
      <w:ins w:id="8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rPr>
            <w:b/>
            <w:bCs/>
          </w:rPr>
          <w:t xml:space="preserve">positive definite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del w:id="864" w:author="PR Preview" w:date="2026-01-01T00:00:00Z">
        <w:r>
          <w:delText xml:space="preserve">The identity matrix</w:delText>
        </w:r>
      </w:del>
      <w:del w:id="86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(</w:delText>
        </w:r>
      </w:del>
      <w:hyperlink r:id="rId11">
        <w:del w:id="868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869" w:author="PR Preview" w:date="2026-01-01T00:00:00Z">
        <w:r>
          <w:delText xml:space="preserve">) is positive definite: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which is positive unless every</w:delText>
        </w:r>
      </w:del>
      <w:del w:id="8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is</w:delText>
        </w:r>
      </w:del>
      <w:del w:id="877" w:author="PR Preview" w:date="2026-01-01T00:00:00Z">
        <w:r>
          <w:delText xml:space="preserve"> </w:delText>
        </w:r>
      </w:del>
      <m:oMath>
        <m:r>
          <m:t>0</m:t>
        </m:r>
      </m:oMath>
      <w:del w:id="878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879" w:author="PR Preview" w:date="2026-01-01T00:00:00Z">
        <w:r>
          <w:t xml:space="preserve">The identity matrix</w:t>
        </w:r>
      </w:ins>
      <w:ins w:id="88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(</w:t>
        </w:r>
      </w:ins>
      <w:hyperlink r:id="rId11">
        <w:ins w:id="883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884" w:author="PR Preview" w:date="2026-01-01T00:00:00Z">
        <w:r>
          <w:t xml:space="preserve">) is positive definite:</w:t>
        </w:r>
      </w:ins>
      <w:ins w:id="88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which is positive unless every</w:t>
        </w:r>
      </w:ins>
      <w:ins w:id="8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</w:t>
        </w:r>
      </w:ins>
      <w:ins w:id="892" w:author="PR Preview" w:date="2026-01-01T00:00:00Z">
        <w:r>
          <w:t xml:space="preserve"> </w:t>
        </w:r>
      </w:ins>
      <m:oMath>
        <m:r>
          <m:t>0</m:t>
        </m:r>
      </m:oMath>
      <w:ins w:id="893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del w:id="894" w:author="PR Preview" w:date="2026-01-01T00:00:00Z">
        <w:r>
          <w:rPr>
            <w:i/>
            <w:iCs/>
          </w:rPr>
          <w:delText xml:space="preserve">Remark 18</w:delText>
        </w:r>
      </w:del>
      <w:del w:id="895" w:author="PR Preview" w:date="2026-01-01T00:00:00Z">
        <w:r>
          <w:delText xml:space="preserve"> (Why the definition requires symmetry). </w:delText>
        </w:r>
      </w:del>
      <w:del w:id="896" w:author="PR Preview" w:date="2026-01-01T00:00:00Z">
        <w:r>
          <w:delText xml:space="preserve">A positive definite matrix is positive semidefinite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(</w:delText>
        </w:r>
      </w:del>
      <w:hyperlink w:anchor="def-positive-semidefinite">
        <w:del w:id="89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900" w:author="PR Preview" w:date="2026-01-01T00:00:00Z">
        <w:r>
          <w:delText xml:space="preserve">):</w:delText>
        </w:r>
      </w:del>
      <w:del w:id="90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for every</w:delText>
        </w:r>
      </w:del>
      <w:del w:id="9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and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For example,</w:delText>
        </w:r>
      </w:del>
      <w:del w:id="91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in</w:delText>
        </w:r>
      </w:del>
      <w:del w:id="915" w:author="PR Preview" w:date="2026-01-01T00:00:00Z">
        <w:r>
          <w:delText xml:space="preserve"> </w:delText>
        </w:r>
      </w:del>
      <w:hyperlink w:anchor="exm-positive-definite">
        <w:del w:id="91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is both.</w:delText>
        </w:r>
      </w:del>
    </w:p>
    <w:p>
      <w:pPr>
        <w:pStyle w:val="FirstParagraph"/>
      </w:pPr>
      <w:ins w:id="919" w:author="PR Preview" w:date="2026-01-01T00:00:00Z">
        <w:r>
          <w:rPr>
            <w:i/>
            <w:iCs/>
          </w:rPr>
          <w:t xml:space="preserve">Remark 18</w:t>
        </w:r>
      </w:ins>
      <w:ins w:id="920" w:author="PR Preview" w:date="2026-01-01T00:00:00Z">
        <w:r>
          <w:t xml:space="preserve"> (Why the definition requires symmetry). </w:t>
        </w:r>
      </w:ins>
      <w:ins w:id="921" w:author="PR Preview" w:date="2026-01-01T00:00:00Z">
        <w:r>
          <w:t xml:space="preserve">A positive definite matrix is positive semidefinite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(</w:t>
        </w:r>
      </w:ins>
      <w:hyperlink w:anchor="def-positive-semidefinite">
        <w:ins w:id="92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25" w:author="PR Preview" w:date="2026-01-01T00:00:00Z">
        <w:r>
          <w:t xml:space="preserve">):</w:t>
        </w:r>
      </w:ins>
      <w:ins w:id="92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for every</w:t>
        </w:r>
      </w:ins>
      <w:ins w:id="9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and</w:t>
        </w:r>
      </w:ins>
      <w:ins w:id="93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934" w:author="PR Preview" w:date="2026-01-01T00:00:00Z">
        <w:r>
          <w:t xml:space="preserve">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For example,</w:t>
        </w:r>
      </w:ins>
      <w:ins w:id="93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in</w:t>
        </w:r>
      </w:ins>
      <w:ins w:id="940" w:author="PR Preview" w:date="2026-01-01T00:00:00Z">
        <w:r>
          <w:t xml:space="preserve"> </w:t>
        </w:r>
      </w:ins>
      <w:hyperlink w:anchor="exm-positive-definite">
        <w:ins w:id="94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del w:id="944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Let</w:delText>
        </w:r>
      </w:del>
      <w:del w:id="9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be a</w:delText>
        </w:r>
      </w:del>
      <w:del w:id="9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symmetric matrix with real entries,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with eigendecomposition</w:delText>
        </w:r>
      </w:del>
      <w:del w:id="9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(</w:delText>
        </w:r>
      </w:del>
      <w:hyperlink w:anchor="def-eigendecomposition">
        <w:del w:id="95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59" w:author="PR Preview" w:date="2026-01-01T00:00:00Z">
        <w:r>
          <w:delText xml:space="preserve">)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and eigenvalues</w:delText>
        </w:r>
      </w:del>
      <w:del w:id="96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on the diagonal of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966" w:author="PR Preview" w:date="2026-01-01T00:00:00Z">
        <w:r>
          <w:delText xml:space="preserve">.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is positive semidefinite (</w:delText>
        </w:r>
      </w:del>
      <w:hyperlink w:anchor="def-positive-semidefinite">
        <w:del w:id="97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972" w:author="PR Preview" w:date="2026-01-01T00:00:00Z">
        <w:r>
          <w:delText xml:space="preserve">)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if and only if every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97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is positive definite (</w:delText>
        </w:r>
      </w:del>
      <w:hyperlink w:anchor="def-positive-definite">
        <w:del w:id="97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80" w:author="PR Preview" w:date="2026-01-01T00:00:00Z">
        <w:r>
          <w:delText xml:space="preserve">)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if and only if every</w:delText>
        </w:r>
      </w:del>
      <w:del w:id="98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984" w:author="PR Preview" w:date="2026-01-01T00:00:00Z">
        <w:r>
          <w:delText xml:space="preserve">.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Theorem 14 (Definiteness and eigenvalues)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Let</w:t>
        </w:r>
      </w:ins>
      <w:ins w:id="9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be a</w:t>
        </w:r>
      </w:ins>
      <w:ins w:id="9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symmetric matrix with real entries,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with eigendecomposition</w:t>
        </w:r>
      </w:ins>
      <w:ins w:id="9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(</w:t>
        </w:r>
      </w:ins>
      <w:hyperlink w:anchor="def-eigendecomposition">
        <w:ins w:id="99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00" w:author="PR Preview" w:date="2026-01-01T00:00:00Z">
        <w:r>
          <w:t xml:space="preserve">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and eigenvalues</w:t>
        </w:r>
      </w:ins>
      <w:ins w:id="1003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on the diagonal of</w:t>
        </w:r>
      </w:ins>
      <w:ins w:id="100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007" w:author="PR Preview" w:date="2026-01-01T00:00:00Z">
        <w: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is positive semidefinite (</w:t>
        </w:r>
      </w:ins>
      <w:hyperlink w:anchor="def-positive-semidefinite">
        <w:ins w:id="101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013" w:author="PR Preview" w:date="2026-01-01T00:00:00Z">
        <w:r>
          <w:t xml:space="preserve">)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if and only if every</w:t>
        </w:r>
      </w:ins>
      <w:ins w:id="101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10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is positive definite (</w:t>
        </w:r>
      </w:ins>
      <w:hyperlink w:anchor="def-positive-definite">
        <w:ins w:id="102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21" w:author="PR Preview" w:date="2026-01-01T00:00:00Z">
        <w:r>
          <w:t xml:space="preserve">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if and only if every</w:t>
        </w:r>
      </w:ins>
      <w:ins w:id="102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025" w:author="PR Preview" w:date="2026-01-01T00:00:00Z">
        <w:r>
          <w:t xml:space="preserve">.</w:t>
        </w:r>
      </w:ins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del w:id="1026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Let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be a</w:delText>
        </w:r>
      </w:del>
      <w:del w:id="10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positive definite matrix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(</w:delText>
        </w:r>
      </w:del>
      <w:hyperlink w:anchor="def-positive-definite">
        <w:del w:id="103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38" w:author="PR Preview" w:date="2026-01-01T00:00:00Z">
        <w:r>
          <w:delText xml:space="preserve">) with real entries,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with eigendecomposition</w:delText>
        </w:r>
      </w:del>
      <w:del w:id="10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(</w:delText>
        </w:r>
      </w:del>
      <w:hyperlink w:anchor="def-eigendecomposition">
        <w:del w:id="104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045" w:author="PR Preview" w:date="2026-01-01T00:00:00Z">
        <w:r>
          <w:delText xml:space="preserve">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and eigenvalues</w:delText>
        </w:r>
      </w:del>
      <w:del w:id="104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049" w:author="PR Preview" w:date="2026-01-01T00:00:00Z">
        <w:r>
          <w:delText xml:space="preserve">.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Then</w:delText>
        </w:r>
      </w:del>
      <w:del w:id="10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is invertible (</w:delText>
        </w:r>
      </w:del>
      <w:hyperlink w:anchor="def-invertible-matrix">
        <w:del w:id="105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56" w:author="PR Preview" w:date="2026-01-01T00:00:00Z">
        <w:r>
          <w:delText xml:space="preserve">),</w:delText>
        </w:r>
      </w:del>
    </w:p>
    <w:p>
      <w:pPr>
        <w:pStyle w:val="FirstParagraph"/>
      </w:pPr>
      <w:ins w:id="1057" w:author="PR Preview" w:date="2026-01-01T00:00:00Z">
        <w:r>
          <w:rPr>
            <w:b/>
            <w:bCs/>
          </w:rPr>
          <w:t xml:space="preserve">Theorem 15 (A positive definite matrix has a positive definite inverse)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Let</w:t>
        </w:r>
      </w:ins>
      <w:ins w:id="10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be a</w:t>
        </w:r>
      </w:ins>
      <w:ins w:id="10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positive definite matrix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(</w:t>
        </w:r>
      </w:ins>
      <w:hyperlink w:anchor="def-positive-definite">
        <w:ins w:id="106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69" w:author="PR Preview" w:date="2026-01-01T00:00:00Z">
        <w:r>
          <w:t xml:space="preserve">) with real entries,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with eigendecomposition</w:t>
        </w:r>
      </w:ins>
      <w:ins w:id="10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(</w:t>
        </w:r>
      </w:ins>
      <w:hyperlink w:anchor="def-eigendecomposition">
        <w:ins w:id="107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76" w:author="PR Preview" w:date="2026-01-01T00:00:00Z">
        <w:r>
          <w:t xml:space="preserve">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 eigenvalues</w:t>
        </w:r>
      </w:ins>
      <w:ins w:id="107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080" w:author="PR Preview" w:date="2026-01-01T00:00:00Z">
        <w:r>
          <w:t xml:space="preserve">.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Then</w:t>
        </w:r>
      </w:ins>
      <w:ins w:id="10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 invertible (</w:t>
        </w:r>
      </w:ins>
      <w:hyperlink w:anchor="def-invertible-matrix">
        <w:ins w:id="108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8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del w:id="1088" w:author="PR Preview" w:date="2026-01-01T00:00:00Z">
        <w:r>
          <w:rPr>
            <w:b/>
            <w:bCs/>
          </w:rPr>
          <w:delText xml:space="preserve">Definition 21 (Paraboloid)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A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rPr>
            <w:b/>
            <w:bCs/>
          </w:rPr>
          <w:delText xml:space="preserve">paraboloid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in</w:delText>
        </w:r>
      </w:del>
      <w:del w:id="10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is the graph</w:delText>
        </w:r>
      </w:del>
      <w:del w:id="10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of a function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101" w:author="PR Preview" w:date="2026-01-01T00:00:00Z">
        <w:r>
          <w:delText xml:space="preserve">where</w:delText>
        </w:r>
      </w:del>
      <w:del w:id="110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a nonzero symmetric</w:delText>
        </w:r>
      </w:del>
      <w:del w:id="11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matrix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(</w:delText>
        </w:r>
      </w:del>
      <w:hyperlink w:anchor="def-symmetric-matrix">
        <w:del w:id="111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111" w:author="PR Preview" w:date="2026-01-01T00:00:00Z">
        <w:r>
          <w:delText xml:space="preserve">),</w:delText>
        </w:r>
      </w:del>
      <w:del w:id="11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13" w:author="PR Preview" w:date="2026-01-01T00:00:00Z">
        <w:r>
          <w:delText xml:space="preserve">,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and</w:delText>
        </w:r>
      </w:del>
      <w:del w:id="111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117" w:author="PR Preview" w:date="2026-01-01T00:00:00Z">
        <w:r>
          <w:delText xml:space="preserve">.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The first term is a quadratic form (</w:delText>
        </w:r>
      </w:del>
      <w:hyperlink w:anchor="def-quadratic-form">
        <w:del w:id="112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21" w:author="PR Preview" w:date="2026-01-01T00:00:00Z">
        <w:r>
          <w:delText xml:space="preserve">).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The paraboloid is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rPr>
            <w:b/>
            <w:bCs/>
          </w:rPr>
          <w:delText xml:space="preserve">elliptic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if</w:delText>
        </w:r>
      </w:del>
      <w:del w:id="112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is positive definite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(</w:delText>
        </w:r>
      </w:del>
      <w:hyperlink w:anchor="def-positive-definite">
        <w:del w:id="113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134" w:author="PR Preview" w:date="2026-01-01T00:00:00Z">
        <w:r>
          <w:delText xml:space="preserve">);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it is then a bowl that opens upward.</w:delText>
        </w:r>
      </w:del>
    </w:p>
    <w:p>
      <w:pPr>
        <w:pStyle w:val="FirstParagraph"/>
      </w:pPr>
      <w:ins w:id="1137" w:author="PR Preview" w:date="2026-01-01T00:00:00Z">
        <w:r>
          <w:rPr>
            <w:b/>
            <w:bCs/>
          </w:rPr>
          <w:t xml:space="preserve">Definition 23 (Paraboloid)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A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rPr>
            <w:b/>
            <w:bCs/>
          </w:rPr>
          <w:t xml:space="preserve">paraboloid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in</w:t>
        </w:r>
      </w:ins>
      <w:ins w:id="1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is the graph</w:t>
        </w:r>
      </w:ins>
      <w:ins w:id="11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of a function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150" w:author="PR Preview" w:date="2026-01-01T00:00:00Z">
        <w:r>
          <w:t xml:space="preserve">where</w:t>
        </w:r>
      </w:ins>
      <w:ins w:id="115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is a nonzero symmetric</w:t>
        </w:r>
      </w:ins>
      <w:ins w:id="11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matrix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(</w:t>
        </w:r>
      </w:ins>
      <w:hyperlink w:anchor="def-symmetric-matrix">
        <w:ins w:id="115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160" w:author="PR Preview" w:date="2026-01-01T00:00:00Z">
        <w:r>
          <w:t xml:space="preserve">),</w:t>
        </w:r>
      </w:ins>
      <w:ins w:id="11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62" w:author="PR Preview" w:date="2026-01-01T00:00:00Z">
        <w:r>
          <w:t xml:space="preserve">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and</w:t>
        </w:r>
      </w:ins>
      <w:ins w:id="11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66" w:author="PR Preview" w:date="2026-01-01T00:00:00Z">
        <w:r>
          <w:t xml:space="preserve">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The first term is a quadratic form (</w:t>
        </w:r>
      </w:ins>
      <w:hyperlink w:anchor="def-quadratic-form">
        <w:ins w:id="116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70" w:author="PR Preview" w:date="2026-01-01T00:00:00Z">
        <w:r>
          <w:t xml:space="preserve">).</w:t>
        </w:r>
      </w:ins>
    </w:p>
    <w:bookmarkEnd w:id="127"/>
    <w:bookmarkStart w:id="128" w:name="def-elliptic-paraboloid"/>
    <w:p>
      <w:pPr>
        <w:pStyle w:val="BodyText"/>
      </w:pPr>
      <w:ins w:id="1171" w:author="PR Preview" w:date="2026-01-01T00:00:00Z">
        <w:r>
          <w:rPr>
            <w:b/>
            <w:bCs/>
          </w:rPr>
          <w:t xml:space="preserve">Definition 24 (Elliptic paraboloid)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 paraboloid of</w:t>
        </w:r>
      </w:ins>
      <w:ins w:id="1174" w:author="PR Preview" w:date="2026-01-01T00:00:00Z">
        <w:r>
          <w:t xml:space="preserve"> </w:t>
        </w:r>
      </w:ins>
      <w:hyperlink w:anchor="def-paraboloid">
        <w:ins w:id="117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rPr>
            <w:b/>
            <w:bCs/>
          </w:rPr>
          <w:t xml:space="preserve">elliptic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if</w:t>
        </w:r>
      </w:ins>
      <w:ins w:id="118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is positive definite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(</w:t>
        </w:r>
      </w:ins>
      <w:hyperlink w:anchor="def-positive-definite">
        <w:ins w:id="118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88" w:author="PR Preview" w:date="2026-01-01T00:00:00Z">
        <w:r>
          <w:t xml:space="preserve">);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it is then a bowl that opens upward.</w:t>
        </w:r>
      </w:ins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del w:id="1191" w:author="PR Preview" w:date="2026-01-01T00:00:00Z">
        <w:r>
          <w:rPr>
            <w:b/>
            <w:bCs/>
          </w:rPr>
          <w:delText xml:space="preserve">Definition 22 (Matrix-induced inner product (</w:delText>
        </w:r>
      </w:del>
      <m:oMath>
        <m:r>
          <m:rPr>
            <m:sty m:val="bi"/>
          </m:rPr>
          <m:t>A</m:t>
        </m:r>
      </m:oMath>
      <w:del w:id="1192" w:author="PR Preview" w:date="2026-01-01T00:00:00Z">
        <w:r>
          <w:rPr>
            <w:b/>
            <w:bCs/>
          </w:rPr>
          <w:delText xml:space="preserve">-inner product))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Let</w:delText>
        </w:r>
      </w:del>
      <w:del w:id="11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be a</w:delText>
        </w:r>
      </w:del>
      <w:del w:id="119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symmetric positive definite matrix (</w:delText>
        </w:r>
      </w:del>
      <w:hyperlink w:anchor="def-positive-definite">
        <w:del w:id="120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02" w:author="PR Preview" w:date="2026-01-01T00:00:00Z">
        <w:r>
          <w:delText xml:space="preserve">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and</w:delText>
        </w:r>
      </w:del>
      <w:del w:id="120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for all nonzero</w:delText>
        </w:r>
      </w:del>
      <w:del w:id="12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11" w:author="PR Preview" w:date="2026-01-01T00:00:00Z">
        <w:r>
          <w:delText xml:space="preserve">).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The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rPr>
            <w:b/>
            <w:bCs/>
          </w:rPr>
          <w:delText xml:space="preserve">matrix-induced inner product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(or</w:delText>
        </w:r>
      </w:del>
      <w:del w:id="12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9" w:author="PR Preview" w:date="2026-01-01T00:00:00Z">
        <w:r>
          <w:rPr>
            <w:b/>
            <w:bCs/>
          </w:rPr>
          <w:delText xml:space="preserve">-inner product</w:delText>
        </w:r>
      </w:del>
      <w:del w:id="1220" w:author="PR Preview" w:date="2026-01-01T00:00:00Z">
        <w:r>
          <w:delText xml:space="preserve">)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on</w:delText>
        </w:r>
      </w:del>
      <w:del w:id="12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is defined for all</w:delText>
        </w:r>
      </w:del>
      <w:del w:id="12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by</w:delText>
        </w:r>
      </w:del>
    </w:p>
    <w:p>
      <w:pPr>
        <w:pStyle w:val="BodyText"/>
      </w:pPr>
      <w:ins w:id="1229" w:author="PR Preview" w:date="2026-01-01T00:00:00Z">
        <w:r>
          <w:rPr>
            <w:b/>
            <w:bCs/>
          </w:rPr>
          <w:t xml:space="preserve">Definition 25 (Matrix-induced inner product (</w:t>
        </w:r>
      </w:ins>
      <m:oMath>
        <m:r>
          <m:rPr>
            <m:sty m:val="bi"/>
          </m:rPr>
          <m:t>A</m:t>
        </m:r>
      </m:oMath>
      <w:ins w:id="1230" w:author="PR Preview" w:date="2026-01-01T00:00:00Z">
        <w:r>
          <w:rPr>
            <w:b/>
            <w:bCs/>
          </w:rPr>
          <w:t xml:space="preserve">-inner product))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Let</w:t>
        </w:r>
      </w:ins>
      <w:ins w:id="12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be a</w:t>
        </w:r>
      </w:ins>
      <w:ins w:id="12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symmetric positive definite matrix (</w:t>
        </w:r>
      </w:ins>
      <w:hyperlink w:anchor="def-positive-definite">
        <w:ins w:id="123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240" w:author="PR Preview" w:date="2026-01-01T00:00:00Z">
        <w:r>
          <w:t xml:space="preserve">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and</w:t>
        </w:r>
      </w:ins>
      <w:ins w:id="12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for all nonzero</w:t>
        </w:r>
      </w:ins>
      <w:ins w:id="12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49" w:author="PR Preview" w:date="2026-01-01T00:00:00Z">
        <w:r>
          <w:t xml:space="preserve">).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The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rPr>
            <w:b/>
            <w:bCs/>
          </w:rPr>
          <w:t xml:space="preserve">matrix-induced inner product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(or</w:t>
        </w:r>
      </w:ins>
      <w:ins w:id="1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7" w:author="PR Preview" w:date="2026-01-01T00:00:00Z">
        <w:r>
          <w:rPr>
            <w:b/>
            <w:bCs/>
          </w:rPr>
          <w:t xml:space="preserve">-inner product</w:t>
        </w:r>
      </w:ins>
      <w:ins w:id="1258" w:author="PR Preview" w:date="2026-01-01T00:00:00Z">
        <w:r>
          <w:t xml:space="preserve">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on</w:t>
        </w:r>
      </w:ins>
      <w:ins w:id="126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is defined for all</w:t>
        </w:r>
      </w:ins>
      <w:ins w:id="12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1267" w:author="PR Preview" w:date="2026-01-01T00:00:00Z">
        <w:r>
          <w:delText xml:space="preserve">which is strictly positive because</w:delText>
        </w:r>
      </w:del>
      <w:del w:id="126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when</w:delText>
        </w:r>
      </w:del>
      <w:del w:id="12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272" w:author="PR Preview" w:date="2026-01-01T00:00:00Z">
        <w:r>
          <w:delText xml:space="preserve">.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Thus</w:delText>
        </w:r>
      </w:del>
      <w:del w:id="12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is positive definite (</w:delText>
        </w:r>
      </w:del>
      <w:hyperlink w:anchor="def-positive-definite">
        <w:del w:id="127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79" w:author="PR Preview" w:date="2026-01-01T00:00:00Z">
        <w:r>
          <w:delText xml:space="preserve">).</w:delText>
        </w:r>
      </w:del>
    </w:p>
    <w:p>
      <w:pPr>
        <w:pStyle w:val="FirstParagraph"/>
      </w:pPr>
      <w:ins w:id="1280" w:author="PR Preview" w:date="2026-01-01T00:00:00Z">
        <w:r>
          <w:t xml:space="preserve">which is strictly positive because</w:t>
        </w:r>
      </w:ins>
      <w:ins w:id="128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when</w:t>
        </w:r>
      </w:ins>
      <w:ins w:id="12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285" w:author="PR Preview" w:date="2026-01-01T00:00:00Z">
        <w:r>
          <w:t xml:space="preserve">.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Thus</w:t>
        </w:r>
      </w:ins>
      <w:ins w:id="12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is positive definite (</w:t>
        </w:r>
      </w:ins>
      <w:hyperlink w:anchor="def-positive-definite">
        <w:ins w:id="129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292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1293" w:author="PR Preview" w:date="2026-01-01T00:00:00Z">
        <w:r>
          <w:delText xml:space="preserve">Conversely, every inner product on</w:delText>
        </w:r>
      </w:del>
      <w:del w:id="12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has this form for a unique symmetric positive definite matrix</w:delText>
        </w:r>
      </w:del>
      <w:del w:id="12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98" w:author="PR Preview" w:date="2026-01-01T00:00:00Z">
        <w:r>
          <w:delText xml:space="preserve">, whose</w:delText>
        </w:r>
      </w:del>
      <w:del w:id="12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entry is</w:delText>
        </w:r>
      </w:del>
      <w:del w:id="130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del w:id="1303" w:author="PR Preview" w:date="2026-01-01T00:00:00Z">
        <w:r>
          <w:delText xml:space="preserve">, where</w:delText>
        </w:r>
      </w:del>
      <w:del w:id="13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are the standard basis vectors (</w:delText>
        </w:r>
      </w:del>
      <w:hyperlink r:id="rId113">
        <w:del w:id="1307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308" w:author="PR Preview" w:date="2026-01-01T00:00:00Z">
        <w:r>
          <w:delText xml:space="preserve">).</w:delText>
        </w:r>
      </w:del>
    </w:p>
    <w:p>
      <w:pPr>
        <w:pStyle w:val="BodyText"/>
      </w:pPr>
      <w:del w:id="1309" w:author="PR Preview" w:date="2026-01-01T00:00:00Z">
        <w:r>
          <w:rPr>
            <w:i/>
            <w:iCs/>
          </w:rPr>
          <w:delText xml:space="preserve">Proof</w:delText>
        </w:r>
      </w:del>
      <w:del w:id="1310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09"/>
        </w:numPr>
      </w:pPr>
      <w:del w:id="1311" w:author="PR Preview" w:date="2026-01-01T00:00:00Z">
        <w:r>
          <w:rPr>
            <w:b/>
            <w:bCs/>
          </w:rPr>
          <w:delText xml:space="preserve">positivity</w:delText>
        </w:r>
      </w:del>
      <w:del w:id="1312" w:author="PR Preview" w:date="2026-01-01T00:00:00Z">
        <w:r>
          <w:delText xml:space="preserve">:</w:delText>
        </w:r>
      </w:del>
      <w:del w:id="131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for all</w:delText>
        </w:r>
      </w:del>
      <w:del w:id="13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17" w:author="PR Preview" w:date="2026-01-01T00:00:00Z">
        <w:r>
          <w:delText xml:space="preserve">,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because</w:delText>
        </w:r>
      </w:del>
      <w:del w:id="13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is positive definite (</w:delText>
        </w:r>
      </w:del>
      <w:hyperlink w:anchor="def-positive-definite">
        <w:del w:id="132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24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1325" w:author="PR Preview" w:date="2026-01-01T00:00:00Z">
        <w:r>
          <w:rPr>
            <w:b/>
            <w:bCs/>
          </w:rPr>
          <w:delText xml:space="preserve">definiteness</w:delText>
        </w:r>
      </w:del>
      <w:del w:id="1326" w:author="PR Preview" w:date="2026-01-01T00:00:00Z">
        <w:r>
          <w:delText xml:space="preserve">:</w:delText>
        </w:r>
      </w:del>
      <w:del w:id="1327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if and only if</w:delText>
        </w:r>
      </w:del>
      <w:del w:id="13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by definition of a positive definite matrix (</w:delText>
        </w:r>
      </w:del>
      <w:hyperlink w:anchor="def-positive-definite">
        <w:del w:id="133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35" w:author="PR Preview" w:date="2026-01-01T00:00:00Z">
        <w:r>
          <w:delText xml:space="preserve">);</w:delText>
        </w:r>
      </w:del>
    </w:p>
    <w:p>
      <w:pPr>
        <w:pStyle w:val="BodyText"/>
      </w:pPr>
      <w:ins w:id="1336" w:author="PR Preview" w:date="2026-01-01T00:00:00Z">
        <w:r>
          <w:t xml:space="preserve">Conversely, every inner product on</w:t>
        </w:r>
      </w:ins>
      <w:ins w:id="133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has this form for a unique symmetric positive definite matrix</w:t>
        </w:r>
      </w:ins>
      <w:ins w:id="13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41" w:author="PR Preview" w:date="2026-01-01T00:00:00Z">
        <w:r>
          <w:t xml:space="preserve">, whose</w:t>
        </w:r>
      </w:ins>
      <w:ins w:id="13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entry is</w:t>
        </w:r>
      </w:ins>
      <w:ins w:id="13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ins w:id="1346" w:author="PR Preview" w:date="2026-01-01T00:00:00Z">
        <w:r>
          <w:t xml:space="preserve">, where</w:t>
        </w:r>
      </w:ins>
      <w:ins w:id="13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are the standard basis vectors (</w:t>
        </w:r>
      </w:ins>
      <w:hyperlink r:id="rId113">
        <w:ins w:id="1350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351" w:author="PR Preview" w:date="2026-01-01T00:00:00Z">
        <w:r>
          <w:t xml:space="preserve">).</w:t>
        </w:r>
      </w:ins>
    </w:p>
    <w:bookmarkEnd w:id="137"/>
    <w:p>
      <w:pPr>
        <w:pStyle w:val="BodyText"/>
      </w:pPr>
      <w:ins w:id="1352" w:author="PR Preview" w:date="2026-01-01T00:00:00Z">
        <w:r>
          <w:rPr>
            <w:i/>
            <w:iCs/>
          </w:rPr>
          <w:t xml:space="preserve">Proof</w:t>
        </w:r>
      </w:ins>
      <w:ins w:id="1353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9"/>
        </w:numPr>
      </w:pPr>
      <w:ins w:id="1354" w:author="PR Preview" w:date="2026-01-01T00:00:00Z">
        <w:r>
          <w:rPr>
            <w:b/>
            <w:bCs/>
          </w:rPr>
          <w:t xml:space="preserve">positivity</w:t>
        </w:r>
      </w:ins>
      <w:ins w:id="1355" w:author="PR Preview" w:date="2026-01-01T00:00:00Z">
        <w:r>
          <w:t xml:space="preserve">:</w:t>
        </w:r>
      </w:ins>
      <w:ins w:id="1356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for all</w:t>
        </w:r>
      </w:ins>
      <w:ins w:id="13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60" w:author="PR Preview" w:date="2026-01-01T00:00:00Z">
        <w:r>
          <w:t xml:space="preserve">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because</w:t>
        </w:r>
      </w:ins>
      <w:ins w:id="13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is positive definite (</w:t>
        </w:r>
      </w:ins>
      <w:hyperlink w:anchor="def-positive-definite">
        <w:ins w:id="136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67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1368" w:author="PR Preview" w:date="2026-01-01T00:00:00Z">
        <w:r>
          <w:rPr>
            <w:b/>
            <w:bCs/>
          </w:rPr>
          <w:t xml:space="preserve">definiteness</w:t>
        </w:r>
      </w:ins>
      <w:ins w:id="1369" w:author="PR Preview" w:date="2026-01-01T00:00:00Z">
        <w:r>
          <w:t xml:space="preserve">:</w:t>
        </w:r>
      </w:ins>
      <w:ins w:id="1370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if and only if</w:t>
        </w:r>
      </w:ins>
      <w:ins w:id="1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by definition of a positive definite matrix (</w:t>
        </w:r>
      </w:ins>
      <w:hyperlink w:anchor="def-positive-definite">
        <w:ins w:id="137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7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79" w:author="PR Preview" w:date="2026-01-01T00:00:00Z">
        <w:r>
          <w:delText xml:space="preserve">For the converse, let</w:delText>
        </w:r>
      </w:del>
      <w:del w:id="1380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be any inner product on</w:delText>
        </w:r>
      </w:del>
      <w:del w:id="138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84" w:author="PR Preview" w:date="2026-01-01T00:00:00Z">
        <w:r>
          <w:delText xml:space="preserve">.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Any vectors</w:delText>
        </w:r>
      </w:del>
      <w:del w:id="13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can be written in the standard basis as</w:delText>
        </w:r>
      </w:del>
      <w:del w:id="13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and</w:delText>
        </w:r>
      </w:del>
      <w:del w:id="13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(</w:delText>
        </w:r>
      </w:del>
      <w:hyperlink r:id="rId138">
        <w:del w:id="1396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hyperlink r:id="rId113">
        <w:del w:id="1399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400" w:author="PR Preview" w:date="2026-01-01T00:00:00Z">
        <w:r>
          <w:delText xml:space="preserve">).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By linearity in both slots (</w:delText>
        </w:r>
      </w:del>
      <w:hyperlink r:id="rId139">
        <w:del w:id="1403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1404" w:author="PR Preview" w:date="2026-01-01T00:00:00Z">
        <w:r>
          <w:delText xml:space="preserve">):</w:delText>
        </w:r>
      </w:del>
    </w:p>
    <w:p>
      <w:pPr>
        <w:pStyle w:val="FirstParagraph"/>
      </w:pPr>
      <w:ins w:id="1405" w:author="PR Preview" w:date="2026-01-01T00:00:00Z">
        <w:r>
          <w:t xml:space="preserve">For the converse, let</w:t>
        </w:r>
      </w:ins>
      <w:ins w:id="1406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be any inner product on</w:t>
        </w:r>
      </w:ins>
      <w:ins w:id="14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Any vectors</w:t>
        </w:r>
      </w:ins>
      <w:ins w:id="14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can be written in the standard basis as</w:t>
        </w:r>
      </w:ins>
      <w:ins w:id="14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and</w:t>
        </w:r>
      </w:ins>
      <w:ins w:id="14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(</w:t>
        </w:r>
      </w:ins>
      <w:hyperlink r:id="rId138">
        <w:ins w:id="1422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1423" w:author="PR Preview" w:date="2026-01-01T00:00:00Z">
        <w:r>
          <w:t xml:space="preserve">,</w:t>
        </w:r>
      </w:ins>
      <w:ins w:id="1424" w:author="PR Preview" w:date="2026-01-01T00:00:00Z">
        <w:r>
          <w:t xml:space="preserve"> </w:t>
        </w:r>
      </w:ins>
      <w:hyperlink r:id="rId113">
        <w:ins w:id="1425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426" w:author="PR Preview" w:date="2026-01-01T00:00:00Z">
        <w:r>
          <w:t xml:space="preserve">).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By linearity in both slots (</w:t>
        </w:r>
      </w:ins>
      <w:hyperlink r:id="rId139">
        <w:ins w:id="1429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143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431" w:author="PR Preview" w:date="2026-01-01T00:00:00Z">
        <w:r>
          <w:delText xml:space="preserve">so</w:delText>
        </w:r>
      </w:del>
      <w:del w:id="14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is symmetric (</w:delText>
        </w:r>
      </w:del>
      <w:hyperlink w:anchor="def-symmetric-matrix">
        <w:del w:id="143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36" w:author="PR Preview" w:date="2026-01-01T00:00:00Z">
        <w:r>
          <w:delText xml:space="preserve">).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For any</w:delText>
        </w:r>
      </w:del>
      <w:del w:id="14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by positivity and definiteness of the inner product,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so</w:delText>
        </w:r>
      </w:del>
      <w:del w:id="14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is positive definite (</w:delText>
        </w:r>
      </w:del>
      <w:hyperlink w:anchor="def-positive-definite">
        <w:del w:id="144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450" w:author="PR Preview" w:date="2026-01-01T00:00:00Z">
        <w:r>
          <w:delText xml:space="preserve">).</w:delText>
        </w:r>
      </w:del>
    </w:p>
    <w:p>
      <w:pPr>
        <w:pStyle w:val="FirstParagraph"/>
      </w:pPr>
      <w:ins w:id="1451" w:author="PR Preview" w:date="2026-01-01T00:00:00Z">
        <w:r>
          <w:t xml:space="preserve">so</w:t>
        </w:r>
      </w:ins>
      <w:ins w:id="14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symmetric (</w:t>
        </w:r>
      </w:ins>
      <w:hyperlink w:anchor="def-symmetric-matrix">
        <w:ins w:id="145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56" w:author="PR Preview" w:date="2026-01-01T00:00:00Z">
        <w:r>
          <w:t xml:space="preserve">).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For any</w:t>
        </w:r>
      </w:ins>
      <w:ins w:id="14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460" w:author="PR Preview" w:date="2026-01-01T00:00:00Z">
        <w:r>
          <w:t xml:space="preserve">,</w:t>
        </w:r>
      </w:ins>
      <w:ins w:id="14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by positivity and definiteness of the inner product,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so</w:t>
        </w:r>
      </w:ins>
      <w:ins w:id="14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 positive definite (</w:t>
        </w:r>
      </w:ins>
      <w:hyperlink w:anchor="def-positive-definite">
        <w:ins w:id="146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470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del w:id="1471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Let</w:delText>
        </w:r>
      </w:del>
      <w:del w:id="14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be a</w:delText>
        </w:r>
      </w:del>
      <w:del w:id="14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symmetric positive definite matrix (</w:delText>
        </w:r>
      </w:del>
      <w:hyperlink w:anchor="def-positive-definite">
        <w:del w:id="148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481" w:author="PR Preview" w:date="2026-01-01T00:00:00Z">
        <w:r>
          <w:delText xml:space="preserve">).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Then</w:delText>
        </w:r>
      </w:del>
      <w:del w:id="14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for some invertible</w:delText>
        </w:r>
      </w:del>
      <w:del w:id="14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matrix</w:delText>
        </w:r>
      </w:del>
      <w:del w:id="1490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491" w:author="PR Preview" w:date="2026-01-01T00:00:00Z">
        <w:r>
          <w:delText xml:space="preserve">.</w:delText>
        </w:r>
      </w:del>
    </w:p>
    <w:p>
      <w:pPr>
        <w:pStyle w:val="BodyText"/>
      </w:pPr>
      <w:ins w:id="1492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Let</w:t>
        </w:r>
      </w:ins>
      <w:ins w:id="14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be a</w:t>
        </w:r>
      </w:ins>
      <w:ins w:id="14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symmetric positive definite matrix (</w:t>
        </w:r>
      </w:ins>
      <w:hyperlink w:anchor="def-positive-definite">
        <w:ins w:id="150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502" w:author="PR Preview" w:date="2026-01-01T00:00:00Z">
        <w:r>
          <w:t xml:space="preserve">).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Then</w:t>
        </w:r>
      </w:ins>
      <w:ins w:id="15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for some invertible</w:t>
        </w:r>
      </w:ins>
      <w:ins w:id="15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matrix</w:t>
        </w:r>
      </w:ins>
      <w:ins w:id="1511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512" w:author="PR Preview" w:date="2026-01-01T00:00:00Z">
        <w:r>
          <w:t xml:space="preserve">.</w:t>
        </w:r>
      </w:ins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del w:id="1513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Let</w:delText>
        </w:r>
      </w:del>
      <w:del w:id="15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be a</w:delText>
        </w:r>
      </w:del>
      <w:del w:id="1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symmetric positive definite matrix,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and let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be any</w:delText>
        </w:r>
      </w:del>
      <w:del w:id="15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matrix with</w:delText>
        </w:r>
      </w:del>
      <w:del w:id="15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531" w:author="PR Preview" w:date="2026-01-01T00:00:00Z">
        <w:r>
          <w:delText xml:space="preserve">.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Then for all</w:delText>
        </w:r>
      </w:del>
      <w:del w:id="15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35" w:author="PR Preview" w:date="2026-01-01T00:00:00Z">
        <w:r>
          <w:delText xml:space="preserve">, the</w:delText>
        </w:r>
      </w:del>
      <w:del w:id="15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37" w:author="PR Preview" w:date="2026-01-01T00:00:00Z">
        <w:r>
          <w:delText xml:space="preserve">-inner product (</w:delText>
        </w:r>
      </w:del>
      <w:hyperlink w:anchor="def-matrix-induced-inner-product">
        <w:del w:id="153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539" w:author="PR Preview" w:date="2026-01-01T00:00:00Z">
        <w:r>
          <w:delText xml:space="preserve">) satisfies</w:delText>
        </w:r>
      </w:del>
    </w:p>
    <w:p>
      <w:pPr>
        <w:pStyle w:val="BodyText"/>
      </w:pPr>
      <w:ins w:id="1540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Let</w:t>
        </w:r>
      </w:ins>
      <w:ins w:id="15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be a</w:t>
        </w:r>
      </w:ins>
      <w:ins w:id="15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symmetric positive definite matrix,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and let</w:t>
        </w:r>
      </w:ins>
      <w:ins w:id="1551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be any</w:t>
        </w:r>
      </w:ins>
      <w:ins w:id="15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matrix with</w:t>
        </w:r>
      </w:ins>
      <w:ins w:id="15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558" w:author="PR Preview" w:date="2026-01-01T00:00:00Z">
        <w:r>
          <w:t xml:space="preserve">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Then for all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62" w:author="PR Preview" w:date="2026-01-01T00:00:00Z">
        <w:r>
          <w:t xml:space="preserve">, the</w:t>
        </w:r>
      </w:ins>
      <w:ins w:id="15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64" w:author="PR Preview" w:date="2026-01-01T00:00:00Z">
        <w:r>
          <w:t xml:space="preserve">-inner product (</w:t>
        </w:r>
      </w:ins>
      <w:hyperlink w:anchor="def-matrix-induced-inner-product">
        <w:ins w:id="1565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566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1567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568" w:author="PR Preview" w:date="2026-01-01T00:00:00Z">
        <w:r>
          <w:delText xml:space="preserve">: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If data features have a symmetric positive definite covariance matrix</w:delText>
        </w:r>
      </w:del>
      <w:del w:id="1573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(</w:delText>
        </w:r>
      </w:del>
      <w:hyperlink w:anchor="def-positive-definite">
        <w:del w:id="157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577" w:author="PR Preview" w:date="2026-01-01T00:00:00Z">
        <w:r>
          <w:delText xml:space="preserve">),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the precision matrix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(</w:delText>
        </w:r>
      </w:del>
      <w:hyperlink w:anchor="thm-pd-inverse">
        <w:del w:id="158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84" w:author="PR Preview" w:date="2026-01-01T00:00:00Z">
        <w:r>
          <w:delText xml:space="preserve">) defines the Mahalanobis inner product</w:delText>
        </w:r>
      </w:del>
      <w:del w:id="1585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586" w:author="PR Preview" w:date="2026-01-01T00:00:00Z">
        <w:r>
          <w:delText xml:space="preserve">.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The induced distance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measures statistical distance normalized by variance along each principal direction.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Factoring</w:delText>
        </w:r>
      </w:del>
      <w:del w:id="159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(via Cholesky or spectral decomposition,</w:delText>
        </w:r>
      </w:del>
      <w:del w:id="1597" w:author="PR Preview" w:date="2026-01-01T00:00:00Z">
        <w:r>
          <w:delText xml:space="preserve"> </w:delText>
        </w:r>
      </w:del>
      <w:hyperlink w:anchor="cor-pd-transpose-product">
        <w:del w:id="159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599" w:author="PR Preview" w:date="2026-01-01T00:00:00Z">
        <w:r>
          <w:delText xml:space="preserve">),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this inner product is the Euclidean dot product of the whitened vectors</w:delText>
        </w:r>
      </w:del>
      <w:del w:id="160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and</w:delText>
        </w:r>
      </w:del>
      <w:del w:id="160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(</w:delText>
        </w:r>
      </w:del>
      <w:hyperlink w:anchor="thm-whitening-inner-product">
        <w:del w:id="160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609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ins w:id="1610" w:author="PR Preview" w:date="2026-01-01T00:00:00Z">
        <w:r>
          <w:rPr>
            <w:b/>
            <w:bCs/>
          </w:rPr>
          <w:t xml:space="preserve">Mahalanobis metric and whitening</w:t>
        </w:r>
      </w:ins>
      <w:ins w:id="1611" w:author="PR Preview" w:date="2026-01-01T00:00:00Z">
        <w:r>
          <w:t xml:space="preserve">: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If data features have a symmetric positive definite covariance matrix</w:t>
        </w:r>
      </w:ins>
      <w:ins w:id="161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(</w:t>
        </w:r>
      </w:ins>
      <w:hyperlink w:anchor="def-positive-definite">
        <w:ins w:id="161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620" w:author="PR Preview" w:date="2026-01-01T00:00:00Z">
        <w:r>
          <w:t xml:space="preserve">),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precision matrix</w:t>
        </w:r>
      </w:ins>
      <w:ins w:id="16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(</w:t>
        </w:r>
      </w:ins>
      <w:hyperlink w:anchor="thm-pd-inverse">
        <w:ins w:id="162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27" w:author="PR Preview" w:date="2026-01-01T00:00:00Z">
        <w:r>
          <w:t xml:space="preserve">) defines the Mahalanobis inner product</w:t>
        </w:r>
      </w:ins>
      <w:ins w:id="1628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629" w:author="PR Preview" w:date="2026-01-01T00:00:00Z">
        <w:r>
          <w:t xml:space="preserve">.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The induced distance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measures statistical distance normalized by variance along each principal direction.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Factoring</w:t>
        </w:r>
      </w:ins>
      <w:ins w:id="163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(via Cholesky or spectral decomposition,</w:t>
        </w:r>
      </w:ins>
      <w:ins w:id="1640" w:author="PR Preview" w:date="2026-01-01T00:00:00Z">
        <w:r>
          <w:t xml:space="preserve"> </w:t>
        </w:r>
      </w:ins>
      <w:hyperlink w:anchor="cor-pd-transpose-product">
        <w:ins w:id="164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642" w:author="PR Preview" w:date="2026-01-01T00:00:00Z">
        <w:r>
          <w:t xml:space="preserve">),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this inner product is the Euclidean dot product of the whitened vectors</w:t>
        </w:r>
      </w:ins>
      <w:ins w:id="164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and</w:t>
        </w:r>
      </w:ins>
      <w:ins w:id="1648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(</w:t>
        </w:r>
      </w:ins>
      <w:hyperlink w:anchor="thm-whitening-inner-product">
        <w:ins w:id="165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652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del w:id="1653" w:author="PR Preview" w:date="2026-01-01T00:00:00Z">
        <w:r>
          <w:rPr>
            <w:b/>
            <w:bCs/>
          </w:rPr>
          <w:delText xml:space="preserve">Definition 23 (Determinant)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The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rPr>
            <w:b/>
            <w:bCs/>
          </w:rPr>
          <w:delText xml:space="preserve">determinant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of a</w:delText>
        </w:r>
      </w:del>
      <w:del w:id="166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matrix</w:delText>
        </w:r>
      </w:del>
      <w:del w:id="16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with entries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1667" w:author="PR Preview" w:date="2026-01-01T00:00:00Z">
        <w:r>
          <w:delText xml:space="preserve">,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written</w:delText>
        </w:r>
      </w:del>
      <w:del w:id="167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or</w:delText>
        </w:r>
      </w:del>
      <w:del w:id="16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is the number defined recursively in</w:delText>
        </w:r>
      </w:del>
      <w:del w:id="1677" w:author="PR Preview" w:date="2026-01-01T00:00:00Z">
        <w:r>
          <w:delText xml:space="preserve"> </w:delText>
        </w:r>
      </w:del>
      <m:oMath>
        <m:r>
          <m:t>p</m:t>
        </m:r>
      </m:oMath>
      <w:del w:id="1678" w:author="PR Preview" w:date="2026-01-01T00:00:00Z">
        <w:r>
          <w:delText xml:space="preserve">:</w:delText>
        </w:r>
      </w:del>
    </w:p>
    <w:p>
      <w:pPr>
        <w:pStyle w:val="FirstParagraph"/>
      </w:pPr>
      <w:ins w:id="1679" w:author="PR Preview" w:date="2026-01-01T00:00:00Z">
        <w:r>
          <w:rPr>
            <w:b/>
            <w:bCs/>
          </w:rPr>
          <w:t xml:space="preserve">Definition 26 (Determinant)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The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rPr>
            <w:b/>
            <w:bCs/>
          </w:rPr>
          <w:t xml:space="preserve">determinant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of a</w:t>
        </w:r>
      </w:ins>
      <w:ins w:id="16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matrix</w:t>
        </w:r>
      </w:ins>
      <w:ins w:id="16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with entries</w:t>
        </w:r>
      </w:ins>
      <w:ins w:id="169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693" w:author="PR Preview" w:date="2026-01-01T00:00:00Z">
        <w:r>
          <w:t xml:space="preserve">,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written</w:t>
        </w:r>
      </w:ins>
      <w:ins w:id="1696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or</w:t>
        </w:r>
      </w:ins>
      <w:ins w:id="169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1700" w:author="PR Preview" w:date="2026-01-01T00:00:00Z">
        <w:r>
          <w:t xml:space="preserve">,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the number defined recursively in</w:t>
        </w:r>
      </w:ins>
      <w:ins w:id="1703" w:author="PR Preview" w:date="2026-01-01T00:00:00Z">
        <w:r>
          <w:t xml:space="preserve"> </w:t>
        </w:r>
      </w:ins>
      <m:oMath>
        <m:r>
          <m:t>p</m:t>
        </m:r>
      </m:oMath>
      <w:ins w:id="170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del w:id="1705" w:author="PR Preview" w:date="2026-01-01T00:00:00Z">
        <w:r>
          <w:rPr>
            <w:i/>
            <w:iCs/>
          </w:rPr>
          <w:delText xml:space="preserve">Remark 20</w:delText>
        </w:r>
      </w:del>
      <w:del w:id="1706" w:author="PR Preview" w:date="2026-01-01T00:00:00Z">
        <w:r>
          <w:delText xml:space="preserve"> (Cofactor expansion). </w:delText>
        </w:r>
      </w:del>
      <w:del w:id="1707" w:author="PR Preview" w:date="2026-01-01T00:00:00Z">
        <w:r>
          <w:delText xml:space="preserve">The recursive formula in</w:delText>
        </w:r>
      </w:del>
      <w:del w:id="1708" w:author="PR Preview" w:date="2026-01-01T00:00:00Z">
        <w:r>
          <w:delText xml:space="preserve"> </w:delText>
        </w:r>
      </w:del>
      <w:hyperlink w:anchor="def-determinant">
        <w:del w:id="170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is the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rPr>
            <w:i/>
            <w:iCs/>
          </w:rPr>
          <w:delText xml:space="preserve">cofactor expansion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along the first row.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Other sources define the determinant</w:delText>
        </w:r>
      </w:del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as a sum over all orderings of the columns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and derive this expansion from it;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the two definitions agree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(Banerjee and Roy 2014)</w:delText>
        </w:r>
      </w:del>
      <w:del w:id="1726" w:author="PR Preview" w:date="2026-01-01T00:00:00Z">
        <w:r>
          <w:delText xml:space="preserve">.</w:delText>
        </w:r>
      </w:del>
    </w:p>
    <w:p>
      <w:pPr>
        <w:pStyle w:val="FirstParagraph"/>
      </w:pPr>
      <w:ins w:id="1727" w:author="PR Preview" w:date="2026-01-01T00:00:00Z">
        <w:r>
          <w:rPr>
            <w:i/>
            <w:iCs/>
          </w:rPr>
          <w:t xml:space="preserve">Remark 20</w:t>
        </w:r>
      </w:ins>
      <w:ins w:id="1728" w:author="PR Preview" w:date="2026-01-01T00:00:00Z">
        <w:r>
          <w:t xml:space="preserve"> (Cofactor expansion). </w:t>
        </w:r>
      </w:ins>
      <w:ins w:id="1729" w:author="PR Preview" w:date="2026-01-01T00:00:00Z">
        <w:r>
          <w:t xml:space="preserve">The recursive formula in</w:t>
        </w:r>
      </w:ins>
      <w:ins w:id="1730" w:author="PR Preview" w:date="2026-01-01T00:00:00Z">
        <w:r>
          <w:t xml:space="preserve"> </w:t>
        </w:r>
      </w:ins>
      <w:hyperlink w:anchor="def-determinant">
        <w:ins w:id="173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is the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rPr>
            <w:i/>
            <w:iCs/>
          </w:rPr>
          <w:t xml:space="preserve">cofactor expansion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along the first row.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Other sources define the determinant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as a sum over all orderings of the columns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and derive this expansion from it;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the two definitions agree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(Banerjee and Roy 2014)</w:t>
        </w:r>
      </w:ins>
      <w:ins w:id="1748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del w:id="1749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The determinant (</w:delText>
        </w:r>
      </w:del>
      <w:hyperlink w:anchor="def-determinant">
        <w:del w:id="175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753" w:author="PR Preview" w:date="2026-01-01T00:00:00Z">
        <w:r>
          <w:delText xml:space="preserve">) of a</w:delText>
        </w:r>
      </w:del>
      <w:del w:id="17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diagonal matrix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(</w:delText>
        </w:r>
      </w:del>
      <w:hyperlink w:anchor="def-diagonal-matrix">
        <w:del w:id="175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760" w:author="PR Preview" w:date="2026-01-01T00:00:00Z">
        <w:r>
          <w:delText xml:space="preserve">)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1763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 determinant (</w:t>
        </w:r>
      </w:ins>
      <w:hyperlink w:anchor="def-determinant">
        <w:ins w:id="1766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67" w:author="PR Preview" w:date="2026-01-01T00:00:00Z">
        <w:r>
          <w:t xml:space="preserve">) of a</w:t>
        </w:r>
      </w:ins>
      <w:ins w:id="17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diagonal matrix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(</w:t>
        </w:r>
      </w:ins>
      <w:hyperlink w:anchor="def-diagonal-matrix">
        <w:ins w:id="177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774" w:author="PR Preview" w:date="2026-01-01T00:00:00Z">
        <w:r>
          <w:t xml:space="preserve">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del w:id="1777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Let</w:delText>
        </w:r>
      </w:del>
      <w:del w:id="17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be a</w:delText>
        </w:r>
      </w:del>
      <w:del w:id="17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symmetric matrix with real entries,</w:delText>
        </w:r>
      </w:del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with eigendecomposition</w:delText>
        </w:r>
      </w:del>
      <w:del w:id="17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(</w:delText>
        </w:r>
      </w:del>
      <w:hyperlink w:anchor="def-eigendecomposition">
        <w:del w:id="179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792" w:author="PR Preview" w:date="2026-01-01T00:00:00Z">
        <w:r>
          <w:delText xml:space="preserve">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and eigenvalues</w:delText>
        </w:r>
      </w:del>
      <w:del w:id="179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on the diagonal of</w:delText>
        </w:r>
      </w:del>
      <w:del w:id="179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799" w:author="PR Preview" w:date="2026-01-01T00:00:00Z">
        <w:r>
          <w:delText xml:space="preserve">.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Then</w:delText>
        </w:r>
      </w:del>
    </w:p>
    <w:p>
      <w:pPr>
        <w:pStyle w:val="BodyText"/>
      </w:pPr>
      <w:ins w:id="1802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Let</w:t>
        </w:r>
      </w:ins>
      <w:ins w:id="18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be a</w:t>
        </w:r>
      </w:ins>
      <w:ins w:id="18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symmetric matrix with real entries,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with eigendecomposition</w:t>
        </w:r>
      </w:ins>
      <w:ins w:id="18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(</w:t>
        </w:r>
      </w:ins>
      <w:hyperlink w:anchor="def-eigendecomposition">
        <w:ins w:id="181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817" w:author="PR Preview" w:date="2026-01-01T00:00:00Z">
        <w:r>
          <w:t xml:space="preserve">)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and eigenvalues</w:t>
        </w:r>
      </w:ins>
      <w:ins w:id="182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on the diagonal of</w:t>
        </w:r>
      </w:ins>
      <w:ins w:id="182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824" w:author="PR Preview" w:date="2026-01-01T00:00:00Z">
        <w:r>
          <w:t xml:space="preserve">.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del w:id="1827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If</w:delText>
        </w:r>
      </w:del>
      <w:del w:id="18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is positive definite (</w:delText>
        </w:r>
      </w:del>
      <w:hyperlink w:anchor="def-positive-definite">
        <w:del w:id="183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834" w:author="PR Preview" w:date="2026-01-01T00:00:00Z">
        <w:r>
          <w:delText xml:space="preserve">),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then</w:delText>
        </w:r>
      </w:del>
      <w:del w:id="1837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838" w:author="PR Preview" w:date="2026-01-01T00:00:00Z">
        <w:r>
          <w:delText xml:space="preserve">.</w:delText>
        </w:r>
      </w:del>
    </w:p>
    <w:p>
      <w:pPr>
        <w:pStyle w:val="BodyText"/>
      </w:pPr>
      <w:ins w:id="1839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If</w:t>
        </w:r>
      </w:ins>
      <w:ins w:id="18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positive definite (</w:t>
        </w:r>
      </w:ins>
      <w:hyperlink w:anchor="def-positive-definite">
        <w:ins w:id="184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846" w:author="PR Preview" w:date="2026-01-01T00:00:00Z">
        <w:r>
          <w:t xml:space="preserve">),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then</w:t>
        </w:r>
      </w:ins>
      <w:ins w:id="1849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850" w:author="PR Preview" w:date="2026-01-01T00:00:00Z">
        <w:r>
          <w:t xml:space="preserve">.</w:t>
        </w:r>
      </w:ins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2026-10-15T16:06:51Z</dcterms:created>
  <dcterms:modified xsi:type="dcterms:W3CDTF">2026-10-15T16:06:51Z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