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8 (Harmonic numbers via double integrals)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Adapted from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Miller (2016)</w:delText>
        </w:r>
      </w:del>
      <w:del w:id="8" w:author="PR Preview" w:date="2026-01-01T00:00:00Z">
        <w:r>
          <w:delText xml:space="preserve">, Question 1.1.54.</w:delText>
        </w:r>
      </w:del>
    </w:p>
    <w:p>
      <w:pPr>
        <w:pStyle w:val="BodyText"/>
      </w:pPr>
      <w:del w:id="9" w:author="PR Preview" w:date="2026-01-01T00:00:00Z">
        <w:r>
          <w:delText xml:space="preserve">Prove that for every positive integer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: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Adapted from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Miller (2016)</w:t>
        </w:r>
      </w:ins>
      <w:ins w:id="17" w:author="PR Preview" w:date="2026-01-01T00:00:00Z">
        <w:r>
          <w:t xml:space="preserve">, Question 1.1.54.</w:t>
        </w:r>
      </w:ins>
    </w:p>
    <w:p>
      <w:pPr>
        <w:pStyle w:val="BodyText"/>
      </w:pPr>
      <w:ins w:id="18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del w:id="19" w:author="PR Preview" w:date="2026-01-01T00:00:00Z">
        <w:r>
          <w:rPr>
            <w:i/>
            <w:iCs/>
          </w:rPr>
          <w:delText xml:space="preserve">Solution 8</w:delText>
        </w:r>
      </w:del>
      <w:del w:id="20" w:author="PR Preview" w:date="2026-01-01T00:00:00Z">
        <w:r>
          <w:delText xml:space="preserve">. </w:delText>
        </w:r>
      </w:del>
      <w:del w:id="21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Integrate with respect to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first:</w:delText>
        </w:r>
      </w:del>
    </w:p>
    <w:p>
      <w:pPr>
        <w:pStyle w:val="FirstParagraph"/>
      </w:pPr>
      <w:ins w:id="27" w:author="PR Preview" w:date="2026-01-01T00:00:00Z">
        <w:r>
          <w:t xml:space="preserve">for every positive integer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write the result as a sum of reciprocals of integers.</w:t>
        </w:r>
      </w:ins>
    </w:p>
    <w:bookmarkEnd w:id="56"/>
    <w:bookmarkStart w:id="57" w:name="sol-miller-dint-harmonic-identity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8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rPr>
            <w:b/>
            <w:bCs/>
          </w:rPr>
          <w:t xml:space="preserve">Integration, then a geometric series: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Integrate with respect to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Expand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4" w:author="PR Preview" w:date="2026-01-01T00:00:00Z">
        <w:r>
          <w:delText xml:space="preserve">. Integrating over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t xml:space="preserve">The result is stated as</w:t>
        </w:r>
      </w:ins>
      <w:ins w:id="48" w:author="PR Preview" w:date="2026-01-01T00:00:00Z">
        <w:r>
          <w:t xml:space="preserve"> </w:t>
        </w:r>
      </w:ins>
      <w:hyperlink w:anchor="thm-dint-harmonic-identity">
        <w:ins w:id="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" w:author="PR Preview" w:date="2026-01-01T00:00:00Z">
        <w:r>
          <w:t xml:space="preserve">.</w:t>
        </w:r>
      </w:ins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(binomial expansion):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same integral can be expanded in a different way.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Expand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57" w:author="PR Preview" w:date="2026-01-01T00:00:00Z">
        <w:r>
          <w:t xml:space="preserve">. Integrating over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60" w:author="PR Preview" w:date="2026-01-01T00:00:00Z">
        <w:r>
          <w:t xml:space="preserve">This reaches the alternating binomial sum for the same integral as above,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it inherits the value</w:t>
        </w:r>
      </w:ins>
      <w:ins w:id="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2026-10-15T15:48:56Z</dcterms:created>
  <dcterms:modified xsi:type="dcterms:W3CDTF">2026-10-15T15:48:56Z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