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09:50:21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del w:id="3" w:author="PR Preview" w:date="2026-01-01T00:00:00Z">
          <w:r>
            <w:rPr>
              <w:rStyle w:val="Hyperlink"/>
            </w:rPr>
            <w:delText xml:space="preserve">Definition 47</w:delText>
          </w:r>
        </w:del>
      </w:hyperlink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extends powers to real exponents when the base is positive.</w:delText>
        </w:r>
      </w:del>
    </w:p>
    <w:p>
      <w:pPr>
        <w:pStyle w:val="FirstParagraph"/>
      </w:pPr>
      <w:hyperlink w:anchor="def-real-power">
        <w:ins w:id="6" w:author="PR Preview" w:date="2026-01-01T00:00:00Z">
          <w:r>
            <w:rPr>
              <w:rStyle w:val="Hyperlink"/>
            </w:rPr>
            <w:t xml:space="preserve">Definition 48</w:t>
          </w:r>
        </w:ins>
      </w:hyperlink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extends powers to real exponents when the base is positive.</w:t>
        </w:r>
      </w:ins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7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4" w:name="exm-jensen"/>
    <w:p>
      <w:pPr>
        <w:pStyle w:val="FirstParagraph"/>
      </w:pPr>
      <w:del w:id="9" w:author="PR Preview" w:date="2026-01-01T00:00:00Z">
        <w:r>
          <w:rPr>
            <w:b/>
            <w:bCs/>
          </w:rPr>
          <w:delText xml:space="preserve">Example 14 (The mean of the squares is at least the square of the mean)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Take</w:delText>
        </w:r>
      </w:del>
      <w:del w:id="1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13" w:author="PR Preview" w:date="2026-01-01T00:00:00Z">
        <w:r>
          <w:delText xml:space="preserve">.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It is convex by</w:delText>
        </w:r>
      </w:del>
      <w:del w:id="16" w:author="PR Preview" w:date="2026-01-01T00:00:00Z">
        <w:r>
          <w:delText xml:space="preserve"> </w:delText>
        </w:r>
      </w:del>
      <w:hyperlink w:anchor="def-convex-function">
        <w:del w:id="17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8" w:author="PR Preview" w:date="2026-01-01T00:00:00Z">
        <w:r>
          <w:delText xml:space="preserve">: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for</w:delText>
        </w:r>
      </w:del>
      <w:del w:id="21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2" w:author="PR Preview" w:date="2026-01-01T00:00:00Z">
        <w:r>
          <w:delText xml:space="preserve">,</w:delText>
        </w:r>
      </w:del>
    </w:p>
    <w:p>
      <w:pPr>
        <w:pStyle w:val="FirstParagraph"/>
      </w:pPr>
      <w:ins w:id="23" w:author="PR Preview" w:date="2026-01-01T00:00:00Z">
        <w:r>
          <w:rPr>
            <w:b/>
            <w:bCs/>
          </w:rPr>
          <w:t xml:space="preserve">Example 14 (The average of the squares is at least the square of the average)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Take</w:t>
        </w:r>
      </w:ins>
      <w:ins w:id="2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27" w:author="PR Preview" w:date="2026-01-01T00:00:00Z">
        <w:r>
          <w:t xml:space="preserve">.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It is convex by</w:t>
        </w:r>
      </w:ins>
      <w:ins w:id="30" w:author="PR Preview" w:date="2026-01-01T00:00:00Z">
        <w:r>
          <w:t xml:space="preserve"> </w:t>
        </w:r>
      </w:ins>
      <w:hyperlink w:anchor="def-convex-function">
        <w:ins w:id="31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32" w:author="PR Preview" w:date="2026-01-01T00:00:00Z">
        <w:r>
          <w:t xml:space="preserve">: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for</w:t>
        </w:r>
      </w:ins>
      <w:ins w:id="35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37" w:author="PR Preview" w:date="2026-01-01T00:00:00Z">
        <w:r>
          <w:delText xml:space="preserve">The weighted average of the points is their mean,</w:delText>
        </w:r>
      </w:del>
      <w:del w:id="38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del w:id="39" w:author="PR Preview" w:date="2026-01-01T00:00:00Z">
        <w:r>
          <w:delText xml:space="preserve">,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so the left side of</w:delText>
        </w:r>
      </w:del>
      <w:del w:id="42" w:author="PR Preview" w:date="2026-01-01T00:00:00Z">
        <w:r>
          <w:delText xml:space="preserve"> </w:delText>
        </w:r>
      </w:del>
      <w:hyperlink w:anchor="thm-jensen">
        <w:del w:id="43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is</w:delText>
        </w:r>
      </w:del>
      <w:del w:id="4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del w:id="47" w:author="PR Preview" w:date="2026-01-01T00:00:00Z">
        <w:r>
          <w:delText xml:space="preserve">.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The right side is the mean of the squares,</w:delText>
        </w:r>
      </w:del>
      <w:del w:id="50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del w:id="51" w:author="PR Preview" w:date="2026-01-01T00:00:00Z">
        <w:r>
          <w:delText xml:space="preserve">.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The inequality holds:</w:delText>
        </w:r>
      </w:del>
      <w:del w:id="54" w:author="PR Preview" w:date="2026-01-01T00:00:00Z">
        <w:r>
          <w:delText xml:space="preserve"> </w:delText>
        </w:r>
      </w:del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del w:id="55" w:author="PR Preview" w:date="2026-01-01T00:00:00Z">
        <w:r>
          <w:delText xml:space="preserve">.</w:delText>
        </w:r>
      </w:del>
    </w:p>
    <w:p>
      <w:pPr>
        <w:pStyle w:val="BodyText"/>
      </w:pPr>
      <w:del w:id="56" w:author="PR Preview" w:date="2026-01-01T00:00:00Z">
        <w:r>
          <w:delText xml:space="preserve">The gap is</w:delText>
        </w:r>
      </w:del>
      <w:del w:id="57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del w:id="58" w:author="PR Preview" w:date="2026-01-01T00:00:00Z">
        <w:r>
          <w:delText xml:space="preserve">.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That is the average squared distance of the points from their mean,</w:delText>
        </w:r>
      </w:del>
      <w:del w:id="61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del w:id="62" w:author="PR Preview" w:date="2026-01-01T00:00:00Z">
        <w:r>
          <w:delText xml:space="preserve">,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which is the variance of the three points.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For</w:delText>
        </w:r>
      </w:del>
      <w:del w:id="6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68" w:author="PR Preview" w:date="2026-01-01T00:00:00Z">
        <w:r>
          <w:delText xml:space="preserve">, Jensen’s inequality says a variance is never negative.</w:delText>
        </w:r>
      </w:del>
    </w:p>
    <w:p>
      <w:pPr>
        <w:pStyle w:val="FirstParagraph"/>
      </w:pPr>
      <w:ins w:id="69" w:author="PR Preview" w:date="2026-01-01T00:00:00Z">
        <w:r>
          <w:t xml:space="preserve">The weighted average of the points is their ordinary average,</w:t>
        </w:r>
      </w:ins>
      <w:ins w:id="70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ins w:id="71" w:author="PR Preview" w:date="2026-01-01T00:00:00Z">
        <w:r>
          <w:t xml:space="preserve">,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so the left side of</w:t>
        </w:r>
      </w:ins>
      <w:ins w:id="74" w:author="PR Preview" w:date="2026-01-01T00:00:00Z">
        <w:r>
          <w:t xml:space="preserve"> </w:t>
        </w:r>
      </w:ins>
      <w:hyperlink w:anchor="thm-jensen">
        <w:ins w:id="75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is</w:t>
        </w:r>
      </w:ins>
      <w:ins w:id="7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ins w:id="79" w:author="PR Preview" w:date="2026-01-01T00:00:00Z">
        <w:r>
          <w:t xml:space="preserve">.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The right side is the average of the squares,</w:t>
        </w:r>
      </w:ins>
      <w:ins w:id="82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ins w:id="83" w:author="PR Preview" w:date="2026-01-01T00:00:00Z">
        <w:r>
          <w:t xml:space="preserve">.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The inequality holds:</w:t>
        </w:r>
      </w:ins>
      <w:ins w:id="86" w:author="PR Preview" w:date="2026-01-01T00:00:00Z">
        <w:r>
          <w:t xml:space="preserve"> </w:t>
        </w:r>
      </w:ins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ins w:id="87" w:author="PR Preview" w:date="2026-01-01T00:00:00Z">
        <w:r>
          <w:t xml:space="preserve">.</w:t>
        </w:r>
      </w:ins>
    </w:p>
    <w:p>
      <w:pPr>
        <w:pStyle w:val="BodyText"/>
      </w:pPr>
      <w:ins w:id="88" w:author="PR Preview" w:date="2026-01-01T00:00:00Z">
        <w:r>
          <w:t xml:space="preserve">The gap is</w:t>
        </w:r>
      </w:ins>
      <w:ins w:id="89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ins w:id="90" w:author="PR Preview" w:date="2026-01-01T00:00:00Z">
        <w:r>
          <w:t xml:space="preserve">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That is the average squared distance of the points from their average,</w:t>
        </w:r>
      </w:ins>
      <w:ins w:id="93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ins w:id="94" w:author="PR Preview" w:date="2026-01-01T00:00:00Z">
        <w:r>
          <w:t xml:space="preserve">,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which statistics calls the variance of the three points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(about their</w:t>
        </w:r>
      </w:ins>
      <w:ins w:id="99" w:author="PR Preview" w:date="2026-01-01T00:00:00Z">
        <w:r>
          <w:t xml:space="preserve"> </w:t>
        </w:r>
      </w:ins>
      <w:hyperlink r:id="rId73">
        <w:ins w:id="100" w:author="PR Preview" w:date="2026-01-01T00:00:00Z">
          <w:r>
            <w:rPr>
              <w:rStyle w:val="Hyperlink"/>
            </w:rPr>
            <w:t xml:space="preserve">mean</w:t>
          </w:r>
        </w:ins>
      </w:hyperlink>
      <w:ins w:id="101" w:author="PR Preview" w:date="2026-01-01T00:00:00Z">
        <w:r>
          <w:t xml:space="preserve">, defined later).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For</w:t>
        </w:r>
      </w:ins>
      <w:ins w:id="10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105" w:author="PR Preview" w:date="2026-01-01T00:00:00Z">
        <w:r>
          <w:t xml:space="preserve">, Jensen’s inequality says this average squared distance is never negative.</w:t>
        </w:r>
      </w:ins>
    </w:p>
    <w:bookmarkEnd w:id="74"/>
    <w:bookmarkStart w:id="76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6"/>
    <w:bookmarkEnd w:id="77"/>
    <w:bookmarkStart w:id="88" w:name="infimum-and-supremum"/>
    <w:p>
      <w:pPr>
        <w:pStyle w:val="Heading2"/>
      </w:pPr>
      <w:r>
        <w:t xml:space="preserve">7 Infimum and supremum</w:t>
      </w:r>
    </w:p>
    <w:bookmarkStart w:id="78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8"/>
    <w:bookmarkStart w:id="79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9"/>
    <w:bookmarkStart w:id="80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1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1"/>
    <w:bookmarkStart w:id="82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2"/>
    <w:bookmarkStart w:id="83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3"/>
    <w:bookmarkStart w:id="84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4"/>
    <w:bookmarkStart w:id="85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6"/>
    <w:bookmarkStart w:id="87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7"/>
    <w:bookmarkEnd w:id="88"/>
    <w:bookmarkStart w:id="101" w:name="sums"/>
    <w:p>
      <w:pPr>
        <w:pStyle w:val="Heading2"/>
      </w:pPr>
      <w:r>
        <w:t xml:space="preserve">8 Sums</w:t>
      </w:r>
    </w:p>
    <w:bookmarkStart w:id="89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9"/>
    <w:bookmarkStart w:id="90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0"/>
    <w:bookmarkStart w:id="91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1"/>
    <w:bookmarkStart w:id="92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2"/>
    <w:bookmarkStart w:id="93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3"/>
    <w:bookmarkStart w:id="94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4"/>
    <w:bookmarkStart w:id="95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5"/>
    <w:bookmarkStart w:id="96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7"/>
    <w:bookmarkStart w:id="98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8"/>
    <w:bookmarkStart w:id="99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9"/>
    <w:bookmarkStart w:id="100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End w:id="101"/>
    <w:bookmarkStart w:id="105" w:name="products"/>
    <w:p>
      <w:pPr>
        <w:pStyle w:val="Heading2"/>
      </w:pPr>
      <w:r>
        <w:t xml:space="preserve">9 Products</w:t>
      </w:r>
    </w:p>
    <w:bookmarkStart w:id="102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2"/>
    <w:bookmarkStart w:id="103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3"/>
    <w:bookmarkStart w:id="104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4"/>
    <w:bookmarkEnd w:id="105"/>
    <w:bookmarkStart w:id="107" w:name="division"/>
    <w:p>
      <w:pPr>
        <w:pStyle w:val="Heading2"/>
      </w:pPr>
      <w:r>
        <w:t xml:space="preserve">10 Division</w:t>
      </w:r>
    </w:p>
    <w:bookmarkStart w:id="106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6"/>
    <w:bookmarkEnd w:id="107"/>
    <w:bookmarkStart w:id="118" w:name="sums-and-products-together"/>
    <w:p>
      <w:pPr>
        <w:pStyle w:val="Heading2"/>
      </w:pPr>
      <w:r>
        <w:t xml:space="preserve">11 Sums and products together</w:t>
      </w:r>
    </w:p>
    <w:bookmarkStart w:id="108" w:name="def-distributes-over"/>
    <w:p>
      <w:pPr>
        <w:pStyle w:val="FirstParagraph"/>
      </w:pPr>
      <w:del w:id="106" w:author="PR Preview" w:date="2026-01-01T00:00:00Z">
        <w:r>
          <w:rPr>
            <w:b/>
            <w:bCs/>
          </w:rPr>
          <w:delText xml:space="preserve">Definition 23 (Distributive law)</w:delText>
        </w:r>
      </w:del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An operation</w:delText>
        </w:r>
      </w:del>
      <w:del w:id="109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on a set</w:delText>
        </w:r>
      </w:del>
      <w:del w:id="112" w:author="PR Preview" w:date="2026-01-01T00:00:00Z">
        <w:r>
          <w:delText xml:space="preserve"> </w:delText>
        </w:r>
      </w:del>
      <m:oMath>
        <m:r>
          <m:t>S</m:t>
        </m:r>
      </m:oMath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rPr>
            <w:b/>
            <w:bCs/>
          </w:rPr>
          <w:delText xml:space="preserve">distributes over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an operation</w:delText>
        </w:r>
      </w:del>
      <w:del w:id="117" w:author="PR Preview" w:date="2026-01-01T00:00:00Z">
        <w:r>
          <w:delText xml:space="preserve"> </w:delText>
        </w:r>
      </w:del>
      <m:oMath>
        <m:r>
          <m:rPr>
            <m:sty m:val="p"/>
          </m:rPr>
          <m:t>⋄</m:t>
        </m:r>
      </m:oMath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on</w:delText>
        </w:r>
      </w:del>
      <w:del w:id="120" w:author="PR Preview" w:date="2026-01-01T00:00:00Z">
        <w:r>
          <w:delText xml:space="preserve"> </w:delText>
        </w:r>
      </w:del>
      <m:oMath>
        <m:r>
          <m:t>S</m:t>
        </m:r>
      </m:oMath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(</w:delText>
        </w:r>
      </w:del>
      <w:hyperlink w:anchor="def-identity-element">
        <w:del w:id="123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124" w:author="PR Preview" w:date="2026-01-01T00:00:00Z">
        <w:r>
          <w:delText xml:space="preserve">)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if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del w:id="127" w:author="PR Preview" w:date="2026-01-01T00:00:00Z">
        <w:r>
          <w:delText xml:space="preserve">for all</w:delText>
        </w:r>
      </w:del>
      <w:del w:id="12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del w:id="129" w:author="PR Preview" w:date="2026-01-01T00:00:00Z">
        <w:r>
          <w:delText xml:space="preserve">.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The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rPr>
            <w:b/>
            <w:bCs/>
          </w:rPr>
          <w:delText xml:space="preserve">distributive law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is the statement that multiplication distributes over addition,</w:delText>
        </w:r>
      </w:del>
      <w:del w:id="13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(</w:delText>
        </w:r>
      </w:del>
      <w:hyperlink w:anchor="thm-mult-distr">
        <w:del w:id="139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140" w:author="PR Preview" w:date="2026-01-01T00:00:00Z">
        <w:r>
          <w:delText xml:space="preserve">);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we then say multiplication is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rPr>
            <w:b/>
            <w:bCs/>
          </w:rPr>
          <w:delText xml:space="preserve">distributive</w:delText>
        </w:r>
      </w:del>
      <w:del w:id="145" w:author="PR Preview" w:date="2026-01-01T00:00:00Z">
        <w:r>
          <w:delText xml:space="preserve">.</w:delText>
        </w:r>
      </w:del>
    </w:p>
    <w:p>
      <w:pPr>
        <w:pStyle w:val="FirstParagraph"/>
      </w:pPr>
      <w:ins w:id="146" w:author="PR Preview" w:date="2026-01-01T00:00:00Z">
        <w:r>
          <w:rPr>
            <w:b/>
            <w:bCs/>
          </w:rPr>
          <w:t xml:space="preserve">Definition 23 (Distributes over)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An operation</w:t>
        </w:r>
      </w:ins>
      <w:ins w:id="149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on a set</w:t>
        </w:r>
      </w:ins>
      <w:ins w:id="152" w:author="PR Preview" w:date="2026-01-01T00:00:00Z">
        <w:r>
          <w:t xml:space="preserve"> </w:t>
        </w:r>
      </w:ins>
      <m:oMath>
        <m:r>
          <m:t>S</m:t>
        </m:r>
      </m:oMath>
      <w:ins w:id="153" w:author="PR Preview" w:date="2026-01-01T00:00:00Z">
        <w:r>
          <w:t xml:space="preserve"> </w:t>
        </w:r>
      </w:ins>
      <w:ins w:id="154" w:author="PR Preview" w:date="2026-01-01T00:00:00Z">
        <w:r>
          <w:rPr>
            <w:b/>
            <w:bCs/>
          </w:rPr>
          <w:t xml:space="preserve">distributes over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an operation</w:t>
        </w:r>
      </w:ins>
      <w:ins w:id="157" w:author="PR Preview" w:date="2026-01-01T00:00:00Z">
        <w:r>
          <w:t xml:space="preserve"> </w:t>
        </w:r>
      </w:ins>
      <m:oMath>
        <m:r>
          <m:rPr>
            <m:sty m:val="p"/>
          </m:rPr>
          <m:t>⋄</m:t>
        </m:r>
      </m:oMath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on</w:t>
        </w:r>
      </w:ins>
      <w:ins w:id="160" w:author="PR Preview" w:date="2026-01-01T00:00:00Z">
        <w:r>
          <w:t xml:space="preserve"> </w:t>
        </w:r>
      </w:ins>
      <m:oMath>
        <m:r>
          <m:t>S</m:t>
        </m:r>
      </m:oMath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if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ins w:id="163" w:author="PR Preview" w:date="2026-01-01T00:00:00Z">
        <w:r>
          <w:t xml:space="preserve">for all</w:t>
        </w:r>
      </w:ins>
      <w:ins w:id="16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ins w:id="165" w:author="PR Preview" w:date="2026-01-01T00:00:00Z">
        <w:r>
          <w:t xml:space="preserve">.</w:t>
        </w:r>
      </w:ins>
    </w:p>
    <w:bookmarkEnd w:id="108"/>
    <w:bookmarkStart w:id="109" w:name="def-distributive"/>
    <w:p>
      <w:pPr>
        <w:pStyle w:val="BodyText"/>
      </w:pPr>
      <w:ins w:id="166" w:author="PR Preview" w:date="2026-01-01T00:00:00Z">
        <w:r>
          <w:rPr>
            <w:b/>
            <w:bCs/>
          </w:rPr>
          <w:t xml:space="preserve">Definition 24 (Distributive law)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The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rPr>
            <w:b/>
            <w:bCs/>
          </w:rPr>
          <w:t xml:space="preserve">distributive law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is the statement that multiplication distributes over addition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(</w:t>
        </w:r>
      </w:ins>
      <w:hyperlink w:anchor="def-distributes-over">
        <w:ins w:id="175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176" w:author="PR Preview" w:date="2026-01-01T00:00:00Z">
        <w:r>
          <w:t xml:space="preserve">):</w:t>
        </w:r>
      </w:ins>
      <w:ins w:id="17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(</w:t>
        </w:r>
      </w:ins>
      <w:hyperlink w:anchor="thm-mult-distr">
        <w:ins w:id="180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81" w:author="PR Preview" w:date="2026-01-01T00:00:00Z">
        <w:r>
          <w:t xml:space="preserve">).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We then say multiplication is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rPr>
            <w:b/>
            <w:bCs/>
          </w:rPr>
          <w:t xml:space="preserve">distributive</w:t>
        </w:r>
      </w:ins>
      <w:ins w:id="186" w:author="PR Preview" w:date="2026-01-01T00:00:00Z">
        <w:r>
          <w:t xml:space="preserve">.</w:t>
        </w:r>
      </w:ins>
    </w:p>
    <w:bookmarkEnd w:id="109"/>
    <w:bookmarkStart w:id="110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1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1"/>
    <w:bookmarkStart w:id="112" w:name="def-like-terms"/>
    <w:p>
      <w:pPr>
        <w:pStyle w:val="FirstParagraph"/>
      </w:pPr>
      <w:del w:id="187" w:author="PR Preview" w:date="2026-01-01T00:00:00Z">
        <w:r>
          <w:rPr>
            <w:b/>
            <w:bCs/>
          </w:rPr>
          <w:delText xml:space="preserve">Definition 24 (Like terms)</w:delText>
        </w:r>
      </w:del>
      <w:del w:id="188" w:author="PR Preview" w:date="2026-01-01T00:00:00Z">
        <w:r>
          <w:delText xml:space="preserve"> </w:delText>
        </w:r>
      </w:del>
      <w:del w:id="189" w:author="PR Preview" w:date="2026-01-01T00:00:00Z">
        <w:r>
          <w:delText xml:space="preserve">Two</w:delText>
        </w:r>
      </w:del>
      <w:del w:id="190" w:author="PR Preview" w:date="2026-01-01T00:00:00Z">
        <w:r>
          <w:delText xml:space="preserve"> </w:delText>
        </w:r>
      </w:del>
      <w:hyperlink w:anchor="def-term">
        <w:del w:id="191" w:author="PR Preview" w:date="2026-01-01T00:00:00Z">
          <w:r>
            <w:rPr>
              <w:rStyle w:val="Hyperlink"/>
            </w:rPr>
            <w:delText xml:space="preserve">terms</w:delText>
          </w:r>
        </w:del>
      </w:hyperlink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of a sum are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rPr>
            <w:b/>
            <w:bCs/>
          </w:rPr>
          <w:delText xml:space="preserve">like terms</w:delText>
        </w:r>
      </w:del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if they are the same product of variables, each to the same power,</w:delText>
        </w:r>
      </w:del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possibly multiplied by different constants:</w:delText>
        </w:r>
      </w:del>
      <w:del w:id="200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and</w:delText>
        </w:r>
      </w:del>
      <w:del w:id="203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del w:id="204" w:author="PR Preview" w:date="2026-01-01T00:00:00Z">
        <w:r>
          <w:delText xml:space="preserve">,</w:delText>
        </w:r>
      </w:del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where</w:delText>
        </w:r>
      </w:del>
      <w:del w:id="207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</m:oMath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and</w:delText>
        </w:r>
      </w:del>
      <w:del w:id="210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2</m:t>
            </m:r>
          </m:sub>
        </m:sSub>
      </m:oMath>
      <w:del w:id="211" w:author="PR Preview" w:date="2026-01-01T00:00:00Z">
        <w:r>
          <w:delText xml:space="preserve"> </w:delText>
        </w:r>
      </w:del>
      <w:del w:id="212" w:author="PR Preview" w:date="2026-01-01T00:00:00Z">
        <w:r>
          <w:delText xml:space="preserve">are constants and</w:delText>
        </w:r>
      </w:del>
      <w:del w:id="213" w:author="PR Preview" w:date="2026-01-01T00:00:00Z">
        <w:r>
          <w:delText xml:space="preserve"> </w:delText>
        </w:r>
      </w:del>
      <m:oMath>
        <m:r>
          <m:t>m</m:t>
        </m:r>
      </m:oMath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is that product.</w:delText>
        </w:r>
      </w:del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To</w:delText>
        </w:r>
      </w:del>
      <w:del w:id="218" w:author="PR Preview" w:date="2026-01-01T00:00:00Z">
        <w:r>
          <w:delText xml:space="preserve"> </w:delText>
        </w:r>
      </w:del>
      <w:del w:id="219" w:author="PR Preview" w:date="2026-01-01T00:00:00Z">
        <w:r>
          <w:rPr>
            <w:b/>
            <w:bCs/>
          </w:rPr>
          <w:delText xml:space="preserve">collect</w:delText>
        </w:r>
      </w:del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like terms is to replace their sum by one term,</w:delText>
        </w:r>
      </w:del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using the distributive law (</w:delText>
        </w:r>
      </w:del>
      <w:hyperlink w:anchor="thm-mult-distr">
        <w:del w:id="224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225" w:author="PR Preview" w:date="2026-01-01T00:00:00Z">
        <w:r>
          <w:delText xml:space="preserve">):</w:delText>
        </w:r>
      </w:del>
      <w:del w:id="226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del w:id="227" w:author="PR Preview" w:date="2026-01-01T00:00:00Z">
        <w:r>
          <w:delText xml:space="preserve">.</w:delText>
        </w:r>
      </w:del>
    </w:p>
    <w:p>
      <w:pPr>
        <w:pStyle w:val="FirstParagraph"/>
      </w:pPr>
      <w:ins w:id="228" w:author="PR Preview" w:date="2026-01-01T00:00:00Z">
        <w:r>
          <w:rPr>
            <w:b/>
            <w:bCs/>
          </w:rPr>
          <w:t xml:space="preserve">Definition 25 (Like terms)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Two</w:t>
        </w:r>
      </w:ins>
      <w:ins w:id="231" w:author="PR Preview" w:date="2026-01-01T00:00:00Z">
        <w:r>
          <w:t xml:space="preserve"> </w:t>
        </w:r>
      </w:ins>
      <w:hyperlink w:anchor="def-term">
        <w:ins w:id="232" w:author="PR Preview" w:date="2026-01-01T00:00:00Z">
          <w:r>
            <w:rPr>
              <w:rStyle w:val="Hyperlink"/>
            </w:rPr>
            <w:t xml:space="preserve">terms</w:t>
          </w:r>
        </w:ins>
      </w:hyperlink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of a sum are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rPr>
            <w:b/>
            <w:bCs/>
          </w:rPr>
          <w:t xml:space="preserve">like terms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if they are the same product of variables, each to the same power,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possibly multiplied by different constants:</w:t>
        </w:r>
      </w:ins>
      <w:ins w:id="241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and</w:t>
        </w:r>
      </w:ins>
      <w:ins w:id="244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ins w:id="245" w:author="PR Preview" w:date="2026-01-01T00:00:00Z">
        <w:r>
          <w:t xml:space="preserve">,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where</w:t>
        </w:r>
      </w:ins>
      <w:ins w:id="248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</m:oMath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and</w:t>
        </w:r>
      </w:ins>
      <w:ins w:id="251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</m:oMath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are constants and</w:t>
        </w:r>
      </w:ins>
      <w:ins w:id="254" w:author="PR Preview" w:date="2026-01-01T00:00:00Z">
        <w:r>
          <w:t xml:space="preserve"> </w:t>
        </w:r>
      </w:ins>
      <m:oMath>
        <m:r>
          <m:t>m</m:t>
        </m:r>
      </m:oMath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is that product.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To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rPr>
            <w:b/>
            <w:bCs/>
          </w:rPr>
          <w:t xml:space="preserve">collect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like terms is to replace their sum by one term,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using the distributive law (</w:t>
        </w:r>
      </w:ins>
      <w:hyperlink w:anchor="thm-mult-distr">
        <w:ins w:id="265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266" w:author="PR Preview" w:date="2026-01-01T00:00:00Z">
        <w:r>
          <w:t xml:space="preserve">):</w:t>
        </w:r>
      </w:ins>
      <w:ins w:id="267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ins w:id="268" w:author="PR Preview" w:date="2026-01-01T00:00:00Z">
        <w:r>
          <w:t xml:space="preserve">.</w:t>
        </w:r>
      </w:ins>
    </w:p>
    <w:bookmarkEnd w:id="112"/>
    <w:bookmarkStart w:id="113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3"/>
    <w:bookmarkStart w:id="114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4"/>
    <w:bookmarkStart w:id="115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5"/>
    <w:bookmarkStart w:id="116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7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7"/>
    <w:bookmarkEnd w:id="118"/>
    <w:bookmarkStart w:id="137" w:name="sec-summation"/>
    <w:p>
      <w:pPr>
        <w:pStyle w:val="Heading2"/>
      </w:pPr>
      <w:r>
        <w:t xml:space="preserve">12 Summation notation</w:t>
      </w:r>
    </w:p>
    <w:bookmarkStart w:id="119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9"/>
    <w:bookmarkStart w:id="120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0"/>
    <w:bookmarkStart w:id="121" w:name="def-summation"/>
    <w:p>
      <w:pPr>
        <w:pStyle w:val="FirstParagraph"/>
      </w:pPr>
      <w:del w:id="269" w:author="PR Preview" w:date="2026-01-01T00:00:00Z">
        <w:r>
          <w:rPr>
            <w:b/>
            <w:bCs/>
          </w:rPr>
          <w:delText xml:space="preserve">Definition 25 (Summation notation)</w:delText>
        </w:r>
      </w:del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Let</w:delText>
        </w:r>
      </w:del>
      <w:del w:id="272" w:author="PR Preview" w:date="2026-01-01T00:00:00Z">
        <w:r>
          <w:delText xml:space="preserve"> </w:delText>
        </w:r>
      </w:del>
      <m:oMath>
        <m:r>
          <m:t>m</m:t>
        </m:r>
      </m:oMath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and</w:delText>
        </w:r>
      </w:del>
      <w:del w:id="275" w:author="PR Preview" w:date="2026-01-01T00:00:00Z">
        <w:r>
          <w:delText xml:space="preserve"> </w:delText>
        </w:r>
      </w:del>
      <m:oMath>
        <m:r>
          <m:t>n</m:t>
        </m:r>
      </m:oMath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be integers with</w:delText>
        </w:r>
      </w:del>
      <w:del w:id="278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≤</m:t>
        </m:r>
        <m:r>
          <m:t>n</m:t>
        </m:r>
      </m:oMath>
      <w:del w:id="279" w:author="PR Preview" w:date="2026-01-01T00:00:00Z">
        <w:r>
          <w:delText xml:space="preserve">,</w:delText>
        </w:r>
      </w:del>
      <w:del w:id="280" w:author="PR Preview" w:date="2026-01-01T00:00:00Z">
        <w:r>
          <w:delText xml:space="preserve"> </w:delText>
        </w:r>
      </w:del>
      <w:del w:id="281" w:author="PR Preview" w:date="2026-01-01T00:00:00Z">
        <w:r>
          <w:delText xml:space="preserve">and let</w:delText>
        </w:r>
      </w:del>
      <w:del w:id="282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be numbers.</w:delText>
        </w:r>
      </w:del>
      <w:del w:id="285" w:author="PR Preview" w:date="2026-01-01T00:00:00Z">
        <w:r>
          <w:delText xml:space="preserve"> </w:delText>
        </w:r>
      </w:del>
      <w:del w:id="286" w:author="PR Preview" w:date="2026-01-01T00:00:00Z">
        <w:r>
          <w:delText xml:space="preserve">The</w:delText>
        </w:r>
      </w:del>
      <w:del w:id="287" w:author="PR Preview" w:date="2026-01-01T00:00:00Z">
        <w:r>
          <w:delText xml:space="preserve"> </w:delText>
        </w:r>
      </w:del>
      <w:del w:id="288" w:author="PR Preview" w:date="2026-01-01T00:00:00Z">
        <w:r>
          <w:rPr>
            <w:b/>
            <w:bCs/>
          </w:rPr>
          <w:delText xml:space="preserve">sum</w:delText>
        </w:r>
      </w:del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of</w:delText>
        </w:r>
      </w:del>
      <w:del w:id="29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m</m:t>
            </m:r>
          </m:sub>
        </m:sSub>
      </m:oMath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through</w:delText>
        </w:r>
      </w:del>
      <w:del w:id="29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</m:oMath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is</w:delText>
        </w:r>
      </w:del>
    </w:p>
    <w:p>
      <w:pPr>
        <w:pStyle w:val="FirstParagraph"/>
      </w:pPr>
      <w:ins w:id="297" w:author="PR Preview" w:date="2026-01-01T00:00:00Z">
        <w:r>
          <w:rPr>
            <w:b/>
            <w:bCs/>
          </w:rPr>
          <w:t xml:space="preserve">Definition 26 (Summation notation)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Let</w:t>
        </w:r>
      </w:ins>
      <w:ins w:id="300" w:author="PR Preview" w:date="2026-01-01T00:00:00Z">
        <w:r>
          <w:t xml:space="preserve"> </w:t>
        </w:r>
      </w:ins>
      <m:oMath>
        <m:r>
          <m:t>m</m:t>
        </m:r>
      </m:oMath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and</w:t>
        </w:r>
      </w:ins>
      <w:ins w:id="303" w:author="PR Preview" w:date="2026-01-01T00:00:00Z">
        <w:r>
          <w:t xml:space="preserve"> </w:t>
        </w:r>
      </w:ins>
      <m:oMath>
        <m:r>
          <m:t>n</m:t>
        </m:r>
      </m:oMath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be integers with</w:t>
        </w:r>
      </w:ins>
      <w:ins w:id="306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≤</m:t>
        </m:r>
        <m:r>
          <m:t>n</m:t>
        </m:r>
      </m:oMath>
      <w:ins w:id="307" w:author="PR Preview" w:date="2026-01-01T00:00:00Z">
        <w:r>
          <w:t xml:space="preserve">,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and let</w:t>
        </w:r>
      </w:ins>
      <w:ins w:id="31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be numbers.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The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rPr>
            <w:b/>
            <w:bCs/>
          </w:rPr>
          <w:t xml:space="preserve">sum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of</w:t>
        </w:r>
      </w:ins>
      <w:ins w:id="31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m</m:t>
            </m:r>
          </m:sub>
        </m:sSub>
      </m:oMath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through</w:t>
        </w:r>
      </w:ins>
      <w:ins w:id="32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</m:oMath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1"/>
    <w:bookmarkStart w:id="122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empty-sum"/>
    <w:p>
      <w:pPr>
        <w:pStyle w:val="FirstParagraph"/>
      </w:pPr>
      <w:del w:id="325" w:author="PR Preview" w:date="2026-01-01T00:00:00Z">
        <w:r>
          <w:rPr>
            <w:b/>
            <w:bCs/>
          </w:rPr>
          <w:delText xml:space="preserve">Definition 26 (Empty sum)</w:delText>
        </w:r>
      </w:del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delText xml:space="preserve">When the upper limit is less than the lower limit (</w:delText>
        </w:r>
      </w:del>
      <m:oMath>
        <m:r>
          <m:t>n</m:t>
        </m:r>
        <m:r>
          <m:rPr>
            <m:sty m:val="p"/>
          </m:rPr>
          <m:t>&lt;</m:t>
        </m:r>
        <m:r>
          <m:t>m</m:t>
        </m:r>
      </m:oMath>
      <w:del w:id="328" w:author="PR Preview" w:date="2026-01-01T00:00:00Z">
        <w:r>
          <w:delText xml:space="preserve">),</w:delText>
        </w:r>
      </w:del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the sum</w:delText>
        </w:r>
      </w:del>
      <w:del w:id="331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has no terms.</w:delText>
        </w:r>
      </w:del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delText xml:space="preserve">By convention, such an</w:delText>
        </w:r>
      </w:del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rPr>
            <w:b/>
            <w:bCs/>
          </w:rPr>
          <w:delText xml:space="preserve">empty sum</w:delText>
        </w:r>
      </w:del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equals</w:delText>
        </w:r>
      </w:del>
      <w:del w:id="340" w:author="PR Preview" w:date="2026-01-01T00:00:00Z">
        <w:r>
          <w:delText xml:space="preserve"> </w:delText>
        </w:r>
      </w:del>
      <m:oMath>
        <m:r>
          <m:t>0</m:t>
        </m:r>
      </m:oMath>
      <w:del w:id="341" w:author="PR Preview" w:date="2026-01-01T00:00:00Z">
        <w:r>
          <w:delText xml:space="preserve">.</w:delText>
        </w:r>
      </w:del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For example,</w:delText>
        </w:r>
      </w:del>
      <w:del w:id="344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del w:id="345" w:author="PR Preview" w:date="2026-01-01T00:00:00Z">
        <w:r>
          <w:delText xml:space="preserve">.</w:delText>
        </w:r>
      </w:del>
    </w:p>
    <w:p>
      <w:pPr>
        <w:pStyle w:val="BodyText"/>
      </w:pPr>
      <w:del w:id="346" w:author="PR Preview" w:date="2026-01-01T00:00:00Z">
        <w:r>
          <w:rPr>
            <w:b/>
            <w:bCs/>
          </w:rPr>
          <w:delText xml:space="preserve">Exercise 6 (Rearrange a sum)</w:delText>
        </w:r>
      </w:del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Let</w:delText>
        </w:r>
      </w:del>
      <w:del w:id="349" w:author="PR Preview" w:date="2026-01-01T00:00:00Z">
        <w:r>
          <w:delText xml:space="preserve"> </w:delText>
        </w:r>
      </w:del>
      <m:oMath>
        <m:r>
          <m:t>c</m:t>
        </m:r>
      </m:oMath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delText xml:space="preserve">be a number, and let</w:delText>
        </w:r>
      </w:del>
      <w:del w:id="352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and</w:delText>
        </w:r>
      </w:del>
      <w:del w:id="355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be numbers.</w:delText>
        </w:r>
      </w:del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Using</w:delText>
        </w:r>
      </w:del>
      <w:del w:id="360" w:author="PR Preview" w:date="2026-01-01T00:00:00Z">
        <w:r>
          <w:delText xml:space="preserve"> </w:delText>
        </w:r>
      </w:del>
      <w:hyperlink w:anchor="def-summation">
        <w:del w:id="361" w:author="PR Preview" w:date="2026-01-01T00:00:00Z">
          <w:r>
            <w:rPr>
              <w:rStyle w:val="Hyperlink"/>
            </w:rPr>
            <w:delText xml:space="preserve">Definition 25</w:delText>
          </w:r>
        </w:del>
      </w:hyperlink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and the rules of algebra above, show that:</w:delText>
        </w:r>
      </w:del>
    </w:p>
    <w:p>
      <w:pPr>
        <w:pStyle w:val="FirstParagraph"/>
      </w:pPr>
      <w:ins w:id="364" w:author="PR Preview" w:date="2026-01-01T00:00:00Z">
        <w:r>
          <w:rPr>
            <w:b/>
            <w:bCs/>
          </w:rPr>
          <w:t xml:space="preserve">Definition 27 (Empty sum)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When the upper limit is less than the lower limit (</w:t>
        </w:r>
      </w:ins>
      <m:oMath>
        <m:r>
          <m:t>n</m:t>
        </m:r>
        <m:r>
          <m:rPr>
            <m:sty m:val="p"/>
          </m:rPr>
          <m:t>&lt;</m:t>
        </m:r>
        <m:r>
          <m:t>m</m:t>
        </m:r>
      </m:oMath>
      <w:ins w:id="367" w:author="PR Preview" w:date="2026-01-01T00:00:00Z">
        <w:r>
          <w:t xml:space="preserve">),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the sum</w:t>
        </w:r>
      </w:ins>
      <w:ins w:id="370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has no terms.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By convention, such an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rPr>
            <w:b/>
            <w:bCs/>
          </w:rPr>
          <w:t xml:space="preserve">empty sum</w:t>
        </w:r>
      </w:ins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equals</w:t>
        </w:r>
      </w:ins>
      <w:ins w:id="379" w:author="PR Preview" w:date="2026-01-01T00:00:00Z">
        <w:r>
          <w:t xml:space="preserve"> </w:t>
        </w:r>
      </w:ins>
      <m:oMath>
        <m:r>
          <m:t>0</m:t>
        </m:r>
      </m:oMath>
      <w:ins w:id="380" w:author="PR Preview" w:date="2026-01-01T00:00:00Z">
        <w:r>
          <w:t xml:space="preserve">.</w:t>
        </w:r>
      </w:ins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For example,</w:t>
        </w:r>
      </w:ins>
      <w:ins w:id="383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ins w:id="384" w:author="PR Preview" w:date="2026-01-01T00:00:00Z">
        <w:r>
          <w:t xml:space="preserve">.</w:t>
        </w:r>
      </w:ins>
    </w:p>
    <w:bookmarkEnd w:id="123"/>
    <w:bookmarkStart w:id="124" w:name="exr-sum-rules"/>
    <w:p>
      <w:pPr>
        <w:pStyle w:val="BodyText"/>
      </w:pPr>
      <w:ins w:id="385" w:author="PR Preview" w:date="2026-01-01T00:00:00Z">
        <w:r>
          <w:rPr>
            <w:b/>
            <w:bCs/>
          </w:rPr>
          <w:t xml:space="preserve">Exercise 6 (Rearrange a sum)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Let</w:t>
        </w:r>
      </w:ins>
      <w:ins w:id="388" w:author="PR Preview" w:date="2026-01-01T00:00:00Z">
        <w:r>
          <w:t xml:space="preserve"> </w:t>
        </w:r>
      </w:ins>
      <m:oMath>
        <m:r>
          <m:t>c</m:t>
        </m:r>
      </m:oMath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be a number, and let</w:t>
        </w:r>
      </w:ins>
      <w:ins w:id="39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and</w:t>
        </w:r>
      </w:ins>
      <w:ins w:id="394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be numbers.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Using</w:t>
        </w:r>
      </w:ins>
      <w:ins w:id="399" w:author="PR Preview" w:date="2026-01-01T00:00:00Z">
        <w:r>
          <w:t xml:space="preserve"> </w:t>
        </w:r>
      </w:ins>
      <w:hyperlink w:anchor="def-summation">
        <w:ins w:id="400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and the rules of algebra above, show that:</w:t>
        </w:r>
      </w:ins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4"/>
    <w:bookmarkStart w:id="125" w:name="sol-sum-rules"/>
    <w:p>
      <w:pPr>
        <w:pStyle w:val="BodyText"/>
      </w:pPr>
      <w:del w:id="403" w:author="PR Preview" w:date="2026-01-01T00:00:00Z">
        <w:r>
          <w:rPr>
            <w:i/>
            <w:iCs/>
          </w:rPr>
          <w:delText xml:space="preserve">Solution 6</w:delText>
        </w:r>
      </w:del>
      <w:del w:id="404" w:author="PR Preview" w:date="2026-01-01T00:00:00Z">
        <w:r>
          <w:delText xml:space="preserve">. </w:delText>
        </w:r>
      </w:del>
      <w:del w:id="405" w:author="PR Preview" w:date="2026-01-01T00:00:00Z">
        <w:r>
          <w:delText xml:space="preserve">Each step below applies</w:delText>
        </w:r>
      </w:del>
      <w:del w:id="406" w:author="PR Preview" w:date="2026-01-01T00:00:00Z">
        <w:r>
          <w:delText xml:space="preserve"> </w:delText>
        </w:r>
      </w:del>
      <w:hyperlink w:anchor="def-summation">
        <w:del w:id="407" w:author="PR Preview" w:date="2026-01-01T00:00:00Z">
          <w:r>
            <w:rPr>
              <w:rStyle w:val="Hyperlink"/>
            </w:rPr>
            <w:delText xml:space="preserve">Definition 25</w:delText>
          </w:r>
        </w:del>
      </w:hyperlink>
      <w:del w:id="408" w:author="PR Preview" w:date="2026-01-01T00:00:00Z">
        <w:r>
          <w:delText xml:space="preserve">,</w:delText>
        </w:r>
      </w:del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delText xml:space="preserve">the distributive law (</w:delText>
        </w:r>
      </w:del>
      <w:hyperlink w:anchor="thm-mult-distr">
        <w:del w:id="411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412" w:author="PR Preview" w:date="2026-01-01T00:00:00Z">
        <w:r>
          <w:delText xml:space="preserve">),</w:delText>
        </w:r>
      </w:del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or the commutative and associative laws of addition</w:delText>
        </w:r>
      </w:del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delText xml:space="preserve">(</w:delText>
        </w:r>
      </w:del>
      <w:hyperlink w:anchor="thm-sum-symmetric">
        <w:del w:id="417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418" w:author="PR Preview" w:date="2026-01-01T00:00:00Z">
        <w:r>
          <w:delText xml:space="preserve"> </w:delText>
        </w:r>
      </w:del>
      <w:del w:id="419" w:author="PR Preview" w:date="2026-01-01T00:00:00Z">
        <w:r>
          <w:delText xml:space="preserve">and</w:delText>
        </w:r>
      </w:del>
      <w:del w:id="420" w:author="PR Preview" w:date="2026-01-01T00:00:00Z">
        <w:r>
          <w:delText xml:space="preserve"> </w:delText>
        </w:r>
      </w:del>
      <w:hyperlink w:anchor="thm-sum-assoc">
        <w:del w:id="421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422" w:author="PR Preview" w:date="2026-01-01T00:00:00Z">
        <w:r>
          <w:delText xml:space="preserve">).</w:delText>
        </w:r>
      </w:del>
    </w:p>
    <w:p>
      <w:pPr>
        <w:pStyle w:val="BodyText"/>
      </w:pPr>
      <w:ins w:id="423" w:author="PR Preview" w:date="2026-01-01T00:00:00Z">
        <w:r>
          <w:rPr>
            <w:i/>
            <w:iCs/>
          </w:rPr>
          <w:t xml:space="preserve">Solution 6</w:t>
        </w:r>
      </w:ins>
      <w:ins w:id="424" w:author="PR Preview" w:date="2026-01-01T00:00:00Z">
        <w:r>
          <w:t xml:space="preserve">. </w:t>
        </w:r>
      </w:ins>
      <w:ins w:id="425" w:author="PR Preview" w:date="2026-01-01T00:00:00Z">
        <w:r>
          <w:t xml:space="preserve">Each step below applies</w:t>
        </w:r>
      </w:ins>
      <w:ins w:id="426" w:author="PR Preview" w:date="2026-01-01T00:00:00Z">
        <w:r>
          <w:t xml:space="preserve"> </w:t>
        </w:r>
      </w:ins>
      <w:hyperlink w:anchor="def-summation">
        <w:ins w:id="427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428" w:author="PR Preview" w:date="2026-01-01T00:00:00Z">
        <w:r>
          <w:t xml:space="preserve">,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the distributive law (</w:t>
        </w:r>
      </w:ins>
      <w:hyperlink w:anchor="thm-mult-distr">
        <w:ins w:id="431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432" w:author="PR Preview" w:date="2026-01-01T00:00:00Z">
        <w:r>
          <w:t xml:space="preserve">),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or the commutative and associative laws of addition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(</w:t>
        </w:r>
      </w:ins>
      <w:hyperlink w:anchor="thm-sum-symmetric">
        <w:ins w:id="437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and</w:t>
        </w:r>
      </w:ins>
      <w:ins w:id="440" w:author="PR Preview" w:date="2026-01-01T00:00:00Z">
        <w:r>
          <w:t xml:space="preserve"> </w:t>
        </w:r>
      </w:ins>
      <w:hyperlink w:anchor="thm-sum-assoc">
        <w:ins w:id="441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442" w:author="PR Preview" w:date="2026-01-01T00:00:00Z">
        <w:r>
          <w:t xml:space="preserve">).</w:t>
        </w:r>
      </w:ins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5"/>
    <w:bookmarkStart w:id="126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7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8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8"/>
    <w:bookmarkStart w:id="129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9"/>
    <w:bookmarkStart w:id="132" w:name="def-sum-over-set"/>
    <w:p>
      <w:pPr>
        <w:pStyle w:val="FirstParagraph"/>
      </w:pPr>
      <w:del w:id="443" w:author="PR Preview" w:date="2026-01-01T00:00:00Z">
        <w:r>
          <w:rPr>
            <w:b/>
            <w:bCs/>
          </w:rPr>
          <w:delText xml:space="preserve">Definition 27 (Sum over a finite set)</w:delText>
        </w:r>
      </w:del>
      <w:del w:id="444" w:author="PR Preview" w:date="2026-01-01T00:00:00Z">
        <w:r>
          <w:delText xml:space="preserve"> </w:delText>
        </w:r>
      </w:del>
      <w:del w:id="445" w:author="PR Preview" w:date="2026-01-01T00:00:00Z">
        <w:r>
          <w:delText xml:space="preserve">Let</w:delText>
        </w:r>
      </w:del>
      <w:del w:id="44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del w:id="447" w:author="PR Preview" w:date="2026-01-01T00:00:00Z">
        <w:r>
          <w:delText xml:space="preserve"> </w:delText>
        </w:r>
      </w:del>
      <w:del w:id="448" w:author="PR Preview" w:date="2026-01-01T00:00:00Z">
        <w:r>
          <w:delText xml:space="preserve">be a</w:delText>
        </w:r>
      </w:del>
      <w:del w:id="449" w:author="PR Preview" w:date="2026-01-01T00:00:00Z">
        <w:r>
          <w:delText xml:space="preserve"> </w:delText>
        </w:r>
      </w:del>
      <w:hyperlink r:id="rId130">
        <w:del w:id="450" w:author="PR Preview" w:date="2026-01-01T00:00:00Z">
          <w:r>
            <w:rPr>
              <w:rStyle w:val="Hyperlink"/>
            </w:rPr>
            <w:delText xml:space="preserve">finite</w:delText>
          </w:r>
        </w:del>
      </w:hyperlink>
      <w:del w:id="451" w:author="PR Preview" w:date="2026-01-01T00:00:00Z">
        <w:r>
          <w:delText xml:space="preserve"> </w:delText>
        </w:r>
      </w:del>
      <w:hyperlink r:id="rId131">
        <w:del w:id="452" w:author="PR Preview" w:date="2026-01-01T00:00:00Z">
          <w:r>
            <w:rPr>
              <w:rStyle w:val="Hyperlink"/>
            </w:rPr>
            <w:delText xml:space="preserve">set</w:delText>
          </w:r>
        </w:del>
      </w:hyperlink>
      <w:del w:id="453" w:author="PR Preview" w:date="2026-01-01T00:00:00Z">
        <w:r>
          <w:delText xml:space="preserve"> </w:delText>
        </w:r>
      </w:del>
      <w:del w:id="454" w:author="PR Preview" w:date="2026-01-01T00:00:00Z">
        <w:r>
          <w:delText xml:space="preserve">with</w:delText>
        </w:r>
      </w:del>
      <w:del w:id="455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≥</m:t>
        </m:r>
        <m:r>
          <m:t>1</m:t>
        </m:r>
      </m:oMath>
      <w:del w:id="456" w:author="PR Preview" w:date="2026-01-01T00:00:00Z">
        <w:r>
          <w:delText xml:space="preserve"> </w:delText>
        </w:r>
      </w:del>
      <w:del w:id="457" w:author="PR Preview" w:date="2026-01-01T00:00:00Z">
        <w:r>
          <w:delText xml:space="preserve">different elements.</w:delText>
        </w:r>
      </w:del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Let</w:delText>
        </w:r>
      </w:del>
      <w:del w:id="460" w:author="PR Preview" w:date="2026-01-01T00:00:00Z">
        <w:r>
          <w:delText xml:space="preserve"> </w:delText>
        </w:r>
      </w:del>
      <m:oMath>
        <m:r>
          <m:t>f</m:t>
        </m:r>
      </m:oMath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be a</w:delText>
        </w:r>
      </w:del>
      <w:del w:id="463" w:author="PR Preview" w:date="2026-01-01T00:00:00Z">
        <w:r>
          <w:delText xml:space="preserve"> </w:delText>
        </w:r>
      </w:del>
      <w:hyperlink r:id="rId42">
        <w:del w:id="464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delText xml:space="preserve">that gives a number</w:delText>
        </w:r>
      </w:del>
      <w:del w:id="46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delText xml:space="preserve">for each element</w:delText>
        </w:r>
      </w:del>
      <w:del w:id="470" w:author="PR Preview" w:date="2026-01-01T00:00:00Z">
        <w:r>
          <w:delText xml:space="preserve"> </w:delText>
        </w:r>
      </w:del>
      <m:oMath>
        <m:r>
          <m:t>x</m:t>
        </m:r>
      </m:oMath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of</w:delText>
        </w:r>
      </w:del>
      <w:del w:id="473" w:author="PR Preview" w:date="2026-01-01T00:00:00Z">
        <w:r>
          <w:delText xml:space="preserve"> </w:delText>
        </w:r>
      </w:del>
      <m:oMath>
        <m:r>
          <m:t>A</m:t>
        </m:r>
      </m:oMath>
      <w:del w:id="474" w:author="PR Preview" w:date="2026-01-01T00:00:00Z">
        <w:r>
          <w:delText xml:space="preserve">.</w:delText>
        </w:r>
      </w:del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The</w:delText>
        </w:r>
      </w:del>
      <w:del w:id="477" w:author="PR Preview" w:date="2026-01-01T00:00:00Z">
        <w:r>
          <w:delText xml:space="preserve"> </w:delText>
        </w:r>
      </w:del>
      <w:del w:id="478" w:author="PR Preview" w:date="2026-01-01T00:00:00Z">
        <w:r>
          <w:rPr>
            <w:b/>
            <w:bCs/>
          </w:rPr>
          <w:delText xml:space="preserve">sum of</w:delText>
        </w:r>
      </w:del>
      <w:del w:id="479" w:author="PR Preview" w:date="2026-01-01T00:00:00Z">
        <w:r>
          <w:rPr>
            <w:b/>
            <w:bCs/>
          </w:rPr>
          <w:delText xml:space="preserve"> </w:delText>
        </w:r>
      </w:del>
      <m:oMath>
        <m:r>
          <m:t>f</m:t>
        </m:r>
      </m:oMath>
      <w:del w:id="480" w:author="PR Preview" w:date="2026-01-01T00:00:00Z">
        <w:r>
          <w:rPr>
            <w:b/>
            <w:bCs/>
          </w:rPr>
          <w:delText xml:space="preserve"> </w:delText>
        </w:r>
      </w:del>
      <w:del w:id="481" w:author="PR Preview" w:date="2026-01-01T00:00:00Z">
        <w:r>
          <w:rPr>
            <w:b/>
            <w:bCs/>
          </w:rPr>
          <w:delText xml:space="preserve">over</w:delText>
        </w:r>
      </w:del>
      <w:del w:id="482" w:author="PR Preview" w:date="2026-01-01T00:00:00Z">
        <w:r>
          <w:rPr>
            <w:b/>
            <w:bCs/>
          </w:rPr>
          <w:delText xml:space="preserve"> </w:delText>
        </w:r>
      </w:del>
      <m:oMath>
        <m:r>
          <m:t>A</m:t>
        </m:r>
      </m:oMath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delText xml:space="preserve">is</w:delText>
        </w:r>
      </w:del>
    </w:p>
    <w:p>
      <w:pPr>
        <w:pStyle w:val="FirstParagraph"/>
      </w:pPr>
      <w:ins w:id="485" w:author="PR Preview" w:date="2026-01-01T00:00:00Z">
        <w:r>
          <w:rPr>
            <w:b/>
            <w:bCs/>
          </w:rPr>
          <w:t xml:space="preserve">Definition 28 (Sum over a finite set)</w:t>
        </w:r>
      </w:ins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Let</w:t>
        </w:r>
      </w:ins>
      <w:ins w:id="48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be a</w:t>
        </w:r>
      </w:ins>
      <w:ins w:id="491" w:author="PR Preview" w:date="2026-01-01T00:00:00Z">
        <w:r>
          <w:t xml:space="preserve"> </w:t>
        </w:r>
      </w:ins>
      <w:hyperlink r:id="rId130">
        <w:ins w:id="492" w:author="PR Preview" w:date="2026-01-01T00:00:00Z">
          <w:r>
            <w:rPr>
              <w:rStyle w:val="Hyperlink"/>
            </w:rPr>
            <w:t xml:space="preserve">finite</w:t>
          </w:r>
        </w:ins>
      </w:hyperlink>
      <w:ins w:id="493" w:author="PR Preview" w:date="2026-01-01T00:00:00Z">
        <w:r>
          <w:t xml:space="preserve"> </w:t>
        </w:r>
      </w:ins>
      <w:hyperlink r:id="rId131">
        <w:ins w:id="494" w:author="PR Preview" w:date="2026-01-01T00:00:00Z">
          <w:r>
            <w:rPr>
              <w:rStyle w:val="Hyperlink"/>
            </w:rPr>
            <w:t xml:space="preserve">set</w:t>
          </w:r>
        </w:ins>
      </w:hyperlink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with</w:t>
        </w:r>
      </w:ins>
      <w:ins w:id="49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1</m:t>
        </m:r>
      </m:oMath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different elements.</w:t>
        </w:r>
      </w:ins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Let</w:t>
        </w:r>
      </w:ins>
      <w:ins w:id="502" w:author="PR Preview" w:date="2026-01-01T00:00:00Z">
        <w:r>
          <w:t xml:space="preserve"> </w:t>
        </w:r>
      </w:ins>
      <m:oMath>
        <m:r>
          <m:t>f</m:t>
        </m:r>
      </m:oMath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be a</w:t>
        </w:r>
      </w:ins>
      <w:ins w:id="505" w:author="PR Preview" w:date="2026-01-01T00:00:00Z">
        <w:r>
          <w:t xml:space="preserve"> </w:t>
        </w:r>
      </w:ins>
      <w:hyperlink r:id="rId42">
        <w:ins w:id="506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that gives a number</w:t>
        </w:r>
      </w:ins>
      <w:ins w:id="50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for each element</w:t>
        </w:r>
      </w:ins>
      <w:ins w:id="512" w:author="PR Preview" w:date="2026-01-01T00:00:00Z">
        <w:r>
          <w:t xml:space="preserve"> </w:t>
        </w:r>
      </w:ins>
      <m:oMath>
        <m:r>
          <m:t>x</m:t>
        </m:r>
      </m:oMath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of</w:t>
        </w:r>
      </w:ins>
      <w:ins w:id="515" w:author="PR Preview" w:date="2026-01-01T00:00:00Z">
        <w:r>
          <w:t xml:space="preserve"> </w:t>
        </w:r>
      </w:ins>
      <m:oMath>
        <m:r>
          <m:t>A</m:t>
        </m:r>
      </m:oMath>
      <w:ins w:id="516" w:author="PR Preview" w:date="2026-01-01T00:00:00Z">
        <w:r>
          <w:t xml:space="preserve">.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The</w:t>
        </w:r>
      </w:ins>
      <w:ins w:id="519" w:author="PR Preview" w:date="2026-01-01T00:00:00Z">
        <w:r>
          <w:t xml:space="preserve"> </w:t>
        </w:r>
      </w:ins>
      <w:ins w:id="520" w:author="PR Preview" w:date="2026-01-01T00:00:00Z">
        <w:r>
          <w:rPr>
            <w:b/>
            <w:bCs/>
          </w:rPr>
          <w:t xml:space="preserve">sum of</w:t>
        </w:r>
      </w:ins>
      <w:ins w:id="521" w:author="PR Preview" w:date="2026-01-01T00:00:00Z">
        <w:r>
          <w:rPr>
            <w:b/>
            <w:bCs/>
          </w:rPr>
          <w:t xml:space="preserve"> </w:t>
        </w:r>
      </w:ins>
      <m:oMath>
        <m:r>
          <m:t>f</m:t>
        </m:r>
      </m:oMath>
      <w:ins w:id="522" w:author="PR Preview" w:date="2026-01-01T00:00:00Z">
        <w:r>
          <w:rPr>
            <w:b/>
            <w:bCs/>
          </w:rPr>
          <w:t xml:space="preserve"> </w:t>
        </w:r>
      </w:ins>
      <w:ins w:id="523" w:author="PR Preview" w:date="2026-01-01T00:00:00Z">
        <w:r>
          <w:rPr>
            <w:b/>
            <w:bCs/>
          </w:rPr>
          <w:t xml:space="preserve">over</w:t>
        </w:r>
      </w:ins>
      <w:ins w:id="524" w:author="PR Preview" w:date="2026-01-01T00:00:00Z">
        <w:r>
          <w:rPr>
            <w:b/>
            <w:bCs/>
          </w:rPr>
          <w:t xml:space="preserve"> </w:t>
        </w:r>
      </w:ins>
      <m:oMath>
        <m:r>
          <m:t>A</m:t>
        </m:r>
      </m:oMath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del w:id="527" w:author="PR Preview" w:date="2026-01-01T00:00:00Z">
        <w:r>
          <w:delText xml:space="preserve">When</w:delText>
        </w:r>
      </w:del>
      <w:del w:id="52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529" w:author="PR Preview" w:date="2026-01-01T00:00:00Z">
        <w:r>
          <w:delText xml:space="preserve">,</w:delText>
        </w:r>
      </w:del>
      <w:del w:id="530" w:author="PR Preview" w:date="2026-01-01T00:00:00Z">
        <w:r>
          <w:delText xml:space="preserve"> </w:delText>
        </w:r>
      </w:del>
      <w:del w:id="531" w:author="PR Preview" w:date="2026-01-01T00:00:00Z">
        <w:r>
          <w:delText xml:space="preserve">this sum is the same as</w:delText>
        </w:r>
      </w:del>
      <w:del w:id="532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del w:id="533" w:author="PR Preview" w:date="2026-01-01T00:00:00Z">
        <w:r>
          <w:delText xml:space="preserve"> </w:delText>
        </w:r>
      </w:del>
      <w:del w:id="534" w:author="PR Preview" w:date="2026-01-01T00:00:00Z">
        <w:r>
          <w:delText xml:space="preserve">from</w:delText>
        </w:r>
      </w:del>
      <w:del w:id="535" w:author="PR Preview" w:date="2026-01-01T00:00:00Z">
        <w:r>
          <w:delText xml:space="preserve"> </w:delText>
        </w:r>
      </w:del>
      <w:hyperlink w:anchor="def-summation">
        <w:del w:id="536" w:author="PR Preview" w:date="2026-01-01T00:00:00Z">
          <w:r>
            <w:rPr>
              <w:rStyle w:val="Hyperlink"/>
            </w:rPr>
            <w:delText xml:space="preserve">Definition 25</w:delText>
          </w:r>
        </w:del>
      </w:hyperlink>
      <w:del w:id="537" w:author="PR Preview" w:date="2026-01-01T00:00:00Z">
        <w:r>
          <w:delText xml:space="preserve">.</w:delText>
        </w:r>
      </w:del>
    </w:p>
    <w:p>
      <w:pPr>
        <w:pStyle w:val="BodyText"/>
      </w:pPr>
      <w:ins w:id="538" w:author="PR Preview" w:date="2026-01-01T00:00:00Z">
        <w:r>
          <w:t xml:space="preserve">When</w:t>
        </w:r>
      </w:ins>
      <w:ins w:id="53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540" w:author="PR Preview" w:date="2026-01-01T00:00:00Z">
        <w:r>
          <w:t xml:space="preserve">,</w:t>
        </w:r>
      </w:ins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this sum is the same as</w:t>
        </w:r>
      </w:ins>
      <w:ins w:id="543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from</w:t>
        </w:r>
      </w:ins>
      <w:ins w:id="546" w:author="PR Preview" w:date="2026-01-01T00:00:00Z">
        <w:r>
          <w:t xml:space="preserve"> </w:t>
        </w:r>
      </w:ins>
      <w:hyperlink w:anchor="def-summation">
        <w:ins w:id="547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548" w:author="PR Preview" w:date="2026-01-01T00:00:00Z">
        <w:r>
          <w:t xml:space="preserve">.</w:t>
        </w:r>
      </w:ins>
    </w:p>
    <w:bookmarkEnd w:id="133"/>
    <w:bookmarkStart w:id="136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4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5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6"/>
    <w:bookmarkEnd w:id="137"/>
    <w:bookmarkStart w:id="156" w:name="quotients"/>
    <w:p>
      <w:pPr>
        <w:pStyle w:val="Heading2"/>
      </w:pPr>
      <w:r>
        <w:t xml:space="preserve">13 Quotients</w:t>
      </w:r>
    </w:p>
    <w:bookmarkStart w:id="138" w:name="def-quotient"/>
    <w:p>
      <w:pPr>
        <w:pStyle w:val="FirstParagraph"/>
      </w:pPr>
      <w:del w:id="549" w:author="PR Preview" w:date="2026-01-01T00:00:00Z">
        <w:r>
          <w:rPr>
            <w:b/>
            <w:bCs/>
          </w:rPr>
          <w:delText xml:space="preserve">Definition 28 (Quotient)</w:delText>
        </w:r>
      </w:del>
      <w:del w:id="550" w:author="PR Preview" w:date="2026-01-01T00:00:00Z">
        <w:r>
          <w:delText xml:space="preserve"> </w:delText>
        </w:r>
      </w:del>
      <w:del w:id="551" w:author="PR Preview" w:date="2026-01-01T00:00:00Z">
        <w:r>
          <w:delText xml:space="preserve">For real numbers</w:delText>
        </w:r>
      </w:del>
      <w:del w:id="552" w:author="PR Preview" w:date="2026-01-01T00:00:00Z">
        <w:r>
          <w:delText xml:space="preserve"> </w:delText>
        </w:r>
      </w:del>
      <m:oMath>
        <m:r>
          <m:t>a</m:t>
        </m:r>
      </m:oMath>
      <w:del w:id="553" w:author="PR Preview" w:date="2026-01-01T00:00:00Z">
        <w:r>
          <w:delText xml:space="preserve"> </w:delText>
        </w:r>
      </w:del>
      <w:del w:id="554" w:author="PR Preview" w:date="2026-01-01T00:00:00Z">
        <w:r>
          <w:delText xml:space="preserve">and</w:delText>
        </w:r>
      </w:del>
      <w:del w:id="555" w:author="PR Preview" w:date="2026-01-01T00:00:00Z">
        <w:r>
          <w:delText xml:space="preserve"> </w:delText>
        </w:r>
      </w:del>
      <m:oMath>
        <m:r>
          <m:t>b</m:t>
        </m:r>
      </m:oMath>
      <w:del w:id="556" w:author="PR Preview" w:date="2026-01-01T00:00:00Z">
        <w:r>
          <w:delText xml:space="preserve"> </w:delText>
        </w:r>
      </w:del>
      <w:del w:id="557" w:author="PR Preview" w:date="2026-01-01T00:00:00Z">
        <w:r>
          <w:delText xml:space="preserve">with</w:delText>
        </w:r>
      </w:del>
      <w:del w:id="55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≠</m:t>
        </m:r>
        <m:r>
          <m:t>0</m:t>
        </m:r>
      </m:oMath>
      <w:del w:id="559" w:author="PR Preview" w:date="2026-01-01T00:00:00Z">
        <w:r>
          <w:delText xml:space="preserve">,</w:delText>
        </w:r>
      </w:del>
      <w:del w:id="560" w:author="PR Preview" w:date="2026-01-01T00:00:00Z">
        <w:r>
          <w:delText xml:space="preserve"> </w:delText>
        </w:r>
      </w:del>
      <w:del w:id="561" w:author="PR Preview" w:date="2026-01-01T00:00:00Z">
        <w:r>
          <w:delText xml:space="preserve">the</w:delText>
        </w:r>
      </w:del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rPr>
            <w:b/>
            <w:bCs/>
          </w:rPr>
          <w:delText xml:space="preserve">quotient</w:delText>
        </w:r>
      </w:del>
      <w:del w:id="564" w:author="PR Preview" w:date="2026-01-01T00:00:00Z">
        <w:r>
          <w:delText xml:space="preserve"> </w:delText>
        </w:r>
      </w:del>
      <w:del w:id="565" w:author="PR Preview" w:date="2026-01-01T00:00:00Z">
        <w:r>
          <w:delText xml:space="preserve">of</w:delText>
        </w:r>
      </w:del>
      <w:del w:id="566" w:author="PR Preview" w:date="2026-01-01T00:00:00Z">
        <w:r>
          <w:delText xml:space="preserve"> </w:delText>
        </w:r>
      </w:del>
      <m:oMath>
        <m:r>
          <m:t>a</m:t>
        </m:r>
      </m:oMath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by</w:delText>
        </w:r>
      </w:del>
      <w:del w:id="569" w:author="PR Preview" w:date="2026-01-01T00:00:00Z">
        <w:r>
          <w:delText xml:space="preserve"> </w:delText>
        </w:r>
      </w:del>
      <m:oMath>
        <m:r>
          <m:t>b</m:t>
        </m:r>
      </m:oMath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is the result of dividing</w:delText>
        </w:r>
      </w:del>
      <w:del w:id="572" w:author="PR Preview" w:date="2026-01-01T00:00:00Z">
        <w:r>
          <w:delText xml:space="preserve"> </w:delText>
        </w:r>
      </w:del>
      <m:oMath>
        <m:r>
          <m:t>a</m:t>
        </m:r>
      </m:oMath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by</w:delText>
        </w:r>
      </w:del>
      <w:del w:id="575" w:author="PR Preview" w:date="2026-01-01T00:00:00Z">
        <w:r>
          <w:delText xml:space="preserve"> </w:delText>
        </w:r>
      </w:del>
      <m:oMath>
        <m:r>
          <m:t>b</m:t>
        </m:r>
      </m:oMath>
      <w:del w:id="57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p>
      <w:pPr>
        <w:pStyle w:val="FirstParagraph"/>
      </w:pPr>
      <w:del w:id="577" w:author="PR Preview" w:date="2026-01-01T00:00:00Z">
        <w:r>
          <w:rPr>
            <w:b/>
            <w:bCs/>
          </w:rPr>
          <w:delText xml:space="preserve">Definition 29 (Fraction, numerator, and denominator)</w:delText>
        </w:r>
      </w:del>
      <w:del w:id="578" w:author="PR Preview" w:date="2026-01-01T00:00:00Z">
        <w:r>
          <w:delText xml:space="preserve"> </w:delText>
        </w:r>
      </w:del>
      <w:del w:id="579" w:author="PR Preview" w:date="2026-01-01T00:00:00Z">
        <w:r>
          <w:delText xml:space="preserve">A quotient</w:delText>
        </w:r>
      </w:del>
      <w:del w:id="580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del w:id="581" w:author="PR Preview" w:date="2026-01-01T00:00:00Z">
        <w:r>
          <w:delText xml:space="preserve"> </w:delText>
        </w:r>
      </w:del>
      <w:del w:id="582" w:author="PR Preview" w:date="2026-01-01T00:00:00Z">
        <w:r>
          <w:delText xml:space="preserve">(</w:delText>
        </w:r>
      </w:del>
      <w:hyperlink w:anchor="def-quotient">
        <w:del w:id="583" w:author="PR Preview" w:date="2026-01-01T00:00:00Z">
          <w:r>
            <w:rPr>
              <w:rStyle w:val="Hyperlink"/>
            </w:rPr>
            <w:delText xml:space="preserve">Definition 28</w:delText>
          </w:r>
        </w:del>
      </w:hyperlink>
      <w:del w:id="584" w:author="PR Preview" w:date="2026-01-01T00:00:00Z">
        <w:r>
          <w:delText xml:space="preserve">) is also called a</w:delText>
        </w:r>
      </w:del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rPr>
            <w:b/>
            <w:bCs/>
          </w:rPr>
          <w:delText xml:space="preserve">fraction</w:delText>
        </w:r>
      </w:del>
      <w:del w:id="587" w:author="PR Preview" w:date="2026-01-01T00:00:00Z">
        <w:r>
          <w:delText xml:space="preserve">;</w:delText>
        </w:r>
      </w:del>
      <w:del w:id="588" w:author="PR Preview" w:date="2026-01-01T00:00:00Z">
        <w:r>
          <w:delText xml:space="preserve"> </w:delText>
        </w:r>
      </w:del>
      <m:oMath>
        <m:r>
          <m:t>a</m:t>
        </m:r>
      </m:oMath>
      <w:del w:id="589" w:author="PR Preview" w:date="2026-01-01T00:00:00Z">
        <w:r>
          <w:delText xml:space="preserve"> </w:delText>
        </w:r>
      </w:del>
      <w:del w:id="590" w:author="PR Preview" w:date="2026-01-01T00:00:00Z">
        <w:r>
          <w:delText xml:space="preserve">is its</w:delText>
        </w:r>
      </w:del>
      <w:del w:id="591" w:author="PR Preview" w:date="2026-01-01T00:00:00Z">
        <w:r>
          <w:delText xml:space="preserve"> </w:delText>
        </w:r>
      </w:del>
      <w:del w:id="592" w:author="PR Preview" w:date="2026-01-01T00:00:00Z">
        <w:r>
          <w:rPr>
            <w:b/>
            <w:bCs/>
          </w:rPr>
          <w:delText xml:space="preserve">numerator</w:delText>
        </w:r>
      </w:del>
      <w:del w:id="593" w:author="PR Preview" w:date="2026-01-01T00:00:00Z">
        <w:r>
          <w:delText xml:space="preserve"> </w:delText>
        </w:r>
      </w:del>
      <w:del w:id="594" w:author="PR Preview" w:date="2026-01-01T00:00:00Z">
        <w:r>
          <w:delText xml:space="preserve">and</w:delText>
        </w:r>
      </w:del>
      <w:del w:id="595" w:author="PR Preview" w:date="2026-01-01T00:00:00Z">
        <w:r>
          <w:delText xml:space="preserve"> </w:delText>
        </w:r>
      </w:del>
      <m:oMath>
        <m:r>
          <m:t>b</m:t>
        </m:r>
      </m:oMath>
      <w:del w:id="596" w:author="PR Preview" w:date="2026-01-01T00:00:00Z">
        <w:r>
          <w:delText xml:space="preserve"> </w:delText>
        </w:r>
      </w:del>
      <w:del w:id="597" w:author="PR Preview" w:date="2026-01-01T00:00:00Z">
        <w:r>
          <w:delText xml:space="preserve">its</w:delText>
        </w:r>
      </w:del>
      <w:del w:id="598" w:author="PR Preview" w:date="2026-01-01T00:00:00Z">
        <w:r>
          <w:delText xml:space="preserve"> </w:delText>
        </w:r>
      </w:del>
      <w:del w:id="599" w:author="PR Preview" w:date="2026-01-01T00:00:00Z">
        <w:r>
          <w:rPr>
            <w:b/>
            <w:bCs/>
          </w:rPr>
          <w:delText xml:space="preserve">denominator</w:delText>
        </w:r>
      </w:del>
      <w:del w:id="600" w:author="PR Preview" w:date="2026-01-01T00:00:00Z">
        <w:r>
          <w:delText xml:space="preserve">.</w:delText>
        </w:r>
      </w:del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For example, the fraction</w:delText>
        </w:r>
      </w:del>
      <w:del w:id="603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has numerator</w:delText>
        </w:r>
      </w:del>
      <w:del w:id="606" w:author="PR Preview" w:date="2026-01-01T00:00:00Z">
        <w:r>
          <w:delText xml:space="preserve"> </w:delText>
        </w:r>
      </w:del>
      <m:oMath>
        <m:r>
          <m:t>6</m:t>
        </m:r>
      </m:oMath>
      <w:del w:id="607" w:author="PR Preview" w:date="2026-01-01T00:00:00Z">
        <w:r>
          <w:delText xml:space="preserve"> </w:delText>
        </w:r>
      </w:del>
      <w:del w:id="608" w:author="PR Preview" w:date="2026-01-01T00:00:00Z">
        <w:r>
          <w:delText xml:space="preserve">and denominator</w:delText>
        </w:r>
      </w:del>
      <w:del w:id="609" w:author="PR Preview" w:date="2026-01-01T00:00:00Z">
        <w:r>
          <w:delText xml:space="preserve"> </w:delText>
        </w:r>
      </w:del>
      <m:oMath>
        <m:r>
          <m:t>4</m:t>
        </m:r>
      </m:oMath>
      <w:del w:id="610" w:author="PR Preview" w:date="2026-01-01T00:00:00Z">
        <w:r>
          <w:delText xml:space="preserve">.</w:delText>
        </w:r>
      </w:del>
    </w:p>
    <w:p>
      <w:pPr>
        <w:pStyle w:val="BodyText"/>
      </w:pPr>
      <w:del w:id="611" w:author="PR Preview" w:date="2026-01-01T00:00:00Z">
        <w:r>
          <w:rPr>
            <w:b/>
            <w:bCs/>
          </w:rPr>
          <w:delText xml:space="preserve">Example 26 (A quotient)</w:delText>
        </w:r>
      </w:del>
      <w:del w:id="612" w:author="PR Preview" w:date="2026-01-01T00:00:00Z">
        <w:r>
          <w:delText xml:space="preserve"> </w:delText>
        </w:r>
      </w:del>
      <w:del w:id="613" w:author="PR Preview" w:date="2026-01-01T00:00:00Z">
        <w:r>
          <w:delText xml:space="preserve">The quotient of</w:delText>
        </w:r>
      </w:del>
      <w:del w:id="614" w:author="PR Preview" w:date="2026-01-01T00:00:00Z">
        <w:r>
          <w:delText xml:space="preserve"> </w:delText>
        </w:r>
      </w:del>
      <m:oMath>
        <m:r>
          <m:t>6</m:t>
        </m:r>
      </m:oMath>
      <w:del w:id="615" w:author="PR Preview" w:date="2026-01-01T00:00:00Z">
        <w:r>
          <w:delText xml:space="preserve"> </w:delText>
        </w:r>
      </w:del>
      <w:del w:id="616" w:author="PR Preview" w:date="2026-01-01T00:00:00Z">
        <w:r>
          <w:delText xml:space="preserve">by</w:delText>
        </w:r>
      </w:del>
      <w:del w:id="617" w:author="PR Preview" w:date="2026-01-01T00:00:00Z">
        <w:r>
          <w:delText xml:space="preserve"> </w:delText>
        </w:r>
      </w:del>
      <m:oMath>
        <m:r>
          <m:t>4</m:t>
        </m:r>
      </m:oMath>
      <w:del w:id="618" w:author="PR Preview" w:date="2026-01-01T00:00:00Z">
        <w:r>
          <w:delText xml:space="preserve"> </w:delText>
        </w:r>
      </w:del>
      <w:del w:id="619" w:author="PR Preview" w:date="2026-01-01T00:00:00Z">
        <w:r>
          <w:delText xml:space="preserve">is</w:delText>
        </w:r>
      </w:del>
      <w:del w:id="620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del w:id="621" w:author="PR Preview" w:date="2026-01-01T00:00:00Z">
        <w:r>
          <w:delText xml:space="preserve">.</w:delText>
        </w:r>
      </w:del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delText xml:space="preserve">The quotient of</w:delText>
        </w:r>
      </w:del>
      <w:del w:id="624" w:author="PR Preview" w:date="2026-01-01T00:00:00Z">
        <w:r>
          <w:delText xml:space="preserve"> </w:delText>
        </w:r>
      </w:del>
      <m:oMath>
        <m:r>
          <m:t>6</m:t>
        </m:r>
      </m:oMath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by</w:delText>
        </w:r>
      </w:del>
      <w:del w:id="627" w:author="PR Preview" w:date="2026-01-01T00:00:00Z">
        <w:r>
          <w:delText xml:space="preserve"> </w:delText>
        </w:r>
      </w:del>
      <m:oMath>
        <m:r>
          <m:t>0</m:t>
        </m:r>
      </m:oMath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delText xml:space="preserve">is undefined,</w:delText>
        </w:r>
      </w:del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because</w:delText>
        </w:r>
      </w:del>
      <w:del w:id="632" w:author="PR Preview" w:date="2026-01-01T00:00:00Z">
        <w:r>
          <w:delText xml:space="preserve"> </w:delText>
        </w:r>
      </w:del>
      <w:hyperlink w:anchor="def-quotient">
        <w:del w:id="633" w:author="PR Preview" w:date="2026-01-01T00:00:00Z">
          <w:r>
            <w:rPr>
              <w:rStyle w:val="Hyperlink"/>
            </w:rPr>
            <w:delText xml:space="preserve">Definition 28</w:delText>
          </w:r>
        </w:del>
      </w:hyperlink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delText xml:space="preserve">requires a nonzero denominator.</w:delText>
        </w:r>
      </w:del>
    </w:p>
    <w:p>
      <w:pPr>
        <w:pStyle w:val="BodyText"/>
      </w:pPr>
      <w:del w:id="636" w:author="PR Preview" w:date="2026-01-01T00:00:00Z">
        <w:r>
          <w:rPr>
            <w:b/>
            <w:bCs/>
          </w:rPr>
          <w:delText xml:space="preserve">Definition 30 (Follow-up and person-years)</w:delText>
        </w:r>
      </w:del>
      <w:del w:id="637" w:author="PR Preview" w:date="2026-01-01T00:00:00Z">
        <w:r>
          <w:delText xml:space="preserve"> </w:delText>
        </w:r>
      </w:del>
      <w:del w:id="638" w:author="PR Preview" w:date="2026-01-01T00:00:00Z">
        <w:r>
          <w:delText xml:space="preserve">In a study that observes participants over time,</w:delText>
        </w:r>
      </w:del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delText xml:space="preserve">a participant’s</w:delText>
        </w:r>
      </w:del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rPr>
            <w:b/>
            <w:bCs/>
          </w:rPr>
          <w:delText xml:space="preserve">follow-up</w:delText>
        </w:r>
      </w:del>
      <w:del w:id="643" w:author="PR Preview" w:date="2026-01-01T00:00:00Z">
        <w:r>
          <w:delText xml:space="preserve"> </w:delText>
        </w:r>
      </w:del>
      <w:del w:id="644" w:author="PR Preview" w:date="2026-01-01T00:00:00Z">
        <w:r>
          <w:delText xml:space="preserve">is the length of time the study observes that participant,</w:delText>
        </w:r>
      </w:del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delText xml:space="preserve">and the study’s</w:delText>
        </w:r>
      </w:del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rPr>
            <w:b/>
            <w:bCs/>
          </w:rPr>
          <w:delText xml:space="preserve">person-years</w:delText>
        </w:r>
      </w:del>
      <w:del w:id="649" w:author="PR Preview" w:date="2026-01-01T00:00:00Z">
        <w:r>
          <w:delText xml:space="preserve"> </w:delText>
        </w:r>
      </w:del>
      <w:del w:id="650" w:author="PR Preview" w:date="2026-01-01T00:00:00Z">
        <w:r>
          <w:delText xml:space="preserve">are the sum of the follow-up times of all participants,</w:delText>
        </w:r>
      </w:del>
      <w:del w:id="651" w:author="PR Preview" w:date="2026-01-01T00:00:00Z">
        <w:r>
          <w:delText xml:space="preserve"> </w:delText>
        </w:r>
      </w:del>
      <w:del w:id="652" w:author="PR Preview" w:date="2026-01-01T00:00:00Z">
        <w:r>
          <w:delText xml:space="preserve">measured in years.</w:delText>
        </w:r>
      </w:del>
    </w:p>
    <w:p>
      <w:pPr>
        <w:pStyle w:val="FirstParagraph"/>
      </w:pPr>
      <w:ins w:id="653" w:author="PR Preview" w:date="2026-01-01T00:00:00Z">
        <w:r>
          <w:rPr>
            <w:b/>
            <w:bCs/>
          </w:rPr>
          <w:t xml:space="preserve">Definition 29 (Quotient)</w:t>
        </w:r>
      </w:ins>
      <w:ins w:id="654" w:author="PR Preview" w:date="2026-01-01T00:00:00Z">
        <w:r>
          <w:t xml:space="preserve"> </w:t>
        </w:r>
      </w:ins>
      <w:ins w:id="655" w:author="PR Preview" w:date="2026-01-01T00:00:00Z">
        <w:r>
          <w:t xml:space="preserve">For real numbers</w:t>
        </w:r>
      </w:ins>
      <w:ins w:id="656" w:author="PR Preview" w:date="2026-01-01T00:00:00Z">
        <w:r>
          <w:t xml:space="preserve"> </w:t>
        </w:r>
      </w:ins>
      <m:oMath>
        <m:r>
          <m:t>a</m:t>
        </m:r>
      </m:oMath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and</w:t>
        </w:r>
      </w:ins>
      <w:ins w:id="659" w:author="PR Preview" w:date="2026-01-01T00:00:00Z">
        <w:r>
          <w:t xml:space="preserve"> </w:t>
        </w:r>
      </w:ins>
      <m:oMath>
        <m:r>
          <m:t>b</m:t>
        </m:r>
      </m:oMath>
      <w:ins w:id="660" w:author="PR Preview" w:date="2026-01-01T00:00:00Z">
        <w:r>
          <w:t xml:space="preserve"> </w:t>
        </w:r>
      </w:ins>
      <w:ins w:id="661" w:author="PR Preview" w:date="2026-01-01T00:00:00Z">
        <w:r>
          <w:t xml:space="preserve">with</w:t>
        </w:r>
      </w:ins>
      <w:ins w:id="66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≠</m:t>
        </m:r>
        <m:r>
          <m:t>0</m:t>
        </m:r>
      </m:oMath>
      <w:ins w:id="663" w:author="PR Preview" w:date="2026-01-01T00:00:00Z">
        <w:r>
          <w:t xml:space="preserve">,</w:t>
        </w:r>
      </w:ins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the</w:t>
        </w:r>
      </w:ins>
      <w:ins w:id="666" w:author="PR Preview" w:date="2026-01-01T00:00:00Z">
        <w:r>
          <w:t xml:space="preserve"> </w:t>
        </w:r>
      </w:ins>
      <w:ins w:id="667" w:author="PR Preview" w:date="2026-01-01T00:00:00Z">
        <w:r>
          <w:rPr>
            <w:b/>
            <w:bCs/>
          </w:rPr>
          <w:t xml:space="preserve">quotient</w:t>
        </w:r>
      </w:ins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of</w:t>
        </w:r>
      </w:ins>
      <w:ins w:id="670" w:author="PR Preview" w:date="2026-01-01T00:00:00Z">
        <w:r>
          <w:t xml:space="preserve"> </w:t>
        </w:r>
      </w:ins>
      <m:oMath>
        <m:r>
          <m:t>a</m:t>
        </m:r>
      </m:oMath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by</w:t>
        </w:r>
      </w:ins>
      <w:ins w:id="673" w:author="PR Preview" w:date="2026-01-01T00:00:00Z">
        <w:r>
          <w:t xml:space="preserve"> </w:t>
        </w:r>
      </w:ins>
      <m:oMath>
        <m:r>
          <m:t>b</m:t>
        </m:r>
      </m:oMath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is the result of dividing</w:t>
        </w:r>
      </w:ins>
      <w:ins w:id="676" w:author="PR Preview" w:date="2026-01-01T00:00:00Z">
        <w:r>
          <w:t xml:space="preserve"> </w:t>
        </w:r>
      </w:ins>
      <m:oMath>
        <m:r>
          <m:t>a</m:t>
        </m:r>
      </m:oMath>
      <w:ins w:id="677" w:author="PR Preview" w:date="2026-01-01T00:00:00Z">
        <w:r>
          <w:t xml:space="preserve"> </w:t>
        </w:r>
      </w:ins>
      <w:ins w:id="678" w:author="PR Preview" w:date="2026-01-01T00:00:00Z">
        <w:r>
          <w:t xml:space="preserve">by</w:t>
        </w:r>
      </w:ins>
      <w:ins w:id="679" w:author="PR Preview" w:date="2026-01-01T00:00:00Z">
        <w:r>
          <w:t xml:space="preserve"> </w:t>
        </w:r>
      </w:ins>
      <m:oMath>
        <m:r>
          <m:t>b</m:t>
        </m:r>
      </m:oMath>
      <w:ins w:id="68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8"/>
    <w:bookmarkStart w:id="139" w:name="def-fraction"/>
    <w:p>
      <w:pPr>
        <w:pStyle w:val="FirstParagraph"/>
      </w:pPr>
      <w:ins w:id="681" w:author="PR Preview" w:date="2026-01-01T00:00:00Z">
        <w:r>
          <w:rPr>
            <w:b/>
            <w:bCs/>
          </w:rPr>
          <w:t xml:space="preserve">Definition 30 (Fraction, numerator, and denominator)</w:t>
        </w:r>
      </w:ins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A quotient</w:t>
        </w:r>
      </w:ins>
      <w:ins w:id="68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(</w:t>
        </w:r>
      </w:ins>
      <w:hyperlink w:anchor="def-quotient">
        <w:ins w:id="687" w:author="PR Preview" w:date="2026-01-01T00:00:00Z">
          <w:r>
            <w:rPr>
              <w:rStyle w:val="Hyperlink"/>
            </w:rPr>
            <w:t xml:space="preserve">Definition 29</w:t>
          </w:r>
        </w:ins>
      </w:hyperlink>
      <w:ins w:id="688" w:author="PR Preview" w:date="2026-01-01T00:00:00Z">
        <w:r>
          <w:t xml:space="preserve">) is also called a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rPr>
            <w:b/>
            <w:bCs/>
          </w:rPr>
          <w:t xml:space="preserve">fraction</w:t>
        </w:r>
      </w:ins>
      <w:ins w:id="691" w:author="PR Preview" w:date="2026-01-01T00:00:00Z">
        <w:r>
          <w:t xml:space="preserve">;</w:t>
        </w:r>
      </w:ins>
      <w:ins w:id="692" w:author="PR Preview" w:date="2026-01-01T00:00:00Z">
        <w:r>
          <w:t xml:space="preserve"> </w:t>
        </w:r>
      </w:ins>
      <m:oMath>
        <m:r>
          <m:t>a</m:t>
        </m:r>
      </m:oMath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is its</w:t>
        </w:r>
      </w:ins>
      <w:ins w:id="695" w:author="PR Preview" w:date="2026-01-01T00:00:00Z">
        <w:r>
          <w:t xml:space="preserve"> </w:t>
        </w:r>
      </w:ins>
      <w:ins w:id="696" w:author="PR Preview" w:date="2026-01-01T00:00:00Z">
        <w:r>
          <w:rPr>
            <w:b/>
            <w:bCs/>
          </w:rPr>
          <w:t xml:space="preserve">numerator</w:t>
        </w:r>
      </w:ins>
      <w:ins w:id="697" w:author="PR Preview" w:date="2026-01-01T00:00:00Z">
        <w:r>
          <w:t xml:space="preserve"> </w:t>
        </w:r>
      </w:ins>
      <w:ins w:id="698" w:author="PR Preview" w:date="2026-01-01T00:00:00Z">
        <w:r>
          <w:t xml:space="preserve">and</w:t>
        </w:r>
      </w:ins>
      <w:ins w:id="699" w:author="PR Preview" w:date="2026-01-01T00:00:00Z">
        <w:r>
          <w:t xml:space="preserve"> </w:t>
        </w:r>
      </w:ins>
      <m:oMath>
        <m:r>
          <m:t>b</m:t>
        </m:r>
      </m:oMath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its</w:t>
        </w:r>
      </w:ins>
      <w:ins w:id="702" w:author="PR Preview" w:date="2026-01-01T00:00:00Z">
        <w:r>
          <w:t xml:space="preserve"> </w:t>
        </w:r>
      </w:ins>
      <w:ins w:id="703" w:author="PR Preview" w:date="2026-01-01T00:00:00Z">
        <w:r>
          <w:rPr>
            <w:b/>
            <w:bCs/>
          </w:rPr>
          <w:t xml:space="preserve">denominator</w:t>
        </w:r>
      </w:ins>
      <w:ins w:id="704" w:author="PR Preview" w:date="2026-01-01T00:00:00Z">
        <w:r>
          <w:t xml:space="preserve">.</w:t>
        </w:r>
      </w:ins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For example, the fraction</w:t>
        </w:r>
      </w:ins>
      <w:ins w:id="70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has numerator</w:t>
        </w:r>
      </w:ins>
      <w:ins w:id="710" w:author="PR Preview" w:date="2026-01-01T00:00:00Z">
        <w:r>
          <w:t xml:space="preserve"> </w:t>
        </w:r>
      </w:ins>
      <m:oMath>
        <m:r>
          <m:t>6</m:t>
        </m:r>
      </m:oMath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and denominator</w:t>
        </w:r>
      </w:ins>
      <w:ins w:id="713" w:author="PR Preview" w:date="2026-01-01T00:00:00Z">
        <w:r>
          <w:t xml:space="preserve"> </w:t>
        </w:r>
      </w:ins>
      <m:oMath>
        <m:r>
          <m:t>4</m:t>
        </m:r>
      </m:oMath>
      <w:ins w:id="714" w:author="PR Preview" w:date="2026-01-01T00:00:00Z">
        <w:r>
          <w:t xml:space="preserve">.</w:t>
        </w:r>
      </w:ins>
    </w:p>
    <w:bookmarkEnd w:id="139"/>
    <w:bookmarkStart w:id="140" w:name="exm-quotient"/>
    <w:p>
      <w:pPr>
        <w:pStyle w:val="BodyText"/>
      </w:pPr>
      <w:ins w:id="715" w:author="PR Preview" w:date="2026-01-01T00:00:00Z">
        <w:r>
          <w:rPr>
            <w:b/>
            <w:bCs/>
          </w:rPr>
          <w:t xml:space="preserve">Example 26 (A quotient)</w:t>
        </w:r>
      </w:ins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The quotient of</w:t>
        </w:r>
      </w:ins>
      <w:ins w:id="718" w:author="PR Preview" w:date="2026-01-01T00:00:00Z">
        <w:r>
          <w:t xml:space="preserve"> </w:t>
        </w:r>
      </w:ins>
      <m:oMath>
        <m:r>
          <m:t>6</m:t>
        </m:r>
      </m:oMath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by</w:t>
        </w:r>
      </w:ins>
      <w:ins w:id="721" w:author="PR Preview" w:date="2026-01-01T00:00:00Z">
        <w:r>
          <w:t xml:space="preserve"> </w:t>
        </w:r>
      </w:ins>
      <m:oMath>
        <m:r>
          <m:t>4</m:t>
        </m:r>
      </m:oMath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is</w:t>
        </w:r>
      </w:ins>
      <w:ins w:id="72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ins w:id="725" w:author="PR Preview" w:date="2026-01-01T00:00:00Z">
        <w:r>
          <w:t xml:space="preserve">.</w:t>
        </w:r>
      </w:ins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The quotient of</w:t>
        </w:r>
      </w:ins>
      <w:ins w:id="728" w:author="PR Preview" w:date="2026-01-01T00:00:00Z">
        <w:r>
          <w:t xml:space="preserve"> </w:t>
        </w:r>
      </w:ins>
      <m:oMath>
        <m:r>
          <m:t>6</m:t>
        </m:r>
      </m:oMath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by</w:t>
        </w:r>
      </w:ins>
      <w:ins w:id="731" w:author="PR Preview" w:date="2026-01-01T00:00:00Z">
        <w:r>
          <w:t xml:space="preserve"> </w:t>
        </w:r>
      </w:ins>
      <m:oMath>
        <m:r>
          <m:t>0</m:t>
        </m:r>
      </m:oMath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is undefined,</w:t>
        </w:r>
      </w:ins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because</w:t>
        </w:r>
      </w:ins>
      <w:ins w:id="736" w:author="PR Preview" w:date="2026-01-01T00:00:00Z">
        <w:r>
          <w:t xml:space="preserve"> </w:t>
        </w:r>
      </w:ins>
      <w:hyperlink w:anchor="def-quotient">
        <w:ins w:id="737" w:author="PR Preview" w:date="2026-01-01T00:00:00Z">
          <w:r>
            <w:rPr>
              <w:rStyle w:val="Hyperlink"/>
            </w:rPr>
            <w:t xml:space="preserve">Definition 29</w:t>
          </w:r>
        </w:ins>
      </w:hyperlink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requires a nonzero denominator.</w:t>
        </w:r>
      </w:ins>
    </w:p>
    <w:bookmarkEnd w:id="140"/>
    <w:bookmarkStart w:id="141" w:name="def-person-years"/>
    <w:p>
      <w:pPr>
        <w:pStyle w:val="BodyText"/>
      </w:pPr>
      <w:ins w:id="740" w:author="PR Preview" w:date="2026-01-01T00:00:00Z">
        <w:r>
          <w:rPr>
            <w:b/>
            <w:bCs/>
          </w:rPr>
          <w:t xml:space="preserve">Definition 31 (Follow-up and person-years)</w:t>
        </w:r>
      </w:ins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In a study that observes participants over time,</w:t>
        </w:r>
      </w:ins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a participant’s</w:t>
        </w:r>
      </w:ins>
      <w:ins w:id="745" w:author="PR Preview" w:date="2026-01-01T00:00:00Z">
        <w:r>
          <w:t xml:space="preserve"> </w:t>
        </w:r>
      </w:ins>
      <w:ins w:id="746" w:author="PR Preview" w:date="2026-01-01T00:00:00Z">
        <w:r>
          <w:rPr>
            <w:b/>
            <w:bCs/>
          </w:rPr>
          <w:t xml:space="preserve">follow-up</w:t>
        </w:r>
      </w:ins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is the length of time the study observes that participant,</w:t>
        </w:r>
      </w:ins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and the study’s</w:t>
        </w:r>
      </w:ins>
      <w:ins w:id="751" w:author="PR Preview" w:date="2026-01-01T00:00:00Z">
        <w:r>
          <w:t xml:space="preserve"> </w:t>
        </w:r>
      </w:ins>
      <w:ins w:id="752" w:author="PR Preview" w:date="2026-01-01T00:00:00Z">
        <w:r>
          <w:rPr>
            <w:b/>
            <w:bCs/>
          </w:rPr>
          <w:t xml:space="preserve">person-years</w:t>
        </w:r>
      </w:ins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are the sum of the follow-up times of all participants,</w:t>
        </w:r>
      </w:ins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measured in years.</w:t>
        </w:r>
      </w:ins>
    </w:p>
    <w:bookmarkEnd w:id="141"/>
    <w:bookmarkStart w:id="142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2"/>
    <w:bookmarkStart w:id="143" w:name="def-rate"/>
    <w:p>
      <w:pPr>
        <w:pStyle w:val="BodyText"/>
      </w:pPr>
      <w:del w:id="757" w:author="PR Preview" w:date="2026-01-01T00:00:00Z">
        <w:r>
          <w:rPr>
            <w:b/>
            <w:bCs/>
          </w:rPr>
          <w:delText xml:space="preserve">Definition 31 (Rate)</w:delText>
        </w:r>
      </w:del>
      <w:del w:id="758" w:author="PR Preview" w:date="2026-01-01T00:00:00Z">
        <w:r>
          <w:delText xml:space="preserve"> </w:delText>
        </w:r>
      </w:del>
      <w:del w:id="759" w:author="PR Preview" w:date="2026-01-01T00:00:00Z">
        <w:r>
          <w:delText xml:space="preserve">A</w:delText>
        </w:r>
      </w:del>
      <w:del w:id="760" w:author="PR Preview" w:date="2026-01-01T00:00:00Z">
        <w:r>
          <w:delText xml:space="preserve"> </w:delText>
        </w:r>
      </w:del>
      <w:del w:id="761" w:author="PR Preview" w:date="2026-01-01T00:00:00Z">
        <w:r>
          <w:rPr>
            <w:b/>
            <w:bCs/>
          </w:rPr>
          <w:delText xml:space="preserve">rate</w:delText>
        </w:r>
      </w:del>
      <w:del w:id="762" w:author="PR Preview" w:date="2026-01-01T00:00:00Z">
        <w:r>
          <w:delText xml:space="preserve"> </w:delText>
        </w:r>
      </w:del>
      <w:del w:id="763" w:author="PR Preview" w:date="2026-01-01T00:00:00Z">
        <w:r>
          <w:delText xml:space="preserve">is a quotient of two quantities,</w:delText>
        </w:r>
      </w:del>
      <w:del w:id="764" w:author="PR Preview" w:date="2026-01-01T00:00:00Z">
        <w:r>
          <w:delText xml:space="preserve"> </w:delText>
        </w:r>
      </w:del>
      <w:del w:id="765" w:author="PR Preview" w:date="2026-01-01T00:00:00Z">
        <w:r>
          <w:delText xml:space="preserve">usually with a denominator that measures time,</w:delText>
        </w:r>
      </w:del>
      <w:del w:id="766" w:author="PR Preview" w:date="2026-01-01T00:00:00Z">
        <w:r>
          <w:delText xml:space="preserve"> </w:delText>
        </w:r>
      </w:del>
      <w:del w:id="767" w:author="PR Preview" w:date="2026-01-01T00:00:00Z">
        <w:r>
          <w:delText xml:space="preserve">such as weeks or person-years of follow-up (</w:delText>
        </w:r>
      </w:del>
      <w:hyperlink w:anchor="def-person-years">
        <w:del w:id="768" w:author="PR Preview" w:date="2026-01-01T00:00:00Z">
          <w:r>
            <w:rPr>
              <w:rStyle w:val="Hyperlink"/>
            </w:rPr>
            <w:delText xml:space="preserve">Definition 30</w:delText>
          </w:r>
        </w:del>
      </w:hyperlink>
      <w:del w:id="769" w:author="PR Preview" w:date="2026-01-01T00:00:00Z">
        <w:r>
          <w:delText xml:space="preserve">).</w:delText>
        </w:r>
      </w:del>
      <w:del w:id="770" w:author="PR Preview" w:date="2026-01-01T00:00:00Z">
        <w:r>
          <w:delText xml:space="preserve"> </w:delText>
        </w:r>
      </w:del>
      <w:del w:id="771" w:author="PR Preview" w:date="2026-01-01T00:00:00Z">
        <w:r>
          <w:delText xml:space="preserve">For example,</w:delText>
        </w:r>
      </w:del>
      <w:del w:id="772" w:author="PR Preview" w:date="2026-01-01T00:00:00Z">
        <w:r>
          <w:delText xml:space="preserve"> </w:delText>
        </w:r>
      </w:del>
      <m:oMath>
        <m:r>
          <m:t>12</m:t>
        </m:r>
      </m:oMath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delText xml:space="preserve">new cases in</w:delText>
        </w:r>
      </w:del>
      <w:del w:id="775" w:author="PR Preview" w:date="2026-01-01T00:00:00Z">
        <w:r>
          <w:delText xml:space="preserve"> </w:delText>
        </w:r>
      </w:del>
      <m:oMath>
        <m:r>
          <m:t>4</m:t>
        </m:r>
      </m:oMath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weeks</w:delText>
        </w:r>
      </w:del>
      <w:del w:id="778" w:author="PR Preview" w:date="2026-01-01T00:00:00Z">
        <w:r>
          <w:delText xml:space="preserve"> </w:delText>
        </w:r>
      </w:del>
      <w:del w:id="779" w:author="PR Preview" w:date="2026-01-01T00:00:00Z">
        <w:r>
          <w:delText xml:space="preserve">is a rate of</w:delText>
        </w:r>
      </w:del>
      <w:del w:id="780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new cases per week,</w:delText>
        </w:r>
      </w:del>
      <w:del w:id="783" w:author="PR Preview" w:date="2026-01-01T00:00:00Z">
        <w:r>
          <w:delText xml:space="preserve"> </w:delText>
        </w:r>
      </w:del>
      <w:del w:id="784" w:author="PR Preview" w:date="2026-01-01T00:00:00Z">
        <w:r>
          <w:delText xml:space="preserve">and</w:delText>
        </w:r>
      </w:del>
      <w:del w:id="785" w:author="PR Preview" w:date="2026-01-01T00:00:00Z">
        <w:r>
          <w:delText xml:space="preserve"> </w:delText>
        </w:r>
      </w:del>
      <m:oMath>
        <m:r>
          <m:t>30</m:t>
        </m:r>
      </m:oMath>
      <w:del w:id="786" w:author="PR Preview" w:date="2026-01-01T00:00:00Z">
        <w:r>
          <w:delText xml:space="preserve"> </w:delText>
        </w:r>
      </w:del>
      <w:del w:id="787" w:author="PR Preview" w:date="2026-01-01T00:00:00Z">
        <w:r>
          <w:delText xml:space="preserve">cases over</w:delText>
        </w:r>
      </w:del>
      <w:del w:id="788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789" w:author="PR Preview" w:date="2026-01-01T00:00:00Z">
        <w:r>
          <w:delText xml:space="preserve"> </w:delText>
        </w:r>
      </w:del>
      <w:del w:id="790" w:author="PR Preview" w:date="2026-01-01T00:00:00Z">
        <w:r>
          <w:delText xml:space="preserve">person-years of follow-up</w:delText>
        </w:r>
      </w:del>
      <w:del w:id="791" w:author="PR Preview" w:date="2026-01-01T00:00:00Z">
        <w:r>
          <w:delText xml:space="preserve"> </w:delText>
        </w:r>
      </w:del>
      <w:del w:id="792" w:author="PR Preview" w:date="2026-01-01T00:00:00Z">
        <w:r>
          <w:delText xml:space="preserve">is a rate of</w:delText>
        </w:r>
      </w:del>
      <w:del w:id="793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del w:id="794" w:author="PR Preview" w:date="2026-01-01T00:00:00Z">
        <w:r>
          <w:delText xml:space="preserve"> </w:delText>
        </w:r>
      </w:del>
      <w:del w:id="795" w:author="PR Preview" w:date="2026-01-01T00:00:00Z">
        <w:r>
          <w:delText xml:space="preserve">cases per person-year.</w:delText>
        </w:r>
      </w:del>
    </w:p>
    <w:p>
      <w:pPr>
        <w:pStyle w:val="BodyText"/>
      </w:pPr>
      <w:ins w:id="796" w:author="PR Preview" w:date="2026-01-01T00:00:00Z">
        <w:r>
          <w:rPr>
            <w:b/>
            <w:bCs/>
          </w:rPr>
          <w:t xml:space="preserve">Definition 32 (Rate)</w:t>
        </w:r>
      </w:ins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A</w:t>
        </w:r>
      </w:ins>
      <w:ins w:id="799" w:author="PR Preview" w:date="2026-01-01T00:00:00Z">
        <w:r>
          <w:t xml:space="preserve"> </w:t>
        </w:r>
      </w:ins>
      <w:ins w:id="800" w:author="PR Preview" w:date="2026-01-01T00:00:00Z">
        <w:r>
          <w:rPr>
            <w:b/>
            <w:bCs/>
          </w:rPr>
          <w:t xml:space="preserve">rate</w:t>
        </w:r>
      </w:ins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is a quotient of two quantities,</w:t>
        </w:r>
      </w:ins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usually with a denominator that measures time,</w:t>
        </w:r>
      </w:ins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such as weeks or person-years of follow-up (</w:t>
        </w:r>
      </w:ins>
      <w:hyperlink w:anchor="def-person-years">
        <w:ins w:id="807" w:author="PR Preview" w:date="2026-01-01T00:00:00Z">
          <w:r>
            <w:rPr>
              <w:rStyle w:val="Hyperlink"/>
            </w:rPr>
            <w:t xml:space="preserve">Definition 31</w:t>
          </w:r>
        </w:ins>
      </w:hyperlink>
      <w:ins w:id="808" w:author="PR Preview" w:date="2026-01-01T00:00:00Z">
        <w:r>
          <w:t xml:space="preserve">).</w:t>
        </w:r>
      </w:ins>
      <w:ins w:id="809" w:author="PR Preview" w:date="2026-01-01T00:00:00Z">
        <w:r>
          <w:t xml:space="preserve"> </w:t>
        </w:r>
      </w:ins>
      <w:ins w:id="810" w:author="PR Preview" w:date="2026-01-01T00:00:00Z">
        <w:r>
          <w:t xml:space="preserve">For example,</w:t>
        </w:r>
      </w:ins>
      <w:ins w:id="811" w:author="PR Preview" w:date="2026-01-01T00:00:00Z">
        <w:r>
          <w:t xml:space="preserve"> </w:t>
        </w:r>
      </w:ins>
      <m:oMath>
        <m:r>
          <m:t>12</m:t>
        </m:r>
      </m:oMath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new cases in</w:t>
        </w:r>
      </w:ins>
      <w:ins w:id="814" w:author="PR Preview" w:date="2026-01-01T00:00:00Z">
        <w:r>
          <w:t xml:space="preserve"> </w:t>
        </w:r>
      </w:ins>
      <m:oMath>
        <m:r>
          <m:t>4</m:t>
        </m:r>
      </m:oMath>
      <w:ins w:id="815" w:author="PR Preview" w:date="2026-01-01T00:00:00Z">
        <w:r>
          <w:t xml:space="preserve"> </w:t>
        </w:r>
      </w:ins>
      <w:ins w:id="816" w:author="PR Preview" w:date="2026-01-01T00:00:00Z">
        <w:r>
          <w:t xml:space="preserve">weeks</w:t>
        </w:r>
      </w:ins>
      <w:ins w:id="817" w:author="PR Preview" w:date="2026-01-01T00:00:00Z">
        <w:r>
          <w:t xml:space="preserve"> </w:t>
        </w:r>
      </w:ins>
      <w:ins w:id="818" w:author="PR Preview" w:date="2026-01-01T00:00:00Z">
        <w:r>
          <w:t xml:space="preserve">is a rate of</w:t>
        </w:r>
      </w:ins>
      <w:ins w:id="81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ins w:id="820" w:author="PR Preview" w:date="2026-01-01T00:00:00Z">
        <w:r>
          <w:t xml:space="preserve"> </w:t>
        </w:r>
      </w:ins>
      <w:ins w:id="821" w:author="PR Preview" w:date="2026-01-01T00:00:00Z">
        <w:r>
          <w:t xml:space="preserve">new cases per week,</w:t>
        </w:r>
      </w:ins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and</w:t>
        </w:r>
      </w:ins>
      <w:ins w:id="824" w:author="PR Preview" w:date="2026-01-01T00:00:00Z">
        <w:r>
          <w:t xml:space="preserve"> </w:t>
        </w:r>
      </w:ins>
      <m:oMath>
        <m:r>
          <m:t>30</m:t>
        </m:r>
      </m:oMath>
      <w:ins w:id="825" w:author="PR Preview" w:date="2026-01-01T00:00:00Z">
        <w:r>
          <w:t xml:space="preserve"> </w:t>
        </w:r>
      </w:ins>
      <w:ins w:id="826" w:author="PR Preview" w:date="2026-01-01T00:00:00Z">
        <w:r>
          <w:t xml:space="preserve">cases over</w:t>
        </w:r>
      </w:ins>
      <w:ins w:id="827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person-years of follow-up</w:t>
        </w:r>
      </w:ins>
      <w:ins w:id="830" w:author="PR Preview" w:date="2026-01-01T00:00:00Z">
        <w:r>
          <w:t xml:space="preserve"> </w:t>
        </w:r>
      </w:ins>
      <w:ins w:id="831" w:author="PR Preview" w:date="2026-01-01T00:00:00Z">
        <w:r>
          <w:t xml:space="preserve">is a rate of</w:t>
        </w:r>
      </w:ins>
      <w:ins w:id="832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cases per person-year.</w:t>
        </w:r>
      </w:ins>
    </w:p>
    <w:bookmarkEnd w:id="143"/>
    <w:p>
      <w:pPr>
        <w:pStyle w:val="BodyText"/>
      </w:pPr>
      <w:r>
        <w:t xml:space="preserve">cf. </w:t>
      </w:r>
      <w:hyperlink r:id="rId144">
        <w:r>
          <w:rPr>
            <w:rStyle w:val="Hyperlink"/>
          </w:rPr>
          <w:t xml:space="preserve">https://en.wikipedia.org/wiki/Rate_(mathematics)</w:t>
        </w:r>
      </w:hyperlink>
    </w:p>
    <w:bookmarkStart w:id="146" w:name="def-ratio"/>
    <w:p>
      <w:pPr>
        <w:pStyle w:val="BodyText"/>
      </w:pPr>
      <w:del w:id="835" w:author="PR Preview" w:date="2026-01-01T00:00:00Z">
        <w:r>
          <w:rPr>
            <w:b/>
            <w:bCs/>
          </w:rPr>
          <w:delText xml:space="preserve">Definition 32 (Ratios)</w:delText>
        </w:r>
      </w:del>
      <w:del w:id="836" w:author="PR Preview" w:date="2026-01-01T00:00:00Z">
        <w:r>
          <w:delText xml:space="preserve"> </w:delText>
        </w:r>
      </w:del>
      <w:del w:id="837" w:author="PR Preview" w:date="2026-01-01T00:00:00Z">
        <w:r>
          <w:delText xml:space="preserve">A</w:delText>
        </w:r>
      </w:del>
      <w:del w:id="838" w:author="PR Preview" w:date="2026-01-01T00:00:00Z">
        <w:r>
          <w:delText xml:space="preserve"> </w:delText>
        </w:r>
      </w:del>
      <w:del w:id="839" w:author="PR Preview" w:date="2026-01-01T00:00:00Z">
        <w:r>
          <w:rPr>
            <w:b/>
            <w:bCs/>
          </w:rPr>
          <w:delText xml:space="preserve">ratio</w:delText>
        </w:r>
      </w:del>
      <w:del w:id="840" w:author="PR Preview" w:date="2026-01-01T00:00:00Z">
        <w:r>
          <w:delText xml:space="preserve"> </w:delText>
        </w:r>
      </w:del>
      <w:del w:id="841" w:author="PR Preview" w:date="2026-01-01T00:00:00Z">
        <w:r>
          <w:delText xml:space="preserve">is a quotient in which the numerator and denominator are measured using the same unit scales.</w:delText>
        </w:r>
      </w:del>
    </w:p>
    <w:p>
      <w:pPr>
        <w:pStyle w:val="BodyText"/>
      </w:pPr>
      <w:ins w:id="842" w:author="PR Preview" w:date="2026-01-01T00:00:00Z">
        <w:r>
          <w:rPr>
            <w:b/>
            <w:bCs/>
          </w:rPr>
          <w:t xml:space="preserve">Definition 33 (Ratios)</w:t>
        </w:r>
      </w:ins>
      <w:ins w:id="843" w:author="PR Preview" w:date="2026-01-01T00:00:00Z">
        <w:r>
          <w:t xml:space="preserve"> </w:t>
        </w:r>
      </w:ins>
      <w:ins w:id="844" w:author="PR Preview" w:date="2026-01-01T00:00:00Z">
        <w:r>
          <w:t xml:space="preserve">A</w:t>
        </w:r>
      </w:ins>
      <w:ins w:id="845" w:author="PR Preview" w:date="2026-01-01T00:00:00Z">
        <w:r>
          <w:t xml:space="preserve"> </w:t>
        </w:r>
      </w:ins>
      <w:ins w:id="846" w:author="PR Preview" w:date="2026-01-01T00:00:00Z">
        <w:r>
          <w:rPr>
            <w:b/>
            <w:bCs/>
          </w:rPr>
          <w:t xml:space="preserve">ratio</w:t>
        </w:r>
      </w:ins>
      <w:ins w:id="847" w:author="PR Preview" w:date="2026-01-01T00:00:00Z">
        <w:r>
          <w:t xml:space="preserve"> </w:t>
        </w:r>
      </w:ins>
      <w:ins w:id="848" w:author="PR Preview" w:date="2026-01-01T00:00:00Z">
        <w:r>
          <w:t xml:space="preserve">is a quotient in which the numerator and denominator are measured using the same unit scales.</w:t>
        </w:r>
      </w:ins>
    </w:p>
    <w:p>
      <w:pPr>
        <w:pStyle w:val="BodyText"/>
      </w:pPr>
      <w:r>
        <w:t xml:space="preserve">cf. </w:t>
      </w:r>
      <w:hyperlink r:id="rId145">
        <w:r>
          <w:rPr>
            <w:rStyle w:val="Hyperlink"/>
          </w:rPr>
          <w:t xml:space="preserve">https://en.wikipedia.org/wiki/Ratio</w:t>
        </w:r>
      </w:hyperlink>
    </w:p>
    <w:bookmarkEnd w:id="146"/>
    <w:bookmarkStart w:id="147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7"/>
    <w:bookmarkStart w:id="150" w:name="def-proportion"/>
    <w:p>
      <w:pPr>
        <w:pStyle w:val="FirstParagraph"/>
      </w:pPr>
      <w:del w:id="849" w:author="PR Preview" w:date="2026-01-01T00:00:00Z">
        <w:r>
          <w:rPr>
            <w:b/>
            <w:bCs/>
          </w:rPr>
          <w:delText xml:space="preserve">Definition 33 (Proportion)</w:delText>
        </w:r>
      </w:del>
      <w:del w:id="850" w:author="PR Preview" w:date="2026-01-01T00:00:00Z">
        <w:r>
          <w:delText xml:space="preserve"> </w:delText>
        </w:r>
      </w:del>
      <w:del w:id="851" w:author="PR Preview" w:date="2026-01-01T00:00:00Z">
        <w:r>
          <w:delText xml:space="preserve">In statistics, a</w:delText>
        </w:r>
      </w:del>
      <w:del w:id="852" w:author="PR Preview" w:date="2026-01-01T00:00:00Z">
        <w:r>
          <w:delText xml:space="preserve"> </w:delText>
        </w:r>
      </w:del>
      <w:del w:id="853" w:author="PR Preview" w:date="2026-01-01T00:00:00Z">
        <w:r>
          <w:rPr>
            <w:b/>
            <w:bCs/>
          </w:rPr>
          <w:delText xml:space="preserve">proportion</w:delText>
        </w:r>
      </w:del>
      <w:del w:id="854" w:author="PR Preview" w:date="2026-01-01T00:00:00Z">
        <w:r>
          <w:delText xml:space="preserve"> </w:delText>
        </w:r>
      </w:del>
      <w:del w:id="855" w:author="PR Preview" w:date="2026-01-01T00:00:00Z">
        <w:r>
          <w:delText xml:space="preserve">typically means a ratio where the numerator represents</w:delText>
        </w:r>
      </w:del>
      <w:del w:id="856" w:author="PR Preview" w:date="2026-01-01T00:00:00Z">
        <w:r>
          <w:delText xml:space="preserve"> </w:delText>
        </w:r>
      </w:del>
      <w:del w:id="857" w:author="PR Preview" w:date="2026-01-01T00:00:00Z">
        <w:r>
          <w:delText xml:space="preserve">a subset of the denominator.</w:delText>
        </w:r>
      </w:del>
    </w:p>
    <w:p>
      <w:pPr>
        <w:pStyle w:val="FirstParagraph"/>
      </w:pPr>
      <w:ins w:id="858" w:author="PR Preview" w:date="2026-01-01T00:00:00Z">
        <w:r>
          <w:rPr>
            <w:b/>
            <w:bCs/>
          </w:rPr>
          <w:t xml:space="preserve">Definition 34 (Proportion)</w:t>
        </w:r>
      </w:ins>
      <w:ins w:id="859" w:author="PR Preview" w:date="2026-01-01T00:00:00Z">
        <w:r>
          <w:t xml:space="preserve"> </w:t>
        </w:r>
      </w:ins>
      <w:ins w:id="860" w:author="PR Preview" w:date="2026-01-01T00:00:00Z">
        <w:r>
          <w:t xml:space="preserve">In statistics, a</w:t>
        </w:r>
      </w:ins>
      <w:ins w:id="861" w:author="PR Preview" w:date="2026-01-01T00:00:00Z">
        <w:r>
          <w:t xml:space="preserve"> </w:t>
        </w:r>
      </w:ins>
      <w:ins w:id="862" w:author="PR Preview" w:date="2026-01-01T00:00:00Z">
        <w:r>
          <w:rPr>
            <w:b/>
            <w:bCs/>
          </w:rPr>
          <w:t xml:space="preserve">proportion</w:t>
        </w:r>
      </w:ins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typically means a ratio where the numerator represents</w:t>
        </w:r>
      </w:ins>
      <w:ins w:id="865" w:author="PR Preview" w:date="2026-01-01T00:00:00Z">
        <w:r>
          <w:t xml:space="preserve"> </w:t>
        </w:r>
      </w:ins>
      <w:ins w:id="866" w:author="PR Preview" w:date="2026-01-01T00:00:00Z">
        <w:r>
          <w:t xml:space="preserve">a subset of the denominator.</w:t>
        </w:r>
      </w:ins>
    </w:p>
    <w:p>
      <w:pPr>
        <w:pStyle w:val="BodyText"/>
      </w:pPr>
      <w:r>
        <w:t xml:space="preserve">See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0"/>
    <w:bookmarkStart w:id="151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1"/>
    <w:bookmarkStart w:id="153" w:name="def-proportional"/>
    <w:p>
      <w:pPr>
        <w:pStyle w:val="FirstParagraph"/>
      </w:pPr>
      <w:del w:id="867" w:author="PR Preview" w:date="2026-01-01T00:00:00Z">
        <w:r>
          <w:rPr>
            <w:b/>
            <w:bCs/>
          </w:rPr>
          <w:delText xml:space="preserve">Definition 34 (Proportional)</w:delText>
        </w:r>
      </w:del>
      <w:del w:id="868" w:author="PR Preview" w:date="2026-01-01T00:00:00Z">
        <w:r>
          <w:delText xml:space="preserve"> </w:delText>
        </w:r>
      </w:del>
      <w:del w:id="869" w:author="PR Preview" w:date="2026-01-01T00:00:00Z">
        <w:r>
          <w:delText xml:space="preserve">Two functions</w:delText>
        </w:r>
      </w:del>
      <w:del w:id="87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871" w:author="PR Preview" w:date="2026-01-01T00:00:00Z">
        <w:r>
          <w:delText xml:space="preserve"> </w:delText>
        </w:r>
      </w:del>
      <w:del w:id="872" w:author="PR Preview" w:date="2026-01-01T00:00:00Z">
        <w:r>
          <w:delText xml:space="preserve">and</w:delText>
        </w:r>
      </w:del>
      <w:del w:id="873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874" w:author="PR Preview" w:date="2026-01-01T00:00:00Z">
        <w:r>
          <w:delText xml:space="preserve"> </w:delText>
        </w:r>
      </w:del>
      <w:del w:id="875" w:author="PR Preview" w:date="2026-01-01T00:00:00Z">
        <w:r>
          <w:delText xml:space="preserve">are</w:delText>
        </w:r>
      </w:del>
      <w:del w:id="876" w:author="PR Preview" w:date="2026-01-01T00:00:00Z">
        <w:r>
          <w:delText xml:space="preserve"> </w:delText>
        </w:r>
      </w:del>
      <w:del w:id="877" w:author="PR Preview" w:date="2026-01-01T00:00:00Z">
        <w:r>
          <w:rPr>
            <w:b/>
            <w:bCs/>
          </w:rPr>
          <w:delText xml:space="preserve">proportional</w:delText>
        </w:r>
      </w:del>
      <w:del w:id="878" w:author="PR Preview" w:date="2026-01-01T00:00:00Z">
        <w:r>
          <w:delText xml:space="preserve"> </w:delText>
        </w:r>
      </w:del>
      <w:del w:id="879" w:author="PR Preview" w:date="2026-01-01T00:00:00Z">
        <w:r>
          <w:delText xml:space="preserve">if</w:delText>
        </w:r>
      </w:del>
      <w:del w:id="880" w:author="PR Preview" w:date="2026-01-01T00:00:00Z">
        <w:r>
          <w:delText xml:space="preserve"> </w:delText>
        </w:r>
      </w:del>
      <w:del w:id="881" w:author="PR Preview" w:date="2026-01-01T00:00:00Z">
        <w:r>
          <w:delText xml:space="preserve">their ratio</w:delText>
        </w:r>
      </w:del>
      <w:del w:id="88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del w:id="883" w:author="PR Preview" w:date="2026-01-01T00:00:00Z">
        <w:r>
          <w:delText xml:space="preserve"> </w:delText>
        </w:r>
      </w:del>
      <w:del w:id="884" w:author="PR Preview" w:date="2026-01-01T00:00:00Z">
        <w:r>
          <w:delText xml:space="preserve">does not depend on</w:delText>
        </w:r>
      </w:del>
      <w:del w:id="885" w:author="PR Preview" w:date="2026-01-01T00:00:00Z">
        <w:r>
          <w:delText xml:space="preserve"> </w:delText>
        </w:r>
      </w:del>
      <m:oMath>
        <m:r>
          <m:t>x</m:t>
        </m:r>
      </m:oMath>
      <w:del w:id="886" w:author="PR Preview" w:date="2026-01-01T00:00:00Z">
        <w:r>
          <w:delText xml:space="preserve">.</w:delText>
        </w:r>
      </w:del>
      <w:del w:id="887" w:author="PR Preview" w:date="2026-01-01T00:00:00Z">
        <w:r>
          <w:delText xml:space="preserve"> </w:delText>
        </w:r>
      </w:del>
      <w:del w:id="888" w:author="PR Preview" w:date="2026-01-01T00:00:00Z">
        <w:r>
          <w:delText xml:space="preserve">(cf. </w:delText>
        </w:r>
      </w:del>
      <w:hyperlink r:id="rId152">
        <w:del w:id="889" w:author="PR Preview" w:date="2026-01-01T00:00:00Z">
          <w:r>
            <w:rPr>
              <w:rStyle w:val="Hyperlink"/>
            </w:rPr>
            <w:delText xml:space="preserve">https://en.wikipedia.org/wiki/Proportionality_(mathematics)</w:delText>
          </w:r>
        </w:del>
      </w:hyperlink>
      <w:del w:id="890" w:author="PR Preview" w:date="2026-01-01T00:00:00Z">
        <w:r>
          <w:delText xml:space="preserve">)</w:delText>
        </w:r>
      </w:del>
    </w:p>
    <w:p>
      <w:pPr>
        <w:pStyle w:val="FirstParagraph"/>
      </w:pPr>
      <w:ins w:id="891" w:author="PR Preview" w:date="2026-01-01T00:00:00Z">
        <w:r>
          <w:rPr>
            <w:b/>
            <w:bCs/>
          </w:rPr>
          <w:t xml:space="preserve">Definition 35 (Proportional)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Two functions</w:t>
        </w:r>
      </w:ins>
      <w:ins w:id="89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and</w:t>
        </w:r>
      </w:ins>
      <w:ins w:id="897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are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rPr>
            <w:b/>
            <w:bCs/>
          </w:rPr>
          <w:t xml:space="preserve">proportional</w:t>
        </w:r>
      </w:ins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if</w:t>
        </w:r>
      </w:ins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their ratio</w:t>
        </w:r>
      </w:ins>
      <w:ins w:id="906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does not depend on</w:t>
        </w:r>
      </w:ins>
      <w:ins w:id="909" w:author="PR Preview" w:date="2026-01-01T00:00:00Z">
        <w:r>
          <w:t xml:space="preserve"> </w:t>
        </w:r>
      </w:ins>
      <m:oMath>
        <m:r>
          <m:t>x</m:t>
        </m:r>
      </m:oMath>
      <w:ins w:id="910" w:author="PR Preview" w:date="2026-01-01T00:00:00Z">
        <w:r>
          <w:t xml:space="preserve">.</w:t>
        </w:r>
      </w:ins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(cf. </w:t>
        </w:r>
      </w:ins>
      <w:hyperlink r:id="rId152">
        <w:ins w:id="913" w:author="PR Preview" w:date="2026-01-01T00:00:00Z">
          <w:r>
            <w:rPr>
              <w:rStyle w:val="Hyperlink"/>
            </w:rPr>
            <w:t xml:space="preserve">https://en.wikipedia.org/wiki/Proportionality_(mathematics)</w:t>
          </w:r>
        </w:ins>
      </w:hyperlink>
      <w:ins w:id="914" w:author="PR Preview" w:date="2026-01-01T00:00:00Z">
        <w:r>
          <w:t xml:space="preserve">)</w:t>
        </w:r>
      </w:ins>
    </w:p>
    <w:bookmarkEnd w:id="153"/>
    <w:bookmarkStart w:id="154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6"/>
    <w:bookmarkStart w:id="171" w:name="sec-polynomials"/>
    <w:p>
      <w:pPr>
        <w:pStyle w:val="Heading2"/>
      </w:pPr>
      <w:r>
        <w:t xml:space="preserve">14 Polynomials</w:t>
      </w:r>
    </w:p>
    <w:bookmarkStart w:id="157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7"/>
    <w:bookmarkStart w:id="158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8"/>
    <w:bookmarkStart w:id="159" w:name="def-constant-function"/>
    <w:p>
      <w:pPr>
        <w:pStyle w:val="FirstParagraph"/>
      </w:pPr>
      <w:del w:id="915" w:author="PR Preview" w:date="2026-01-01T00:00:00Z">
        <w:r>
          <w:rPr>
            <w:b/>
            <w:bCs/>
          </w:rPr>
          <w:delText xml:space="preserve">Definition 35 (Constant function)</w:delText>
        </w:r>
      </w:del>
      <w:del w:id="916" w:author="PR Preview" w:date="2026-01-01T00:00:00Z">
        <w:r>
          <w:delText xml:space="preserve"> </w:delText>
        </w:r>
      </w:del>
      <w:del w:id="917" w:author="PR Preview" w:date="2026-01-01T00:00:00Z">
        <w:r>
          <w:delText xml:space="preserve">A</w:delText>
        </w:r>
      </w:del>
      <w:del w:id="918" w:author="PR Preview" w:date="2026-01-01T00:00:00Z">
        <w:r>
          <w:delText xml:space="preserve"> </w:delText>
        </w:r>
      </w:del>
      <w:hyperlink r:id="rId42">
        <w:del w:id="919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92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921" w:author="PR Preview" w:date="2026-01-01T00:00:00Z">
        <w:r>
          <w:delText xml:space="preserve"> </w:delText>
        </w:r>
      </w:del>
      <w:del w:id="922" w:author="PR Preview" w:date="2026-01-01T00:00:00Z">
        <w:r>
          <w:delText xml:space="preserve">is</w:delText>
        </w:r>
      </w:del>
      <w:del w:id="923" w:author="PR Preview" w:date="2026-01-01T00:00:00Z">
        <w:r>
          <w:delText xml:space="preserve"> </w:delText>
        </w:r>
      </w:del>
      <w:del w:id="924" w:author="PR Preview" w:date="2026-01-01T00:00:00Z">
        <w:r>
          <w:rPr>
            <w:b/>
            <w:bCs/>
          </w:rPr>
          <w:delText xml:space="preserve">constant</w:delText>
        </w:r>
      </w:del>
      <w:del w:id="925" w:author="PR Preview" w:date="2026-01-01T00:00:00Z">
        <w:r>
          <w:delText xml:space="preserve"> </w:delText>
        </w:r>
      </w:del>
      <w:del w:id="926" w:author="PR Preview" w:date="2026-01-01T00:00:00Z">
        <w:r>
          <w:delText xml:space="preserve">if there is some</w:delText>
        </w:r>
      </w:del>
      <w:del w:id="927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t>B</m:t>
        </m:r>
      </m:oMath>
      <w:del w:id="928" w:author="PR Preview" w:date="2026-01-01T00:00:00Z">
        <w:r>
          <w:delText xml:space="preserve"> </w:delText>
        </w:r>
      </w:del>
      <w:del w:id="929" w:author="PR Preview" w:date="2026-01-01T00:00:00Z">
        <w:r>
          <w:delText xml:space="preserve">with</w:delText>
        </w:r>
      </w:del>
      <w:del w:id="93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del w:id="931" w:author="PR Preview" w:date="2026-01-01T00:00:00Z">
        <w:r>
          <w:delText xml:space="preserve"> </w:delText>
        </w:r>
      </w:del>
      <w:del w:id="932" w:author="PR Preview" w:date="2026-01-01T00:00:00Z">
        <w:r>
          <w:delText xml:space="preserve">for all</w:delText>
        </w:r>
      </w:del>
      <w:del w:id="93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t>A</m:t>
        </m:r>
      </m:oMath>
      <w:del w:id="934" w:author="PR Preview" w:date="2026-01-01T00:00:00Z">
        <w:r>
          <w:delText xml:space="preserve">.</w:delText>
        </w:r>
      </w:del>
    </w:p>
    <w:p>
      <w:pPr>
        <w:pStyle w:val="FirstParagraph"/>
      </w:pPr>
      <w:ins w:id="935" w:author="PR Preview" w:date="2026-01-01T00:00:00Z">
        <w:r>
          <w:rPr>
            <w:b/>
            <w:bCs/>
          </w:rPr>
          <w:t xml:space="preserve">Definition 36 (Constant function)</w:t>
        </w:r>
      </w:ins>
      <w:ins w:id="936" w:author="PR Preview" w:date="2026-01-01T00:00:00Z">
        <w:r>
          <w:t xml:space="preserve"> </w:t>
        </w:r>
      </w:ins>
      <w:ins w:id="937" w:author="PR Preview" w:date="2026-01-01T00:00:00Z">
        <w:r>
          <w:t xml:space="preserve">A</w:t>
        </w:r>
      </w:ins>
      <w:ins w:id="938" w:author="PR Preview" w:date="2026-01-01T00:00:00Z">
        <w:r>
          <w:t xml:space="preserve"> </w:t>
        </w:r>
      </w:ins>
      <w:hyperlink r:id="rId42">
        <w:ins w:id="939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94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941" w:author="PR Preview" w:date="2026-01-01T00:00:00Z">
        <w:r>
          <w:t xml:space="preserve"> </w:t>
        </w:r>
      </w:ins>
      <w:ins w:id="942" w:author="PR Preview" w:date="2026-01-01T00:00:00Z">
        <w:r>
          <w:t xml:space="preserve">is</w:t>
        </w:r>
      </w:ins>
      <w:ins w:id="943" w:author="PR Preview" w:date="2026-01-01T00:00:00Z">
        <w:r>
          <w:t xml:space="preserve"> </w:t>
        </w:r>
      </w:ins>
      <w:ins w:id="944" w:author="PR Preview" w:date="2026-01-01T00:00:00Z">
        <w:r>
          <w:rPr>
            <w:b/>
            <w:bCs/>
          </w:rPr>
          <w:t xml:space="preserve">constant</w:t>
        </w:r>
      </w:ins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if there is some</w:t>
        </w:r>
      </w:ins>
      <w:ins w:id="947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t>B</m:t>
        </m:r>
      </m:oMath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with</w:t>
        </w:r>
      </w:ins>
      <w:ins w:id="95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ins w:id="951" w:author="PR Preview" w:date="2026-01-01T00:00:00Z">
        <w:r>
          <w:t xml:space="preserve"> </w:t>
        </w:r>
      </w:ins>
      <w:ins w:id="952" w:author="PR Preview" w:date="2026-01-01T00:00:00Z">
        <w:r>
          <w:t xml:space="preserve">for all</w:t>
        </w:r>
      </w:ins>
      <w:ins w:id="95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A</m:t>
        </m:r>
      </m:oMath>
      <w:ins w:id="954" w:author="PR Preview" w:date="2026-01-01T00:00:00Z">
        <w:r>
          <w:t xml:space="preserve">.</w:t>
        </w:r>
      </w:ins>
    </w:p>
    <w:bookmarkEnd w:id="159"/>
    <w:bookmarkStart w:id="160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0"/>
    <w:bookmarkStart w:id="161" w:name="def-polynomial"/>
    <w:p>
      <w:pPr>
        <w:pStyle w:val="FirstParagraph"/>
      </w:pPr>
      <w:del w:id="955" w:author="PR Preview" w:date="2026-01-01T00:00:00Z">
        <w:r>
          <w:rPr>
            <w:b/>
            <w:bCs/>
          </w:rPr>
          <w:delText xml:space="preserve">Definition 36 (Polynomial)</w:delText>
        </w:r>
      </w:del>
      <w:del w:id="956" w:author="PR Preview" w:date="2026-01-01T00:00:00Z">
        <w:r>
          <w:delText xml:space="preserve"> </w:delText>
        </w:r>
      </w:del>
      <w:del w:id="957" w:author="PR Preview" w:date="2026-01-01T00:00:00Z">
        <w:r>
          <w:delText xml:space="preserve">A</w:delText>
        </w:r>
      </w:del>
      <w:del w:id="958" w:author="PR Preview" w:date="2026-01-01T00:00:00Z">
        <w:r>
          <w:delText xml:space="preserve"> </w:delText>
        </w:r>
      </w:del>
      <w:del w:id="959" w:author="PR Preview" w:date="2026-01-01T00:00:00Z">
        <w:r>
          <w:rPr>
            <w:b/>
            <w:bCs/>
          </w:rPr>
          <w:delText xml:space="preserve">polynomial</w:delText>
        </w:r>
      </w:del>
      <w:del w:id="960" w:author="PR Preview" w:date="2026-01-01T00:00:00Z">
        <w:r>
          <w:delText xml:space="preserve"> </w:delText>
        </w:r>
      </w:del>
      <w:del w:id="961" w:author="PR Preview" w:date="2026-01-01T00:00:00Z">
        <w:r>
          <w:delText xml:space="preserve">(in one variable</w:delText>
        </w:r>
      </w:del>
      <w:del w:id="962" w:author="PR Preview" w:date="2026-01-01T00:00:00Z">
        <w:r>
          <w:delText xml:space="preserve"> </w:delText>
        </w:r>
      </w:del>
      <m:oMath>
        <m:r>
          <m:t>x</m:t>
        </m:r>
      </m:oMath>
      <w:del w:id="963" w:author="PR Preview" w:date="2026-01-01T00:00:00Z">
        <w:r>
          <w:delText xml:space="preserve">) is a</w:delText>
        </w:r>
      </w:del>
      <w:del w:id="964" w:author="PR Preview" w:date="2026-01-01T00:00:00Z">
        <w:r>
          <w:delText xml:space="preserve"> </w:delText>
        </w:r>
      </w:del>
      <w:hyperlink r:id="rId42">
        <w:del w:id="965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96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967" w:author="PR Preview" w:date="2026-01-01T00:00:00Z">
        <w:r>
          <w:delText xml:space="preserve"> </w:delText>
        </w:r>
      </w:del>
      <w:del w:id="968" w:author="PR Preview" w:date="2026-01-01T00:00:00Z">
        <w:r>
          <w:delText xml:space="preserve">that can be written as</w:delText>
        </w:r>
      </w:del>
    </w:p>
    <w:p>
      <w:pPr>
        <w:pStyle w:val="FirstParagraph"/>
      </w:pPr>
      <w:ins w:id="969" w:author="PR Preview" w:date="2026-01-01T00:00:00Z">
        <w:r>
          <w:rPr>
            <w:b/>
            <w:bCs/>
          </w:rPr>
          <w:t xml:space="preserve">Definition 37 (Polynomial)</w:t>
        </w:r>
      </w:ins>
      <w:ins w:id="970" w:author="PR Preview" w:date="2026-01-01T00:00:00Z">
        <w:r>
          <w:t xml:space="preserve"> </w:t>
        </w:r>
      </w:ins>
      <w:ins w:id="971" w:author="PR Preview" w:date="2026-01-01T00:00:00Z">
        <w:r>
          <w:t xml:space="preserve">A</w:t>
        </w:r>
      </w:ins>
      <w:ins w:id="972" w:author="PR Preview" w:date="2026-01-01T00:00:00Z">
        <w:r>
          <w:t xml:space="preserve"> </w:t>
        </w:r>
      </w:ins>
      <w:ins w:id="973" w:author="PR Preview" w:date="2026-01-01T00:00:00Z">
        <w:r>
          <w:rPr>
            <w:b/>
            <w:bCs/>
          </w:rPr>
          <w:t xml:space="preserve">polynomial</w:t>
        </w:r>
      </w:ins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(in one variable</w:t>
        </w:r>
      </w:ins>
      <w:ins w:id="976" w:author="PR Preview" w:date="2026-01-01T00:00:00Z">
        <w:r>
          <w:t xml:space="preserve"> </w:t>
        </w:r>
      </w:ins>
      <m:oMath>
        <m:r>
          <m:t>x</m:t>
        </m:r>
      </m:oMath>
      <w:ins w:id="977" w:author="PR Preview" w:date="2026-01-01T00:00:00Z">
        <w:r>
          <w:t xml:space="preserve">) is a</w:t>
        </w:r>
      </w:ins>
      <w:ins w:id="978" w:author="PR Preview" w:date="2026-01-01T00:00:00Z">
        <w:r>
          <w:t xml:space="preserve"> </w:t>
        </w:r>
      </w:ins>
      <w:hyperlink r:id="rId42">
        <w:ins w:id="979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98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981" w:author="PR Preview" w:date="2026-01-01T00:00:00Z">
        <w:r>
          <w:t xml:space="preserve"> </w:t>
        </w:r>
      </w:ins>
      <w:ins w:id="982" w:author="PR Preview" w:date="2026-01-01T00:00:00Z">
        <w:r>
          <w:t xml:space="preserve">that can be written as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1"/>
    <w:bookmarkStart w:id="162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2"/>
    <w:bookmarkStart w:id="163" w:name="def-polynomial-degree"/>
    <w:p>
      <w:pPr>
        <w:pStyle w:val="BodyText"/>
      </w:pPr>
      <w:del w:id="983" w:author="PR Preview" w:date="2026-01-01T00:00:00Z">
        <w:r>
          <w:rPr>
            <w:b/>
            <w:bCs/>
          </w:rPr>
          <w:delText xml:space="preserve">Definition 37 (Degree of a polynomial)</w:delText>
        </w:r>
      </w:del>
      <w:del w:id="984" w:author="PR Preview" w:date="2026-01-01T00:00:00Z">
        <w:r>
          <w:delText xml:space="preserve"> </w:delText>
        </w:r>
      </w:del>
      <w:del w:id="985" w:author="PR Preview" w:date="2026-01-01T00:00:00Z">
        <w:r>
          <w:delText xml:space="preserve">Let</w:delText>
        </w:r>
      </w:del>
      <w:del w:id="98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del w:id="987" w:author="PR Preview" w:date="2026-01-01T00:00:00Z">
        <w:r>
          <w:delText xml:space="preserve"> </w:delText>
        </w:r>
      </w:del>
      <w:del w:id="988" w:author="PR Preview" w:date="2026-01-01T00:00:00Z">
        <w:r>
          <w:delText xml:space="preserve">be a</w:delText>
        </w:r>
      </w:del>
      <w:del w:id="989" w:author="PR Preview" w:date="2026-01-01T00:00:00Z">
        <w:r>
          <w:delText xml:space="preserve"> </w:delText>
        </w:r>
      </w:del>
      <w:hyperlink w:anchor="def-polynomial">
        <w:del w:id="990" w:author="PR Preview" w:date="2026-01-01T00:00:00Z">
          <w:r>
            <w:rPr>
              <w:rStyle w:val="Hyperlink"/>
            </w:rPr>
            <w:delText xml:space="preserve">polynomial</w:delText>
          </w:r>
        </w:del>
      </w:hyperlink>
      <w:del w:id="991" w:author="PR Preview" w:date="2026-01-01T00:00:00Z">
        <w:r>
          <w:delText xml:space="preserve"> </w:delText>
        </w:r>
      </w:del>
      <w:del w:id="992" w:author="PR Preview" w:date="2026-01-01T00:00:00Z">
        <w:r>
          <w:delText xml:space="preserve">with</w:delText>
        </w:r>
      </w:del>
      <w:del w:id="993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del w:id="994" w:author="PR Preview" w:date="2026-01-01T00:00:00Z">
        <w:r>
          <w:delText xml:space="preserve">.</w:delText>
        </w:r>
      </w:del>
      <w:del w:id="995" w:author="PR Preview" w:date="2026-01-01T00:00:00Z">
        <w:r>
          <w:delText xml:space="preserve"> </w:delText>
        </w:r>
      </w:del>
      <w:del w:id="996" w:author="PR Preview" w:date="2026-01-01T00:00:00Z">
        <w:r>
          <w:delText xml:space="preserve">The integer</w:delText>
        </w:r>
      </w:del>
      <w:del w:id="997" w:author="PR Preview" w:date="2026-01-01T00:00:00Z">
        <w:r>
          <w:delText xml:space="preserve"> </w:delText>
        </w:r>
      </w:del>
      <m:oMath>
        <m:r>
          <m:t>n</m:t>
        </m:r>
      </m:oMath>
      <w:del w:id="998" w:author="PR Preview" w:date="2026-01-01T00:00:00Z">
        <w:r>
          <w:delText xml:space="preserve"> </w:delText>
        </w:r>
      </w:del>
      <w:del w:id="999" w:author="PR Preview" w:date="2026-01-01T00:00:00Z">
        <w:r>
          <w:delText xml:space="preserve">is the</w:delText>
        </w:r>
      </w:del>
      <w:del w:id="1000" w:author="PR Preview" w:date="2026-01-01T00:00:00Z">
        <w:r>
          <w:delText xml:space="preserve"> </w:delText>
        </w:r>
      </w:del>
      <w:del w:id="1001" w:author="PR Preview" w:date="2026-01-01T00:00:00Z">
        <w:r>
          <w:rPr>
            <w:b/>
            <w:bCs/>
          </w:rPr>
          <w:delText xml:space="preserve">degree</w:delText>
        </w:r>
      </w:del>
      <w:del w:id="1002" w:author="PR Preview" w:date="2026-01-01T00:00:00Z">
        <w:r>
          <w:delText xml:space="preserve"> </w:delText>
        </w:r>
      </w:del>
      <w:del w:id="1003" w:author="PR Preview" w:date="2026-01-01T00:00:00Z">
        <w:r>
          <w:delText xml:space="preserve">of</w:delText>
        </w:r>
      </w:del>
      <w:del w:id="1004" w:author="PR Preview" w:date="2026-01-01T00:00:00Z">
        <w:r>
          <w:delText xml:space="preserve"> </w:delText>
        </w:r>
      </w:del>
      <m:oMath>
        <m:r>
          <m:t>f</m:t>
        </m:r>
      </m:oMath>
      <w:del w:id="1005" w:author="PR Preview" w:date="2026-01-01T00:00:00Z">
        <w:r>
          <w:delText xml:space="preserve">.</w:delText>
        </w:r>
      </w:del>
    </w:p>
    <w:p>
      <w:pPr>
        <w:pStyle w:val="BodyText"/>
      </w:pPr>
      <w:ins w:id="1006" w:author="PR Preview" w:date="2026-01-01T00:00:00Z">
        <w:r>
          <w:rPr>
            <w:b/>
            <w:bCs/>
          </w:rPr>
          <w:t xml:space="preserve">Definition 38 (Degree of a polynomial)</w:t>
        </w:r>
      </w:ins>
      <w:ins w:id="1007" w:author="PR Preview" w:date="2026-01-01T00:00:00Z">
        <w:r>
          <w:t xml:space="preserve"> </w:t>
        </w:r>
      </w:ins>
      <w:ins w:id="1008" w:author="PR Preview" w:date="2026-01-01T00:00:00Z">
        <w:r>
          <w:t xml:space="preserve">Let</w:t>
        </w:r>
      </w:ins>
      <w:ins w:id="100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ins w:id="1010" w:author="PR Preview" w:date="2026-01-01T00:00:00Z">
        <w:r>
          <w:t xml:space="preserve"> </w:t>
        </w:r>
      </w:ins>
      <w:ins w:id="1011" w:author="PR Preview" w:date="2026-01-01T00:00:00Z">
        <w:r>
          <w:t xml:space="preserve">be a</w:t>
        </w:r>
      </w:ins>
      <w:ins w:id="1012" w:author="PR Preview" w:date="2026-01-01T00:00:00Z">
        <w:r>
          <w:t xml:space="preserve"> </w:t>
        </w:r>
      </w:ins>
      <w:hyperlink w:anchor="def-polynomial">
        <w:ins w:id="1013" w:author="PR Preview" w:date="2026-01-01T00:00:00Z">
          <w:r>
            <w:rPr>
              <w:rStyle w:val="Hyperlink"/>
            </w:rPr>
            <w:t xml:space="preserve">polynomial</w:t>
          </w:r>
        </w:ins>
      </w:hyperlink>
      <w:ins w:id="1014" w:author="PR Preview" w:date="2026-01-01T00:00:00Z">
        <w:r>
          <w:t xml:space="preserve"> </w:t>
        </w:r>
      </w:ins>
      <w:ins w:id="1015" w:author="PR Preview" w:date="2026-01-01T00:00:00Z">
        <w:r>
          <w:t xml:space="preserve">with</w:t>
        </w:r>
      </w:ins>
      <w:ins w:id="101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ins w:id="1017" w:author="PR Preview" w:date="2026-01-01T00:00:00Z">
        <w:r>
          <w:t xml:space="preserve">.</w:t>
        </w:r>
      </w:ins>
      <w:ins w:id="1018" w:author="PR Preview" w:date="2026-01-01T00:00:00Z">
        <w:r>
          <w:t xml:space="preserve"> </w:t>
        </w:r>
      </w:ins>
      <w:ins w:id="1019" w:author="PR Preview" w:date="2026-01-01T00:00:00Z">
        <w:r>
          <w:t xml:space="preserve">The integer</w:t>
        </w:r>
      </w:ins>
      <w:ins w:id="1020" w:author="PR Preview" w:date="2026-01-01T00:00:00Z">
        <w:r>
          <w:t xml:space="preserve"> </w:t>
        </w:r>
      </w:ins>
      <m:oMath>
        <m:r>
          <m:t>n</m:t>
        </m:r>
      </m:oMath>
      <w:ins w:id="1021" w:author="PR Preview" w:date="2026-01-01T00:00:00Z">
        <w:r>
          <w:t xml:space="preserve"> </w:t>
        </w:r>
      </w:ins>
      <w:ins w:id="1022" w:author="PR Preview" w:date="2026-01-01T00:00:00Z">
        <w:r>
          <w:t xml:space="preserve">is the</w:t>
        </w:r>
      </w:ins>
      <w:ins w:id="1023" w:author="PR Preview" w:date="2026-01-01T00:00:00Z">
        <w:r>
          <w:t xml:space="preserve"> </w:t>
        </w:r>
      </w:ins>
      <w:ins w:id="1024" w:author="PR Preview" w:date="2026-01-01T00:00:00Z">
        <w:r>
          <w:rPr>
            <w:b/>
            <w:bCs/>
          </w:rPr>
          <w:t xml:space="preserve">degree</w:t>
        </w:r>
      </w:ins>
      <w:ins w:id="1025" w:author="PR Preview" w:date="2026-01-01T00:00:00Z">
        <w:r>
          <w:t xml:space="preserve"> </w:t>
        </w:r>
      </w:ins>
      <w:ins w:id="1026" w:author="PR Preview" w:date="2026-01-01T00:00:00Z">
        <w:r>
          <w:t xml:space="preserve">of</w:t>
        </w:r>
      </w:ins>
      <w:ins w:id="1027" w:author="PR Preview" w:date="2026-01-01T00:00:00Z">
        <w:r>
          <w:t xml:space="preserve"> </w:t>
        </w:r>
      </w:ins>
      <m:oMath>
        <m:r>
          <m:t>f</m:t>
        </m:r>
      </m:oMath>
      <w:ins w:id="1028" w:author="PR Preview" w:date="2026-01-01T00:00:00Z">
        <w:r>
          <w:t xml:space="preserve">.</w:t>
        </w:r>
      </w:ins>
    </w:p>
    <w:bookmarkEnd w:id="163"/>
    <w:bookmarkStart w:id="164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4"/>
    <w:bookmarkStart w:id="165" w:name="def-polynomial-leading-coefficient"/>
    <w:p>
      <w:pPr>
        <w:pStyle w:val="FirstParagraph"/>
      </w:pPr>
      <w:del w:id="1029" w:author="PR Preview" w:date="2026-01-01T00:00:00Z">
        <w:r>
          <w:rPr>
            <w:b/>
            <w:bCs/>
          </w:rPr>
          <w:delText xml:space="preserve">Definition 38 (Leading coefficient)</w:delText>
        </w:r>
      </w:del>
      <w:del w:id="1030" w:author="PR Preview" w:date="2026-01-01T00:00:00Z">
        <w:r>
          <w:delText xml:space="preserve"> </w:delText>
        </w:r>
      </w:del>
      <w:del w:id="1031" w:author="PR Preview" w:date="2026-01-01T00:00:00Z">
        <w:r>
          <w:delText xml:space="preserve">Let</w:delText>
        </w:r>
      </w:del>
      <w:del w:id="103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del w:id="1033" w:author="PR Preview" w:date="2026-01-01T00:00:00Z">
        <w:r>
          <w:delText xml:space="preserve"> </w:delText>
        </w:r>
      </w:del>
      <w:del w:id="1034" w:author="PR Preview" w:date="2026-01-01T00:00:00Z">
        <w:r>
          <w:delText xml:space="preserve">be a</w:delText>
        </w:r>
      </w:del>
      <w:del w:id="1035" w:author="PR Preview" w:date="2026-01-01T00:00:00Z">
        <w:r>
          <w:delText xml:space="preserve"> </w:delText>
        </w:r>
      </w:del>
      <w:hyperlink w:anchor="def-polynomial">
        <w:del w:id="1036" w:author="PR Preview" w:date="2026-01-01T00:00:00Z">
          <w:r>
            <w:rPr>
              <w:rStyle w:val="Hyperlink"/>
            </w:rPr>
            <w:delText xml:space="preserve">polynomial</w:delText>
          </w:r>
        </w:del>
      </w:hyperlink>
      <w:del w:id="1037" w:author="PR Preview" w:date="2026-01-01T00:00:00Z">
        <w:r>
          <w:delText xml:space="preserve"> </w:delText>
        </w:r>
      </w:del>
      <w:del w:id="1038" w:author="PR Preview" w:date="2026-01-01T00:00:00Z">
        <w:r>
          <w:delText xml:space="preserve">of</w:delText>
        </w:r>
      </w:del>
      <w:del w:id="1039" w:author="PR Preview" w:date="2026-01-01T00:00:00Z">
        <w:r>
          <w:delText xml:space="preserve"> </w:delText>
        </w:r>
      </w:del>
      <w:hyperlink w:anchor="def-polynomial-degree">
        <w:del w:id="1040" w:author="PR Preview" w:date="2026-01-01T00:00:00Z">
          <w:r>
            <w:rPr>
              <w:rStyle w:val="Hyperlink"/>
            </w:rPr>
            <w:delText xml:space="preserve">degree</w:delText>
          </w:r>
        </w:del>
      </w:hyperlink>
      <w:del w:id="1041" w:author="PR Preview" w:date="2026-01-01T00:00:00Z">
        <w:r>
          <w:delText xml:space="preserve"> </w:delText>
        </w:r>
      </w:del>
      <m:oMath>
        <m:r>
          <m:t>n</m:t>
        </m:r>
      </m:oMath>
      <w:del w:id="1042" w:author="PR Preview" w:date="2026-01-01T00:00:00Z">
        <w:r>
          <w:delText xml:space="preserve">.</w:delText>
        </w:r>
      </w:del>
      <w:del w:id="1043" w:author="PR Preview" w:date="2026-01-01T00:00:00Z">
        <w:r>
          <w:delText xml:space="preserve"> </w:delText>
        </w:r>
      </w:del>
      <w:del w:id="1044" w:author="PR Preview" w:date="2026-01-01T00:00:00Z">
        <w:r>
          <w:delText xml:space="preserve">The constant</w:delText>
        </w:r>
      </w:del>
      <w:del w:id="104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</m:oMath>
      <w:del w:id="1046" w:author="PR Preview" w:date="2026-01-01T00:00:00Z">
        <w:r>
          <w:delText xml:space="preserve"> </w:delText>
        </w:r>
      </w:del>
      <w:del w:id="1047" w:author="PR Preview" w:date="2026-01-01T00:00:00Z">
        <w:r>
          <w:delText xml:space="preserve">is the</w:delText>
        </w:r>
      </w:del>
      <w:del w:id="1048" w:author="PR Preview" w:date="2026-01-01T00:00:00Z">
        <w:r>
          <w:delText xml:space="preserve"> </w:delText>
        </w:r>
      </w:del>
      <w:del w:id="1049" w:author="PR Preview" w:date="2026-01-01T00:00:00Z">
        <w:r>
          <w:rPr>
            <w:b/>
            <w:bCs/>
          </w:rPr>
          <w:delText xml:space="preserve">leading coefficient</w:delText>
        </w:r>
      </w:del>
      <w:del w:id="1050" w:author="PR Preview" w:date="2026-01-01T00:00:00Z">
        <w:r>
          <w:delText xml:space="preserve"> </w:delText>
        </w:r>
      </w:del>
      <w:del w:id="1051" w:author="PR Preview" w:date="2026-01-01T00:00:00Z">
        <w:r>
          <w:delText xml:space="preserve">of</w:delText>
        </w:r>
      </w:del>
      <w:del w:id="1052" w:author="PR Preview" w:date="2026-01-01T00:00:00Z">
        <w:r>
          <w:delText xml:space="preserve"> </w:delText>
        </w:r>
      </w:del>
      <m:oMath>
        <m:r>
          <m:t>f</m:t>
        </m:r>
      </m:oMath>
      <w:del w:id="1053" w:author="PR Preview" w:date="2026-01-01T00:00:00Z">
        <w:r>
          <w:delText xml:space="preserve">.</w:delText>
        </w:r>
      </w:del>
    </w:p>
    <w:p>
      <w:pPr>
        <w:pStyle w:val="FirstParagraph"/>
      </w:pPr>
      <w:ins w:id="1054" w:author="PR Preview" w:date="2026-01-01T00:00:00Z">
        <w:r>
          <w:rPr>
            <w:b/>
            <w:bCs/>
          </w:rPr>
          <w:t xml:space="preserve">Definition 39 (Leading coefficient)</w:t>
        </w:r>
      </w:ins>
      <w:ins w:id="1055" w:author="PR Preview" w:date="2026-01-01T00:00:00Z">
        <w:r>
          <w:t xml:space="preserve"> </w:t>
        </w:r>
      </w:ins>
      <w:ins w:id="1056" w:author="PR Preview" w:date="2026-01-01T00:00:00Z">
        <w:r>
          <w:t xml:space="preserve">Let</w:t>
        </w:r>
      </w:ins>
      <w:ins w:id="105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ins w:id="1058" w:author="PR Preview" w:date="2026-01-01T00:00:00Z">
        <w:r>
          <w:t xml:space="preserve"> </w:t>
        </w:r>
      </w:ins>
      <w:ins w:id="1059" w:author="PR Preview" w:date="2026-01-01T00:00:00Z">
        <w:r>
          <w:t xml:space="preserve">be a</w:t>
        </w:r>
      </w:ins>
      <w:ins w:id="1060" w:author="PR Preview" w:date="2026-01-01T00:00:00Z">
        <w:r>
          <w:t xml:space="preserve"> </w:t>
        </w:r>
      </w:ins>
      <w:hyperlink w:anchor="def-polynomial">
        <w:ins w:id="1061" w:author="PR Preview" w:date="2026-01-01T00:00:00Z">
          <w:r>
            <w:rPr>
              <w:rStyle w:val="Hyperlink"/>
            </w:rPr>
            <w:t xml:space="preserve">polynomial</w:t>
          </w:r>
        </w:ins>
      </w:hyperlink>
      <w:ins w:id="1062" w:author="PR Preview" w:date="2026-01-01T00:00:00Z">
        <w:r>
          <w:t xml:space="preserve"> </w:t>
        </w:r>
      </w:ins>
      <w:ins w:id="1063" w:author="PR Preview" w:date="2026-01-01T00:00:00Z">
        <w:r>
          <w:t xml:space="preserve">of</w:t>
        </w:r>
      </w:ins>
      <w:ins w:id="1064" w:author="PR Preview" w:date="2026-01-01T00:00:00Z">
        <w:r>
          <w:t xml:space="preserve"> </w:t>
        </w:r>
      </w:ins>
      <w:hyperlink w:anchor="def-polynomial-degree">
        <w:ins w:id="1065" w:author="PR Preview" w:date="2026-01-01T00:00:00Z">
          <w:r>
            <w:rPr>
              <w:rStyle w:val="Hyperlink"/>
            </w:rPr>
            <w:t xml:space="preserve">degree</w:t>
          </w:r>
        </w:ins>
      </w:hyperlink>
      <w:ins w:id="1066" w:author="PR Preview" w:date="2026-01-01T00:00:00Z">
        <w:r>
          <w:t xml:space="preserve"> </w:t>
        </w:r>
      </w:ins>
      <m:oMath>
        <m:r>
          <m:t>n</m:t>
        </m:r>
      </m:oMath>
      <w:ins w:id="1067" w:author="PR Preview" w:date="2026-01-01T00:00:00Z">
        <w:r>
          <w:t xml:space="preserve">.</w:t>
        </w:r>
      </w:ins>
      <w:ins w:id="1068" w:author="PR Preview" w:date="2026-01-01T00:00:00Z">
        <w:r>
          <w:t xml:space="preserve"> </w:t>
        </w:r>
      </w:ins>
      <w:ins w:id="1069" w:author="PR Preview" w:date="2026-01-01T00:00:00Z">
        <w:r>
          <w:t xml:space="preserve">The constant</w:t>
        </w:r>
      </w:ins>
      <w:ins w:id="107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</m:oMath>
      <w:ins w:id="1071" w:author="PR Preview" w:date="2026-01-01T00:00:00Z">
        <w:r>
          <w:t xml:space="preserve"> </w:t>
        </w:r>
      </w:ins>
      <w:ins w:id="1072" w:author="PR Preview" w:date="2026-01-01T00:00:00Z">
        <w:r>
          <w:t xml:space="preserve">is the</w:t>
        </w:r>
      </w:ins>
      <w:ins w:id="1073" w:author="PR Preview" w:date="2026-01-01T00:00:00Z">
        <w:r>
          <w:t xml:space="preserve"> </w:t>
        </w:r>
      </w:ins>
      <w:ins w:id="1074" w:author="PR Preview" w:date="2026-01-01T00:00:00Z">
        <w:r>
          <w:rPr>
            <w:b/>
            <w:bCs/>
          </w:rPr>
          <w:t xml:space="preserve">leading coefficient</w:t>
        </w:r>
      </w:ins>
      <w:ins w:id="1075" w:author="PR Preview" w:date="2026-01-01T00:00:00Z">
        <w:r>
          <w:t xml:space="preserve"> </w:t>
        </w:r>
      </w:ins>
      <w:ins w:id="1076" w:author="PR Preview" w:date="2026-01-01T00:00:00Z">
        <w:r>
          <w:t xml:space="preserve">of</w:t>
        </w:r>
      </w:ins>
      <w:ins w:id="1077" w:author="PR Preview" w:date="2026-01-01T00:00:00Z">
        <w:r>
          <w:t xml:space="preserve"> </w:t>
        </w:r>
      </w:ins>
      <m:oMath>
        <m:r>
          <m:t>f</m:t>
        </m:r>
      </m:oMath>
      <w:ins w:id="1078" w:author="PR Preview" w:date="2026-01-01T00:00:00Z">
        <w:r>
          <w:t xml:space="preserve">.</w:t>
        </w:r>
      </w:ins>
    </w:p>
    <w:bookmarkEnd w:id="165"/>
    <w:bookmarkStart w:id="166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6"/>
    <w:bookmarkStart w:id="167" w:name="def-quadratic-cubic"/>
    <w:p>
      <w:pPr>
        <w:pStyle w:val="FirstParagraph"/>
      </w:pPr>
      <w:del w:id="1079" w:author="PR Preview" w:date="2026-01-01T00:00:00Z">
        <w:r>
          <w:rPr>
            <w:b/>
            <w:bCs/>
          </w:rPr>
          <w:delText xml:space="preserve">Definition 39 (Quadratic and cubic polynomials)</w:delText>
        </w:r>
      </w:del>
      <w:del w:id="1080" w:author="PR Preview" w:date="2026-01-01T00:00:00Z">
        <w:r>
          <w:delText xml:space="preserve"> </w:delText>
        </w:r>
      </w:del>
      <w:del w:id="1081" w:author="PR Preview" w:date="2026-01-01T00:00:00Z">
        <w:r>
          <w:delText xml:space="preserve">A</w:delText>
        </w:r>
      </w:del>
      <w:del w:id="1082" w:author="PR Preview" w:date="2026-01-01T00:00:00Z">
        <w:r>
          <w:delText xml:space="preserve"> </w:delText>
        </w:r>
      </w:del>
      <w:hyperlink w:anchor="def-polynomial">
        <w:del w:id="1083" w:author="PR Preview" w:date="2026-01-01T00:00:00Z">
          <w:r>
            <w:rPr>
              <w:rStyle w:val="Hyperlink"/>
            </w:rPr>
            <w:delText xml:space="preserve">polynomial</w:delText>
          </w:r>
        </w:del>
      </w:hyperlink>
      <w:del w:id="1084" w:author="PR Preview" w:date="2026-01-01T00:00:00Z">
        <w:r>
          <w:delText xml:space="preserve"> </w:delText>
        </w:r>
      </w:del>
      <w:del w:id="1085" w:author="PR Preview" w:date="2026-01-01T00:00:00Z">
        <w:r>
          <w:delText xml:space="preserve">of</w:delText>
        </w:r>
      </w:del>
      <w:del w:id="1086" w:author="PR Preview" w:date="2026-01-01T00:00:00Z">
        <w:r>
          <w:delText xml:space="preserve"> </w:delText>
        </w:r>
      </w:del>
      <w:hyperlink w:anchor="def-polynomial-degree">
        <w:del w:id="1087" w:author="PR Preview" w:date="2026-01-01T00:00:00Z">
          <w:r>
            <w:rPr>
              <w:rStyle w:val="Hyperlink"/>
            </w:rPr>
            <w:delText xml:space="preserve">degree</w:delText>
          </w:r>
        </w:del>
      </w:hyperlink>
      <w:del w:id="1088" w:author="PR Preview" w:date="2026-01-01T00:00:00Z">
        <w:r>
          <w:delText xml:space="preserve"> </w:delText>
        </w:r>
      </w:del>
      <m:oMath>
        <m:r>
          <m:t>2</m:t>
        </m:r>
      </m:oMath>
      <w:del w:id="1089" w:author="PR Preview" w:date="2026-01-01T00:00:00Z">
        <w:r>
          <w:delText xml:space="preserve">,</w:delText>
        </w:r>
      </w:del>
      <w:del w:id="109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del w:id="1091" w:author="PR Preview" w:date="2026-01-01T00:00:00Z">
        <w:r>
          <w:delText xml:space="preserve"> </w:delText>
        </w:r>
      </w:del>
      <w:del w:id="1092" w:author="PR Preview" w:date="2026-01-01T00:00:00Z">
        <w:r>
          <w:delText xml:space="preserve">with</w:delText>
        </w:r>
      </w:del>
      <w:del w:id="1093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del w:id="1094" w:author="PR Preview" w:date="2026-01-01T00:00:00Z">
        <w:r>
          <w:delText xml:space="preserve">,</w:delText>
        </w:r>
      </w:del>
      <w:del w:id="1095" w:author="PR Preview" w:date="2026-01-01T00:00:00Z">
        <w:r>
          <w:delText xml:space="preserve"> </w:delText>
        </w:r>
      </w:del>
      <w:del w:id="1096" w:author="PR Preview" w:date="2026-01-01T00:00:00Z">
        <w:r>
          <w:delText xml:space="preserve">is a</w:delText>
        </w:r>
      </w:del>
      <w:del w:id="1097" w:author="PR Preview" w:date="2026-01-01T00:00:00Z">
        <w:r>
          <w:delText xml:space="preserve"> </w:delText>
        </w:r>
      </w:del>
      <w:del w:id="1098" w:author="PR Preview" w:date="2026-01-01T00:00:00Z">
        <w:r>
          <w:rPr>
            <w:b/>
            <w:bCs/>
          </w:rPr>
          <w:delText xml:space="preserve">quadratic</w:delText>
        </w:r>
      </w:del>
      <w:del w:id="1099" w:author="PR Preview" w:date="2026-01-01T00:00:00Z">
        <w:r>
          <w:delText xml:space="preserve"> </w:delText>
        </w:r>
      </w:del>
      <w:del w:id="1100" w:author="PR Preview" w:date="2026-01-01T00:00:00Z">
        <w:r>
          <w:delText xml:space="preserve">polynomial.</w:delText>
        </w:r>
      </w:del>
      <w:del w:id="1101" w:author="PR Preview" w:date="2026-01-01T00:00:00Z">
        <w:r>
          <w:delText xml:space="preserve"> </w:delText>
        </w:r>
      </w:del>
      <w:del w:id="1102" w:author="PR Preview" w:date="2026-01-01T00:00:00Z">
        <w:r>
          <w:delText xml:space="preserve">A polynomial of degree</w:delText>
        </w:r>
      </w:del>
      <w:del w:id="1103" w:author="PR Preview" w:date="2026-01-01T00:00:00Z">
        <w:r>
          <w:delText xml:space="preserve"> </w:delText>
        </w:r>
      </w:del>
      <m:oMath>
        <m:r>
          <m:t>3</m:t>
        </m:r>
      </m:oMath>
      <w:del w:id="1104" w:author="PR Preview" w:date="2026-01-01T00:00:00Z">
        <w:r>
          <w:delText xml:space="preserve"> </w:delText>
        </w:r>
      </w:del>
      <w:del w:id="1105" w:author="PR Preview" w:date="2026-01-01T00:00:00Z">
        <w:r>
          <w:delText xml:space="preserve">is a</w:delText>
        </w:r>
      </w:del>
      <w:del w:id="1106" w:author="PR Preview" w:date="2026-01-01T00:00:00Z">
        <w:r>
          <w:delText xml:space="preserve"> </w:delText>
        </w:r>
      </w:del>
      <w:del w:id="1107" w:author="PR Preview" w:date="2026-01-01T00:00:00Z">
        <w:r>
          <w:rPr>
            <w:b/>
            <w:bCs/>
          </w:rPr>
          <w:delText xml:space="preserve">cubic</w:delText>
        </w:r>
      </w:del>
      <w:del w:id="1108" w:author="PR Preview" w:date="2026-01-01T00:00:00Z">
        <w:r>
          <w:delText xml:space="preserve"> </w:delText>
        </w:r>
      </w:del>
      <w:del w:id="1109" w:author="PR Preview" w:date="2026-01-01T00:00:00Z">
        <w:r>
          <w:delText xml:space="preserve">polynomial.</w:delText>
        </w:r>
      </w:del>
    </w:p>
    <w:p>
      <w:pPr>
        <w:pStyle w:val="FirstParagraph"/>
      </w:pPr>
      <w:ins w:id="1110" w:author="PR Preview" w:date="2026-01-01T00:00:00Z">
        <w:r>
          <w:rPr>
            <w:b/>
            <w:bCs/>
          </w:rPr>
          <w:t xml:space="preserve">Definition 40 (Quadratic and cubic polynomials)</w:t>
        </w:r>
      </w:ins>
      <w:ins w:id="1111" w:author="PR Preview" w:date="2026-01-01T00:00:00Z">
        <w:r>
          <w:t xml:space="preserve"> </w:t>
        </w:r>
      </w:ins>
      <w:ins w:id="1112" w:author="PR Preview" w:date="2026-01-01T00:00:00Z">
        <w:r>
          <w:t xml:space="preserve">A</w:t>
        </w:r>
      </w:ins>
      <w:ins w:id="1113" w:author="PR Preview" w:date="2026-01-01T00:00:00Z">
        <w:r>
          <w:t xml:space="preserve"> </w:t>
        </w:r>
      </w:ins>
      <w:hyperlink w:anchor="def-polynomial">
        <w:ins w:id="1114" w:author="PR Preview" w:date="2026-01-01T00:00:00Z">
          <w:r>
            <w:rPr>
              <w:rStyle w:val="Hyperlink"/>
            </w:rPr>
            <w:t xml:space="preserve">polynomial</w:t>
          </w:r>
        </w:ins>
      </w:hyperlink>
      <w:ins w:id="1115" w:author="PR Preview" w:date="2026-01-01T00:00:00Z">
        <w:r>
          <w:t xml:space="preserve"> </w:t>
        </w:r>
      </w:ins>
      <w:ins w:id="1116" w:author="PR Preview" w:date="2026-01-01T00:00:00Z">
        <w:r>
          <w:t xml:space="preserve">of</w:t>
        </w:r>
      </w:ins>
      <w:ins w:id="1117" w:author="PR Preview" w:date="2026-01-01T00:00:00Z">
        <w:r>
          <w:t xml:space="preserve"> </w:t>
        </w:r>
      </w:ins>
      <w:hyperlink w:anchor="def-polynomial-degree">
        <w:ins w:id="1118" w:author="PR Preview" w:date="2026-01-01T00:00:00Z">
          <w:r>
            <w:rPr>
              <w:rStyle w:val="Hyperlink"/>
            </w:rPr>
            <w:t xml:space="preserve">degree</w:t>
          </w:r>
        </w:ins>
      </w:hyperlink>
      <w:ins w:id="1119" w:author="PR Preview" w:date="2026-01-01T00:00:00Z">
        <w:r>
          <w:t xml:space="preserve"> </w:t>
        </w:r>
      </w:ins>
      <m:oMath>
        <m:r>
          <m:t>2</m:t>
        </m:r>
      </m:oMath>
      <w:ins w:id="1120" w:author="PR Preview" w:date="2026-01-01T00:00:00Z">
        <w:r>
          <w:t xml:space="preserve">,</w:t>
        </w:r>
      </w:ins>
      <w:ins w:id="112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ins w:id="1122" w:author="PR Preview" w:date="2026-01-01T00:00:00Z">
        <w:r>
          <w:t xml:space="preserve"> </w:t>
        </w:r>
      </w:ins>
      <w:ins w:id="1123" w:author="PR Preview" w:date="2026-01-01T00:00:00Z">
        <w:r>
          <w:t xml:space="preserve">with</w:t>
        </w:r>
      </w:ins>
      <w:ins w:id="112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ins w:id="1125" w:author="PR Preview" w:date="2026-01-01T00:00:00Z">
        <w:r>
          <w:t xml:space="preserve">,</w:t>
        </w:r>
      </w:ins>
      <w:ins w:id="1126" w:author="PR Preview" w:date="2026-01-01T00:00:00Z">
        <w:r>
          <w:t xml:space="preserve"> </w:t>
        </w:r>
      </w:ins>
      <w:ins w:id="1127" w:author="PR Preview" w:date="2026-01-01T00:00:00Z">
        <w:r>
          <w:t xml:space="preserve">is a</w:t>
        </w:r>
      </w:ins>
      <w:ins w:id="1128" w:author="PR Preview" w:date="2026-01-01T00:00:00Z">
        <w:r>
          <w:t xml:space="preserve"> </w:t>
        </w:r>
      </w:ins>
      <w:ins w:id="1129" w:author="PR Preview" w:date="2026-01-01T00:00:00Z">
        <w:r>
          <w:rPr>
            <w:b/>
            <w:bCs/>
          </w:rPr>
          <w:t xml:space="preserve">quadratic</w:t>
        </w:r>
      </w:ins>
      <w:ins w:id="1130" w:author="PR Preview" w:date="2026-01-01T00:00:00Z">
        <w:r>
          <w:t xml:space="preserve"> </w:t>
        </w:r>
      </w:ins>
      <w:ins w:id="1131" w:author="PR Preview" w:date="2026-01-01T00:00:00Z">
        <w:r>
          <w:t xml:space="preserve">polynomial.</w:t>
        </w:r>
      </w:ins>
      <w:ins w:id="1132" w:author="PR Preview" w:date="2026-01-01T00:00:00Z">
        <w:r>
          <w:t xml:space="preserve"> </w:t>
        </w:r>
      </w:ins>
      <w:ins w:id="1133" w:author="PR Preview" w:date="2026-01-01T00:00:00Z">
        <w:r>
          <w:t xml:space="preserve">A polynomial of degree</w:t>
        </w:r>
      </w:ins>
      <w:ins w:id="1134" w:author="PR Preview" w:date="2026-01-01T00:00:00Z">
        <w:r>
          <w:t xml:space="preserve"> </w:t>
        </w:r>
      </w:ins>
      <m:oMath>
        <m:r>
          <m:t>3</m:t>
        </m:r>
      </m:oMath>
      <w:ins w:id="1135" w:author="PR Preview" w:date="2026-01-01T00:00:00Z">
        <w:r>
          <w:t xml:space="preserve"> </w:t>
        </w:r>
      </w:ins>
      <w:ins w:id="1136" w:author="PR Preview" w:date="2026-01-01T00:00:00Z">
        <w:r>
          <w:t xml:space="preserve">is a</w:t>
        </w:r>
      </w:ins>
      <w:ins w:id="1137" w:author="PR Preview" w:date="2026-01-01T00:00:00Z">
        <w:r>
          <w:t xml:space="preserve"> </w:t>
        </w:r>
      </w:ins>
      <w:ins w:id="1138" w:author="PR Preview" w:date="2026-01-01T00:00:00Z">
        <w:r>
          <w:rPr>
            <w:b/>
            <w:bCs/>
          </w:rPr>
          <w:t xml:space="preserve">cubic</w:t>
        </w:r>
      </w:ins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polynomial.</w:t>
        </w:r>
      </w:ins>
    </w:p>
    <w:bookmarkEnd w:id="167"/>
    <w:bookmarkStart w:id="168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8"/>
    <w:bookmarkStart w:id="169" w:name="def-parabola"/>
    <w:p>
      <w:pPr>
        <w:pStyle w:val="FirstParagraph"/>
      </w:pPr>
      <w:del w:id="1141" w:author="PR Preview" w:date="2026-01-01T00:00:00Z">
        <w:r>
          <w:rPr>
            <w:b/>
            <w:bCs/>
          </w:rPr>
          <w:delText xml:space="preserve">Definition 40 (Parabola)</w:delText>
        </w:r>
      </w:del>
      <w:del w:id="1142" w:author="PR Preview" w:date="2026-01-01T00:00:00Z">
        <w:r>
          <w:delText xml:space="preserve"> </w:delText>
        </w:r>
      </w:del>
      <w:del w:id="1143" w:author="PR Preview" w:date="2026-01-01T00:00:00Z">
        <w:r>
          <w:delText xml:space="preserve">A</w:delText>
        </w:r>
      </w:del>
      <w:del w:id="1144" w:author="PR Preview" w:date="2026-01-01T00:00:00Z">
        <w:r>
          <w:delText xml:space="preserve"> </w:delText>
        </w:r>
      </w:del>
      <w:del w:id="1145" w:author="PR Preview" w:date="2026-01-01T00:00:00Z">
        <w:r>
          <w:rPr>
            <w:b/>
            <w:bCs/>
          </w:rPr>
          <w:delText xml:space="preserve">parabola</w:delText>
        </w:r>
      </w:del>
      <w:del w:id="1146" w:author="PR Preview" w:date="2026-01-01T00:00:00Z">
        <w:r>
          <w:delText xml:space="preserve"> </w:delText>
        </w:r>
      </w:del>
      <w:del w:id="1147" w:author="PR Preview" w:date="2026-01-01T00:00:00Z">
        <w:r>
          <w:delText xml:space="preserve">is the</w:delText>
        </w:r>
      </w:del>
      <w:del w:id="1148" w:author="PR Preview" w:date="2026-01-01T00:00:00Z">
        <w:r>
          <w:delText xml:space="preserve"> </w:delText>
        </w:r>
      </w:del>
      <w:hyperlink r:id="rId64">
        <w:del w:id="1149" w:author="PR Preview" w:date="2026-01-01T00:00:00Z">
          <w:r>
            <w:rPr>
              <w:rStyle w:val="Hyperlink"/>
            </w:rPr>
            <w:delText xml:space="preserve">graph</w:delText>
          </w:r>
        </w:del>
      </w:hyperlink>
      <w:del w:id="1150" w:author="PR Preview" w:date="2026-01-01T00:00:00Z">
        <w:r>
          <w:delText xml:space="preserve"> </w:delText>
        </w:r>
      </w:del>
      <w:del w:id="1151" w:author="PR Preview" w:date="2026-01-01T00:00:00Z">
        <w:r>
          <w:delText xml:space="preserve">of a quadratic polynomial (</w:delText>
        </w:r>
      </w:del>
      <w:hyperlink w:anchor="def-quadratic-cubic">
        <w:del w:id="1152" w:author="PR Preview" w:date="2026-01-01T00:00:00Z">
          <w:r>
            <w:rPr>
              <w:rStyle w:val="Hyperlink"/>
            </w:rPr>
            <w:delText xml:space="preserve">Definition 39</w:delText>
          </w:r>
        </w:del>
      </w:hyperlink>
      <w:del w:id="1153" w:author="PR Preview" w:date="2026-01-01T00:00:00Z">
        <w:r>
          <w:delText xml:space="preserve">).</w:delText>
        </w:r>
      </w:del>
    </w:p>
    <w:p>
      <w:pPr>
        <w:pStyle w:val="FirstParagraph"/>
      </w:pPr>
      <w:ins w:id="1154" w:author="PR Preview" w:date="2026-01-01T00:00:00Z">
        <w:r>
          <w:rPr>
            <w:b/>
            <w:bCs/>
          </w:rPr>
          <w:t xml:space="preserve">Definition 41 (Parabola)</w:t>
        </w:r>
      </w:ins>
      <w:ins w:id="1155" w:author="PR Preview" w:date="2026-01-01T00:00:00Z">
        <w:r>
          <w:t xml:space="preserve"> </w:t>
        </w:r>
      </w:ins>
      <w:ins w:id="1156" w:author="PR Preview" w:date="2026-01-01T00:00:00Z">
        <w:r>
          <w:t xml:space="preserve">A</w:t>
        </w:r>
      </w:ins>
      <w:ins w:id="1157" w:author="PR Preview" w:date="2026-01-01T00:00:00Z">
        <w:r>
          <w:t xml:space="preserve"> </w:t>
        </w:r>
      </w:ins>
      <w:ins w:id="1158" w:author="PR Preview" w:date="2026-01-01T00:00:00Z">
        <w:r>
          <w:rPr>
            <w:b/>
            <w:bCs/>
          </w:rPr>
          <w:t xml:space="preserve">parabola</w:t>
        </w:r>
      </w:ins>
      <w:ins w:id="1159" w:author="PR Preview" w:date="2026-01-01T00:00:00Z">
        <w:r>
          <w:t xml:space="preserve"> </w:t>
        </w:r>
      </w:ins>
      <w:ins w:id="1160" w:author="PR Preview" w:date="2026-01-01T00:00:00Z">
        <w:r>
          <w:t xml:space="preserve">is the</w:t>
        </w:r>
      </w:ins>
      <w:ins w:id="1161" w:author="PR Preview" w:date="2026-01-01T00:00:00Z">
        <w:r>
          <w:t xml:space="preserve"> </w:t>
        </w:r>
      </w:ins>
      <w:hyperlink r:id="rId64">
        <w:ins w:id="1162" w:author="PR Preview" w:date="2026-01-01T00:00:00Z">
          <w:r>
            <w:rPr>
              <w:rStyle w:val="Hyperlink"/>
            </w:rPr>
            <w:t xml:space="preserve">graph</w:t>
          </w:r>
        </w:ins>
      </w:hyperlink>
      <w:ins w:id="1163" w:author="PR Preview" w:date="2026-01-01T00:00:00Z">
        <w:r>
          <w:t xml:space="preserve"> </w:t>
        </w:r>
      </w:ins>
      <w:ins w:id="1164" w:author="PR Preview" w:date="2026-01-01T00:00:00Z">
        <w:r>
          <w:t xml:space="preserve">of a quadratic polynomial (</w:t>
        </w:r>
      </w:ins>
      <w:hyperlink w:anchor="def-quadratic-cubic">
        <w:ins w:id="1165" w:author="PR Preview" w:date="2026-01-01T00:00:00Z">
          <w:r>
            <w:rPr>
              <w:rStyle w:val="Hyperlink"/>
            </w:rPr>
            <w:t xml:space="preserve">Definition 40</w:t>
          </w:r>
        </w:ins>
      </w:hyperlink>
      <w:ins w:id="1166" w:author="PR Preview" w:date="2026-01-01T00:00:00Z">
        <w:r>
          <w:t xml:space="preserve">).</w:t>
        </w:r>
      </w:ins>
    </w:p>
    <w:bookmarkEnd w:id="169"/>
    <w:bookmarkStart w:id="170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0"/>
    <w:bookmarkEnd w:id="171"/>
    <w:bookmarkStart w:id="179" w:name="sec-affine-linear-functions"/>
    <w:p>
      <w:pPr>
        <w:pStyle w:val="Heading2"/>
      </w:pPr>
      <w:r>
        <w:t xml:space="preserve">15 Affine and linear functions of one variable</w:t>
      </w:r>
    </w:p>
    <w:bookmarkStart w:id="172" w:name="def-affine-function"/>
    <w:p>
      <w:pPr>
        <w:pStyle w:val="FirstParagraph"/>
      </w:pPr>
      <w:del w:id="1167" w:author="PR Preview" w:date="2026-01-01T00:00:00Z">
        <w:r>
          <w:rPr>
            <w:b/>
            <w:bCs/>
          </w:rPr>
          <w:delText xml:space="preserve">Definition 41 (Affine function of one variable)</w:delText>
        </w:r>
      </w:del>
      <w:del w:id="1168" w:author="PR Preview" w:date="2026-01-01T00:00:00Z">
        <w:r>
          <w:delText xml:space="preserve"> </w:delText>
        </w:r>
      </w:del>
      <w:del w:id="1169" w:author="PR Preview" w:date="2026-01-01T00:00:00Z">
        <w:r>
          <w:delText xml:space="preserve">A</w:delText>
        </w:r>
      </w:del>
      <w:del w:id="1170" w:author="PR Preview" w:date="2026-01-01T00:00:00Z">
        <w:r>
          <w:delText xml:space="preserve"> </w:delText>
        </w:r>
      </w:del>
      <w:hyperlink r:id="rId42">
        <w:del w:id="1171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17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173" w:author="PR Preview" w:date="2026-01-01T00:00:00Z">
        <w:r>
          <w:delText xml:space="preserve"> </w:delText>
        </w:r>
      </w:del>
      <w:del w:id="1174" w:author="PR Preview" w:date="2026-01-01T00:00:00Z">
        <w:r>
          <w:delText xml:space="preserve">is</w:delText>
        </w:r>
      </w:del>
      <w:del w:id="1175" w:author="PR Preview" w:date="2026-01-01T00:00:00Z">
        <w:r>
          <w:delText xml:space="preserve"> </w:delText>
        </w:r>
      </w:del>
      <w:del w:id="1176" w:author="PR Preview" w:date="2026-01-01T00:00:00Z">
        <w:r>
          <w:rPr>
            <w:b/>
            <w:bCs/>
          </w:rPr>
          <w:delText xml:space="preserve">affine</w:delText>
        </w:r>
      </w:del>
      <w:del w:id="1177" w:author="PR Preview" w:date="2026-01-01T00:00:00Z">
        <w:r>
          <w:delText xml:space="preserve"> </w:delText>
        </w:r>
      </w:del>
      <w:del w:id="1178" w:author="PR Preview" w:date="2026-01-01T00:00:00Z">
        <w:r>
          <w:delText xml:space="preserve">if there are numbers</w:delText>
        </w:r>
      </w:del>
      <w:del w:id="1179" w:author="PR Preview" w:date="2026-01-01T00:00:00Z">
        <w:r>
          <w:delText xml:space="preserve"> </w:delText>
        </w:r>
      </w:del>
      <m:oMath>
        <m:r>
          <m:t>m</m:t>
        </m:r>
      </m:oMath>
      <w:del w:id="1180" w:author="PR Preview" w:date="2026-01-01T00:00:00Z">
        <w:r>
          <w:delText xml:space="preserve"> </w:delText>
        </w:r>
      </w:del>
      <w:del w:id="1181" w:author="PR Preview" w:date="2026-01-01T00:00:00Z">
        <w:r>
          <w:delText xml:space="preserve">and</w:delText>
        </w:r>
      </w:del>
      <w:del w:id="1182" w:author="PR Preview" w:date="2026-01-01T00:00:00Z">
        <w:r>
          <w:delText xml:space="preserve"> </w:delText>
        </w:r>
      </w:del>
      <m:oMath>
        <m:r>
          <m:t>b</m:t>
        </m:r>
      </m:oMath>
      <w:del w:id="1183" w:author="PR Preview" w:date="2026-01-01T00:00:00Z">
        <w:r>
          <w:delText xml:space="preserve"> </w:delText>
        </w:r>
      </w:del>
      <w:del w:id="1184" w:author="PR Preview" w:date="2026-01-01T00:00:00Z">
        <w:r>
          <w:delText xml:space="preserve">such that</w:delText>
        </w:r>
      </w:del>
    </w:p>
    <w:p>
      <w:pPr>
        <w:pStyle w:val="FirstParagraph"/>
      </w:pPr>
      <w:ins w:id="1185" w:author="PR Preview" w:date="2026-01-01T00:00:00Z">
        <w:r>
          <w:rPr>
            <w:b/>
            <w:bCs/>
          </w:rPr>
          <w:t xml:space="preserve">Definition 42 (Affine function of one variable)</w:t>
        </w:r>
      </w:ins>
      <w:ins w:id="1186" w:author="PR Preview" w:date="2026-01-01T00:00:00Z">
        <w:r>
          <w:t xml:space="preserve"> </w:t>
        </w:r>
      </w:ins>
      <w:ins w:id="1187" w:author="PR Preview" w:date="2026-01-01T00:00:00Z">
        <w:r>
          <w:t xml:space="preserve">A</w:t>
        </w:r>
      </w:ins>
      <w:ins w:id="1188" w:author="PR Preview" w:date="2026-01-01T00:00:00Z">
        <w:r>
          <w:t xml:space="preserve"> </w:t>
        </w:r>
      </w:ins>
      <w:hyperlink r:id="rId42">
        <w:ins w:id="1189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19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191" w:author="PR Preview" w:date="2026-01-01T00:00:00Z">
        <w:r>
          <w:t xml:space="preserve"> </w:t>
        </w:r>
      </w:ins>
      <w:ins w:id="1192" w:author="PR Preview" w:date="2026-01-01T00:00:00Z">
        <w:r>
          <w:t xml:space="preserve">is</w:t>
        </w:r>
      </w:ins>
      <w:ins w:id="1193" w:author="PR Preview" w:date="2026-01-01T00:00:00Z">
        <w:r>
          <w:t xml:space="preserve"> </w:t>
        </w:r>
      </w:ins>
      <w:ins w:id="1194" w:author="PR Preview" w:date="2026-01-01T00:00:00Z">
        <w:r>
          <w:rPr>
            <w:b/>
            <w:bCs/>
          </w:rPr>
          <w:t xml:space="preserve">affine</w:t>
        </w:r>
      </w:ins>
      <w:ins w:id="1195" w:author="PR Preview" w:date="2026-01-01T00:00:00Z">
        <w:r>
          <w:t xml:space="preserve"> </w:t>
        </w:r>
      </w:ins>
      <w:ins w:id="1196" w:author="PR Preview" w:date="2026-01-01T00:00:00Z">
        <w:r>
          <w:t xml:space="preserve">if there are numbers</w:t>
        </w:r>
      </w:ins>
      <w:ins w:id="1197" w:author="PR Preview" w:date="2026-01-01T00:00:00Z">
        <w:r>
          <w:t xml:space="preserve"> </w:t>
        </w:r>
      </w:ins>
      <m:oMath>
        <m:r>
          <m:t>m</m:t>
        </m:r>
      </m:oMath>
      <w:ins w:id="1198" w:author="PR Preview" w:date="2026-01-01T00:00:00Z">
        <w:r>
          <w:t xml:space="preserve"> </w:t>
        </w:r>
      </w:ins>
      <w:ins w:id="1199" w:author="PR Preview" w:date="2026-01-01T00:00:00Z">
        <w:r>
          <w:t xml:space="preserve">and</w:t>
        </w:r>
      </w:ins>
      <w:ins w:id="1200" w:author="PR Preview" w:date="2026-01-01T00:00:00Z">
        <w:r>
          <w:t xml:space="preserve"> </w:t>
        </w:r>
      </w:ins>
      <m:oMath>
        <m:r>
          <m:t>b</m:t>
        </m:r>
      </m:oMath>
      <w:ins w:id="1201" w:author="PR Preview" w:date="2026-01-01T00:00:00Z">
        <w:r>
          <w:t xml:space="preserve"> </w:t>
        </w:r>
      </w:ins>
      <w:ins w:id="1202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2"/>
    <w:bookmarkStart w:id="173" w:name="def-linear-function"/>
    <w:p>
      <w:pPr>
        <w:pStyle w:val="BodyText"/>
      </w:pPr>
      <w:del w:id="1203" w:author="PR Preview" w:date="2026-01-01T00:00:00Z">
        <w:r>
          <w:rPr>
            <w:b/>
            <w:bCs/>
          </w:rPr>
          <w:delText xml:space="preserve">Definition 42 (Linear function of one variable)</w:delText>
        </w:r>
      </w:del>
      <w:del w:id="1204" w:author="PR Preview" w:date="2026-01-01T00:00:00Z">
        <w:r>
          <w:delText xml:space="preserve"> </w:delText>
        </w:r>
      </w:del>
      <w:del w:id="1205" w:author="PR Preview" w:date="2026-01-01T00:00:00Z">
        <w:r>
          <w:delText xml:space="preserve">A function</w:delText>
        </w:r>
      </w:del>
      <w:del w:id="120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207" w:author="PR Preview" w:date="2026-01-01T00:00:00Z">
        <w:r>
          <w:delText xml:space="preserve"> </w:delText>
        </w:r>
      </w:del>
      <w:del w:id="1208" w:author="PR Preview" w:date="2026-01-01T00:00:00Z">
        <w:r>
          <w:delText xml:space="preserve">is</w:delText>
        </w:r>
      </w:del>
      <w:del w:id="1209" w:author="PR Preview" w:date="2026-01-01T00:00:00Z">
        <w:r>
          <w:delText xml:space="preserve"> </w:delText>
        </w:r>
      </w:del>
      <w:del w:id="1210" w:author="PR Preview" w:date="2026-01-01T00:00:00Z">
        <w:r>
          <w:rPr>
            <w:b/>
            <w:bCs/>
          </w:rPr>
          <w:delText xml:space="preserve">linear</w:delText>
        </w:r>
      </w:del>
      <w:del w:id="1211" w:author="PR Preview" w:date="2026-01-01T00:00:00Z">
        <w:r>
          <w:delText xml:space="preserve"> </w:delText>
        </w:r>
      </w:del>
      <w:del w:id="1212" w:author="PR Preview" w:date="2026-01-01T00:00:00Z">
        <w:r>
          <w:delText xml:space="preserve">if it is affine (</w:delText>
        </w:r>
      </w:del>
      <w:hyperlink w:anchor="def-affine-function">
        <w:del w:id="1213" w:author="PR Preview" w:date="2026-01-01T00:00:00Z">
          <w:r>
            <w:rPr>
              <w:rStyle w:val="Hyperlink"/>
            </w:rPr>
            <w:delText xml:space="preserve">Definition 41</w:delText>
          </w:r>
        </w:del>
      </w:hyperlink>
      <w:del w:id="1214" w:author="PR Preview" w:date="2026-01-01T00:00:00Z">
        <w:r>
          <w:delText xml:space="preserve">) with intercept</w:delText>
        </w:r>
      </w:del>
      <w:del w:id="1215" w:author="PR Preview" w:date="2026-01-01T00:00:00Z">
        <w:r>
          <w:delText xml:space="preserve"> </w:delText>
        </w:r>
      </w:del>
      <m:oMath>
        <m:r>
          <m:t>0</m:t>
        </m:r>
      </m:oMath>
      <w:del w:id="1216" w:author="PR Preview" w:date="2026-01-01T00:00:00Z">
        <w:r>
          <w:delText xml:space="preserve">;</w:delText>
        </w:r>
      </w:del>
      <w:del w:id="1217" w:author="PR Preview" w:date="2026-01-01T00:00:00Z">
        <w:r>
          <w:delText xml:space="preserve"> </w:delText>
        </w:r>
      </w:del>
      <w:del w:id="1218" w:author="PR Preview" w:date="2026-01-01T00:00:00Z">
        <w:r>
          <w:delText xml:space="preserve">that is, if there is a number</w:delText>
        </w:r>
      </w:del>
      <w:del w:id="1219" w:author="PR Preview" w:date="2026-01-01T00:00:00Z">
        <w:r>
          <w:delText xml:space="preserve"> </w:delText>
        </w:r>
      </w:del>
      <m:oMath>
        <m:r>
          <m:t>m</m:t>
        </m:r>
      </m:oMath>
      <w:del w:id="1220" w:author="PR Preview" w:date="2026-01-01T00:00:00Z">
        <w:r>
          <w:delText xml:space="preserve"> </w:delText>
        </w:r>
      </w:del>
      <w:del w:id="1221" w:author="PR Preview" w:date="2026-01-01T00:00:00Z">
        <w:r>
          <w:delText xml:space="preserve">such that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del w:id="1222" w:author="PR Preview" w:date="2026-01-01T00:00:00Z">
        <w:r>
          <w:rPr>
            <w:b/>
            <w:bCs/>
          </w:rPr>
          <w:delText xml:space="preserve">Theorem 21 (Intercept and slope of an affine function)</w:delText>
        </w:r>
      </w:del>
      <w:del w:id="1223" w:author="PR Preview" w:date="2026-01-01T00:00:00Z">
        <w:r>
          <w:delText xml:space="preserve"> </w:delText>
        </w:r>
      </w:del>
      <w:del w:id="1224" w:author="PR Preview" w:date="2026-01-01T00:00:00Z">
        <w:r>
          <w:delText xml:space="preserve">Let</w:delText>
        </w:r>
      </w:del>
      <w:del w:id="122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del w:id="1226" w:author="PR Preview" w:date="2026-01-01T00:00:00Z">
        <w:r>
          <w:delText xml:space="preserve"> </w:delText>
        </w:r>
      </w:del>
      <w:del w:id="1227" w:author="PR Preview" w:date="2026-01-01T00:00:00Z">
        <w:r>
          <w:delText xml:space="preserve">be an affine function (</w:delText>
        </w:r>
      </w:del>
      <w:hyperlink w:anchor="def-affine-function">
        <w:del w:id="1228" w:author="PR Preview" w:date="2026-01-01T00:00:00Z">
          <w:r>
            <w:rPr>
              <w:rStyle w:val="Hyperlink"/>
            </w:rPr>
            <w:delText xml:space="preserve">Definition 41</w:delText>
          </w:r>
        </w:del>
      </w:hyperlink>
      <w:del w:id="1229" w:author="PR Preview" w:date="2026-01-01T00:00:00Z">
        <w:r>
          <w:delText xml:space="preserve">).</w:delText>
        </w:r>
      </w:del>
    </w:p>
    <w:p>
      <w:pPr>
        <w:pStyle w:val="BodyText"/>
      </w:pPr>
      <w:ins w:id="1230" w:author="PR Preview" w:date="2026-01-01T00:00:00Z">
        <w:r>
          <w:rPr>
            <w:b/>
            <w:bCs/>
          </w:rPr>
          <w:t xml:space="preserve">Definition 43 (Linear function of one variable)</w:t>
        </w:r>
      </w:ins>
      <w:ins w:id="1231" w:author="PR Preview" w:date="2026-01-01T00:00:00Z">
        <w:r>
          <w:t xml:space="preserve"> </w:t>
        </w:r>
      </w:ins>
      <w:ins w:id="1232" w:author="PR Preview" w:date="2026-01-01T00:00:00Z">
        <w:r>
          <w:t xml:space="preserve">A function</w:t>
        </w:r>
      </w:ins>
      <w:ins w:id="123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234" w:author="PR Preview" w:date="2026-01-01T00:00:00Z">
        <w:r>
          <w:t xml:space="preserve"> </w:t>
        </w:r>
      </w:ins>
      <w:ins w:id="1235" w:author="PR Preview" w:date="2026-01-01T00:00:00Z">
        <w:r>
          <w:t xml:space="preserve">is</w:t>
        </w:r>
      </w:ins>
      <w:ins w:id="1236" w:author="PR Preview" w:date="2026-01-01T00:00:00Z">
        <w:r>
          <w:t xml:space="preserve"> </w:t>
        </w:r>
      </w:ins>
      <w:ins w:id="1237" w:author="PR Preview" w:date="2026-01-01T00:00:00Z">
        <w:r>
          <w:rPr>
            <w:b/>
            <w:bCs/>
          </w:rPr>
          <w:t xml:space="preserve">linear</w:t>
        </w:r>
      </w:ins>
      <w:ins w:id="1238" w:author="PR Preview" w:date="2026-01-01T00:00:00Z">
        <w:r>
          <w:t xml:space="preserve"> </w:t>
        </w:r>
      </w:ins>
      <w:ins w:id="1239" w:author="PR Preview" w:date="2026-01-01T00:00:00Z">
        <w:r>
          <w:t xml:space="preserve">if it is affine (</w:t>
        </w:r>
      </w:ins>
      <w:hyperlink w:anchor="def-affine-function">
        <w:ins w:id="1240" w:author="PR Preview" w:date="2026-01-01T00:00:00Z">
          <w:r>
            <w:rPr>
              <w:rStyle w:val="Hyperlink"/>
            </w:rPr>
            <w:t xml:space="preserve">Definition 42</w:t>
          </w:r>
        </w:ins>
      </w:hyperlink>
      <w:ins w:id="1241" w:author="PR Preview" w:date="2026-01-01T00:00:00Z">
        <w:r>
          <w:t xml:space="preserve">) with intercept</w:t>
        </w:r>
      </w:ins>
      <w:ins w:id="1242" w:author="PR Preview" w:date="2026-01-01T00:00:00Z">
        <w:r>
          <w:t xml:space="preserve"> </w:t>
        </w:r>
      </w:ins>
      <m:oMath>
        <m:r>
          <m:t>0</m:t>
        </m:r>
      </m:oMath>
      <w:ins w:id="1243" w:author="PR Preview" w:date="2026-01-01T00:00:00Z">
        <w:r>
          <w:t xml:space="preserve">;</w:t>
        </w:r>
      </w:ins>
      <w:ins w:id="1244" w:author="PR Preview" w:date="2026-01-01T00:00:00Z">
        <w:r>
          <w:t xml:space="preserve"> </w:t>
        </w:r>
      </w:ins>
      <w:ins w:id="1245" w:author="PR Preview" w:date="2026-01-01T00:00:00Z">
        <w:r>
          <w:t xml:space="preserve">that is, if there is a number</w:t>
        </w:r>
      </w:ins>
      <w:ins w:id="1246" w:author="PR Preview" w:date="2026-01-01T00:00:00Z">
        <w:r>
          <w:t xml:space="preserve"> </w:t>
        </w:r>
      </w:ins>
      <m:oMath>
        <m:r>
          <m:t>m</m:t>
        </m:r>
      </m:oMath>
      <w:ins w:id="1247" w:author="PR Preview" w:date="2026-01-01T00:00:00Z">
        <w:r>
          <w:t xml:space="preserve"> </w:t>
        </w:r>
      </w:ins>
      <w:ins w:id="1248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3"/>
    <w:bookmarkStart w:id="174" w:name="thm-affine-function-props"/>
    <w:p>
      <w:pPr>
        <w:pStyle w:val="FirstParagraph"/>
      </w:pPr>
      <w:ins w:id="1249" w:author="PR Preview" w:date="2026-01-01T00:00:00Z">
        <w:r>
          <w:rPr>
            <w:b/>
            <w:bCs/>
          </w:rPr>
          <w:t xml:space="preserve">Theorem 21 (Intercept and slope of an affine function)</w:t>
        </w:r>
      </w:ins>
      <w:ins w:id="1250" w:author="PR Preview" w:date="2026-01-01T00:00:00Z">
        <w:r>
          <w:t xml:space="preserve"> </w:t>
        </w:r>
      </w:ins>
      <w:ins w:id="1251" w:author="PR Preview" w:date="2026-01-01T00:00:00Z">
        <w:r>
          <w:t xml:space="preserve">Let</w:t>
        </w:r>
      </w:ins>
      <w:ins w:id="125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be an affine function (</w:t>
        </w:r>
      </w:ins>
      <w:hyperlink w:anchor="def-affine-function">
        <w:ins w:id="1255" w:author="PR Preview" w:date="2026-01-01T00:00:00Z">
          <w:r>
            <w:rPr>
              <w:rStyle w:val="Hyperlink"/>
            </w:rPr>
            <w:t xml:space="preserve">Definition 42</w:t>
          </w:r>
        </w:ins>
      </w:hyperlink>
      <w:ins w:id="1256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5" w:name="exm-affine-function"/>
    <w:p>
      <w:pPr>
        <w:pStyle w:val="FirstParagraph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5"/>
    <w:bookmarkStart w:id="178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6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7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8"/>
    <w:bookmarkEnd w:id="179"/>
    <w:bookmarkStart w:id="183" w:name="sec-sequence-limits"/>
    <w:p>
      <w:pPr>
        <w:pStyle w:val="Heading2"/>
      </w:pPr>
      <w:r>
        <w:t xml:space="preserve">16 Limits of sequences</w:t>
      </w:r>
    </w:p>
    <w:bookmarkStart w:id="181" w:name="def-sequence-limit"/>
    <w:p>
      <w:pPr>
        <w:pStyle w:val="FirstParagraph"/>
      </w:pPr>
      <w:del w:id="1257" w:author="PR Preview" w:date="2026-01-01T00:00:00Z">
        <w:r>
          <w:rPr>
            <w:b/>
            <w:bCs/>
          </w:rPr>
          <w:delText xml:space="preserve">Definition 43 (Limit of a sequence)</w:delText>
        </w:r>
      </w:del>
      <w:del w:id="1258" w:author="PR Preview" w:date="2026-01-01T00:00:00Z">
        <w:r>
          <w:delText xml:space="preserve"> </w:delText>
        </w:r>
      </w:del>
      <w:del w:id="1259" w:author="PR Preview" w:date="2026-01-01T00:00:00Z">
        <w:r>
          <w:delText xml:space="preserve">A</w:delText>
        </w:r>
      </w:del>
      <w:del w:id="1260" w:author="PR Preview" w:date="2026-01-01T00:00:00Z">
        <w:r>
          <w:delText xml:space="preserve"> </w:delText>
        </w:r>
      </w:del>
      <w:hyperlink r:id="rId180">
        <w:del w:id="1261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126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1263" w:author="PR Preview" w:date="2026-01-01T00:00:00Z">
        <w:r>
          <w:delText xml:space="preserve"> </w:delText>
        </w:r>
      </w:del>
      <w:del w:id="1264" w:author="PR Preview" w:date="2026-01-01T00:00:00Z">
        <w:r>
          <w:delText xml:space="preserve">of real numbers</w:delText>
        </w:r>
      </w:del>
      <w:del w:id="1265" w:author="PR Preview" w:date="2026-01-01T00:00:00Z">
        <w:r>
          <w:delText xml:space="preserve"> </w:delText>
        </w:r>
      </w:del>
      <w:del w:id="1266" w:author="PR Preview" w:date="2026-01-01T00:00:00Z">
        <w:r>
          <w:rPr>
            <w:b/>
            <w:bCs/>
          </w:rPr>
          <w:delText xml:space="preserve">converges</w:delText>
        </w:r>
      </w:del>
      <w:del w:id="1267" w:author="PR Preview" w:date="2026-01-01T00:00:00Z">
        <w:r>
          <w:delText xml:space="preserve"> </w:delText>
        </w:r>
      </w:del>
      <w:del w:id="1268" w:author="PR Preview" w:date="2026-01-01T00:00:00Z">
        <w:r>
          <w:delText xml:space="preserve">to a real number</w:delText>
        </w:r>
      </w:del>
      <w:del w:id="1269" w:author="PR Preview" w:date="2026-01-01T00:00:00Z">
        <w:r>
          <w:delText xml:space="preserve"> </w:delText>
        </w:r>
      </w:del>
      <m:oMath>
        <m:r>
          <m:t>L</m:t>
        </m:r>
      </m:oMath>
      <w:del w:id="1270" w:author="PR Preview" w:date="2026-01-01T00:00:00Z">
        <w:r>
          <w:delText xml:space="preserve">,</w:delText>
        </w:r>
      </w:del>
      <w:del w:id="1271" w:author="PR Preview" w:date="2026-01-01T00:00:00Z">
        <w:r>
          <w:delText xml:space="preserve"> </w:delText>
        </w:r>
      </w:del>
      <w:del w:id="1272" w:author="PR Preview" w:date="2026-01-01T00:00:00Z">
        <w:r>
          <w:delText xml:space="preserve">written</w:delText>
        </w:r>
      </w:del>
      <w:del w:id="1273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del w:id="1274" w:author="PR Preview" w:date="2026-01-01T00:00:00Z">
        <w:r>
          <w:delText xml:space="preserve"> </w:delText>
        </w:r>
      </w:del>
      <w:del w:id="1275" w:author="PR Preview" w:date="2026-01-01T00:00:00Z">
        <w:r>
          <w:delText xml:space="preserve">or</w:delText>
        </w:r>
      </w:del>
      <w:del w:id="127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del w:id="1277" w:author="PR Preview" w:date="2026-01-01T00:00:00Z">
        <w:r>
          <w:delText xml:space="preserve">,</w:delText>
        </w:r>
      </w:del>
      <w:del w:id="1278" w:author="PR Preview" w:date="2026-01-01T00:00:00Z">
        <w:r>
          <w:delText xml:space="preserve"> </w:delText>
        </w:r>
      </w:del>
      <w:del w:id="1279" w:author="PR Preview" w:date="2026-01-01T00:00:00Z">
        <w:r>
          <w:delText xml:space="preserve">if for every</w:delText>
        </w:r>
      </w:del>
      <w:del w:id="1280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1281" w:author="PR Preview" w:date="2026-01-01T00:00:00Z">
        <w:r>
          <w:delText xml:space="preserve"> </w:delText>
        </w:r>
      </w:del>
      <w:del w:id="1282" w:author="PR Preview" w:date="2026-01-01T00:00:00Z">
        <w:r>
          <w:delText xml:space="preserve">there is a natural number</w:delText>
        </w:r>
      </w:del>
      <w:del w:id="1283" w:author="PR Preview" w:date="2026-01-01T00:00:00Z">
        <w:r>
          <w:delText xml:space="preserve"> </w:delText>
        </w:r>
      </w:del>
      <m:oMath>
        <m:r>
          <m:t>N</m:t>
        </m:r>
      </m:oMath>
      <w:del w:id="1284" w:author="PR Preview" w:date="2026-01-01T00:00:00Z">
        <w:r>
          <w:delText xml:space="preserve"> </w:delText>
        </w:r>
      </w:del>
      <w:del w:id="1285" w:author="PR Preview" w:date="2026-01-01T00:00:00Z">
        <w:r>
          <w:delText xml:space="preserve">such that</w:delText>
        </w:r>
      </w:del>
    </w:p>
    <w:p>
      <w:pPr>
        <w:pStyle w:val="FirstParagraph"/>
      </w:pPr>
      <w:ins w:id="1286" w:author="PR Preview" w:date="2026-01-01T00:00:00Z">
        <w:r>
          <w:rPr>
            <w:b/>
            <w:bCs/>
          </w:rPr>
          <w:t xml:space="preserve">Definition 44 (Limit of a sequence)</w:t>
        </w:r>
      </w:ins>
      <w:ins w:id="1287" w:author="PR Preview" w:date="2026-01-01T00:00:00Z">
        <w:r>
          <w:t xml:space="preserve"> </w:t>
        </w:r>
      </w:ins>
      <w:ins w:id="1288" w:author="PR Preview" w:date="2026-01-01T00:00:00Z">
        <w:r>
          <w:t xml:space="preserve">A</w:t>
        </w:r>
      </w:ins>
      <w:ins w:id="1289" w:author="PR Preview" w:date="2026-01-01T00:00:00Z">
        <w:r>
          <w:t xml:space="preserve"> </w:t>
        </w:r>
      </w:ins>
      <w:hyperlink r:id="rId180">
        <w:ins w:id="1290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129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1292" w:author="PR Preview" w:date="2026-01-01T00:00:00Z">
        <w:r>
          <w:t xml:space="preserve"> </w:t>
        </w:r>
      </w:ins>
      <w:ins w:id="1293" w:author="PR Preview" w:date="2026-01-01T00:00:00Z">
        <w:r>
          <w:t xml:space="preserve">of real numbers</w:t>
        </w:r>
      </w:ins>
      <w:ins w:id="1294" w:author="PR Preview" w:date="2026-01-01T00:00:00Z">
        <w:r>
          <w:t xml:space="preserve"> </w:t>
        </w:r>
      </w:ins>
      <w:ins w:id="1295" w:author="PR Preview" w:date="2026-01-01T00:00:00Z">
        <w:r>
          <w:rPr>
            <w:b/>
            <w:bCs/>
          </w:rPr>
          <w:t xml:space="preserve">converges</w:t>
        </w:r>
      </w:ins>
      <w:ins w:id="1296" w:author="PR Preview" w:date="2026-01-01T00:00:00Z">
        <w:r>
          <w:t xml:space="preserve"> </w:t>
        </w:r>
      </w:ins>
      <w:ins w:id="1297" w:author="PR Preview" w:date="2026-01-01T00:00:00Z">
        <w:r>
          <w:t xml:space="preserve">to a real number</w:t>
        </w:r>
      </w:ins>
      <w:ins w:id="1298" w:author="PR Preview" w:date="2026-01-01T00:00:00Z">
        <w:r>
          <w:t xml:space="preserve"> </w:t>
        </w:r>
      </w:ins>
      <m:oMath>
        <m:r>
          <m:t>L</m:t>
        </m:r>
      </m:oMath>
      <w:ins w:id="1299" w:author="PR Preview" w:date="2026-01-01T00:00:00Z">
        <w:r>
          <w:t xml:space="preserve">,</w:t>
        </w:r>
      </w:ins>
      <w:ins w:id="1300" w:author="PR Preview" w:date="2026-01-01T00:00:00Z">
        <w:r>
          <w:t xml:space="preserve"> </w:t>
        </w:r>
      </w:ins>
      <w:ins w:id="1301" w:author="PR Preview" w:date="2026-01-01T00:00:00Z">
        <w:r>
          <w:t xml:space="preserve">written</w:t>
        </w:r>
      </w:ins>
      <w:ins w:id="1302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ins w:id="1303" w:author="PR Preview" w:date="2026-01-01T00:00:00Z">
        <w:r>
          <w:t xml:space="preserve"> </w:t>
        </w:r>
      </w:ins>
      <w:ins w:id="1304" w:author="PR Preview" w:date="2026-01-01T00:00:00Z">
        <w:r>
          <w:t xml:space="preserve">or</w:t>
        </w:r>
      </w:ins>
      <w:ins w:id="130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ins w:id="1306" w:author="PR Preview" w:date="2026-01-01T00:00:00Z">
        <w:r>
          <w:t xml:space="preserve">,</w:t>
        </w:r>
      </w:ins>
      <w:ins w:id="1307" w:author="PR Preview" w:date="2026-01-01T00:00:00Z">
        <w:r>
          <w:t xml:space="preserve"> </w:t>
        </w:r>
      </w:ins>
      <w:ins w:id="1308" w:author="PR Preview" w:date="2026-01-01T00:00:00Z">
        <w:r>
          <w:t xml:space="preserve">if for every</w:t>
        </w:r>
      </w:ins>
      <w:ins w:id="1309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1310" w:author="PR Preview" w:date="2026-01-01T00:00:00Z">
        <w:r>
          <w:t xml:space="preserve"> </w:t>
        </w:r>
      </w:ins>
      <w:ins w:id="1311" w:author="PR Preview" w:date="2026-01-01T00:00:00Z">
        <w:r>
          <w:t xml:space="preserve">there is a natural number</w:t>
        </w:r>
      </w:ins>
      <w:ins w:id="1312" w:author="PR Preview" w:date="2026-01-01T00:00:00Z">
        <w:r>
          <w:t xml:space="preserve"> </w:t>
        </w:r>
      </w:ins>
      <m:oMath>
        <m:r>
          <m:t>N</m:t>
        </m:r>
      </m:oMath>
      <w:ins w:id="1313" w:author="PR Preview" w:date="2026-01-01T00:00:00Z">
        <w:r>
          <w:t xml:space="preserve"> </w:t>
        </w:r>
      </w:ins>
      <w:ins w:id="1314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1"/>
    <w:bookmarkStart w:id="182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2"/>
    <w:bookmarkEnd w:id="183"/>
    <w:bookmarkStart w:id="226" w:name="exponentials-and-logarithms"/>
    <w:p>
      <w:pPr>
        <w:pStyle w:val="Heading2"/>
      </w:pPr>
      <w:r>
        <w:t xml:space="preserve">17 Exponentials and Logarithms</w:t>
      </w:r>
    </w:p>
    <w:bookmarkStart w:id="184" w:name="def-exponential-function"/>
    <w:p>
      <w:pPr>
        <w:pStyle w:val="FirstParagraph"/>
      </w:pPr>
      <w:del w:id="1315" w:author="PR Preview" w:date="2026-01-01T00:00:00Z">
        <w:r>
          <w:rPr>
            <w:b/>
            <w:bCs/>
          </w:rPr>
          <w:delText xml:space="preserve">Definition 44 (Exponential function)</w:delText>
        </w:r>
      </w:del>
      <w:del w:id="1316" w:author="PR Preview" w:date="2026-01-01T00:00:00Z">
        <w:r>
          <w:delText xml:space="preserve"> </w:delText>
        </w:r>
      </w:del>
      <w:del w:id="1317" w:author="PR Preview" w:date="2026-01-01T00:00:00Z">
        <w:r>
          <w:delText xml:space="preserve">The</w:delText>
        </w:r>
      </w:del>
      <w:del w:id="1318" w:author="PR Preview" w:date="2026-01-01T00:00:00Z">
        <w:r>
          <w:delText xml:space="preserve"> </w:delText>
        </w:r>
      </w:del>
      <w:del w:id="1319" w:author="PR Preview" w:date="2026-01-01T00:00:00Z">
        <w:r>
          <w:rPr>
            <w:b/>
            <w:bCs/>
          </w:rPr>
          <w:delText xml:space="preserve">exponential function</w:delText>
        </w:r>
      </w:del>
      <w:del w:id="1320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1321" w:author="PR Preview" w:date="2026-01-01T00:00:00Z">
        <w:r>
          <w:delText xml:space="preserve"> </w:delText>
        </w:r>
      </w:del>
      <w:del w:id="1322" w:author="PR Preview" w:date="2026-01-01T00:00:00Z">
        <w:r>
          <w:delText xml:space="preserve">is</w:delText>
        </w:r>
      </w:del>
    </w:p>
    <w:p>
      <w:pPr>
        <w:pStyle w:val="FirstParagraph"/>
      </w:pPr>
      <w:ins w:id="1323" w:author="PR Preview" w:date="2026-01-01T00:00:00Z">
        <w:r>
          <w:rPr>
            <w:b/>
            <w:bCs/>
          </w:rPr>
          <w:t xml:space="preserve">Definition 45 (Exponential function)</w:t>
        </w:r>
      </w:ins>
      <w:ins w:id="1324" w:author="PR Preview" w:date="2026-01-01T00:00:00Z">
        <w:r>
          <w:t xml:space="preserve"> </w:t>
        </w:r>
      </w:ins>
      <w:ins w:id="1325" w:author="PR Preview" w:date="2026-01-01T00:00:00Z">
        <w:r>
          <w:t xml:space="preserve">The</w:t>
        </w:r>
      </w:ins>
      <w:ins w:id="1326" w:author="PR Preview" w:date="2026-01-01T00:00:00Z">
        <w:r>
          <w:t xml:space="preserve"> </w:t>
        </w:r>
      </w:ins>
      <w:ins w:id="1327" w:author="PR Preview" w:date="2026-01-01T00:00:00Z">
        <w:r>
          <w:rPr>
            <w:b/>
            <w:bCs/>
          </w:rPr>
          <w:t xml:space="preserve">exponential function</w:t>
        </w:r>
      </w:ins>
      <w:ins w:id="1328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1329" w:author="PR Preview" w:date="2026-01-01T00:00:00Z">
        <w:r>
          <w:t xml:space="preserve"> </w:t>
        </w:r>
      </w:ins>
      <w:ins w:id="1330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0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4"/>
    <w:bookmarkStart w:id="185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5"/>
    <w:bookmarkStart w:id="186" w:name="def-euler-number"/>
    <w:p>
      <w:pPr>
        <w:pStyle w:val="BodyText"/>
      </w:pPr>
      <w:del w:id="1331" w:author="PR Preview" w:date="2026-01-01T00:00:00Z">
        <w:r>
          <w:rPr>
            <w:b/>
            <w:bCs/>
          </w:rPr>
          <w:delText xml:space="preserve">Definition 45 (Euler’s number)</w:delText>
        </w:r>
      </w:del>
      <w:del w:id="1332" w:author="PR Preview" w:date="2026-01-01T00:00:00Z">
        <w:r>
          <w:delText xml:space="preserve"> </w:delText>
        </w:r>
      </w:del>
      <w:del w:id="1333" w:author="PR Preview" w:date="2026-01-01T00:00:00Z">
        <w:r>
          <w:rPr>
            <w:b/>
            <w:bCs/>
          </w:rPr>
          <w:delText xml:space="preserve">Euler’s number</w:delText>
        </w:r>
      </w:del>
      <w:del w:id="1334" w:author="PR Preview" w:date="2026-01-01T00:00:00Z">
        <w:r>
          <w:delText xml:space="preserve"> </w:delText>
        </w:r>
      </w:del>
      <w:del w:id="1335" w:author="PR Preview" w:date="2026-01-01T00:00:00Z">
        <w:r>
          <w:delText xml:space="preserve">is</w:delText>
        </w:r>
      </w:del>
    </w:p>
    <w:p>
      <w:pPr>
        <w:pStyle w:val="BodyText"/>
      </w:pPr>
      <w:ins w:id="1336" w:author="PR Preview" w:date="2026-01-01T00:00:00Z">
        <w:r>
          <w:rPr>
            <w:b/>
            <w:bCs/>
          </w:rPr>
          <w:t xml:space="preserve">Definition 46 (Euler’s number)</w:t>
        </w:r>
      </w:ins>
      <w:ins w:id="1337" w:author="PR Preview" w:date="2026-01-01T00:00:00Z">
        <w:r>
          <w:t xml:space="preserve"> </w:t>
        </w:r>
      </w:ins>
      <w:ins w:id="1338" w:author="PR Preview" w:date="2026-01-01T00:00:00Z">
        <w:r>
          <w:rPr>
            <w:b/>
            <w:bCs/>
          </w:rPr>
          <w:t xml:space="preserve">Euler’s number</w:t>
        </w:r>
      </w:ins>
      <w:ins w:id="1339" w:author="PR Preview" w:date="2026-01-01T00:00:00Z">
        <w:r>
          <w:t xml:space="preserve"> </w:t>
        </w:r>
      </w:ins>
      <w:ins w:id="1340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6"/>
    <w:bookmarkStart w:id="189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7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8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9"/>
    <w:bookmarkStart w:id="191" w:name="def-natural-log"/>
    <w:p>
      <w:pPr>
        <w:pStyle w:val="BodyText"/>
      </w:pPr>
      <w:del w:id="1341" w:author="PR Preview" w:date="2026-01-01T00:00:00Z">
        <w:r>
          <w:rPr>
            <w:b/>
            <w:bCs/>
          </w:rPr>
          <w:delText xml:space="preserve">Definition 46 (Natural logarithm)</w:delText>
        </w:r>
      </w:del>
      <w:del w:id="1342" w:author="PR Preview" w:date="2026-01-01T00:00:00Z">
        <w:r>
          <w:delText xml:space="preserve"> </w:delText>
        </w:r>
      </w:del>
      <w:del w:id="1343" w:author="PR Preview" w:date="2026-01-01T00:00:00Z">
        <w:r>
          <w:delText xml:space="preserve">For a real number</w:delText>
        </w:r>
      </w:del>
      <w:del w:id="134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1345" w:author="PR Preview" w:date="2026-01-01T00:00:00Z">
        <w:r>
          <w:delText xml:space="preserve">,</w:delText>
        </w:r>
      </w:del>
      <w:del w:id="1346" w:author="PR Preview" w:date="2026-01-01T00:00:00Z">
        <w:r>
          <w:delText xml:space="preserve"> </w:delText>
        </w:r>
      </w:del>
      <w:del w:id="1347" w:author="PR Preview" w:date="2026-01-01T00:00:00Z">
        <w:r>
          <w:delText xml:space="preserve">the</w:delText>
        </w:r>
      </w:del>
      <w:del w:id="1348" w:author="PR Preview" w:date="2026-01-01T00:00:00Z">
        <w:r>
          <w:delText xml:space="preserve"> </w:delText>
        </w:r>
      </w:del>
      <w:del w:id="1349" w:author="PR Preview" w:date="2026-01-01T00:00:00Z">
        <w:r>
          <w:rPr>
            <w:b/>
            <w:bCs/>
          </w:rPr>
          <w:delText xml:space="preserve">natural logarithm</w:delText>
        </w:r>
      </w:del>
      <w:del w:id="1350" w:author="PR Preview" w:date="2026-01-01T00:00:00Z">
        <w:r>
          <w:delText xml:space="preserve"> </w:delText>
        </w:r>
      </w:del>
      <w:del w:id="1351" w:author="PR Preview" w:date="2026-01-01T00:00:00Z">
        <w:r>
          <w:delText xml:space="preserve">of</w:delText>
        </w:r>
      </w:del>
      <w:del w:id="1352" w:author="PR Preview" w:date="2026-01-01T00:00:00Z">
        <w:r>
          <w:delText xml:space="preserve"> </w:delText>
        </w:r>
      </w:del>
      <m:oMath>
        <m:r>
          <m:t>a</m:t>
        </m:r>
      </m:oMath>
      <w:del w:id="1353" w:author="PR Preview" w:date="2026-01-01T00:00:00Z">
        <w:r>
          <w:delText xml:space="preserve">, written</w:delText>
        </w:r>
      </w:del>
      <w:del w:id="1354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del w:id="1355" w:author="PR Preview" w:date="2026-01-01T00:00:00Z">
        <w:r>
          <w:delText xml:space="preserve">,</w:delText>
        </w:r>
      </w:del>
      <w:del w:id="1356" w:author="PR Preview" w:date="2026-01-01T00:00:00Z">
        <w:r>
          <w:delText xml:space="preserve"> </w:delText>
        </w:r>
      </w:del>
      <w:del w:id="1357" w:author="PR Preview" w:date="2026-01-01T00:00:00Z">
        <w:r>
          <w:delText xml:space="preserve">is the real number</w:delText>
        </w:r>
      </w:del>
      <w:del w:id="1358" w:author="PR Preview" w:date="2026-01-01T00:00:00Z">
        <w:r>
          <w:delText xml:space="preserve"> </w:delText>
        </w:r>
      </w:del>
      <m:oMath>
        <m:r>
          <m:t>y</m:t>
        </m:r>
      </m:oMath>
      <w:del w:id="1359" w:author="PR Preview" w:date="2026-01-01T00:00:00Z">
        <w:r>
          <w:delText xml:space="preserve"> </w:delText>
        </w:r>
      </w:del>
      <w:del w:id="1360" w:author="PR Preview" w:date="2026-01-01T00:00:00Z">
        <w:r>
          <w:delText xml:space="preserve">with</w:delText>
        </w:r>
      </w:del>
      <w:del w:id="1361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del w:id="1362" w:author="PR Preview" w:date="2026-01-01T00:00:00Z">
        <w:r>
          <w:delText xml:space="preserve">.</w:delText>
        </w:r>
      </w:del>
      <w:del w:id="1363" w:author="PR Preview" w:date="2026-01-01T00:00:00Z">
        <w:r>
          <w:delText xml:space="preserve"> </w:delText>
        </w:r>
      </w:del>
      <w:del w:id="1364" w:author="PR Preview" w:date="2026-01-01T00:00:00Z">
        <w:r>
          <w:delText xml:space="preserve">The exponential function takes each positive value at exactly one input,</w:delText>
        </w:r>
      </w:del>
      <w:del w:id="1365" w:author="PR Preview" w:date="2026-01-01T00:00:00Z">
        <w:r>
          <w:delText xml:space="preserve"> </w:delText>
        </w:r>
      </w:del>
      <w:del w:id="1366" w:author="PR Preview" w:date="2026-01-01T00:00:00Z">
        <w:r>
          <w:delText xml:space="preserve">so there is exactly one such</w:delText>
        </w:r>
      </w:del>
      <w:del w:id="1367" w:author="PR Preview" w:date="2026-01-01T00:00:00Z">
        <w:r>
          <w:delText xml:space="preserve"> </w:delText>
        </w:r>
      </w:del>
      <m:oMath>
        <m:r>
          <m:t>y</m:t>
        </m:r>
      </m:oMath>
      <w:del w:id="1368" w:author="PR Preview" w:date="2026-01-01T00:00:00Z">
        <w:r>
          <w:delText xml:space="preserve">,</w:delText>
        </w:r>
      </w:del>
      <w:del w:id="1369" w:author="PR Preview" w:date="2026-01-01T00:00:00Z">
        <w:r>
          <w:delText xml:space="preserve"> </w:delText>
        </w:r>
      </w:del>
      <w:del w:id="1370" w:author="PR Preview" w:date="2026-01-01T00:00:00Z">
        <w:r>
          <w:delText xml:space="preserve">and</w:delText>
        </w:r>
      </w:del>
      <w:del w:id="1371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372" w:author="PR Preview" w:date="2026-01-01T00:00:00Z">
        <w:r>
          <w:delText xml:space="preserve"> </w:delText>
        </w:r>
      </w:del>
      <w:del w:id="1373" w:author="PR Preview" w:date="2026-01-01T00:00:00Z">
        <w:r>
          <w:delText xml:space="preserve">is the</w:delText>
        </w:r>
      </w:del>
      <w:del w:id="1374" w:author="PR Preview" w:date="2026-01-01T00:00:00Z">
        <w:r>
          <w:delText xml:space="preserve"> </w:delText>
        </w:r>
      </w:del>
      <w:hyperlink r:id="rId190">
        <w:del w:id="1375" w:author="PR Preview" w:date="2026-01-01T00:00:00Z">
          <w:r>
            <w:rPr>
              <w:rStyle w:val="Hyperlink"/>
            </w:rPr>
            <w:delText xml:space="preserve">inverse function</w:delText>
          </w:r>
        </w:del>
      </w:hyperlink>
      <w:del w:id="1376" w:author="PR Preview" w:date="2026-01-01T00:00:00Z">
        <w:r>
          <w:delText xml:space="preserve"> </w:delText>
        </w:r>
      </w:del>
      <w:del w:id="1377" w:author="PR Preview" w:date="2026-01-01T00:00:00Z">
        <w:r>
          <w:delText xml:space="preserve">of</w:delText>
        </w:r>
      </w:del>
      <w:del w:id="1378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</m:oMath>
      <w:del w:id="1379" w:author="PR Preview" w:date="2026-01-01T00:00:00Z">
        <w:r>
          <w:delText xml:space="preserve"> </w:delText>
        </w:r>
      </w:del>
      <w:del w:id="1380" w:author="PR Preview" w:date="2026-01-01T00:00:00Z">
        <w:r>
          <w:delText xml:space="preserve">(</w:delText>
        </w:r>
      </w:del>
      <w:hyperlink w:anchor="def-exponential-function">
        <w:del w:id="1381" w:author="PR Preview" w:date="2026-01-01T00:00:00Z">
          <w:r>
            <w:rPr>
              <w:rStyle w:val="Hyperlink"/>
            </w:rPr>
            <w:delText xml:space="preserve">Definition 44</w:delText>
          </w:r>
        </w:del>
      </w:hyperlink>
      <w:del w:id="1382" w:author="PR Preview" w:date="2026-01-01T00:00:00Z">
        <w:r>
          <w:delText xml:space="preserve">).</w:delText>
        </w:r>
      </w:del>
    </w:p>
    <w:p>
      <w:pPr>
        <w:pStyle w:val="BodyText"/>
      </w:pPr>
      <w:del w:id="1383" w:author="PR Preview" w:date="2026-01-01T00:00:00Z">
        <w:r>
          <w:rPr>
            <w:i/>
            <w:iCs/>
          </w:rPr>
          <w:delText xml:space="preserve">Remark 15</w:delText>
        </w:r>
      </w:del>
      <w:del w:id="1384" w:author="PR Preview" w:date="2026-01-01T00:00:00Z">
        <w:r>
          <w:delText xml:space="preserve"> (Other notations for the natural logarithm). </w:delText>
        </w:r>
      </w:del>
      <w:del w:id="1385" w:author="PR Preview" w:date="2026-01-01T00:00:00Z">
        <w:r>
          <w:delText xml:space="preserve">In these notes,</w:delText>
        </w:r>
      </w:del>
      <w:del w:id="1386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del w:id="1387" w:author="PR Preview" w:date="2026-01-01T00:00:00Z">
        <w:r>
          <w:delText xml:space="preserve"> </w:delText>
        </w:r>
      </w:del>
      <w:del w:id="1388" w:author="PR Preview" w:date="2026-01-01T00:00:00Z">
        <w:r>
          <w:delText xml:space="preserve">is always the natural logarithm,</w:delText>
        </w:r>
      </w:del>
      <w:del w:id="1389" w:author="PR Preview" w:date="2026-01-01T00:00:00Z">
        <w:r>
          <w:delText xml:space="preserve"> </w:delText>
        </w:r>
      </w:del>
      <w:del w:id="1390" w:author="PR Preview" w:date="2026-01-01T00:00:00Z">
        <w:r>
          <w:delText xml:space="preserve">the logarithm with base</w:delText>
        </w:r>
      </w:del>
      <w:del w:id="1391" w:author="PR Preview" w:date="2026-01-01T00:00:00Z">
        <w:r>
          <w:delText xml:space="preserve"> </w:delText>
        </w:r>
      </w:del>
      <m:oMath>
        <m:r>
          <m:t>e</m:t>
        </m:r>
      </m:oMath>
      <w:del w:id="1392" w:author="PR Preview" w:date="2026-01-01T00:00:00Z">
        <w:r>
          <w:delText xml:space="preserve"> </w:delText>
        </w:r>
      </w:del>
      <w:del w:id="1393" w:author="PR Preview" w:date="2026-01-01T00:00:00Z">
        <w:r>
          <w:delText xml:space="preserve">(</w:delText>
        </w:r>
      </w:del>
      <w:hyperlink w:anchor="def-euler-number">
        <w:del w:id="1394" w:author="PR Preview" w:date="2026-01-01T00:00:00Z">
          <w:r>
            <w:rPr>
              <w:rStyle w:val="Hyperlink"/>
            </w:rPr>
            <w:delText xml:space="preserve">Definition 45</w:delText>
          </w:r>
        </w:del>
      </w:hyperlink>
      <w:del w:id="1395" w:author="PR Preview" w:date="2026-01-01T00:00:00Z">
        <w:r>
          <w:delText xml:space="preserve">).</w:delText>
        </w:r>
      </w:del>
      <w:del w:id="1396" w:author="PR Preview" w:date="2026-01-01T00:00:00Z">
        <w:r>
          <w:delText xml:space="preserve"> </w:delText>
        </w:r>
      </w:del>
      <w:del w:id="1397" w:author="PR Preview" w:date="2026-01-01T00:00:00Z">
        <w:r>
          <w:delText xml:space="preserve">Some sources write</w:delText>
        </w:r>
      </w:del>
      <w:del w:id="1398" w:author="PR Preview" w:date="2026-01-01T00:00:00Z">
        <w:r>
          <w:delText xml:space="preserve"> </w:delText>
        </w:r>
      </w:del>
      <m:oMath>
        <m:r>
          <m:rPr>
            <m:sty m:val="p"/>
          </m:rPr>
          <m:t>ln</m:t>
        </m:r>
        <m:r>
          <m:t>x</m:t>
        </m:r>
      </m:oMath>
      <w:del w:id="1399" w:author="PR Preview" w:date="2026-01-01T00:00:00Z">
        <w:r>
          <w:delText xml:space="preserve"> </w:delText>
        </w:r>
      </w:del>
      <w:del w:id="1400" w:author="PR Preview" w:date="2026-01-01T00:00:00Z">
        <w:r>
          <w:delText xml:space="preserve">for the natural logarithm</w:delText>
        </w:r>
      </w:del>
      <w:del w:id="1401" w:author="PR Preview" w:date="2026-01-01T00:00:00Z">
        <w:r>
          <w:delText xml:space="preserve"> </w:delText>
        </w:r>
      </w:del>
      <w:del w:id="1402" w:author="PR Preview" w:date="2026-01-01T00:00:00Z">
        <w:r>
          <w:delText xml:space="preserve">and reserve</w:delText>
        </w:r>
      </w:del>
      <w:del w:id="1403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x</m:t>
        </m:r>
      </m:oMath>
      <w:del w:id="1404" w:author="PR Preview" w:date="2026-01-01T00:00:00Z">
        <w:r>
          <w:delText xml:space="preserve"> </w:delText>
        </w:r>
      </w:del>
      <w:del w:id="1405" w:author="PR Preview" w:date="2026-01-01T00:00:00Z">
        <w:r>
          <w:delText xml:space="preserve">for the logarithm with base 10.</w:delText>
        </w:r>
      </w:del>
    </w:p>
    <w:p>
      <w:pPr>
        <w:pStyle w:val="BodyText"/>
      </w:pPr>
      <w:ins w:id="1406" w:author="PR Preview" w:date="2026-01-01T00:00:00Z">
        <w:r>
          <w:rPr>
            <w:b/>
            <w:bCs/>
          </w:rPr>
          <w:t xml:space="preserve">Definition 47 (Natural logarithm)</w:t>
        </w:r>
      </w:ins>
      <w:ins w:id="1407" w:author="PR Preview" w:date="2026-01-01T00:00:00Z">
        <w:r>
          <w:t xml:space="preserve"> </w:t>
        </w:r>
      </w:ins>
      <w:ins w:id="1408" w:author="PR Preview" w:date="2026-01-01T00:00:00Z">
        <w:r>
          <w:t xml:space="preserve">For a real number</w:t>
        </w:r>
      </w:ins>
      <w:ins w:id="140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1410" w:author="PR Preview" w:date="2026-01-01T00:00:00Z">
        <w:r>
          <w:t xml:space="preserve">,</w:t>
        </w:r>
      </w:ins>
      <w:ins w:id="1411" w:author="PR Preview" w:date="2026-01-01T00:00:00Z">
        <w:r>
          <w:t xml:space="preserve"> </w:t>
        </w:r>
      </w:ins>
      <w:ins w:id="1412" w:author="PR Preview" w:date="2026-01-01T00:00:00Z">
        <w:r>
          <w:t xml:space="preserve">the</w:t>
        </w:r>
      </w:ins>
      <w:ins w:id="1413" w:author="PR Preview" w:date="2026-01-01T00:00:00Z">
        <w:r>
          <w:t xml:space="preserve"> </w:t>
        </w:r>
      </w:ins>
      <w:ins w:id="1414" w:author="PR Preview" w:date="2026-01-01T00:00:00Z">
        <w:r>
          <w:rPr>
            <w:b/>
            <w:bCs/>
          </w:rPr>
          <w:t xml:space="preserve">natural logarithm</w:t>
        </w:r>
      </w:ins>
      <w:ins w:id="1415" w:author="PR Preview" w:date="2026-01-01T00:00:00Z">
        <w:r>
          <w:t xml:space="preserve"> </w:t>
        </w:r>
      </w:ins>
      <w:ins w:id="1416" w:author="PR Preview" w:date="2026-01-01T00:00:00Z">
        <w:r>
          <w:t xml:space="preserve">of</w:t>
        </w:r>
      </w:ins>
      <w:ins w:id="1417" w:author="PR Preview" w:date="2026-01-01T00:00:00Z">
        <w:r>
          <w:t xml:space="preserve"> </w:t>
        </w:r>
      </w:ins>
      <m:oMath>
        <m:r>
          <m:t>a</m:t>
        </m:r>
      </m:oMath>
      <w:ins w:id="1418" w:author="PR Preview" w:date="2026-01-01T00:00:00Z">
        <w:r>
          <w:t xml:space="preserve">, written</w:t>
        </w:r>
      </w:ins>
      <w:ins w:id="1419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ins w:id="1420" w:author="PR Preview" w:date="2026-01-01T00:00:00Z">
        <w:r>
          <w:t xml:space="preserve">,</w:t>
        </w:r>
      </w:ins>
      <w:ins w:id="1421" w:author="PR Preview" w:date="2026-01-01T00:00:00Z">
        <w:r>
          <w:t xml:space="preserve"> </w:t>
        </w:r>
      </w:ins>
      <w:ins w:id="1422" w:author="PR Preview" w:date="2026-01-01T00:00:00Z">
        <w:r>
          <w:t xml:space="preserve">is the real number</w:t>
        </w:r>
      </w:ins>
      <w:ins w:id="1423" w:author="PR Preview" w:date="2026-01-01T00:00:00Z">
        <w:r>
          <w:t xml:space="preserve"> </w:t>
        </w:r>
      </w:ins>
      <m:oMath>
        <m:r>
          <m:t>y</m:t>
        </m:r>
      </m:oMath>
      <w:ins w:id="1424" w:author="PR Preview" w:date="2026-01-01T00:00:00Z">
        <w:r>
          <w:t xml:space="preserve"> </w:t>
        </w:r>
      </w:ins>
      <w:ins w:id="1425" w:author="PR Preview" w:date="2026-01-01T00:00:00Z">
        <w:r>
          <w:t xml:space="preserve">with</w:t>
        </w:r>
      </w:ins>
      <w:ins w:id="1426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ins w:id="1427" w:author="PR Preview" w:date="2026-01-01T00:00:00Z">
        <w:r>
          <w:t xml:space="preserve">.</w:t>
        </w:r>
      </w:ins>
      <w:ins w:id="1428" w:author="PR Preview" w:date="2026-01-01T00:00:00Z">
        <w:r>
          <w:t xml:space="preserve"> </w:t>
        </w:r>
      </w:ins>
      <w:ins w:id="1429" w:author="PR Preview" w:date="2026-01-01T00:00:00Z">
        <w:r>
          <w:t xml:space="preserve">The exponential function takes each positive value at exactly one input,</w:t>
        </w:r>
      </w:ins>
      <w:ins w:id="1430" w:author="PR Preview" w:date="2026-01-01T00:00:00Z">
        <w:r>
          <w:t xml:space="preserve"> </w:t>
        </w:r>
      </w:ins>
      <w:ins w:id="1431" w:author="PR Preview" w:date="2026-01-01T00:00:00Z">
        <w:r>
          <w:t xml:space="preserve">so there is exactly one such</w:t>
        </w:r>
      </w:ins>
      <w:ins w:id="1432" w:author="PR Preview" w:date="2026-01-01T00:00:00Z">
        <w:r>
          <w:t xml:space="preserve"> </w:t>
        </w:r>
      </w:ins>
      <m:oMath>
        <m:r>
          <m:t>y</m:t>
        </m:r>
      </m:oMath>
      <w:ins w:id="1433" w:author="PR Preview" w:date="2026-01-01T00:00:00Z">
        <w:r>
          <w:t xml:space="preserve">,</w:t>
        </w:r>
      </w:ins>
      <w:ins w:id="1434" w:author="PR Preview" w:date="2026-01-01T00:00:00Z">
        <w:r>
          <w:t xml:space="preserve"> </w:t>
        </w:r>
      </w:ins>
      <w:ins w:id="1435" w:author="PR Preview" w:date="2026-01-01T00:00:00Z">
        <w:r>
          <w:t xml:space="preserve">and</w:t>
        </w:r>
      </w:ins>
      <w:ins w:id="1436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437" w:author="PR Preview" w:date="2026-01-01T00:00:00Z">
        <w:r>
          <w:t xml:space="preserve"> </w:t>
        </w:r>
      </w:ins>
      <w:ins w:id="1438" w:author="PR Preview" w:date="2026-01-01T00:00:00Z">
        <w:r>
          <w:t xml:space="preserve">is the</w:t>
        </w:r>
      </w:ins>
      <w:ins w:id="1439" w:author="PR Preview" w:date="2026-01-01T00:00:00Z">
        <w:r>
          <w:t xml:space="preserve"> </w:t>
        </w:r>
      </w:ins>
      <w:hyperlink r:id="rId190">
        <w:ins w:id="1440" w:author="PR Preview" w:date="2026-01-01T00:00:00Z">
          <w:r>
            <w:rPr>
              <w:rStyle w:val="Hyperlink"/>
            </w:rPr>
            <w:t xml:space="preserve">inverse function</w:t>
          </w:r>
        </w:ins>
      </w:hyperlink>
      <w:ins w:id="1441" w:author="PR Preview" w:date="2026-01-01T00:00:00Z">
        <w:r>
          <w:t xml:space="preserve"> </w:t>
        </w:r>
      </w:ins>
      <w:ins w:id="1442" w:author="PR Preview" w:date="2026-01-01T00:00:00Z">
        <w:r>
          <w:t xml:space="preserve">of</w:t>
        </w:r>
      </w:ins>
      <w:ins w:id="1443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</m:oMath>
      <w:ins w:id="1444" w:author="PR Preview" w:date="2026-01-01T00:00:00Z">
        <w:r>
          <w:t xml:space="preserve"> </w:t>
        </w:r>
      </w:ins>
      <w:ins w:id="1445" w:author="PR Preview" w:date="2026-01-01T00:00:00Z">
        <w:r>
          <w:t xml:space="preserve">(</w:t>
        </w:r>
      </w:ins>
      <w:hyperlink w:anchor="def-exponential-function">
        <w:ins w:id="1446" w:author="PR Preview" w:date="2026-01-01T00:00:00Z">
          <w:r>
            <w:rPr>
              <w:rStyle w:val="Hyperlink"/>
            </w:rPr>
            <w:t xml:space="preserve">Definition 45</w:t>
          </w:r>
        </w:ins>
      </w:hyperlink>
      <w:ins w:id="1447" w:author="PR Preview" w:date="2026-01-01T00:00:00Z">
        <w:r>
          <w:t xml:space="preserve">).</w:t>
        </w:r>
      </w:ins>
    </w:p>
    <w:bookmarkEnd w:id="191"/>
    <w:bookmarkStart w:id="192" w:name="rem-log-notation"/>
    <w:p>
      <w:pPr>
        <w:pStyle w:val="BodyText"/>
      </w:pPr>
      <w:ins w:id="1448" w:author="PR Preview" w:date="2026-01-01T00:00:00Z">
        <w:r>
          <w:rPr>
            <w:i/>
            <w:iCs/>
          </w:rPr>
          <w:t xml:space="preserve">Remark 15</w:t>
        </w:r>
      </w:ins>
      <w:ins w:id="1449" w:author="PR Preview" w:date="2026-01-01T00:00:00Z">
        <w:r>
          <w:t xml:space="preserve"> (Other notations for the natural logarithm). </w:t>
        </w:r>
      </w:ins>
      <w:ins w:id="1450" w:author="PR Preview" w:date="2026-01-01T00:00:00Z">
        <w:r>
          <w:t xml:space="preserve">In these notes,</w:t>
        </w:r>
      </w:ins>
      <w:ins w:id="1451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ins w:id="1452" w:author="PR Preview" w:date="2026-01-01T00:00:00Z">
        <w:r>
          <w:t xml:space="preserve"> </w:t>
        </w:r>
      </w:ins>
      <w:ins w:id="1453" w:author="PR Preview" w:date="2026-01-01T00:00:00Z">
        <w:r>
          <w:t xml:space="preserve">is always the natural logarithm,</w:t>
        </w:r>
      </w:ins>
      <w:ins w:id="1454" w:author="PR Preview" w:date="2026-01-01T00:00:00Z">
        <w:r>
          <w:t xml:space="preserve"> </w:t>
        </w:r>
      </w:ins>
      <w:ins w:id="1455" w:author="PR Preview" w:date="2026-01-01T00:00:00Z">
        <w:r>
          <w:t xml:space="preserve">the logarithm with base</w:t>
        </w:r>
      </w:ins>
      <w:ins w:id="1456" w:author="PR Preview" w:date="2026-01-01T00:00:00Z">
        <w:r>
          <w:t xml:space="preserve"> </w:t>
        </w:r>
      </w:ins>
      <m:oMath>
        <m:r>
          <m:t>e</m:t>
        </m:r>
      </m:oMath>
      <w:ins w:id="1457" w:author="PR Preview" w:date="2026-01-01T00:00:00Z">
        <w:r>
          <w:t xml:space="preserve"> </w:t>
        </w:r>
      </w:ins>
      <w:ins w:id="1458" w:author="PR Preview" w:date="2026-01-01T00:00:00Z">
        <w:r>
          <w:t xml:space="preserve">(</w:t>
        </w:r>
      </w:ins>
      <w:hyperlink w:anchor="def-euler-number">
        <w:ins w:id="1459" w:author="PR Preview" w:date="2026-01-01T00:00:00Z">
          <w:r>
            <w:rPr>
              <w:rStyle w:val="Hyperlink"/>
            </w:rPr>
            <w:t xml:space="preserve">Definition 46</w:t>
          </w:r>
        </w:ins>
      </w:hyperlink>
      <w:ins w:id="1460" w:author="PR Preview" w:date="2026-01-01T00:00:00Z">
        <w:r>
          <w:t xml:space="preserve">).</w:t>
        </w:r>
      </w:ins>
      <w:ins w:id="1461" w:author="PR Preview" w:date="2026-01-01T00:00:00Z">
        <w:r>
          <w:t xml:space="preserve"> </w:t>
        </w:r>
      </w:ins>
      <w:ins w:id="1462" w:author="PR Preview" w:date="2026-01-01T00:00:00Z">
        <w:r>
          <w:t xml:space="preserve">Some sources write</w:t>
        </w:r>
      </w:ins>
      <w:ins w:id="1463" w:author="PR Preview" w:date="2026-01-01T00:00:00Z">
        <w:r>
          <w:t xml:space="preserve"> </w:t>
        </w:r>
      </w:ins>
      <m:oMath>
        <m:r>
          <m:rPr>
            <m:sty m:val="p"/>
          </m:rPr>
          <m:t>ln</m:t>
        </m:r>
        <m:r>
          <m:t>x</m:t>
        </m:r>
      </m:oMath>
      <w:ins w:id="1464" w:author="PR Preview" w:date="2026-01-01T00:00:00Z">
        <w:r>
          <w:t xml:space="preserve"> </w:t>
        </w:r>
      </w:ins>
      <w:ins w:id="1465" w:author="PR Preview" w:date="2026-01-01T00:00:00Z">
        <w:r>
          <w:t xml:space="preserve">for the natural logarithm</w:t>
        </w:r>
      </w:ins>
      <w:ins w:id="1466" w:author="PR Preview" w:date="2026-01-01T00:00:00Z">
        <w:r>
          <w:t xml:space="preserve"> </w:t>
        </w:r>
      </w:ins>
      <w:ins w:id="1467" w:author="PR Preview" w:date="2026-01-01T00:00:00Z">
        <w:r>
          <w:t xml:space="preserve">and reserve</w:t>
        </w:r>
      </w:ins>
      <w:ins w:id="1468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x</m:t>
        </m:r>
      </m:oMath>
      <w:ins w:id="1469" w:author="PR Preview" w:date="2026-01-01T00:00:00Z">
        <w:r>
          <w:t xml:space="preserve"> </w:t>
        </w:r>
      </w:ins>
      <w:ins w:id="1470" w:author="PR Preview" w:date="2026-01-01T00:00:00Z">
        <w:r>
          <w:t xml:space="preserve">for the logarithm with base 10.</w:t>
        </w:r>
      </w:ins>
    </w:p>
    <w:bookmarkEnd w:id="192"/>
    <w:bookmarkStart w:id="193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1471" w:author="PR Preview" w:date="2026-01-01T00:00:00Z">
        <w:r>
          <w:delText xml:space="preserve">, because</w:delText>
        </w:r>
      </w:del>
      <w:del w:id="1472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del w:id="1473" w:author="PR Preview" w:date="2026-01-01T00:00:00Z">
        <w:r>
          <w:delText xml:space="preserve"> </w:delText>
        </w:r>
      </w:del>
      <w:del w:id="1474" w:author="PR Preview" w:date="2026-01-01T00:00:00Z">
        <w:r>
          <w:delText xml:space="preserve">(</w:delText>
        </w:r>
      </w:del>
      <w:hyperlink w:anchor="def-euler-number">
        <w:del w:id="1475" w:author="PR Preview" w:date="2026-01-01T00:00:00Z">
          <w:r>
            <w:rPr>
              <w:rStyle w:val="Hyperlink"/>
            </w:rPr>
            <w:delText xml:space="preserve">Definition 45</w:delText>
          </w:r>
        </w:del>
      </w:hyperlink>
      <w:del w:id="1476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477" w:author="PR Preview" w:date="2026-01-01T00:00:00Z">
        <w:r>
          <w:t xml:space="preserve">, because</w:t>
        </w:r>
      </w:ins>
      <w:ins w:id="1478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ins w:id="1479" w:author="PR Preview" w:date="2026-01-01T00:00:00Z">
        <w:r>
          <w:t xml:space="preserve"> </w:t>
        </w:r>
      </w:ins>
      <w:ins w:id="1480" w:author="PR Preview" w:date="2026-01-01T00:00:00Z">
        <w:r>
          <w:t xml:space="preserve">(</w:t>
        </w:r>
      </w:ins>
      <w:hyperlink w:anchor="def-euler-number">
        <w:ins w:id="1481" w:author="PR Preview" w:date="2026-01-01T00:00:00Z">
          <w:r>
            <w:rPr>
              <w:rStyle w:val="Hyperlink"/>
            </w:rPr>
            <w:t xml:space="preserve">Definition 46</w:t>
          </w:r>
        </w:ins>
      </w:hyperlink>
      <w:ins w:id="1482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3"/>
    <w:bookmarkStart w:id="194" w:name="def-real-power"/>
    <w:p>
      <w:pPr>
        <w:pStyle w:val="FirstParagraph"/>
      </w:pPr>
      <w:del w:id="1483" w:author="PR Preview" w:date="2026-01-01T00:00:00Z">
        <w:r>
          <w:rPr>
            <w:b/>
            <w:bCs/>
          </w:rPr>
          <w:delText xml:space="preserve">Definition 47 (Power with a real exponent)</w:delText>
        </w:r>
      </w:del>
      <w:del w:id="1484" w:author="PR Preview" w:date="2026-01-01T00:00:00Z">
        <w:r>
          <w:delText xml:space="preserve"> </w:delText>
        </w:r>
      </w:del>
      <w:del w:id="1485" w:author="PR Preview" w:date="2026-01-01T00:00:00Z">
        <w:r>
          <w:delText xml:space="preserve">For a real number</w:delText>
        </w:r>
      </w:del>
      <w:del w:id="148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1487" w:author="PR Preview" w:date="2026-01-01T00:00:00Z">
        <w:r>
          <w:delText xml:space="preserve"> </w:delText>
        </w:r>
      </w:del>
      <w:del w:id="1488" w:author="PR Preview" w:date="2026-01-01T00:00:00Z">
        <w:r>
          <w:delText xml:space="preserve">and a real number</w:delText>
        </w:r>
      </w:del>
      <w:del w:id="1489" w:author="PR Preview" w:date="2026-01-01T00:00:00Z">
        <w:r>
          <w:delText xml:space="preserve"> </w:delText>
        </w:r>
      </w:del>
      <m:oMath>
        <m:r>
          <m:t>b</m:t>
        </m:r>
      </m:oMath>
      <w:del w:id="1490" w:author="PR Preview" w:date="2026-01-01T00:00:00Z">
        <w:r>
          <w:delText xml:space="preserve">,</w:delText>
        </w:r>
      </w:del>
    </w:p>
    <w:p>
      <w:pPr>
        <w:pStyle w:val="FirstParagraph"/>
      </w:pPr>
      <w:ins w:id="1491" w:author="PR Preview" w:date="2026-01-01T00:00:00Z">
        <w:r>
          <w:rPr>
            <w:b/>
            <w:bCs/>
          </w:rPr>
          <w:t xml:space="preserve">Definition 48 (Power with a real exponent)</w:t>
        </w:r>
      </w:ins>
      <w:ins w:id="1492" w:author="PR Preview" w:date="2026-01-01T00:00:00Z">
        <w:r>
          <w:t xml:space="preserve"> </w:t>
        </w:r>
      </w:ins>
      <w:ins w:id="1493" w:author="PR Preview" w:date="2026-01-01T00:00:00Z">
        <w:r>
          <w:t xml:space="preserve">For a real number</w:t>
        </w:r>
      </w:ins>
      <w:ins w:id="149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1495" w:author="PR Preview" w:date="2026-01-01T00:00:00Z">
        <w:r>
          <w:t xml:space="preserve"> </w:t>
        </w:r>
      </w:ins>
      <w:ins w:id="1496" w:author="PR Preview" w:date="2026-01-01T00:00:00Z">
        <w:r>
          <w:t xml:space="preserve">and a real number</w:t>
        </w:r>
      </w:ins>
      <w:ins w:id="1497" w:author="PR Preview" w:date="2026-01-01T00:00:00Z">
        <w:r>
          <w:t xml:space="preserve"> </w:t>
        </w:r>
      </w:ins>
      <m:oMath>
        <m:r>
          <m:t>b</m:t>
        </m:r>
      </m:oMath>
      <w:ins w:id="149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4"/>
    <w:bookmarkStart w:id="195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del w:id="1499" w:author="PR Preview" w:date="2026-01-01T00:00:00Z">
        <w:r>
          <w:delText xml:space="preserve">For every real</w:delText>
        </w:r>
      </w:del>
      <w:del w:id="1500" w:author="PR Preview" w:date="2026-01-01T00:00:00Z">
        <w:r>
          <w:delText xml:space="preserve"> </w:delText>
        </w:r>
      </w:del>
      <m:oMath>
        <m:r>
          <m:t>x</m:t>
        </m:r>
      </m:oMath>
      <w:del w:id="1501" w:author="PR Preview" w:date="2026-01-01T00:00:00Z">
        <w:r>
          <w:delText xml:space="preserve">, with base</w:delText>
        </w:r>
      </w:del>
      <w:del w:id="1502" w:author="PR Preview" w:date="2026-01-01T00:00:00Z">
        <w:r>
          <w:delText xml:space="preserve"> </w:delText>
        </w:r>
      </w:del>
      <m:oMath>
        <m:r>
          <m:t>e</m:t>
        </m:r>
      </m:oMath>
      <w:del w:id="1503" w:author="PR Preview" w:date="2026-01-01T00:00:00Z">
        <w:r>
          <w:delText xml:space="preserve"> </w:delText>
        </w:r>
      </w:del>
      <w:del w:id="1504" w:author="PR Preview" w:date="2026-01-01T00:00:00Z">
        <w:r>
          <w:delText xml:space="preserve">(</w:delText>
        </w:r>
      </w:del>
      <w:hyperlink w:anchor="def-euler-number">
        <w:del w:id="1505" w:author="PR Preview" w:date="2026-01-01T00:00:00Z">
          <w:r>
            <w:rPr>
              <w:rStyle w:val="Hyperlink"/>
            </w:rPr>
            <w:delText xml:space="preserve">Definition 45</w:delText>
          </w:r>
        </w:del>
      </w:hyperlink>
      <w:del w:id="1506" w:author="PR Preview" w:date="2026-01-01T00:00:00Z">
        <w:r>
          <w:delText xml:space="preserve">):</w:delText>
        </w:r>
      </w:del>
    </w:p>
    <w:p>
      <w:pPr>
        <w:numPr>
          <w:ilvl w:val="0"/>
          <w:numId w:val="1046"/>
        </w:numPr>
      </w:pPr>
      <w:ins w:id="1507" w:author="PR Preview" w:date="2026-01-01T00:00:00Z">
        <w:r>
          <w:t xml:space="preserve">For every real</w:t>
        </w:r>
      </w:ins>
      <w:ins w:id="1508" w:author="PR Preview" w:date="2026-01-01T00:00:00Z">
        <w:r>
          <w:t xml:space="preserve"> </w:t>
        </w:r>
      </w:ins>
      <m:oMath>
        <m:r>
          <m:t>x</m:t>
        </m:r>
      </m:oMath>
      <w:ins w:id="1509" w:author="PR Preview" w:date="2026-01-01T00:00:00Z">
        <w:r>
          <w:t xml:space="preserve">, with base</w:t>
        </w:r>
      </w:ins>
      <w:ins w:id="1510" w:author="PR Preview" w:date="2026-01-01T00:00:00Z">
        <w:r>
          <w:t xml:space="preserve"> </w:t>
        </w:r>
      </w:ins>
      <m:oMath>
        <m:r>
          <m:t>e</m:t>
        </m:r>
      </m:oMath>
      <w:ins w:id="1511" w:author="PR Preview" w:date="2026-01-01T00:00:00Z">
        <w:r>
          <w:t xml:space="preserve"> </w:t>
        </w:r>
      </w:ins>
      <w:ins w:id="1512" w:author="PR Preview" w:date="2026-01-01T00:00:00Z">
        <w:r>
          <w:t xml:space="preserve">(</w:t>
        </w:r>
      </w:ins>
      <w:hyperlink w:anchor="def-euler-number">
        <w:ins w:id="1513" w:author="PR Preview" w:date="2026-01-01T00:00:00Z">
          <w:r>
            <w:rPr>
              <w:rStyle w:val="Hyperlink"/>
            </w:rPr>
            <w:t xml:space="preserve">Definition 46</w:t>
          </w:r>
        </w:ins>
      </w:hyperlink>
      <w:ins w:id="1514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48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5"/>
    <w:bookmarkStart w:id="196" w:name="def-power-nonpositive-base"/>
    <w:p>
      <w:pPr>
        <w:pStyle w:val="FirstParagraph"/>
      </w:pPr>
      <w:del w:id="1515" w:author="PR Preview" w:date="2026-01-01T00:00:00Z">
        <w:r>
          <w:rPr>
            <w:b/>
            <w:bCs/>
          </w:rPr>
          <w:delText xml:space="preserve">Definition 48 (Real powers of zero and of negative numbers)</w:delText>
        </w:r>
      </w:del>
      <w:del w:id="1516" w:author="PR Preview" w:date="2026-01-01T00:00:00Z">
        <w:r>
          <w:delText xml:space="preserve"> </w:delText>
        </w:r>
      </w:del>
      <w:hyperlink w:anchor="def-power">
        <w:del w:id="1517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1518" w:author="PR Preview" w:date="2026-01-01T00:00:00Z">
        <w:r>
          <w:delText xml:space="preserve"> </w:delText>
        </w:r>
      </w:del>
      <w:del w:id="1519" w:author="PR Preview" w:date="2026-01-01T00:00:00Z">
        <w:r>
          <w:delText xml:space="preserve">and</w:delText>
        </w:r>
      </w:del>
      <w:del w:id="1520" w:author="PR Preview" w:date="2026-01-01T00:00:00Z">
        <w:r>
          <w:delText xml:space="preserve"> </w:delText>
        </w:r>
      </w:del>
      <w:hyperlink w:anchor="def-real-power">
        <w:del w:id="1521" w:author="PR Preview" w:date="2026-01-01T00:00:00Z">
          <w:r>
            <w:rPr>
              <w:rStyle w:val="Hyperlink"/>
            </w:rPr>
            <w:delText xml:space="preserve">Definition 47</w:delText>
          </w:r>
        </w:del>
      </w:hyperlink>
      <w:del w:id="1522" w:author="PR Preview" w:date="2026-01-01T00:00:00Z">
        <w:r>
          <w:delText xml:space="preserve"> </w:delText>
        </w:r>
      </w:del>
      <w:del w:id="1523" w:author="PR Preview" w:date="2026-01-01T00:00:00Z">
        <w:r>
          <w:delText xml:space="preserve">leave some powers</w:delText>
        </w:r>
      </w:del>
      <w:del w:id="1524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</m:oMath>
      <w:del w:id="1525" w:author="PR Preview" w:date="2026-01-01T00:00:00Z">
        <w:r>
          <w:delText xml:space="preserve"> </w:delText>
        </w:r>
      </w:del>
      <w:del w:id="1526" w:author="PR Preview" w:date="2026-01-01T00:00:00Z">
        <w:r>
          <w:delText xml:space="preserve">with</w:delText>
        </w:r>
      </w:del>
      <w:del w:id="1527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≤</m:t>
        </m:r>
        <m:r>
          <m:t>0</m:t>
        </m:r>
      </m:oMath>
      <w:del w:id="1528" w:author="PR Preview" w:date="2026-01-01T00:00:00Z">
        <w:r>
          <w:delText xml:space="preserve"> </w:delText>
        </w:r>
      </w:del>
      <w:del w:id="1529" w:author="PR Preview" w:date="2026-01-01T00:00:00Z">
        <w:r>
          <w:delText xml:space="preserve">unassigned.</w:delText>
        </w:r>
      </w:del>
      <w:del w:id="1530" w:author="PR Preview" w:date="2026-01-01T00:00:00Z">
        <w:r>
          <w:delText xml:space="preserve"> </w:delText>
        </w:r>
      </w:del>
      <w:del w:id="1531" w:author="PR Preview" w:date="2026-01-01T00:00:00Z">
        <w:r>
          <w:delText xml:space="preserve">We complete them as follows.</w:delText>
        </w:r>
      </w:del>
    </w:p>
    <w:p>
      <w:pPr>
        <w:pStyle w:val="FirstParagraph"/>
      </w:pPr>
      <w:ins w:id="1532" w:author="PR Preview" w:date="2026-01-01T00:00:00Z">
        <w:r>
          <w:rPr>
            <w:b/>
            <w:bCs/>
          </w:rPr>
          <w:t xml:space="preserve">Definition 49 (Real powers of zero and of negative numbers)</w:t>
        </w:r>
      </w:ins>
      <w:ins w:id="1533" w:author="PR Preview" w:date="2026-01-01T00:00:00Z">
        <w:r>
          <w:t xml:space="preserve"> </w:t>
        </w:r>
      </w:ins>
      <w:hyperlink w:anchor="def-power">
        <w:ins w:id="1534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535" w:author="PR Preview" w:date="2026-01-01T00:00:00Z">
        <w:r>
          <w:t xml:space="preserve"> </w:t>
        </w:r>
      </w:ins>
      <w:ins w:id="1536" w:author="PR Preview" w:date="2026-01-01T00:00:00Z">
        <w:r>
          <w:t xml:space="preserve">and</w:t>
        </w:r>
      </w:ins>
      <w:ins w:id="1537" w:author="PR Preview" w:date="2026-01-01T00:00:00Z">
        <w:r>
          <w:t xml:space="preserve"> </w:t>
        </w:r>
      </w:ins>
      <w:hyperlink w:anchor="def-real-power">
        <w:ins w:id="1538" w:author="PR Preview" w:date="2026-01-01T00:00:00Z">
          <w:r>
            <w:rPr>
              <w:rStyle w:val="Hyperlink"/>
            </w:rPr>
            <w:t xml:space="preserve">Definition 48</w:t>
          </w:r>
        </w:ins>
      </w:hyperlink>
      <w:ins w:id="1539" w:author="PR Preview" w:date="2026-01-01T00:00:00Z">
        <w:r>
          <w:t xml:space="preserve"> </w:t>
        </w:r>
      </w:ins>
      <w:ins w:id="1540" w:author="PR Preview" w:date="2026-01-01T00:00:00Z">
        <w:r>
          <w:t xml:space="preserve">leave some powers</w:t>
        </w:r>
      </w:ins>
      <w:ins w:id="1541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1542" w:author="PR Preview" w:date="2026-01-01T00:00:00Z">
        <w:r>
          <w:t xml:space="preserve"> </w:t>
        </w:r>
      </w:ins>
      <w:ins w:id="1543" w:author="PR Preview" w:date="2026-01-01T00:00:00Z">
        <w:r>
          <w:t xml:space="preserve">with</w:t>
        </w:r>
      </w:ins>
      <w:ins w:id="1544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≤</m:t>
        </m:r>
        <m:r>
          <m:t>0</m:t>
        </m:r>
      </m:oMath>
      <w:ins w:id="1545" w:author="PR Preview" w:date="2026-01-01T00:00:00Z">
        <w:r>
          <w:t xml:space="preserve"> </w:t>
        </w:r>
      </w:ins>
      <w:ins w:id="1546" w:author="PR Preview" w:date="2026-01-01T00:00:00Z">
        <w:r>
          <w:t xml:space="preserve">unassigned.</w:t>
        </w:r>
      </w:ins>
      <w:ins w:id="1547" w:author="PR Preview" w:date="2026-01-01T00:00:00Z">
        <w:r>
          <w:t xml:space="preserve"> </w:t>
        </w:r>
      </w:ins>
      <w:ins w:id="1548" w:author="PR Preview" w:date="2026-01-01T00:00:00Z">
        <w:r>
          <w:t xml:space="preserve">We complete them as follows.</w:t>
        </w:r>
      </w:ins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6"/>
    <w:bookmarkStart w:id="197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7"/>
    <w:bookmarkStart w:id="198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8"/>
    <w:bookmarkStart w:id="199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9"/>
    <w:bookmarkStart w:id="20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1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1"/>
    <w:bookmarkStart w:id="202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2"/>
    <w:bookmarkStart w:id="203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3"/>
    <w:bookmarkStart w:id="20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4"/>
    <w:bookmarkStart w:id="205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5"/>
    <w:bookmarkStart w:id="206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6"/>
    <w:bookmarkStart w:id="207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7"/>
    <w:bookmarkStart w:id="208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8"/>
    <w:bookmarkStart w:id="209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9"/>
    <w:bookmarkStart w:id="210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0"/>
    <w:bookmarkStart w:id="211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1"/>
    <w:bookmarkStart w:id="212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2"/>
    <w:bookmarkStart w:id="213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3"/>
    <w:bookmarkStart w:id="215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4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5"/>
    <w:bookmarkStart w:id="216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6"/>
    <w:bookmarkStart w:id="217" w:name="def-contour-line"/>
    <w:p>
      <w:pPr>
        <w:pStyle w:val="BodyText"/>
      </w:pPr>
      <w:del w:id="1549" w:author="PR Preview" w:date="2026-01-01T00:00:00Z">
        <w:r>
          <w:rPr>
            <w:b/>
            <w:bCs/>
          </w:rPr>
          <w:delText xml:space="preserve">Definition 49 (Contour line)</w:delText>
        </w:r>
      </w:del>
      <w:del w:id="1550" w:author="PR Preview" w:date="2026-01-01T00:00:00Z">
        <w:r>
          <w:delText xml:space="preserve"> </w:delText>
        </w:r>
      </w:del>
      <w:del w:id="1551" w:author="PR Preview" w:date="2026-01-01T00:00:00Z">
        <w:r>
          <w:delText xml:space="preserve">For a function</w:delText>
        </w:r>
      </w:del>
      <w:del w:id="1552" w:author="PR Preview" w:date="2026-01-01T00:00:00Z">
        <w:r>
          <w:delText xml:space="preserve"> </w:delText>
        </w:r>
      </w:del>
      <m:oMath>
        <m:r>
          <m:t>g</m:t>
        </m:r>
      </m:oMath>
      <w:del w:id="1553" w:author="PR Preview" w:date="2026-01-01T00:00:00Z">
        <w:r>
          <w:delText xml:space="preserve"> </w:delText>
        </w:r>
      </w:del>
      <w:del w:id="1554" w:author="PR Preview" w:date="2026-01-01T00:00:00Z">
        <w:r>
          <w:delText xml:space="preserve">of two real variables</w:delText>
        </w:r>
      </w:del>
      <w:del w:id="1555" w:author="PR Preview" w:date="2026-01-01T00:00:00Z">
        <w:r>
          <w:delText xml:space="preserve"> </w:delText>
        </w:r>
      </w:del>
      <m:oMath>
        <m:r>
          <m:t>b</m:t>
        </m:r>
      </m:oMath>
      <w:del w:id="1556" w:author="PR Preview" w:date="2026-01-01T00:00:00Z">
        <w:r>
          <w:delText xml:space="preserve"> </w:delText>
        </w:r>
      </w:del>
      <w:del w:id="1557" w:author="PR Preview" w:date="2026-01-01T00:00:00Z">
        <w:r>
          <w:delText xml:space="preserve">and</w:delText>
        </w:r>
      </w:del>
      <w:del w:id="1558" w:author="PR Preview" w:date="2026-01-01T00:00:00Z">
        <w:r>
          <w:delText xml:space="preserve"> </w:delText>
        </w:r>
      </w:del>
      <m:oMath>
        <m:r>
          <m:t>c</m:t>
        </m:r>
      </m:oMath>
      <w:del w:id="1559" w:author="PR Preview" w:date="2026-01-01T00:00:00Z">
        <w:r>
          <w:delText xml:space="preserve"> </w:delText>
        </w:r>
      </w:del>
      <w:del w:id="1560" w:author="PR Preview" w:date="2026-01-01T00:00:00Z">
        <w:r>
          <w:delText xml:space="preserve">and a number</w:delText>
        </w:r>
      </w:del>
      <w:del w:id="1561" w:author="PR Preview" w:date="2026-01-01T00:00:00Z">
        <w:r>
          <w:delText xml:space="preserve"> </w:delText>
        </w:r>
      </w:del>
      <m:oMath>
        <m:r>
          <m:t>k</m:t>
        </m:r>
      </m:oMath>
      <w:del w:id="1562" w:author="PR Preview" w:date="2026-01-01T00:00:00Z">
        <w:r>
          <w:delText xml:space="preserve">,</w:delText>
        </w:r>
      </w:del>
      <w:del w:id="1563" w:author="PR Preview" w:date="2026-01-01T00:00:00Z">
        <w:r>
          <w:delText xml:space="preserve"> </w:delText>
        </w:r>
      </w:del>
      <w:del w:id="1564" w:author="PR Preview" w:date="2026-01-01T00:00:00Z">
        <w:r>
          <w:delText xml:space="preserve">the</w:delText>
        </w:r>
      </w:del>
      <w:del w:id="1565" w:author="PR Preview" w:date="2026-01-01T00:00:00Z">
        <w:r>
          <w:delText xml:space="preserve"> </w:delText>
        </w:r>
      </w:del>
      <w:del w:id="1566" w:author="PR Preview" w:date="2026-01-01T00:00:00Z">
        <w:r>
          <w:rPr>
            <w:b/>
            <w:bCs/>
          </w:rPr>
          <w:delText xml:space="preserve">contour line</w:delText>
        </w:r>
      </w:del>
      <w:del w:id="1567" w:author="PR Preview" w:date="2026-01-01T00:00:00Z">
        <w:r>
          <w:delText xml:space="preserve"> </w:delText>
        </w:r>
      </w:del>
      <w:del w:id="1568" w:author="PR Preview" w:date="2026-01-01T00:00:00Z">
        <w:r>
          <w:delText xml:space="preserve">of</w:delText>
        </w:r>
      </w:del>
      <w:del w:id="1569" w:author="PR Preview" w:date="2026-01-01T00:00:00Z">
        <w:r>
          <w:delText xml:space="preserve"> </w:delText>
        </w:r>
      </w:del>
      <m:oMath>
        <m:r>
          <m:t>g</m:t>
        </m:r>
      </m:oMath>
      <w:del w:id="1570" w:author="PR Preview" w:date="2026-01-01T00:00:00Z">
        <w:r>
          <w:delText xml:space="preserve"> </w:delText>
        </w:r>
      </w:del>
      <w:del w:id="1571" w:author="PR Preview" w:date="2026-01-01T00:00:00Z">
        <w:r>
          <w:delText xml:space="preserve">at height</w:delText>
        </w:r>
      </w:del>
      <w:del w:id="1572" w:author="PR Preview" w:date="2026-01-01T00:00:00Z">
        <w:r>
          <w:delText xml:space="preserve"> </w:delText>
        </w:r>
      </w:del>
      <m:oMath>
        <m:r>
          <m:t>k</m:t>
        </m:r>
      </m:oMath>
      <w:del w:id="1573" w:author="PR Preview" w:date="2026-01-01T00:00:00Z">
        <w:r>
          <w:delText xml:space="preserve"> </w:delText>
        </w:r>
      </w:del>
      <w:del w:id="1574" w:author="PR Preview" w:date="2026-01-01T00:00:00Z">
        <w:r>
          <w:delText xml:space="preserve">is the set of points where</w:delText>
        </w:r>
      </w:del>
      <w:del w:id="1575" w:author="PR Preview" w:date="2026-01-01T00:00:00Z">
        <w:r>
          <w:delText xml:space="preserve"> </w:delText>
        </w:r>
      </w:del>
      <m:oMath>
        <m:r>
          <m:t>g</m:t>
        </m:r>
      </m:oMath>
      <w:del w:id="1576" w:author="PR Preview" w:date="2026-01-01T00:00:00Z">
        <w:r>
          <w:delText xml:space="preserve"> </w:delText>
        </w:r>
      </w:del>
      <w:del w:id="1577" w:author="PR Preview" w:date="2026-01-01T00:00:00Z">
        <w:r>
          <w:delText xml:space="preserve">equals</w:delText>
        </w:r>
      </w:del>
      <w:del w:id="1578" w:author="PR Preview" w:date="2026-01-01T00:00:00Z">
        <w:r>
          <w:delText xml:space="preserve"> </w:delText>
        </w:r>
      </w:del>
      <m:oMath>
        <m:r>
          <m:t>k</m:t>
        </m:r>
      </m:oMath>
      <w:del w:id="1579" w:author="PR Preview" w:date="2026-01-01T00:00:00Z">
        <w:r>
          <w:delText xml:space="preserve">:</w:delText>
        </w:r>
      </w:del>
    </w:p>
    <w:p>
      <w:pPr>
        <w:pStyle w:val="BodyText"/>
      </w:pPr>
      <w:ins w:id="1580" w:author="PR Preview" w:date="2026-01-01T00:00:00Z">
        <w:r>
          <w:rPr>
            <w:b/>
            <w:bCs/>
          </w:rPr>
          <w:t xml:space="preserve">Definition 50 (Contour line)</w:t>
        </w:r>
      </w:ins>
      <w:ins w:id="1581" w:author="PR Preview" w:date="2026-01-01T00:00:00Z">
        <w:r>
          <w:t xml:space="preserve"> </w:t>
        </w:r>
      </w:ins>
      <w:ins w:id="1582" w:author="PR Preview" w:date="2026-01-01T00:00:00Z">
        <w:r>
          <w:t xml:space="preserve">For a function</w:t>
        </w:r>
      </w:ins>
      <w:ins w:id="1583" w:author="PR Preview" w:date="2026-01-01T00:00:00Z">
        <w:r>
          <w:t xml:space="preserve"> </w:t>
        </w:r>
      </w:ins>
      <m:oMath>
        <m:r>
          <m:t>g</m:t>
        </m:r>
      </m:oMath>
      <w:ins w:id="1584" w:author="PR Preview" w:date="2026-01-01T00:00:00Z">
        <w:r>
          <w:t xml:space="preserve"> </w:t>
        </w:r>
      </w:ins>
      <w:ins w:id="1585" w:author="PR Preview" w:date="2026-01-01T00:00:00Z">
        <w:r>
          <w:t xml:space="preserve">of two real variables</w:t>
        </w:r>
      </w:ins>
      <w:ins w:id="1586" w:author="PR Preview" w:date="2026-01-01T00:00:00Z">
        <w:r>
          <w:t xml:space="preserve"> </w:t>
        </w:r>
      </w:ins>
      <m:oMath>
        <m:r>
          <m:t>b</m:t>
        </m:r>
      </m:oMath>
      <w:ins w:id="1587" w:author="PR Preview" w:date="2026-01-01T00:00:00Z">
        <w:r>
          <w:t xml:space="preserve"> </w:t>
        </w:r>
      </w:ins>
      <w:ins w:id="1588" w:author="PR Preview" w:date="2026-01-01T00:00:00Z">
        <w:r>
          <w:t xml:space="preserve">and</w:t>
        </w:r>
      </w:ins>
      <w:ins w:id="1589" w:author="PR Preview" w:date="2026-01-01T00:00:00Z">
        <w:r>
          <w:t xml:space="preserve"> </w:t>
        </w:r>
      </w:ins>
      <m:oMath>
        <m:r>
          <m:t>c</m:t>
        </m:r>
      </m:oMath>
      <w:ins w:id="1590" w:author="PR Preview" w:date="2026-01-01T00:00:00Z">
        <w:r>
          <w:t xml:space="preserve"> </w:t>
        </w:r>
      </w:ins>
      <w:ins w:id="1591" w:author="PR Preview" w:date="2026-01-01T00:00:00Z">
        <w:r>
          <w:t xml:space="preserve">and a number</w:t>
        </w:r>
      </w:ins>
      <w:ins w:id="1592" w:author="PR Preview" w:date="2026-01-01T00:00:00Z">
        <w:r>
          <w:t xml:space="preserve"> </w:t>
        </w:r>
      </w:ins>
      <m:oMath>
        <m:r>
          <m:t>k</m:t>
        </m:r>
      </m:oMath>
      <w:ins w:id="1593" w:author="PR Preview" w:date="2026-01-01T00:00:00Z">
        <w:r>
          <w:t xml:space="preserve">,</w:t>
        </w:r>
      </w:ins>
      <w:ins w:id="1594" w:author="PR Preview" w:date="2026-01-01T00:00:00Z">
        <w:r>
          <w:t xml:space="preserve"> </w:t>
        </w:r>
      </w:ins>
      <w:ins w:id="1595" w:author="PR Preview" w:date="2026-01-01T00:00:00Z">
        <w:r>
          <w:t xml:space="preserve">the</w:t>
        </w:r>
      </w:ins>
      <w:ins w:id="1596" w:author="PR Preview" w:date="2026-01-01T00:00:00Z">
        <w:r>
          <w:t xml:space="preserve"> </w:t>
        </w:r>
      </w:ins>
      <w:ins w:id="1597" w:author="PR Preview" w:date="2026-01-01T00:00:00Z">
        <w:r>
          <w:rPr>
            <w:b/>
            <w:bCs/>
          </w:rPr>
          <w:t xml:space="preserve">contour line</w:t>
        </w:r>
      </w:ins>
      <w:ins w:id="1598" w:author="PR Preview" w:date="2026-01-01T00:00:00Z">
        <w:r>
          <w:t xml:space="preserve"> </w:t>
        </w:r>
      </w:ins>
      <w:ins w:id="1599" w:author="PR Preview" w:date="2026-01-01T00:00:00Z">
        <w:r>
          <w:t xml:space="preserve">of</w:t>
        </w:r>
      </w:ins>
      <w:ins w:id="1600" w:author="PR Preview" w:date="2026-01-01T00:00:00Z">
        <w:r>
          <w:t xml:space="preserve"> </w:t>
        </w:r>
      </w:ins>
      <m:oMath>
        <m:r>
          <m:t>g</m:t>
        </m:r>
      </m:oMath>
      <w:ins w:id="1601" w:author="PR Preview" w:date="2026-01-01T00:00:00Z">
        <w:r>
          <w:t xml:space="preserve"> </w:t>
        </w:r>
      </w:ins>
      <w:ins w:id="1602" w:author="PR Preview" w:date="2026-01-01T00:00:00Z">
        <w:r>
          <w:t xml:space="preserve">at height</w:t>
        </w:r>
      </w:ins>
      <w:ins w:id="1603" w:author="PR Preview" w:date="2026-01-01T00:00:00Z">
        <w:r>
          <w:t xml:space="preserve"> </w:t>
        </w:r>
      </w:ins>
      <m:oMath>
        <m:r>
          <m:t>k</m:t>
        </m:r>
      </m:oMath>
      <w:ins w:id="1604" w:author="PR Preview" w:date="2026-01-01T00:00:00Z">
        <w:r>
          <w:t xml:space="preserve"> </w:t>
        </w:r>
      </w:ins>
      <w:ins w:id="1605" w:author="PR Preview" w:date="2026-01-01T00:00:00Z">
        <w:r>
          <w:t xml:space="preserve">is the set of points where</w:t>
        </w:r>
      </w:ins>
      <w:ins w:id="1606" w:author="PR Preview" w:date="2026-01-01T00:00:00Z">
        <w:r>
          <w:t xml:space="preserve"> </w:t>
        </w:r>
      </w:ins>
      <m:oMath>
        <m:r>
          <m:t>g</m:t>
        </m:r>
      </m:oMath>
      <w:ins w:id="1607" w:author="PR Preview" w:date="2026-01-01T00:00:00Z">
        <w:r>
          <w:t xml:space="preserve"> </w:t>
        </w:r>
      </w:ins>
      <w:ins w:id="1608" w:author="PR Preview" w:date="2026-01-01T00:00:00Z">
        <w:r>
          <w:t xml:space="preserve">equals</w:t>
        </w:r>
      </w:ins>
      <w:ins w:id="1609" w:author="PR Preview" w:date="2026-01-01T00:00:00Z">
        <w:r>
          <w:t xml:space="preserve"> </w:t>
        </w:r>
      </w:ins>
      <m:oMath>
        <m:r>
          <m:t>k</m:t>
        </m:r>
      </m:oMath>
      <w:ins w:id="161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7"/>
    <w:bookmarkStart w:id="218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8"/>
    <w:bookmarkStart w:id="219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9"/>
    <w:bookmarkStart w:id="220" w:name="sol-exp-vs-mult"/>
    <w:p>
      <w:pPr>
        <w:pStyle w:val="BodyText"/>
      </w:pPr>
      <w:del w:id="1611" w:author="PR Preview" w:date="2026-01-01T00:00:00Z">
        <w:r>
          <w:rPr>
            <w:i/>
            <w:iCs/>
          </w:rPr>
          <w:delText xml:space="preserve">Solution 9</w:delText>
        </w:r>
      </w:del>
      <w:del w:id="1612" w:author="PR Preview" w:date="2026-01-01T00:00:00Z">
        <w:r>
          <w:delText xml:space="preserve">. </w:delText>
        </w:r>
      </w:del>
      <w:del w:id="1613" w:author="PR Preview" w:date="2026-01-01T00:00:00Z">
        <w:r>
          <w:delText xml:space="preserve">We only count a pair</w:delText>
        </w:r>
      </w:del>
      <w:del w:id="161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del w:id="1615" w:author="PR Preview" w:date="2026-01-01T00:00:00Z">
        <w:r>
          <w:delText xml:space="preserve"> </w:delText>
        </w:r>
      </w:del>
      <w:del w:id="1616" w:author="PR Preview" w:date="2026-01-01T00:00:00Z">
        <w:r>
          <w:delText xml:space="preserve">when</w:delText>
        </w:r>
      </w:del>
      <w:del w:id="1617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</m:oMath>
      <w:del w:id="1618" w:author="PR Preview" w:date="2026-01-01T00:00:00Z">
        <w:r>
          <w:delText xml:space="preserve"> </w:delText>
        </w:r>
      </w:del>
      <w:del w:id="1619" w:author="PR Preview" w:date="2026-01-01T00:00:00Z">
        <w:r>
          <w:delText xml:space="preserve">is defined,</w:delText>
        </w:r>
      </w:del>
      <w:del w:id="1620" w:author="PR Preview" w:date="2026-01-01T00:00:00Z">
        <w:r>
          <w:delText xml:space="preserve"> </w:delText>
        </w:r>
      </w:del>
      <w:del w:id="1621" w:author="PR Preview" w:date="2026-01-01T00:00:00Z">
        <w:r>
          <w:delText xml:space="preserve">so for</w:delText>
        </w:r>
      </w:del>
      <w:del w:id="1622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&lt;</m:t>
        </m:r>
        <m:r>
          <m:t>0</m:t>
        </m:r>
      </m:oMath>
      <w:del w:id="1623" w:author="PR Preview" w:date="2026-01-01T00:00:00Z">
        <w:r>
          <w:delText xml:space="preserve"> </w:delText>
        </w:r>
      </w:del>
      <w:del w:id="1624" w:author="PR Preview" w:date="2026-01-01T00:00:00Z">
        <w:r>
          <w:delText xml:space="preserve">we only consider integer</w:delText>
        </w:r>
      </w:del>
      <w:del w:id="1625" w:author="PR Preview" w:date="2026-01-01T00:00:00Z">
        <w:r>
          <w:delText xml:space="preserve"> </w:delText>
        </w:r>
      </w:del>
      <m:oMath>
        <m:r>
          <m:t>c</m:t>
        </m:r>
      </m:oMath>
      <w:del w:id="1626" w:author="PR Preview" w:date="2026-01-01T00:00:00Z">
        <w:r>
          <w:delText xml:space="preserve"> </w:delText>
        </w:r>
      </w:del>
      <w:del w:id="1627" w:author="PR Preview" w:date="2026-01-01T00:00:00Z">
        <w:r>
          <w:delText xml:space="preserve">(</w:delText>
        </w:r>
      </w:del>
      <w:hyperlink w:anchor="def-power-nonpositive-base">
        <w:del w:id="1628" w:author="PR Preview" w:date="2026-01-01T00:00:00Z">
          <w:r>
            <w:rPr>
              <w:rStyle w:val="Hyperlink"/>
            </w:rPr>
            <w:delText xml:space="preserve">Definition 48</w:delText>
          </w:r>
        </w:del>
      </w:hyperlink>
      <w:del w:id="1629" w:author="PR Preview" w:date="2026-01-01T00:00:00Z">
        <w:r>
          <w:delText xml:space="preserve">).</w:delText>
        </w:r>
      </w:del>
      <w:del w:id="1630" w:author="PR Preview" w:date="2026-01-01T00:00:00Z">
        <w:r>
          <w:delText xml:space="preserve"> </w:delText>
        </w:r>
      </w:del>
      <w:del w:id="1631" w:author="PR Preview" w:date="2026-01-01T00:00:00Z">
        <w:r>
          <w:delText xml:space="preserve">With that convention,</w:delText>
        </w:r>
      </w:del>
      <w:del w:id="1632" w:author="PR Preview" w:date="2026-01-01T00:00:00Z">
        <w:r>
          <w:delText xml:space="preserve"> </w:delText>
        </w:r>
      </w:del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del w:id="1633" w:author="PR Preview" w:date="2026-01-01T00:00:00Z">
        <w:r>
          <w:delText xml:space="preserve"> </w:delText>
        </w:r>
      </w:del>
      <w:del w:id="1634" w:author="PR Preview" w:date="2026-01-01T00:00:00Z">
        <w:r>
          <w:delText xml:space="preserve">in each of the following cases:</w:delText>
        </w:r>
      </w:del>
    </w:p>
    <w:p>
      <w:pPr>
        <w:pStyle w:val="BodyText"/>
      </w:pPr>
      <w:ins w:id="1635" w:author="PR Preview" w:date="2026-01-01T00:00:00Z">
        <w:r>
          <w:rPr>
            <w:i/>
            <w:iCs/>
          </w:rPr>
          <w:t xml:space="preserve">Solution 9</w:t>
        </w:r>
      </w:ins>
      <w:ins w:id="1636" w:author="PR Preview" w:date="2026-01-01T00:00:00Z">
        <w:r>
          <w:t xml:space="preserve">. </w:t>
        </w:r>
      </w:ins>
      <w:ins w:id="1637" w:author="PR Preview" w:date="2026-01-01T00:00:00Z">
        <w:r>
          <w:t xml:space="preserve">We only count a pair</w:t>
        </w:r>
      </w:ins>
      <w:ins w:id="163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ins w:id="1639" w:author="PR Preview" w:date="2026-01-01T00:00:00Z">
        <w:r>
          <w:t xml:space="preserve"> </w:t>
        </w:r>
      </w:ins>
      <w:ins w:id="1640" w:author="PR Preview" w:date="2026-01-01T00:00:00Z">
        <w:r>
          <w:t xml:space="preserve">when</w:t>
        </w:r>
      </w:ins>
      <w:ins w:id="1641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1642" w:author="PR Preview" w:date="2026-01-01T00:00:00Z">
        <w:r>
          <w:t xml:space="preserve"> </w:t>
        </w:r>
      </w:ins>
      <w:ins w:id="1643" w:author="PR Preview" w:date="2026-01-01T00:00:00Z">
        <w:r>
          <w:t xml:space="preserve">is defined,</w:t>
        </w:r>
      </w:ins>
      <w:ins w:id="1644" w:author="PR Preview" w:date="2026-01-01T00:00:00Z">
        <w:r>
          <w:t xml:space="preserve"> </w:t>
        </w:r>
      </w:ins>
      <w:ins w:id="1645" w:author="PR Preview" w:date="2026-01-01T00:00:00Z">
        <w:r>
          <w:t xml:space="preserve">so for</w:t>
        </w:r>
      </w:ins>
      <w:ins w:id="164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&lt;</m:t>
        </m:r>
        <m:r>
          <m:t>0</m:t>
        </m:r>
      </m:oMath>
      <w:ins w:id="1647" w:author="PR Preview" w:date="2026-01-01T00:00:00Z">
        <w:r>
          <w:t xml:space="preserve"> </w:t>
        </w:r>
      </w:ins>
      <w:ins w:id="1648" w:author="PR Preview" w:date="2026-01-01T00:00:00Z">
        <w:r>
          <w:t xml:space="preserve">we only consider integer</w:t>
        </w:r>
      </w:ins>
      <w:ins w:id="1649" w:author="PR Preview" w:date="2026-01-01T00:00:00Z">
        <w:r>
          <w:t xml:space="preserve"> </w:t>
        </w:r>
      </w:ins>
      <m:oMath>
        <m:r>
          <m:t>c</m:t>
        </m:r>
      </m:oMath>
      <w:ins w:id="1650" w:author="PR Preview" w:date="2026-01-01T00:00:00Z">
        <w:r>
          <w:t xml:space="preserve"> </w:t>
        </w:r>
      </w:ins>
      <w:ins w:id="1651" w:author="PR Preview" w:date="2026-01-01T00:00:00Z">
        <w:r>
          <w:t xml:space="preserve">(</w:t>
        </w:r>
      </w:ins>
      <w:hyperlink w:anchor="def-power-nonpositive-base">
        <w:ins w:id="1652" w:author="PR Preview" w:date="2026-01-01T00:00:00Z">
          <w:r>
            <w:rPr>
              <w:rStyle w:val="Hyperlink"/>
            </w:rPr>
            <w:t xml:space="preserve">Definition 49</w:t>
          </w:r>
        </w:ins>
      </w:hyperlink>
      <w:ins w:id="1653" w:author="PR Preview" w:date="2026-01-01T00:00:00Z">
        <w:r>
          <w:t xml:space="preserve">).</w:t>
        </w:r>
      </w:ins>
      <w:ins w:id="1654" w:author="PR Preview" w:date="2026-01-01T00:00:00Z">
        <w:r>
          <w:t xml:space="preserve"> </w:t>
        </w:r>
      </w:ins>
      <w:ins w:id="1655" w:author="PR Preview" w:date="2026-01-01T00:00:00Z">
        <w:r>
          <w:t xml:space="preserve">With that convention,</w:t>
        </w:r>
      </w:ins>
      <w:ins w:id="1656" w:author="PR Preview" w:date="2026-01-01T00:00:00Z">
        <w:r>
          <w:t xml:space="preserve"> </w:t>
        </w:r>
      </w:ins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ins w:id="1657" w:author="PR Preview" w:date="2026-01-01T00:00:00Z">
        <w:r>
          <w:t xml:space="preserve"> </w:t>
        </w:r>
      </w:ins>
      <w:ins w:id="1658" w:author="PR Preview" w:date="2026-01-01T00:00:00Z">
        <w:r>
          <w:t xml:space="preserve">in each of the following cases:</w:t>
        </w:r>
      </w:ins>
    </w:p>
    <w:p>
      <w:pPr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1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2"/>
        </w:tc>
      </w:tr>
    </w:tbl>
    <w:bookmarkStart w:id="223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3"/>
    <w:bookmarkStart w:id="225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4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4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del w:id="1659" w:author="PR Preview" w:date="2026-01-01T00:00:00Z">
        <w:r>
          <w:rPr>
            <w:b/>
            <w:bCs/>
          </w:rPr>
          <w:delText xml:space="preserve">Case</w:delText>
        </w:r>
      </w:del>
      <w:del w:id="1660" w:author="PR Preview" w:date="2026-01-01T00:00:00Z">
        <w:r>
          <w:rPr>
            <w:b/>
            <w:bCs/>
          </w:rP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0</m:t>
        </m:r>
      </m:oMath>
      <w:del w:id="1661" w:author="PR Preview" w:date="2026-01-01T00:00:00Z">
        <w:r>
          <w:rPr>
            <w:b/>
            <w:bCs/>
          </w:rPr>
          <w:delText xml:space="preserve">.</w:delText>
        </w:r>
      </w:del>
      <w:del w:id="1662" w:author="PR Preview" w:date="2026-01-01T00:00:00Z">
        <w:r>
          <w:delText xml:space="preserve"> </w:delText>
        </w:r>
      </w:del>
      <w:del w:id="1663" w:author="PR Preview" w:date="2026-01-01T00:00:00Z">
        <w:r>
          <w:delText xml:space="preserve">Here we cannot take logarithms, so we work from the values of powers of</w:delText>
        </w:r>
      </w:del>
      <w:del w:id="1664" w:author="PR Preview" w:date="2026-01-01T00:00:00Z">
        <w:r>
          <w:delText xml:space="preserve"> </w:delText>
        </w:r>
      </w:del>
      <m:oMath>
        <m:r>
          <m:t>0</m:t>
        </m:r>
      </m:oMath>
      <w:del w:id="1665" w:author="PR Preview" w:date="2026-01-01T00:00:00Z">
        <w:r>
          <w:delText xml:space="preserve">:</w:delText>
        </w:r>
      </w:del>
      <w:del w:id="1666" w:author="PR Preview" w:date="2026-01-01T00:00:00Z">
        <w:r>
          <w:delText xml:space="preserve"> </w:delText>
        </w:r>
      </w:del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del w:id="1667" w:author="PR Preview" w:date="2026-01-01T00:00:00Z">
        <w:r>
          <w:delText xml:space="preserve"> </w:delText>
        </w:r>
      </w:del>
      <w:del w:id="1668" w:author="PR Preview" w:date="2026-01-01T00:00:00Z">
        <w:r>
          <w:delText xml:space="preserve">for</w:delText>
        </w:r>
      </w:del>
      <w:del w:id="1669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&gt;</m:t>
        </m:r>
        <m:r>
          <m:t>0</m:t>
        </m:r>
      </m:oMath>
      <w:del w:id="1670" w:author="PR Preview" w:date="2026-01-01T00:00:00Z">
        <w:r>
          <w:delText xml:space="preserve"> </w:delText>
        </w:r>
      </w:del>
      <w:del w:id="1671" w:author="PR Preview" w:date="2026-01-01T00:00:00Z">
        <w:r>
          <w:delText xml:space="preserve">(</w:delText>
        </w:r>
      </w:del>
      <w:hyperlink w:anchor="def-power-nonpositive-base">
        <w:del w:id="1672" w:author="PR Preview" w:date="2026-01-01T00:00:00Z">
          <w:r>
            <w:rPr>
              <w:rStyle w:val="Hyperlink"/>
            </w:rPr>
            <w:delText xml:space="preserve">Definition 48</w:delText>
          </w:r>
        </w:del>
      </w:hyperlink>
      <w:del w:id="1673" w:author="PR Preview" w:date="2026-01-01T00:00:00Z">
        <w:r>
          <w:delText xml:space="preserve">),</w:delText>
        </w:r>
      </w:del>
      <w:del w:id="1674" w:author="PR Preview" w:date="2026-01-01T00:00:00Z">
        <w:r>
          <w:delText xml:space="preserve"> </w:delText>
        </w:r>
      </w:del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del w:id="1675" w:author="PR Preview" w:date="2026-01-01T00:00:00Z">
        <w:r>
          <w:delText xml:space="preserve">,</w:delText>
        </w:r>
      </w:del>
      <w:del w:id="1676" w:author="PR Preview" w:date="2026-01-01T00:00:00Z">
        <w:r>
          <w:delText xml:space="preserve"> </w:delText>
        </w:r>
      </w:del>
      <w:del w:id="1677" w:author="PR Preview" w:date="2026-01-01T00:00:00Z">
        <w:r>
          <w:delText xml:space="preserve">and</w:delText>
        </w:r>
      </w:del>
      <w:del w:id="1678" w:author="PR Preview" w:date="2026-01-01T00:00:00Z">
        <w:r>
          <w:delText xml:space="preserve"> </w:delText>
        </w:r>
      </w:del>
      <m:oMath>
        <m:sSup>
          <m:e>
            <m:r>
              <m:t>0</m:t>
            </m:r>
          </m:e>
          <m:sup>
            <m:r>
              <m:t>s</m:t>
            </m:r>
          </m:sup>
        </m:sSup>
      </m:oMath>
      <w:del w:id="1679" w:author="PR Preview" w:date="2026-01-01T00:00:00Z">
        <w:r>
          <w:delText xml:space="preserve"> </w:delText>
        </w:r>
      </w:del>
      <w:del w:id="1680" w:author="PR Preview" w:date="2026-01-01T00:00:00Z">
        <w:r>
          <w:delText xml:space="preserve">is undefined for</w:delText>
        </w:r>
      </w:del>
      <w:del w:id="1681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&lt;</m:t>
        </m:r>
        <m:r>
          <m:t>0</m:t>
        </m:r>
      </m:oMath>
      <w:del w:id="1682" w:author="PR Preview" w:date="2026-01-01T00:00:00Z">
        <w:r>
          <w:delText xml:space="preserve">.</w:delText>
        </w:r>
      </w:del>
    </w:p>
    <w:p>
      <w:pPr>
        <w:pStyle w:val="FirstParagraph"/>
      </w:pPr>
      <w:ins w:id="1683" w:author="PR Preview" w:date="2026-01-01T00:00:00Z">
        <w:r>
          <w:rPr>
            <w:b/>
            <w:bCs/>
          </w:rPr>
          <w:t xml:space="preserve">Case</w:t>
        </w:r>
      </w:ins>
      <w:ins w:id="1684" w:author="PR Preview" w:date="2026-01-01T00:00:00Z">
        <w:r>
          <w:rPr>
            <w:b/>
            <w:bCs/>
          </w:rP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1685" w:author="PR Preview" w:date="2026-01-01T00:00:00Z">
        <w:r>
          <w:rPr>
            <w:b/>
            <w:bCs/>
          </w:rPr>
          <w:t xml:space="preserve">.</w:t>
        </w:r>
      </w:ins>
      <w:ins w:id="1686" w:author="PR Preview" w:date="2026-01-01T00:00:00Z">
        <w:r>
          <w:t xml:space="preserve"> </w:t>
        </w:r>
      </w:ins>
      <w:ins w:id="1687" w:author="PR Preview" w:date="2026-01-01T00:00:00Z">
        <w:r>
          <w:t xml:space="preserve">Here we cannot take logarithms, so we work from the values of powers of</w:t>
        </w:r>
      </w:ins>
      <w:ins w:id="1688" w:author="PR Preview" w:date="2026-01-01T00:00:00Z">
        <w:r>
          <w:t xml:space="preserve"> </w:t>
        </w:r>
      </w:ins>
      <m:oMath>
        <m:r>
          <m:t>0</m:t>
        </m:r>
      </m:oMath>
      <w:ins w:id="1689" w:author="PR Preview" w:date="2026-01-01T00:00:00Z">
        <w:r>
          <w:t xml:space="preserve">:</w:t>
        </w:r>
      </w:ins>
      <w:ins w:id="1690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ins w:id="1691" w:author="PR Preview" w:date="2026-01-01T00:00:00Z">
        <w:r>
          <w:t xml:space="preserve"> </w:t>
        </w:r>
      </w:ins>
      <w:ins w:id="1692" w:author="PR Preview" w:date="2026-01-01T00:00:00Z">
        <w:r>
          <w:t xml:space="preserve">for</w:t>
        </w:r>
      </w:ins>
      <w:ins w:id="1693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1694" w:author="PR Preview" w:date="2026-01-01T00:00:00Z">
        <w:r>
          <w:t xml:space="preserve"> </w:t>
        </w:r>
      </w:ins>
      <w:ins w:id="1695" w:author="PR Preview" w:date="2026-01-01T00:00:00Z">
        <w:r>
          <w:t xml:space="preserve">(</w:t>
        </w:r>
      </w:ins>
      <w:hyperlink w:anchor="def-power-nonpositive-base">
        <w:ins w:id="1696" w:author="PR Preview" w:date="2026-01-01T00:00:00Z">
          <w:r>
            <w:rPr>
              <w:rStyle w:val="Hyperlink"/>
            </w:rPr>
            <w:t xml:space="preserve">Definition 49</w:t>
          </w:r>
        </w:ins>
      </w:hyperlink>
      <w:ins w:id="1697" w:author="PR Preview" w:date="2026-01-01T00:00:00Z">
        <w:r>
          <w:t xml:space="preserve">),</w:t>
        </w:r>
      </w:ins>
      <w:ins w:id="1698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ins w:id="1699" w:author="PR Preview" w:date="2026-01-01T00:00:00Z">
        <w:r>
          <w:t xml:space="preserve">,</w:t>
        </w:r>
      </w:ins>
      <w:ins w:id="1700" w:author="PR Preview" w:date="2026-01-01T00:00:00Z">
        <w:r>
          <w:t xml:space="preserve"> </w:t>
        </w:r>
      </w:ins>
      <w:ins w:id="1701" w:author="PR Preview" w:date="2026-01-01T00:00:00Z">
        <w:r>
          <w:t xml:space="preserve">and</w:t>
        </w:r>
      </w:ins>
      <w:ins w:id="1702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s</m:t>
            </m:r>
          </m:sup>
        </m:sSup>
      </m:oMath>
      <w:ins w:id="1703" w:author="PR Preview" w:date="2026-01-01T00:00:00Z">
        <w:r>
          <w:t xml:space="preserve"> </w:t>
        </w:r>
      </w:ins>
      <w:ins w:id="1704" w:author="PR Preview" w:date="2026-01-01T00:00:00Z">
        <w:r>
          <w:t xml:space="preserve">is undefined for</w:t>
        </w:r>
      </w:ins>
      <w:ins w:id="1705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&lt;</m:t>
        </m:r>
        <m:r>
          <m:t>0</m:t>
        </m:r>
      </m:oMath>
      <w:ins w:id="1706" w:author="PR Preview" w:date="2026-01-01T00:00:00Z">
        <w:r>
          <w:t xml:space="preserve">.</w:t>
        </w:r>
      </w:ins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5"/>
    <w:bookmarkEnd w:id="226"/>
    <w:bookmarkStart w:id="245" w:name="sec-complex-numbers"/>
    <w:p>
      <w:pPr>
        <w:pStyle w:val="Heading2"/>
      </w:pPr>
      <w:r>
        <w:t xml:space="preserve">18 Complex numbers</w:t>
      </w:r>
    </w:p>
    <w:bookmarkStart w:id="227" w:name="def-imaginary-unit"/>
    <w:p>
      <w:pPr>
        <w:pStyle w:val="FirstParagraph"/>
      </w:pPr>
      <w:del w:id="1707" w:author="PR Preview" w:date="2026-01-01T00:00:00Z">
        <w:r>
          <w:rPr>
            <w:b/>
            <w:bCs/>
          </w:rPr>
          <w:delText xml:space="preserve">Definition 50 (Imaginary unit)</w:delText>
        </w:r>
      </w:del>
      <w:del w:id="1708" w:author="PR Preview" w:date="2026-01-01T00:00:00Z">
        <w:r>
          <w:delText xml:space="preserve"> </w:delText>
        </w:r>
      </w:del>
      <w:del w:id="1709" w:author="PR Preview" w:date="2026-01-01T00:00:00Z">
        <w:r>
          <w:delText xml:space="preserve">The</w:delText>
        </w:r>
      </w:del>
      <w:del w:id="1710" w:author="PR Preview" w:date="2026-01-01T00:00:00Z">
        <w:r>
          <w:delText xml:space="preserve"> </w:delText>
        </w:r>
      </w:del>
      <w:del w:id="1711" w:author="PR Preview" w:date="2026-01-01T00:00:00Z">
        <w:r>
          <w:rPr>
            <w:b/>
            <w:bCs/>
          </w:rPr>
          <w:delText xml:space="preserve">imaginary unit</w:delText>
        </w:r>
      </w:del>
      <w:del w:id="1712" w:author="PR Preview" w:date="2026-01-01T00:00:00Z">
        <w:r>
          <w:delText xml:space="preserve"> </w:delText>
        </w:r>
      </w:del>
      <m:oMath>
        <m:r>
          <m:t>i</m:t>
        </m:r>
      </m:oMath>
      <w:del w:id="1713" w:author="PR Preview" w:date="2026-01-01T00:00:00Z">
        <w:r>
          <w:delText xml:space="preserve"> </w:delText>
        </w:r>
      </w:del>
      <w:del w:id="1714" w:author="PR Preview" w:date="2026-01-01T00:00:00Z">
        <w:r>
          <w:delText xml:space="preserve">is a number whose square is</w:delText>
        </w:r>
      </w:del>
      <w:del w:id="1715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716" w:author="PR Preview" w:date="2026-01-01T00:00:00Z">
        <w:r>
          <w:delText xml:space="preserve">:</w:delText>
        </w:r>
      </w:del>
    </w:p>
    <w:p>
      <w:pPr>
        <w:pStyle w:val="FirstParagraph"/>
      </w:pPr>
      <w:ins w:id="1717" w:author="PR Preview" w:date="2026-01-01T00:00:00Z">
        <w:r>
          <w:rPr>
            <w:b/>
            <w:bCs/>
          </w:rPr>
          <w:t xml:space="preserve">Definition 51 (Imaginary unit)</w:t>
        </w:r>
      </w:ins>
      <w:ins w:id="1718" w:author="PR Preview" w:date="2026-01-01T00:00:00Z">
        <w:r>
          <w:t xml:space="preserve"> </w:t>
        </w:r>
      </w:ins>
      <w:ins w:id="1719" w:author="PR Preview" w:date="2026-01-01T00:00:00Z">
        <w:r>
          <w:t xml:space="preserve">The</w:t>
        </w:r>
      </w:ins>
      <w:ins w:id="1720" w:author="PR Preview" w:date="2026-01-01T00:00:00Z">
        <w:r>
          <w:t xml:space="preserve"> </w:t>
        </w:r>
      </w:ins>
      <w:ins w:id="1721" w:author="PR Preview" w:date="2026-01-01T00:00:00Z">
        <w:r>
          <w:rPr>
            <w:b/>
            <w:bCs/>
          </w:rPr>
          <w:t xml:space="preserve">imaginary unit</w:t>
        </w:r>
      </w:ins>
      <w:ins w:id="1722" w:author="PR Preview" w:date="2026-01-01T00:00:00Z">
        <w:r>
          <w:t xml:space="preserve"> </w:t>
        </w:r>
      </w:ins>
      <m:oMath>
        <m:r>
          <m:t>i</m:t>
        </m:r>
      </m:oMath>
      <w:ins w:id="1723" w:author="PR Preview" w:date="2026-01-01T00:00:00Z">
        <w:r>
          <w:t xml:space="preserve"> </w:t>
        </w:r>
      </w:ins>
      <w:ins w:id="1724" w:author="PR Preview" w:date="2026-01-01T00:00:00Z">
        <w:r>
          <w:t xml:space="preserve">is a number whose square is</w:t>
        </w:r>
      </w:ins>
      <w:ins w:id="172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72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7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8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8"/>
    <w:bookmarkStart w:id="229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del w:id="1727" w:author="PR Preview" w:date="2026-01-01T00:00:00Z">
        <w:r>
          <w:delText xml:space="preserve">For instance,</w:delText>
        </w:r>
      </w:del>
      <w:del w:id="1728" w:author="PR Preview" w:date="2026-01-01T00:00:00Z">
        <w:r>
          <w:delText xml:space="preserve"> </w:delText>
        </w:r>
      </w:del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del w:id="1729" w:author="PR Preview" w:date="2026-01-01T00:00:00Z">
        <w:r>
          <w:delText xml:space="preserve"> </w:delText>
        </w:r>
      </w:del>
      <w:del w:id="1730" w:author="PR Preview" w:date="2026-01-01T00:00:00Z">
        <w:r>
          <w:delText xml:space="preserve">and</w:delText>
        </w:r>
      </w:del>
      <w:del w:id="173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del w:id="1732" w:author="PR Preview" w:date="2026-01-01T00:00:00Z">
        <w:r>
          <w:delText xml:space="preserve">;</w:delText>
        </w:r>
      </w:del>
      <w:del w:id="1733" w:author="PR Preview" w:date="2026-01-01T00:00:00Z">
        <w:r>
          <w:delText xml:space="preserve"> </w:delText>
        </w:r>
      </w:del>
      <w:del w:id="1734" w:author="PR Preview" w:date="2026-01-01T00:00:00Z">
        <w:r>
          <w:delText xml:space="preserve">neither is</w:delText>
        </w:r>
      </w:del>
      <w:del w:id="1735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736" w:author="PR Preview" w:date="2026-01-01T00:00:00Z">
        <w:r>
          <w:delText xml:space="preserve">.</w:delText>
        </w:r>
      </w:del>
      <w:del w:id="1737" w:author="PR Preview" w:date="2026-01-01T00:00:00Z">
        <w:r>
          <w:delText xml:space="preserve"> </w:delText>
        </w:r>
      </w:del>
      <w:del w:id="1738" w:author="PR Preview" w:date="2026-01-01T00:00:00Z">
        <w:r>
          <w:delText xml:space="preserve">So the equation</w:delText>
        </w:r>
      </w:del>
      <w:del w:id="1739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1740" w:author="PR Preview" w:date="2026-01-01T00:00:00Z">
        <w:r>
          <w:delText xml:space="preserve"> </w:delText>
        </w:r>
      </w:del>
      <w:del w:id="1741" w:author="PR Preview" w:date="2026-01-01T00:00:00Z">
        <w:r>
          <w:delText xml:space="preserve">has no real solution,</w:delText>
        </w:r>
      </w:del>
      <w:del w:id="1742" w:author="PR Preview" w:date="2026-01-01T00:00:00Z">
        <w:r>
          <w:delText xml:space="preserve"> </w:delText>
        </w:r>
      </w:del>
      <w:del w:id="1743" w:author="PR Preview" w:date="2026-01-01T00:00:00Z">
        <w:r>
          <w:delText xml:space="preserve">and</w:delText>
        </w:r>
      </w:del>
      <w:del w:id="1744" w:author="PR Preview" w:date="2026-01-01T00:00:00Z">
        <w:r>
          <w:delText xml:space="preserve"> </w:delText>
        </w:r>
      </w:del>
      <w:hyperlink w:anchor="def-imaginary-unit">
        <w:del w:id="1745" w:author="PR Preview" w:date="2026-01-01T00:00:00Z">
          <w:r>
            <w:rPr>
              <w:rStyle w:val="Hyperlink"/>
            </w:rPr>
            <w:delText xml:space="preserve">Definition 50</w:delText>
          </w:r>
        </w:del>
      </w:hyperlink>
      <w:del w:id="1746" w:author="PR Preview" w:date="2026-01-01T00:00:00Z">
        <w:r>
          <w:delText xml:space="preserve"> </w:delText>
        </w:r>
      </w:del>
      <w:del w:id="1747" w:author="PR Preview" w:date="2026-01-01T00:00:00Z">
        <w:r>
          <w:delText xml:space="preserve">introduces a new number to solve it.</w:delText>
        </w:r>
      </w:del>
    </w:p>
    <w:p>
      <w:pPr>
        <w:pStyle w:val="FirstParagraph"/>
      </w:pPr>
      <w:ins w:id="1748" w:author="PR Preview" w:date="2026-01-01T00:00:00Z">
        <w:r>
          <w:t xml:space="preserve">For instance,</w:t>
        </w:r>
      </w:ins>
      <w:ins w:id="1749" w:author="PR Preview" w:date="2026-01-01T00:00:00Z">
        <w:r>
          <w:t xml:space="preserve"> </w:t>
        </w:r>
      </w:ins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ins w:id="1750" w:author="PR Preview" w:date="2026-01-01T00:00:00Z">
        <w:r>
          <w:t xml:space="preserve"> </w:t>
        </w:r>
      </w:ins>
      <w:ins w:id="1751" w:author="PR Preview" w:date="2026-01-01T00:00:00Z">
        <w:r>
          <w:t xml:space="preserve">and</w:t>
        </w:r>
      </w:ins>
      <w:ins w:id="175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ins w:id="1753" w:author="PR Preview" w:date="2026-01-01T00:00:00Z">
        <w:r>
          <w:t xml:space="preserve">;</w:t>
        </w:r>
      </w:ins>
      <w:ins w:id="1754" w:author="PR Preview" w:date="2026-01-01T00:00:00Z">
        <w:r>
          <w:t xml:space="preserve"> </w:t>
        </w:r>
      </w:ins>
      <w:ins w:id="1755" w:author="PR Preview" w:date="2026-01-01T00:00:00Z">
        <w:r>
          <w:t xml:space="preserve">neither is</w:t>
        </w:r>
      </w:ins>
      <w:ins w:id="175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757" w:author="PR Preview" w:date="2026-01-01T00:00:00Z">
        <w:r>
          <w:t xml:space="preserve">.</w:t>
        </w:r>
      </w:ins>
      <w:ins w:id="1758" w:author="PR Preview" w:date="2026-01-01T00:00:00Z">
        <w:r>
          <w:t xml:space="preserve"> </w:t>
        </w:r>
      </w:ins>
      <w:ins w:id="1759" w:author="PR Preview" w:date="2026-01-01T00:00:00Z">
        <w:r>
          <w:t xml:space="preserve">So the equation</w:t>
        </w:r>
      </w:ins>
      <w:ins w:id="1760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761" w:author="PR Preview" w:date="2026-01-01T00:00:00Z">
        <w:r>
          <w:t xml:space="preserve"> </w:t>
        </w:r>
      </w:ins>
      <w:ins w:id="1762" w:author="PR Preview" w:date="2026-01-01T00:00:00Z">
        <w:r>
          <w:t xml:space="preserve">has no real solution,</w:t>
        </w:r>
      </w:ins>
      <w:ins w:id="1763" w:author="PR Preview" w:date="2026-01-01T00:00:00Z">
        <w:r>
          <w:t xml:space="preserve"> </w:t>
        </w:r>
      </w:ins>
      <w:ins w:id="1764" w:author="PR Preview" w:date="2026-01-01T00:00:00Z">
        <w:r>
          <w:t xml:space="preserve">and</w:t>
        </w:r>
      </w:ins>
      <w:ins w:id="1765" w:author="PR Preview" w:date="2026-01-01T00:00:00Z">
        <w:r>
          <w:t xml:space="preserve"> </w:t>
        </w:r>
      </w:ins>
      <w:hyperlink w:anchor="def-imaginary-unit">
        <w:ins w:id="1766" w:author="PR Preview" w:date="2026-01-01T00:00:00Z">
          <w:r>
            <w:rPr>
              <w:rStyle w:val="Hyperlink"/>
            </w:rPr>
            <w:t xml:space="preserve">Definition 51</w:t>
          </w:r>
        </w:ins>
      </w:hyperlink>
      <w:ins w:id="1767" w:author="PR Preview" w:date="2026-01-01T00:00:00Z">
        <w:r>
          <w:t xml:space="preserve"> </w:t>
        </w:r>
      </w:ins>
      <w:ins w:id="1768" w:author="PR Preview" w:date="2026-01-01T00:00:00Z">
        <w:r>
          <w:t xml:space="preserve">introduces a new number to solve it.</w:t>
        </w:r>
      </w:ins>
    </w:p>
    <w:bookmarkEnd w:id="229"/>
    <w:bookmarkStart w:id="230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1" w:name="exm-negative-imaginary-unit"/>
    <w:p>
      <w:pPr>
        <w:pStyle w:val="FirstParagraph"/>
      </w:pPr>
      <w:r>
        <w:rPr>
          <w:b/>
          <w:bCs/>
        </w:rPr>
        <w:t xml:space="preserve">Example 51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del w:id="1769" w:author="PR Preview" w:date="2026-01-01T00:00:00Z">
        <w:r>
          <w:delText xml:space="preserve">Both squares have real part -1</w:delText>
        </w:r>
      </w:del>
      <w:del w:id="1770" w:author="PR Preview" w:date="2026-01-01T00:00:00Z">
        <w:r>
          <w:delText xml:space="preserve"> </w:delText>
        </w:r>
      </w:del>
      <w:del w:id="1771" w:author="PR Preview" w:date="2026-01-01T00:00:00Z">
        <w:r>
          <w:delText xml:space="preserve">and imaginary part 0,</w:delText>
        </w:r>
      </w:del>
      <w:del w:id="1772" w:author="PR Preview" w:date="2026-01-01T00:00:00Z">
        <w:r>
          <w:delText xml:space="preserve"> </w:delText>
        </w:r>
      </w:del>
      <w:del w:id="1773" w:author="PR Preview" w:date="2026-01-01T00:00:00Z">
        <w:r>
          <w:delText xml:space="preserve">as</w:delText>
        </w:r>
      </w:del>
      <w:del w:id="1774" w:author="PR Preview" w:date="2026-01-01T00:00:00Z">
        <w:r>
          <w:delText xml:space="preserve"> </w:delText>
        </w:r>
      </w:del>
      <w:hyperlink w:anchor="def-imaginary-unit">
        <w:del w:id="1775" w:author="PR Preview" w:date="2026-01-01T00:00:00Z">
          <w:r>
            <w:rPr>
              <w:rStyle w:val="Hyperlink"/>
            </w:rPr>
            <w:delText xml:space="preserve">Definition 50</w:delText>
          </w:r>
        </w:del>
      </w:hyperlink>
      <w:del w:id="1776" w:author="PR Preview" w:date="2026-01-01T00:00:00Z">
        <w:r>
          <w:delText xml:space="preserve"> </w:delText>
        </w:r>
      </w:del>
      <w:del w:id="1777" w:author="PR Preview" w:date="2026-01-01T00:00:00Z">
        <w:r>
          <w:delText xml:space="preserve">and</w:delText>
        </w:r>
      </w:del>
      <w:del w:id="1778" w:author="PR Preview" w:date="2026-01-01T00:00:00Z">
        <w:r>
          <w:delText xml:space="preserve"> </w:delText>
        </w:r>
      </w:del>
      <w:hyperlink w:anchor="thm-negative-imaginary-unit">
        <w:del w:id="1779" w:author="PR Preview" w:date="2026-01-01T00:00:00Z">
          <w:r>
            <w:rPr>
              <w:rStyle w:val="Hyperlink"/>
            </w:rPr>
            <w:delText xml:space="preserve">Theorem 30</w:delText>
          </w:r>
        </w:del>
      </w:hyperlink>
      <w:del w:id="1780" w:author="PR Preview" w:date="2026-01-01T00:00:00Z">
        <w:r>
          <w:delText xml:space="preserve"> </w:delText>
        </w:r>
      </w:del>
      <w:del w:id="1781" w:author="PR Preview" w:date="2026-01-01T00:00:00Z">
        <w:r>
          <w:delText xml:space="preserve">say.</w:delText>
        </w:r>
      </w:del>
    </w:p>
    <w:p>
      <w:pPr>
        <w:pStyle w:val="FirstParagraph"/>
      </w:pPr>
      <w:ins w:id="1782" w:author="PR Preview" w:date="2026-01-01T00:00:00Z">
        <w:r>
          <w:t xml:space="preserve">Both squares have real part -1</w:t>
        </w:r>
      </w:ins>
      <w:ins w:id="1783" w:author="PR Preview" w:date="2026-01-01T00:00:00Z">
        <w:r>
          <w:t xml:space="preserve"> </w:t>
        </w:r>
      </w:ins>
      <w:ins w:id="1784" w:author="PR Preview" w:date="2026-01-01T00:00:00Z">
        <w:r>
          <w:t xml:space="preserve">and imaginary part 0,</w:t>
        </w:r>
      </w:ins>
      <w:ins w:id="1785" w:author="PR Preview" w:date="2026-01-01T00:00:00Z">
        <w:r>
          <w:t xml:space="preserve"> </w:t>
        </w:r>
      </w:ins>
      <w:ins w:id="1786" w:author="PR Preview" w:date="2026-01-01T00:00:00Z">
        <w:r>
          <w:t xml:space="preserve">as</w:t>
        </w:r>
      </w:ins>
      <w:ins w:id="1787" w:author="PR Preview" w:date="2026-01-01T00:00:00Z">
        <w:r>
          <w:t xml:space="preserve"> </w:t>
        </w:r>
      </w:ins>
      <w:hyperlink w:anchor="def-imaginary-unit">
        <w:ins w:id="1788" w:author="PR Preview" w:date="2026-01-01T00:00:00Z">
          <w:r>
            <w:rPr>
              <w:rStyle w:val="Hyperlink"/>
            </w:rPr>
            <w:t xml:space="preserve">Definition 51</w:t>
          </w:r>
        </w:ins>
      </w:hyperlink>
      <w:ins w:id="1789" w:author="PR Preview" w:date="2026-01-01T00:00:00Z">
        <w:r>
          <w:t xml:space="preserve"> </w:t>
        </w:r>
      </w:ins>
      <w:ins w:id="1790" w:author="PR Preview" w:date="2026-01-01T00:00:00Z">
        <w:r>
          <w:t xml:space="preserve">and</w:t>
        </w:r>
      </w:ins>
      <w:ins w:id="1791" w:author="PR Preview" w:date="2026-01-01T00:00:00Z">
        <w:r>
          <w:t xml:space="preserve"> </w:t>
        </w:r>
      </w:ins>
      <w:hyperlink w:anchor="thm-negative-imaginary-unit">
        <w:ins w:id="1792" w:author="PR Preview" w:date="2026-01-01T00:00:00Z">
          <w:r>
            <w:rPr>
              <w:rStyle w:val="Hyperlink"/>
            </w:rPr>
            <w:t xml:space="preserve">Theorem 30</w:t>
          </w:r>
        </w:ins>
      </w:hyperlink>
      <w:ins w:id="1793" w:author="PR Preview" w:date="2026-01-01T00:00:00Z">
        <w:r>
          <w:t xml:space="preserve"> </w:t>
        </w:r>
      </w:ins>
      <w:ins w:id="1794" w:author="PR Preview" w:date="2026-01-01T00:00:00Z">
        <w:r>
          <w:t xml:space="preserve">say.</w:t>
        </w:r>
      </w:ins>
    </w:p>
    <w:bookmarkEnd w:id="231"/>
    <w:bookmarkStart w:id="232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2"/>
    <w:bookmarkStart w:id="233" w:name="def-complex-number"/>
    <w:p>
      <w:pPr>
        <w:pStyle w:val="BodyText"/>
      </w:pPr>
      <w:del w:id="1795" w:author="PR Preview" w:date="2026-01-01T00:00:00Z">
        <w:r>
          <w:rPr>
            <w:b/>
            <w:bCs/>
          </w:rPr>
          <w:delText xml:space="preserve">Definition 51 (Complex number)</w:delText>
        </w:r>
      </w:del>
      <w:del w:id="1796" w:author="PR Preview" w:date="2026-01-01T00:00:00Z">
        <w:r>
          <w:delText xml:space="preserve"> </w:delText>
        </w:r>
      </w:del>
      <w:del w:id="1797" w:author="PR Preview" w:date="2026-01-01T00:00:00Z">
        <w:r>
          <w:delText xml:space="preserve">A</w:delText>
        </w:r>
      </w:del>
      <w:del w:id="1798" w:author="PR Preview" w:date="2026-01-01T00:00:00Z">
        <w:r>
          <w:delText xml:space="preserve"> </w:delText>
        </w:r>
      </w:del>
      <w:del w:id="1799" w:author="PR Preview" w:date="2026-01-01T00:00:00Z">
        <w:r>
          <w:rPr>
            <w:b/>
            <w:bCs/>
          </w:rPr>
          <w:delText xml:space="preserve">complex number</w:delText>
        </w:r>
      </w:del>
      <w:del w:id="1800" w:author="PR Preview" w:date="2026-01-01T00:00:00Z">
        <w:r>
          <w:delText xml:space="preserve"> </w:delText>
        </w:r>
      </w:del>
      <w:del w:id="1801" w:author="PR Preview" w:date="2026-01-01T00:00:00Z">
        <w:r>
          <w:delText xml:space="preserve">is a number of the form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1802" w:author="PR Preview" w:date="2026-01-01T00:00:00Z">
        <w:r>
          <w:delText xml:space="preserve">where</w:delText>
        </w:r>
      </w:del>
      <w:del w:id="1803" w:author="PR Preview" w:date="2026-01-01T00:00:00Z">
        <w:r>
          <w:delText xml:space="preserve"> </w:delText>
        </w:r>
      </w:del>
      <m:oMath>
        <m:r>
          <m:t>a</m:t>
        </m:r>
      </m:oMath>
      <w:del w:id="1804" w:author="PR Preview" w:date="2026-01-01T00:00:00Z">
        <w:r>
          <w:delText xml:space="preserve"> </w:delText>
        </w:r>
      </w:del>
      <w:del w:id="1805" w:author="PR Preview" w:date="2026-01-01T00:00:00Z">
        <w:r>
          <w:delText xml:space="preserve">and</w:delText>
        </w:r>
      </w:del>
      <w:del w:id="1806" w:author="PR Preview" w:date="2026-01-01T00:00:00Z">
        <w:r>
          <w:delText xml:space="preserve"> </w:delText>
        </w:r>
      </w:del>
      <m:oMath>
        <m:r>
          <m:t>b</m:t>
        </m:r>
      </m:oMath>
      <w:del w:id="1807" w:author="PR Preview" w:date="2026-01-01T00:00:00Z">
        <w:r>
          <w:delText xml:space="preserve"> </w:delText>
        </w:r>
      </w:del>
      <w:del w:id="1808" w:author="PR Preview" w:date="2026-01-01T00:00:00Z">
        <w:r>
          <w:delText xml:space="preserve">are real numbers and</w:delText>
        </w:r>
      </w:del>
      <w:del w:id="1809" w:author="PR Preview" w:date="2026-01-01T00:00:00Z">
        <w:r>
          <w:delText xml:space="preserve"> </w:delText>
        </w:r>
      </w:del>
      <m:oMath>
        <m:r>
          <m:t>i</m:t>
        </m:r>
      </m:oMath>
      <w:del w:id="1810" w:author="PR Preview" w:date="2026-01-01T00:00:00Z">
        <w:r>
          <w:delText xml:space="preserve"> </w:delText>
        </w:r>
      </w:del>
      <w:del w:id="1811" w:author="PR Preview" w:date="2026-01-01T00:00:00Z">
        <w:r>
          <w:delText xml:space="preserve">is the imaginary unit (</w:delText>
        </w:r>
      </w:del>
      <w:hyperlink w:anchor="def-imaginary-unit">
        <w:del w:id="1812" w:author="PR Preview" w:date="2026-01-01T00:00:00Z">
          <w:r>
            <w:rPr>
              <w:rStyle w:val="Hyperlink"/>
            </w:rPr>
            <w:delText xml:space="preserve">Definition 50</w:delText>
          </w:r>
        </w:del>
      </w:hyperlink>
      <w:del w:id="1813" w:author="PR Preview" w:date="2026-01-01T00:00:00Z">
        <w:r>
          <w:delText xml:space="preserve">).</w:delText>
        </w:r>
      </w:del>
    </w:p>
    <w:p>
      <w:pPr>
        <w:pStyle w:val="BodyText"/>
      </w:pPr>
      <w:ins w:id="1814" w:author="PR Preview" w:date="2026-01-01T00:00:00Z">
        <w:r>
          <w:rPr>
            <w:b/>
            <w:bCs/>
          </w:rPr>
          <w:t xml:space="preserve">Definition 52 (Complex number)</w:t>
        </w:r>
      </w:ins>
      <w:ins w:id="1815" w:author="PR Preview" w:date="2026-01-01T00:00:00Z">
        <w:r>
          <w:t xml:space="preserve"> </w:t>
        </w:r>
      </w:ins>
      <w:ins w:id="1816" w:author="PR Preview" w:date="2026-01-01T00:00:00Z">
        <w:r>
          <w:t xml:space="preserve">A</w:t>
        </w:r>
      </w:ins>
      <w:ins w:id="1817" w:author="PR Preview" w:date="2026-01-01T00:00:00Z">
        <w:r>
          <w:t xml:space="preserve"> </w:t>
        </w:r>
      </w:ins>
      <w:ins w:id="1818" w:author="PR Preview" w:date="2026-01-01T00:00:00Z">
        <w:r>
          <w:rPr>
            <w:b/>
            <w:bCs/>
          </w:rPr>
          <w:t xml:space="preserve">complex number</w:t>
        </w:r>
      </w:ins>
      <w:ins w:id="1819" w:author="PR Preview" w:date="2026-01-01T00:00:00Z">
        <w:r>
          <w:t xml:space="preserve"> </w:t>
        </w:r>
      </w:ins>
      <w:ins w:id="1820" w:author="PR Preview" w:date="2026-01-01T00:00:00Z">
        <w:r>
          <w:t xml:space="preserve">is a number of the form</w:t>
        </w:r>
      </w:ins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1821" w:author="PR Preview" w:date="2026-01-01T00:00:00Z">
        <w:r>
          <w:t xml:space="preserve">where</w:t>
        </w:r>
      </w:ins>
      <w:ins w:id="1822" w:author="PR Preview" w:date="2026-01-01T00:00:00Z">
        <w:r>
          <w:t xml:space="preserve"> </w:t>
        </w:r>
      </w:ins>
      <m:oMath>
        <m:r>
          <m:t>a</m:t>
        </m:r>
      </m:oMath>
      <w:ins w:id="1823" w:author="PR Preview" w:date="2026-01-01T00:00:00Z">
        <w:r>
          <w:t xml:space="preserve"> </w:t>
        </w:r>
      </w:ins>
      <w:ins w:id="1824" w:author="PR Preview" w:date="2026-01-01T00:00:00Z">
        <w:r>
          <w:t xml:space="preserve">and</w:t>
        </w:r>
      </w:ins>
      <w:ins w:id="1825" w:author="PR Preview" w:date="2026-01-01T00:00:00Z">
        <w:r>
          <w:t xml:space="preserve"> </w:t>
        </w:r>
      </w:ins>
      <m:oMath>
        <m:r>
          <m:t>b</m:t>
        </m:r>
      </m:oMath>
      <w:ins w:id="1826" w:author="PR Preview" w:date="2026-01-01T00:00:00Z">
        <w:r>
          <w:t xml:space="preserve"> </w:t>
        </w:r>
      </w:ins>
      <w:ins w:id="1827" w:author="PR Preview" w:date="2026-01-01T00:00:00Z">
        <w:r>
          <w:t xml:space="preserve">are real numbers and</w:t>
        </w:r>
      </w:ins>
      <w:ins w:id="1828" w:author="PR Preview" w:date="2026-01-01T00:00:00Z">
        <w:r>
          <w:t xml:space="preserve"> </w:t>
        </w:r>
      </w:ins>
      <m:oMath>
        <m:r>
          <m:t>i</m:t>
        </m:r>
      </m:oMath>
      <w:ins w:id="1829" w:author="PR Preview" w:date="2026-01-01T00:00:00Z">
        <w:r>
          <w:t xml:space="preserve"> </w:t>
        </w:r>
      </w:ins>
      <w:ins w:id="1830" w:author="PR Preview" w:date="2026-01-01T00:00:00Z">
        <w:r>
          <w:t xml:space="preserve">is the imaginary unit (</w:t>
        </w:r>
      </w:ins>
      <w:hyperlink w:anchor="def-imaginary-unit">
        <w:ins w:id="1831" w:author="PR Preview" w:date="2026-01-01T00:00:00Z">
          <w:r>
            <w:rPr>
              <w:rStyle w:val="Hyperlink"/>
            </w:rPr>
            <w:t xml:space="preserve">Definition 51</w:t>
          </w:r>
        </w:ins>
      </w:hyperlink>
      <w:ins w:id="1832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3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4" w:name="exm-complex-number"/>
    <w:p>
      <w:pPr>
        <w:pStyle w:val="BodyText"/>
      </w:pPr>
      <w:r>
        <w:rPr>
          <w:b/>
          <w:bCs/>
        </w:rPr>
        <w:t xml:space="preserve">Example 52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4"/>
    <w:bookmarkStart w:id="235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833" w:author="PR Preview" w:date="2026-01-01T00:00:00Z">
        <w:r>
          <w:delText xml:space="preserve">so</w:delText>
        </w:r>
      </w:del>
      <w:del w:id="1834" w:author="PR Preview" w:date="2026-01-01T00:00:00Z">
        <w:r>
          <w:delText xml:space="preserve"> </w:delText>
        </w:r>
      </w:del>
      <m:oMath>
        <m:r>
          <m:t>a</m:t>
        </m:r>
      </m:oMath>
      <w:del w:id="1835" w:author="PR Preview" w:date="2026-01-01T00:00:00Z">
        <w:r>
          <w:delText xml:space="preserve"> </w:delText>
        </w:r>
      </w:del>
      <w:del w:id="1836" w:author="PR Preview" w:date="2026-01-01T00:00:00Z">
        <w:r>
          <w:delText xml:space="preserve">is the complex number</w:delText>
        </w:r>
      </w:del>
      <w:del w:id="183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del w:id="1838" w:author="PR Preview" w:date="2026-01-01T00:00:00Z">
        <w:r>
          <w:delText xml:space="preserve">, whose imaginary part is</w:delText>
        </w:r>
      </w:del>
      <w:del w:id="1839" w:author="PR Preview" w:date="2026-01-01T00:00:00Z">
        <w:r>
          <w:delText xml:space="preserve"> </w:delText>
        </w:r>
      </w:del>
      <m:oMath>
        <m:r>
          <m:t>0</m:t>
        </m:r>
      </m:oMath>
      <w:del w:id="1840" w:author="PR Preview" w:date="2026-01-01T00:00:00Z">
        <w:r>
          <w:delText xml:space="preserve">.</w:delText>
        </w:r>
      </w:del>
      <w:del w:id="1841" w:author="PR Preview" w:date="2026-01-01T00:00:00Z">
        <w:r>
          <w:delText xml:space="preserve"> </w:delText>
        </w:r>
      </w:del>
      <w:del w:id="1842" w:author="PR Preview" w:date="2026-01-01T00:00:00Z">
        <w:r>
          <w:delText xml:space="preserve">The real part of</w:delText>
        </w:r>
      </w:del>
      <w:del w:id="184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del w:id="1844" w:author="PR Preview" w:date="2026-01-01T00:00:00Z">
        <w:r>
          <w:delText xml:space="preserve"> </w:delText>
        </w:r>
      </w:del>
      <w:del w:id="1845" w:author="PR Preview" w:date="2026-01-01T00:00:00Z">
        <w:r>
          <w:delText xml:space="preserve">is</w:delText>
        </w:r>
      </w:del>
      <w:del w:id="1846" w:author="PR Preview" w:date="2026-01-01T00:00:00Z">
        <w:r>
          <w:delText xml:space="preserve"> </w:delText>
        </w:r>
      </w:del>
      <m:oMath>
        <m:r>
          <m:t>a</m:t>
        </m:r>
      </m:oMath>
      <w:del w:id="1847" w:author="PR Preview" w:date="2026-01-01T00:00:00Z">
        <w:r>
          <w:delText xml:space="preserve">, and by the equality rule in</w:delText>
        </w:r>
      </w:del>
      <w:del w:id="1848" w:author="PR Preview" w:date="2026-01-01T00:00:00Z">
        <w:r>
          <w:delText xml:space="preserve"> </w:delText>
        </w:r>
      </w:del>
      <w:hyperlink w:anchor="def-complex-number">
        <w:del w:id="1849" w:author="PR Preview" w:date="2026-01-01T00:00:00Z">
          <w:r>
            <w:rPr>
              <w:rStyle w:val="Hyperlink"/>
            </w:rPr>
            <w:delText xml:space="preserve">Definition 51</w:delText>
          </w:r>
        </w:del>
      </w:hyperlink>
      <w:del w:id="1850" w:author="PR Preview" w:date="2026-01-01T00:00:00Z">
        <w:r>
          <w:delText xml:space="preserve"> </w:delText>
        </w:r>
      </w:del>
      <w:del w:id="1851" w:author="PR Preview" w:date="2026-01-01T00:00:00Z">
        <w:r>
          <w:delText xml:space="preserve">no other pair of real and imaginary parts gives the same number.</w:delText>
        </w:r>
      </w:del>
    </w:p>
    <w:p>
      <w:pPr>
        <w:pStyle w:val="FirstParagraph"/>
      </w:pPr>
      <w:ins w:id="1852" w:author="PR Preview" w:date="2026-01-01T00:00:00Z">
        <w:r>
          <w:t xml:space="preserve">so</w:t>
        </w:r>
      </w:ins>
      <w:ins w:id="1853" w:author="PR Preview" w:date="2026-01-01T00:00:00Z">
        <w:r>
          <w:t xml:space="preserve"> </w:t>
        </w:r>
      </w:ins>
      <m:oMath>
        <m:r>
          <m:t>a</m:t>
        </m:r>
      </m:oMath>
      <w:ins w:id="1854" w:author="PR Preview" w:date="2026-01-01T00:00:00Z">
        <w:r>
          <w:t xml:space="preserve"> </w:t>
        </w:r>
      </w:ins>
      <w:ins w:id="1855" w:author="PR Preview" w:date="2026-01-01T00:00:00Z">
        <w:r>
          <w:t xml:space="preserve">is the complex number</w:t>
        </w:r>
      </w:ins>
      <w:ins w:id="185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1857" w:author="PR Preview" w:date="2026-01-01T00:00:00Z">
        <w:r>
          <w:t xml:space="preserve">, whose imaginary part is</w:t>
        </w:r>
      </w:ins>
      <w:ins w:id="1858" w:author="PR Preview" w:date="2026-01-01T00:00:00Z">
        <w:r>
          <w:t xml:space="preserve"> </w:t>
        </w:r>
      </w:ins>
      <m:oMath>
        <m:r>
          <m:t>0</m:t>
        </m:r>
      </m:oMath>
      <w:ins w:id="1859" w:author="PR Preview" w:date="2026-01-01T00:00:00Z">
        <w:r>
          <w:t xml:space="preserve">.</w:t>
        </w:r>
      </w:ins>
      <w:ins w:id="1860" w:author="PR Preview" w:date="2026-01-01T00:00:00Z">
        <w:r>
          <w:t xml:space="preserve"> </w:t>
        </w:r>
      </w:ins>
      <w:ins w:id="1861" w:author="PR Preview" w:date="2026-01-01T00:00:00Z">
        <w:r>
          <w:t xml:space="preserve">The real part of</w:t>
        </w:r>
      </w:ins>
      <w:ins w:id="186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1863" w:author="PR Preview" w:date="2026-01-01T00:00:00Z">
        <w:r>
          <w:t xml:space="preserve"> </w:t>
        </w:r>
      </w:ins>
      <w:ins w:id="1864" w:author="PR Preview" w:date="2026-01-01T00:00:00Z">
        <w:r>
          <w:t xml:space="preserve">is</w:t>
        </w:r>
      </w:ins>
      <w:ins w:id="1865" w:author="PR Preview" w:date="2026-01-01T00:00:00Z">
        <w:r>
          <w:t xml:space="preserve"> </w:t>
        </w:r>
      </w:ins>
      <m:oMath>
        <m:r>
          <m:t>a</m:t>
        </m:r>
      </m:oMath>
      <w:ins w:id="1866" w:author="PR Preview" w:date="2026-01-01T00:00:00Z">
        <w:r>
          <w:t xml:space="preserve">, and by the equality rule in</w:t>
        </w:r>
      </w:ins>
      <w:ins w:id="1867" w:author="PR Preview" w:date="2026-01-01T00:00:00Z">
        <w:r>
          <w:t xml:space="preserve"> </w:t>
        </w:r>
      </w:ins>
      <w:hyperlink w:anchor="def-complex-number">
        <w:ins w:id="1868" w:author="PR Preview" w:date="2026-01-01T00:00:00Z">
          <w:r>
            <w:rPr>
              <w:rStyle w:val="Hyperlink"/>
            </w:rPr>
            <w:t xml:space="preserve">Definition 52</w:t>
          </w:r>
        </w:ins>
      </w:hyperlink>
      <w:ins w:id="1869" w:author="PR Preview" w:date="2026-01-01T00:00:00Z">
        <w:r>
          <w:t xml:space="preserve"> </w:t>
        </w:r>
      </w:ins>
      <w:ins w:id="1870" w:author="PR Preview" w:date="2026-01-01T00:00:00Z">
        <w:r>
          <w:t xml:space="preserve">no other pair of real and imaginary parts gives the same number.</w:t>
        </w:r>
      </w:ins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6" w:name="exm-reals-in-complex"/>
    <w:p>
      <w:pPr>
        <w:pStyle w:val="BodyText"/>
      </w:pPr>
      <w:r>
        <w:rPr>
          <w:b/>
          <w:bCs/>
        </w:rPr>
        <w:t xml:space="preserve">Example 53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6"/>
    <w:bookmarkStart w:id="237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8" w:name="exm-complex-arithmetic"/>
    <w:p>
      <w:pPr>
        <w:pStyle w:val="BodyText"/>
      </w:pPr>
      <w:r>
        <w:rPr>
          <w:b/>
          <w:bCs/>
        </w:rPr>
        <w:t xml:space="preserve">Example 54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8"/>
    <w:bookmarkStart w:id="239" w:name="def-complex-conjugate"/>
    <w:p>
      <w:pPr>
        <w:pStyle w:val="FirstParagraph"/>
      </w:pPr>
      <w:del w:id="1871" w:author="PR Preview" w:date="2026-01-01T00:00:00Z">
        <w:r>
          <w:rPr>
            <w:b/>
            <w:bCs/>
          </w:rPr>
          <w:delText xml:space="preserve">Definition 52 (Complex conjugate)</w:delText>
        </w:r>
      </w:del>
      <w:del w:id="1872" w:author="PR Preview" w:date="2026-01-01T00:00:00Z">
        <w:r>
          <w:delText xml:space="preserve"> </w:delText>
        </w:r>
      </w:del>
      <w:del w:id="1873" w:author="PR Preview" w:date="2026-01-01T00:00:00Z">
        <w:r>
          <w:delText xml:space="preserve">The</w:delText>
        </w:r>
      </w:del>
      <w:del w:id="1874" w:author="PR Preview" w:date="2026-01-01T00:00:00Z">
        <w:r>
          <w:delText xml:space="preserve"> </w:delText>
        </w:r>
      </w:del>
      <w:del w:id="1875" w:author="PR Preview" w:date="2026-01-01T00:00:00Z">
        <w:r>
          <w:rPr>
            <w:b/>
            <w:bCs/>
          </w:rPr>
          <w:delText xml:space="preserve">complex conjugate</w:delText>
        </w:r>
      </w:del>
      <w:del w:id="1876" w:author="PR Preview" w:date="2026-01-01T00:00:00Z">
        <w:r>
          <w:delText xml:space="preserve"> </w:delText>
        </w:r>
      </w:del>
      <w:del w:id="1877" w:author="PR Preview" w:date="2026-01-01T00:00:00Z">
        <w:r>
          <w:delText xml:space="preserve">of a complex number</w:delText>
        </w:r>
      </w:del>
      <w:del w:id="1878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1879" w:author="PR Preview" w:date="2026-01-01T00:00:00Z">
        <w:r>
          <w:delText xml:space="preserve"> </w:delText>
        </w:r>
      </w:del>
      <w:del w:id="1880" w:author="PR Preview" w:date="2026-01-01T00:00:00Z">
        <w:r>
          <w:delText xml:space="preserve">(</w:delText>
        </w:r>
      </w:del>
      <w:hyperlink w:anchor="def-complex-number">
        <w:del w:id="1881" w:author="PR Preview" w:date="2026-01-01T00:00:00Z">
          <w:r>
            <w:rPr>
              <w:rStyle w:val="Hyperlink"/>
            </w:rPr>
            <w:delText xml:space="preserve">Definition 51</w:delText>
          </w:r>
        </w:del>
      </w:hyperlink>
      <w:del w:id="1882" w:author="PR Preview" w:date="2026-01-01T00:00:00Z">
        <w:r>
          <w:delText xml:space="preserve">) is</w:delText>
        </w:r>
      </w:del>
    </w:p>
    <w:p>
      <w:pPr>
        <w:pStyle w:val="FirstParagraph"/>
      </w:pPr>
      <w:ins w:id="1883" w:author="PR Preview" w:date="2026-01-01T00:00:00Z">
        <w:r>
          <w:rPr>
            <w:b/>
            <w:bCs/>
          </w:rPr>
          <w:t xml:space="preserve">Definition 53 (Complex conjugate)</w:t>
        </w:r>
      </w:ins>
      <w:ins w:id="1884" w:author="PR Preview" w:date="2026-01-01T00:00:00Z">
        <w:r>
          <w:t xml:space="preserve"> </w:t>
        </w:r>
      </w:ins>
      <w:ins w:id="1885" w:author="PR Preview" w:date="2026-01-01T00:00:00Z">
        <w:r>
          <w:t xml:space="preserve">The</w:t>
        </w:r>
      </w:ins>
      <w:ins w:id="1886" w:author="PR Preview" w:date="2026-01-01T00:00:00Z">
        <w:r>
          <w:t xml:space="preserve"> </w:t>
        </w:r>
      </w:ins>
      <w:ins w:id="1887" w:author="PR Preview" w:date="2026-01-01T00:00:00Z">
        <w:r>
          <w:rPr>
            <w:b/>
            <w:bCs/>
          </w:rPr>
          <w:t xml:space="preserve">complex conjugate</w:t>
        </w:r>
      </w:ins>
      <w:ins w:id="1888" w:author="PR Preview" w:date="2026-01-01T00:00:00Z">
        <w:r>
          <w:t xml:space="preserve"> </w:t>
        </w:r>
      </w:ins>
      <w:ins w:id="1889" w:author="PR Preview" w:date="2026-01-01T00:00:00Z">
        <w:r>
          <w:t xml:space="preserve">of a complex number</w:t>
        </w:r>
      </w:ins>
      <w:ins w:id="1890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1891" w:author="PR Preview" w:date="2026-01-01T00:00:00Z">
        <w:r>
          <w:t xml:space="preserve"> </w:t>
        </w:r>
      </w:ins>
      <w:ins w:id="1892" w:author="PR Preview" w:date="2026-01-01T00:00:00Z">
        <w:r>
          <w:t xml:space="preserve">(</w:t>
        </w:r>
      </w:ins>
      <w:hyperlink w:anchor="def-complex-number">
        <w:ins w:id="1893" w:author="PR Preview" w:date="2026-01-01T00:00:00Z">
          <w:r>
            <w:rPr>
              <w:rStyle w:val="Hyperlink"/>
            </w:rPr>
            <w:t xml:space="preserve">Definition 52</w:t>
          </w:r>
        </w:ins>
      </w:hyperlink>
      <w:ins w:id="1894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0" w:name="exm-complex-conjugate"/>
    <w:p>
      <w:pPr>
        <w:pStyle w:val="BodyText"/>
      </w:pPr>
      <w:r>
        <w:rPr>
          <w:b/>
          <w:bCs/>
        </w:rPr>
        <w:t xml:space="preserve">Example 55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0"/>
    <w:bookmarkStart w:id="241" w:name="def-complex-modulus"/>
    <w:p>
      <w:pPr>
        <w:pStyle w:val="FirstParagraph"/>
      </w:pPr>
      <w:del w:id="1895" w:author="PR Preview" w:date="2026-01-01T00:00:00Z">
        <w:r>
          <w:rPr>
            <w:b/>
            <w:bCs/>
          </w:rPr>
          <w:delText xml:space="preserve">Definition 53 (Absolute value (modulus) of a complex number)</w:delText>
        </w:r>
      </w:del>
      <w:del w:id="1896" w:author="PR Preview" w:date="2026-01-01T00:00:00Z">
        <w:r>
          <w:delText xml:space="preserve"> </w:delText>
        </w:r>
      </w:del>
      <w:del w:id="1897" w:author="PR Preview" w:date="2026-01-01T00:00:00Z">
        <w:r>
          <w:delText xml:space="preserve">The</w:delText>
        </w:r>
      </w:del>
      <w:del w:id="1898" w:author="PR Preview" w:date="2026-01-01T00:00:00Z">
        <w:r>
          <w:delText xml:space="preserve"> </w:delText>
        </w:r>
      </w:del>
      <w:del w:id="1899" w:author="PR Preview" w:date="2026-01-01T00:00:00Z">
        <w:r>
          <w:rPr>
            <w:b/>
            <w:bCs/>
          </w:rPr>
          <w:delText xml:space="preserve">absolute value</w:delText>
        </w:r>
      </w:del>
      <w:del w:id="1900" w:author="PR Preview" w:date="2026-01-01T00:00:00Z">
        <w:r>
          <w:delText xml:space="preserve">, or</w:delText>
        </w:r>
      </w:del>
      <w:del w:id="1901" w:author="PR Preview" w:date="2026-01-01T00:00:00Z">
        <w:r>
          <w:delText xml:space="preserve"> </w:delText>
        </w:r>
      </w:del>
      <w:del w:id="1902" w:author="PR Preview" w:date="2026-01-01T00:00:00Z">
        <w:r>
          <w:rPr>
            <w:b/>
            <w:bCs/>
          </w:rPr>
          <w:delText xml:space="preserve">modulus</w:delText>
        </w:r>
      </w:del>
      <w:del w:id="1903" w:author="PR Preview" w:date="2026-01-01T00:00:00Z">
        <w:r>
          <w:delText xml:space="preserve">, of a complex number</w:delText>
        </w:r>
      </w:del>
      <w:del w:id="1904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1905" w:author="PR Preview" w:date="2026-01-01T00:00:00Z">
        <w:r>
          <w:delText xml:space="preserve"> </w:delText>
        </w:r>
      </w:del>
      <w:del w:id="1906" w:author="PR Preview" w:date="2026-01-01T00:00:00Z">
        <w:r>
          <w:delText xml:space="preserve">(</w:delText>
        </w:r>
      </w:del>
      <w:hyperlink w:anchor="def-complex-number">
        <w:del w:id="1907" w:author="PR Preview" w:date="2026-01-01T00:00:00Z">
          <w:r>
            <w:rPr>
              <w:rStyle w:val="Hyperlink"/>
            </w:rPr>
            <w:delText xml:space="preserve">Definition 51</w:delText>
          </w:r>
        </w:del>
      </w:hyperlink>
      <w:del w:id="1908" w:author="PR Preview" w:date="2026-01-01T00:00:00Z">
        <w:r>
          <w:delText xml:space="preserve">) is</w:delText>
        </w:r>
      </w:del>
    </w:p>
    <w:p>
      <w:pPr>
        <w:pStyle w:val="FirstParagraph"/>
      </w:pPr>
      <w:ins w:id="1909" w:author="PR Preview" w:date="2026-01-01T00:00:00Z">
        <w:r>
          <w:rPr>
            <w:b/>
            <w:bCs/>
          </w:rPr>
          <w:t xml:space="preserve">Definition 54 (Absolute value (modulus) of a complex number)</w:t>
        </w:r>
      </w:ins>
      <w:ins w:id="1910" w:author="PR Preview" w:date="2026-01-01T00:00:00Z">
        <w:r>
          <w:t xml:space="preserve"> </w:t>
        </w:r>
      </w:ins>
      <w:ins w:id="1911" w:author="PR Preview" w:date="2026-01-01T00:00:00Z">
        <w:r>
          <w:t xml:space="preserve">The</w:t>
        </w:r>
      </w:ins>
      <w:ins w:id="1912" w:author="PR Preview" w:date="2026-01-01T00:00:00Z">
        <w:r>
          <w:t xml:space="preserve"> </w:t>
        </w:r>
      </w:ins>
      <w:ins w:id="1913" w:author="PR Preview" w:date="2026-01-01T00:00:00Z">
        <w:r>
          <w:rPr>
            <w:b/>
            <w:bCs/>
          </w:rPr>
          <w:t xml:space="preserve">absolute value</w:t>
        </w:r>
      </w:ins>
      <w:ins w:id="1914" w:author="PR Preview" w:date="2026-01-01T00:00:00Z">
        <w:r>
          <w:t xml:space="preserve">, or</w:t>
        </w:r>
      </w:ins>
      <w:ins w:id="1915" w:author="PR Preview" w:date="2026-01-01T00:00:00Z">
        <w:r>
          <w:t xml:space="preserve"> </w:t>
        </w:r>
      </w:ins>
      <w:ins w:id="1916" w:author="PR Preview" w:date="2026-01-01T00:00:00Z">
        <w:r>
          <w:rPr>
            <w:b/>
            <w:bCs/>
          </w:rPr>
          <w:t xml:space="preserve">modulus</w:t>
        </w:r>
      </w:ins>
      <w:ins w:id="1917" w:author="PR Preview" w:date="2026-01-01T00:00:00Z">
        <w:r>
          <w:t xml:space="preserve">, of a complex number</w:t>
        </w:r>
      </w:ins>
      <w:ins w:id="1918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1919" w:author="PR Preview" w:date="2026-01-01T00:00:00Z">
        <w:r>
          <w:t xml:space="preserve"> </w:t>
        </w:r>
      </w:ins>
      <w:ins w:id="1920" w:author="PR Preview" w:date="2026-01-01T00:00:00Z">
        <w:r>
          <w:t xml:space="preserve">(</w:t>
        </w:r>
      </w:ins>
      <w:hyperlink w:anchor="def-complex-number">
        <w:ins w:id="1921" w:author="PR Preview" w:date="2026-01-01T00:00:00Z">
          <w:r>
            <w:rPr>
              <w:rStyle w:val="Hyperlink"/>
            </w:rPr>
            <w:t xml:space="preserve">Definition 52</w:t>
          </w:r>
        </w:ins>
      </w:hyperlink>
      <w:ins w:id="1922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1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2" w:name="exm-complex-modulus"/>
    <w:p>
      <w:pPr>
        <w:pStyle w:val="BodyText"/>
      </w:pPr>
      <w:r>
        <w:rPr>
          <w:b/>
          <w:bCs/>
        </w:rPr>
        <w:t xml:space="preserve">Example 56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2"/>
    <w:bookmarkStart w:id="243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4" w:name="exm-conj-product"/>
    <w:p>
      <w:pPr>
        <w:pStyle w:val="BodyText"/>
      </w:pPr>
      <w:r>
        <w:rPr>
          <w:b/>
          <w:bCs/>
        </w:rPr>
        <w:t xml:space="preserve">Example 57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56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4"/>
    <w:bookmarkEnd w:id="245"/>
    <w:bookmarkStart w:id="246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6"/>
    <w:bookmarkStart w:id="253" w:name="references"/>
    <w:p>
      <w:pPr>
        <w:pStyle w:val="Heading2"/>
      </w:pPr>
      <w:r>
        <w:t xml:space="preserve">References</w:t>
      </w:r>
    </w:p>
    <w:bookmarkStart w:id="252" w:name="refs"/>
    <w:bookmarkStart w:id="248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7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8"/>
    <w:bookmarkStart w:id="250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9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0"/>
    <w:bookmarkStart w:id="25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1"/>
    <w:bookmarkEnd w:id="252"/>
    <w:bookmarkEnd w:id="2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9" Type="http://schemas.openxmlformats.org/officeDocument/2006/relationships/hyperlink" Target="https://doi.org/10.1007/978-3-031-41026-0" TargetMode="External"/><Relationship Id="rId188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8" Type="http://schemas.openxmlformats.org/officeDocument/2006/relationships/hyperlink" Target="https://en.wikipedia.org/wiki/Population_proportion" TargetMode="External"/><Relationship Id="rId155" Type="http://schemas.openxmlformats.org/officeDocument/2006/relationships/hyperlink" Target="https://en.wikipedia.org/wiki/Population_proportion#Mathematical_definition" TargetMode="External"/><Relationship Id="rId149" Type="http://schemas.openxmlformats.org/officeDocument/2006/relationships/hyperlink" Target="https://en.wikipedia.org/wiki/Proportion_(mathematics)" TargetMode="External"/><Relationship Id="rId152" Type="http://schemas.openxmlformats.org/officeDocument/2006/relationships/hyperlink" Target="https://en.wikipedia.org/wiki/Proportionality_(mathematics)" TargetMode="External"/><Relationship Id="rId144" Type="http://schemas.openxmlformats.org/officeDocument/2006/relationships/hyperlink" Target="https://en.wikipedia.org/wiki/Rate_(mathematics)" TargetMode="External"/><Relationship Id="rId145" Type="http://schemas.openxmlformats.org/officeDocument/2006/relationships/hyperlink" Target="https://en.wikipedia.org/wiki/Ratio" TargetMode="External"/><Relationship Id="rId214" Type="http://schemas.openxmlformats.org/officeDocument/2006/relationships/hyperlink" Target="https://en.wikipedia.org/wiki/Tarski%27s_high_school_algebra_problem" TargetMode="External"/><Relationship Id="rId247" Type="http://schemas.openxmlformats.org/officeDocument/2006/relationships/hyperlink" Target="https://openstax.org/books/algebra-and-trigonometry-2e/pages/preface" TargetMode="External"/><Relationship Id="rId176" Type="http://schemas.openxmlformats.org/officeDocument/2006/relationships/hyperlink" Target="linear-algebra-matrices.html#def-linear-map" TargetMode="External"/><Relationship Id="rId177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73" Type="http://schemas.openxmlformats.org/officeDocument/2006/relationships/hyperlink" Target="linear-algebra-vectors.qmd#def-mean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7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4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5" Type="http://schemas.openxmlformats.org/officeDocument/2006/relationships/hyperlink" Target="notation.qmd#sec-notational-shorthands" TargetMode="External"/><Relationship Id="rId75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30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90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0" Type="http://schemas.openxmlformats.org/officeDocument/2006/relationships/hyperlink" Target="sets-functions.qmd#def-sequence" TargetMode="External"/><Relationship Id="rId131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9" Type="http://schemas.openxmlformats.org/officeDocument/2006/relationships/hyperlink" Target="https://doi.org/10.1007/978-3-031-41026-0" TargetMode="External"/><Relationship Id="rId188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8" Type="http://schemas.openxmlformats.org/officeDocument/2006/relationships/hyperlink" Target="https://en.wikipedia.org/wiki/Population_proportion" TargetMode="External"/><Relationship Id="rId155" Type="http://schemas.openxmlformats.org/officeDocument/2006/relationships/hyperlink" Target="https://en.wikipedia.org/wiki/Population_proportion#Mathematical_definition" TargetMode="External"/><Relationship Id="rId149" Type="http://schemas.openxmlformats.org/officeDocument/2006/relationships/hyperlink" Target="https://en.wikipedia.org/wiki/Proportion_(mathematics)" TargetMode="External"/><Relationship Id="rId152" Type="http://schemas.openxmlformats.org/officeDocument/2006/relationships/hyperlink" Target="https://en.wikipedia.org/wiki/Proportionality_(mathematics)" TargetMode="External"/><Relationship Id="rId144" Type="http://schemas.openxmlformats.org/officeDocument/2006/relationships/hyperlink" Target="https://en.wikipedia.org/wiki/Rate_(mathematics)" TargetMode="External"/><Relationship Id="rId145" Type="http://schemas.openxmlformats.org/officeDocument/2006/relationships/hyperlink" Target="https://en.wikipedia.org/wiki/Ratio" TargetMode="External"/><Relationship Id="rId214" Type="http://schemas.openxmlformats.org/officeDocument/2006/relationships/hyperlink" Target="https://en.wikipedia.org/wiki/Tarski%27s_high_school_algebra_problem" TargetMode="External"/><Relationship Id="rId247" Type="http://schemas.openxmlformats.org/officeDocument/2006/relationships/hyperlink" Target="https://openstax.org/books/algebra-and-trigonometry-2e/pages/preface" TargetMode="External"/><Relationship Id="rId176" Type="http://schemas.openxmlformats.org/officeDocument/2006/relationships/hyperlink" Target="linear-algebra-matrices.html#def-linear-map" TargetMode="External"/><Relationship Id="rId177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73" Type="http://schemas.openxmlformats.org/officeDocument/2006/relationships/hyperlink" Target="linear-algebra-vectors.qmd#def-mean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7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4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5" Type="http://schemas.openxmlformats.org/officeDocument/2006/relationships/hyperlink" Target="notation.qmd#sec-notational-shorthands" TargetMode="External"/><Relationship Id="rId75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30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90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0" Type="http://schemas.openxmlformats.org/officeDocument/2006/relationships/hyperlink" Target="sets-functions.qmd#def-sequence" TargetMode="External"/><Relationship Id="rId131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2026-10-13T17:05:29Z</dcterms:created>
  <dcterms:modified xsi:type="dcterms:W3CDTF">2026-10-13T17:05:29Z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