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Integrals and the Fundamental Theorem of Calculus</w:t>
      </w:r>
    </w:p>
    <w:p>
      <w:pPr>
        <w:pStyle w:val="Date"/>
      </w:pPr>
      <w:del w:id="1" w:author="PR Preview" w:date="2026-01-01T00:00:00Z">
        <w:r>
          <w:delText xml:space="preserve">Last modified: 2026-10-13 01:20:47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09:50:21 (PDT)</w:t>
        </w:r>
      </w:ins>
    </w:p>
    <w:bookmarkStart w:id="167" w:name="sec-integration"/>
    <w:p>
      <w:pPr>
        <w:pStyle w:val="Heading2"/>
      </w:pPr>
      <w:r>
        <w:t xml:space="preserve">1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12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13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32" w:name="antiderivatives"/>
    <w:p>
      <w:pPr>
        <w:pStyle w:val="Heading3"/>
      </w:pPr>
      <w:r>
        <w:t xml:space="preserve">1.1 Antiderivatives</w:t>
      </w:r>
    </w:p>
    <w:bookmarkStart w:id="14" w:name="def-antiderivative"/>
    <w:p>
      <w:pPr>
        <w:pStyle w:val="FirstParagraph"/>
      </w:pPr>
      <w:r>
        <w:rPr>
          <w:b/>
          <w:bCs/>
        </w:rPr>
        <w:t xml:space="preserve">Definition 1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14"/>
    <w:bookmarkStart w:id="15" w:name="def-indefinite-integral"/>
    <w:p>
      <w:pPr>
        <w:pStyle w:val="BodyText"/>
      </w:pPr>
      <w:r>
        <w:rPr>
          <w:b/>
          <w:bCs/>
        </w:rPr>
        <w:t xml:space="preserve">Definition 2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15"/>
    <w:bookmarkStart w:id="25" w:name="exm-antiderivative-power"/>
    <w:p>
      <w:pPr>
        <w:pStyle w:val="BodyText"/>
      </w:pPr>
      <w:r>
        <w:rPr>
          <w:b/>
          <w:bCs/>
        </w:rPr>
        <w:t xml:space="preserve">Example 1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1</w:t>
        </w:r>
      </w:hyperlink>
      <w:r>
        <w:t xml:space="preserve">.</w:t>
      </w:r>
    </w:p>
    <w:bookmarkStart w:id="24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1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3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2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4"/>
    <w:bookmarkEnd w:id="25"/>
    <w:bookmarkStart w:id="26" w:name="thm-integral-rules"/>
    <w:p>
      <w:pPr>
        <w:pStyle w:val="BodyText"/>
      </w:pPr>
      <w:r>
        <w:rPr>
          <w:b/>
          <w:bCs/>
        </w:rPr>
        <w:t xml:space="preserve">Theorem 1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26"/>
    <w:bookmarkStart w:id="27" w:name="exm-integral-rules-quadratic"/>
    <w:p>
      <w:pPr>
        <w:pStyle w:val="BodyText"/>
      </w:pPr>
      <w:r>
        <w:rPr>
          <w:b/>
          <w:bCs/>
        </w:rPr>
        <w:t xml:space="preserve">Example 2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0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1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32"/>
    <w:bookmarkStart w:id="94" w:name="regularity-conditions"/>
    <w:p>
      <w:pPr>
        <w:pStyle w:val="Heading3"/>
      </w:pPr>
      <w:r>
        <w:t xml:space="preserve">1.2 Regularity Conditions</w:t>
      </w:r>
    </w:p>
    <w:bookmarkStart w:id="36" w:name="def-differentiable-on"/>
    <w:p>
      <w:pPr>
        <w:pStyle w:val="FirstParagraph"/>
      </w:pPr>
      <w:r>
        <w:rPr>
          <w:b/>
          <w:bCs/>
        </w:rPr>
        <w:t xml:space="preserve">Definition 3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r:id="rId33">
        <w:r>
          <w:rPr>
            <w:rStyle w:val="Hyperlink"/>
          </w:rPr>
          <w:t xml:space="preserve">Definition 4 in Derivatives and Taylor Series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34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r:id="rId35">
        <w:r>
          <w:rPr>
            <w:rStyle w:val="Hyperlink"/>
          </w:rPr>
          <w:t xml:space="preserve">Definition 6 in Derivatives and Taylor Series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36"/>
    <w:bookmarkStart w:id="38" w:name="exm-differentiable-on"/>
    <w:p>
      <w:pPr>
        <w:pStyle w:val="BodyText"/>
      </w:pPr>
      <w:r>
        <w:rPr>
          <w:b/>
          <w:bCs/>
        </w:rPr>
        <w:t xml:space="preserve">Example 3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38"/>
    <w:bookmarkStart w:id="39" w:name="def-continuous"/>
    <w:p>
      <w:pPr>
        <w:pStyle w:val="FirstParagraph"/>
      </w:pPr>
      <w:r>
        <w:rPr>
          <w:b/>
          <w:bCs/>
        </w:rPr>
        <w:t xml:space="preserve">Definition 4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If any of the three conditions 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39"/>
    <w:bookmarkStart w:id="40" w:name="exm-continuous"/>
    <w:p>
      <w:pPr>
        <w:pStyle w:val="BodyText"/>
      </w:pPr>
      <w:r>
        <w:rPr>
          <w:b/>
          <w:bCs/>
        </w:rPr>
        <w:t xml:space="preserve">Example 4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0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0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40"/>
    <w:bookmarkStart w:id="42" w:name="def-jump-discontinuity"/>
    <w:p>
      <w:pPr>
        <w:pStyle w:val="FirstParagraph"/>
      </w:pPr>
      <w:r>
        <w:rPr>
          <w:b/>
          <w:bCs/>
        </w:rPr>
        <w:t xml:space="preserve">Definition 5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r:id="rId41">
        <w:r>
          <w:rPr>
            <w:rStyle w:val="Hyperlink"/>
          </w:rPr>
          <w:t xml:space="preserve">Definition 2 in Derivatives and Taylor Series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2"/>
    <w:bookmarkStart w:id="44" w:name="exm-jump-discontinuity"/>
    <w:p>
      <w:pPr>
        <w:pStyle w:val="BodyText"/>
      </w:pPr>
      <w:r>
        <w:rPr>
          <w:b/>
          <w:bCs/>
        </w:rPr>
        <w:t xml:space="preserve">Example 5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r:id="rId43">
        <w:r>
          <w:rPr>
            <w:rStyle w:val="Hyperlink"/>
          </w:rPr>
          <w:t xml:space="preserve">Example 2 in Derivatives and Taylor Series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4"/>
    <w:bookmarkStart w:id="45" w:name="def-continuous-on"/>
    <w:p>
      <w:pPr>
        <w:pStyle w:val="FirstParagraph"/>
      </w:pPr>
      <w:r>
        <w:rPr>
          <w:b/>
          <w:bCs/>
        </w:rPr>
        <w:t xml:space="preserve">Definition 6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45"/>
    <w:bookmarkStart w:id="47" w:name="exm-continuous-on-sqrt"/>
    <w:p>
      <w:pPr>
        <w:pStyle w:val="BodyText"/>
      </w:pPr>
      <w:r>
        <w:rPr>
          <w:b/>
          <w:bCs/>
        </w:rPr>
        <w:t xml:space="preserve">Example 6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46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47"/>
    <w:bookmarkStart w:id="48" w:name="exm-not-continuous-on"/>
    <w:p>
      <w:pPr>
        <w:pStyle w:val="BodyText"/>
      </w:pPr>
      <w:r>
        <w:rPr>
          <w:b/>
          <w:bCs/>
        </w:rPr>
        <w:t xml:space="preserve">Example 7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8"/>
    <w:bookmarkStart w:id="49" w:name="def-partition"/>
    <w:p>
      <w:pPr>
        <w:pStyle w:val="BodyText"/>
      </w:pPr>
      <w:r>
        <w:rPr>
          <w:b/>
          <w:bCs/>
        </w:rPr>
        <w:t xml:space="preserve">Definition 7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49"/>
    <w:bookmarkStart w:id="50" w:name="exm-partition"/>
    <w:p>
      <w:pPr>
        <w:pStyle w:val="BodyText"/>
      </w:pPr>
      <w:r>
        <w:rPr>
          <w:b/>
          <w:bCs/>
        </w:rPr>
        <w:t xml:space="preserve">Example 8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0"/>
    <w:bookmarkStart w:id="51" w:name="exm-not-partition"/>
    <w:p>
      <w:pPr>
        <w:pStyle w:val="BodyText"/>
      </w:pPr>
      <w:r>
        <w:rPr>
          <w:b/>
          <w:bCs/>
        </w:rPr>
        <w:t xml:space="preserve">Example 9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1"/>
    <w:bookmarkStart w:id="52" w:name="def-mesh"/>
    <w:p>
      <w:pPr>
        <w:pStyle w:val="FirstParagraph"/>
      </w:pPr>
      <w:r>
        <w:rPr>
          <w:b/>
          <w:bCs/>
        </w:rPr>
        <w:t xml:space="preserve">Definition 8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2"/>
    <w:bookmarkStart w:id="53" w:name="exm-mesh"/>
    <w:p>
      <w:pPr>
        <w:pStyle w:val="BodyText"/>
      </w:pPr>
      <w:r>
        <w:rPr>
          <w:b/>
          <w:bCs/>
        </w:rPr>
        <w:t xml:space="preserve">Example 10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3"/>
    <w:bookmarkStart w:id="54" w:name="def-riemann-sum"/>
    <w:p>
      <w:pPr>
        <w:pStyle w:val="BodyText"/>
      </w:pPr>
      <w:r>
        <w:rPr>
          <w:b/>
          <w:bCs/>
        </w:rPr>
        <w:t xml:space="preserve">Definition 9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and 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4"/>
    <w:bookmarkStart w:id="55" w:name="exm-riemann-sum"/>
    <w:p>
      <w:pPr>
        <w:pStyle w:val="BodyText"/>
      </w:pPr>
      <w:r>
        <w:rPr>
          <w:b/>
          <w:bCs/>
        </w:rPr>
        <w:t xml:space="preserve">Example 11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5"/>
    <w:bookmarkStart w:id="57" w:name="def-riemann-integral"/>
    <w:p>
      <w:pPr>
        <w:pStyle w:val="FirstParagraph"/>
      </w:pPr>
      <w:r>
        <w:rPr>
          <w:b/>
          <w:bCs/>
        </w:rPr>
        <w:t xml:space="preserve">Definition 10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6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9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57"/>
    <w:bookmarkStart w:id="58" w:name="def-integrable"/>
    <w:p>
      <w:pPr>
        <w:pStyle w:val="BodyText"/>
      </w:pPr>
      <w:r>
        <w:rPr>
          <w:b/>
          <w:bCs/>
        </w:rPr>
        <w:t xml:space="preserve">Definition 11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58"/>
    <w:bookmarkStart w:id="59" w:name="exm-integrable-constant"/>
    <w:p>
      <w:pPr>
        <w:pStyle w:val="BodyText"/>
      </w:pPr>
      <w:r>
        <w:rPr>
          <w:b/>
          <w:bCs/>
        </w:rPr>
        <w:t xml:space="preserve">Example 12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59"/>
    <w:bookmarkStart w:id="60" w:name="def-integrand"/>
    <w:p>
      <w:pPr>
        <w:pStyle w:val="BodyText"/>
      </w:pPr>
      <w:r>
        <w:rPr>
          <w:b/>
          <w:bCs/>
        </w:rPr>
        <w:t xml:space="preserve">Definition 12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60"/>
    <w:bookmarkStart w:id="63" w:name="exm-integrand"/>
    <w:p>
      <w:pPr>
        <w:pStyle w:val="BodyText"/>
      </w:pPr>
      <w:r>
        <w:rPr>
          <w:b/>
          <w:bCs/>
        </w:rPr>
        <w:t xml:space="preserve">Example 13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), the integrand is the</w:t>
      </w:r>
      <w:r>
        <w:t xml:space="preserve"> </w:t>
      </w:r>
      <w:hyperlink r:id="rId61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63"/>
    <w:bookmarkStart w:id="66" w:name="rem-integrable-integral"/>
    <w:p>
      <w:pPr>
        <w:pStyle w:val="FirstParagraph"/>
      </w:pPr>
      <w:r>
        <w:rPr>
          <w:i/>
          <w:iCs/>
        </w:rPr>
        <w:t xml:space="preserve">Remark 1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5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66"/>
    <w:bookmarkStart w:id="67" w:name="def-riemann-sum-equal-width"/>
    <w:p>
      <w:pPr>
        <w:pStyle w:val="BodyText"/>
      </w:pPr>
      <w:r>
        <w:rPr>
          <w:b/>
          <w:bCs/>
        </w:rPr>
        <w:t xml:space="preserve">Definition 13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67"/>
    <w:bookmarkStart w:id="68" w:name="exm-equal-width-sum"/>
    <w:p>
      <w:pPr>
        <w:pStyle w:val="FirstParagraph"/>
      </w:pPr>
      <w:r>
        <w:rPr>
          <w:b/>
          <w:bCs/>
        </w:rPr>
        <w:t xml:space="preserve">Example 14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6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71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10"/>
              </w:numPr>
            </w:pPr>
            <w:hyperlink r:id="rId72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73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buys us.</w:t>
      </w:r>
    </w:p>
    <w:bookmarkStart w:id="74" w:name="thm-diff-implies-cont"/>
    <w:p>
      <w:pPr>
        <w:pStyle w:val="BodyText"/>
      </w:pPr>
      <w:r>
        <w:rPr>
          <w:b/>
          <w:bCs/>
        </w:rPr>
        <w:t xml:space="preserve">Theorem 2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hold.</w:t>
      </w:r>
    </w:p>
    <w:bookmarkStart w:id="75" w:name="exm-diff-implies-cont"/>
    <w:p>
      <w:pPr>
        <w:pStyle w:val="BodyText"/>
      </w:pPr>
      <w:r>
        <w:rPr>
          <w:b/>
          <w:bCs/>
        </w:rPr>
        <w:t xml:space="preserve">Example 15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it is continuous everywhere.</w:t>
      </w:r>
    </w:p>
    <w:bookmarkEnd w:id="75"/>
    <w:bookmarkStart w:id="83" w:name="exm-cont-not-diff"/>
    <w:p>
      <w:pPr>
        <w:pStyle w:val="BodyText"/>
      </w:pPr>
      <w:r>
        <w:rPr>
          <w:b/>
          <w:bCs/>
        </w:rPr>
        <w:t xml:space="preserve">Example 16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Example 6 in Derivatives and Taylor Series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77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8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abs-value-code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82"/>
        </w:tc>
      </w:tr>
    </w:tbl>
    <w:bookmarkEnd w:id="83"/>
    <w:bookmarkStart w:id="84" w:name="thm-cont-implies-int"/>
    <w:p>
      <w:pPr>
        <w:pStyle w:val="BodyText"/>
      </w:pPr>
      <w:r>
        <w:rPr>
          <w:b/>
          <w:bCs/>
        </w:rPr>
        <w:t xml:space="preserve">Theorem 3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84"/>
    <w:bookmarkStart w:id="86" w:name="exm-cont-implies-int"/>
    <w:p>
      <w:pPr>
        <w:pStyle w:val="BodyText"/>
      </w:pPr>
      <w:r>
        <w:rPr>
          <w:b/>
          <w:bCs/>
        </w:rPr>
        <w:t xml:space="preserve">Example 17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85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86"/>
    <w:bookmarkStart w:id="91" w:name="exm-int-not-cont"/>
    <w:p>
      <w:pPr>
        <w:pStyle w:val="BodyText"/>
      </w:pPr>
      <w:r>
        <w:rPr>
          <w:b/>
          <w:bCs/>
        </w:rPr>
        <w:t xml:space="preserve">Example 18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5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step-code-1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18</w:t>
              </w:r>
            </w:hyperlink>
            <w:r>
              <w:t xml:space="preserve">.</w:t>
            </w:r>
          </w:p>
          <w:bookmarkEnd w:id="90"/>
        </w:tc>
      </w:tr>
    </w:tbl>
    <w:bookmarkEnd w:id="91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show that neither implication reverses in general.</w:t>
      </w:r>
    </w:p>
    <w:bookmarkStart w:id="92" w:name="thm-riemann-general"/>
    <w:p>
      <w:pPr>
        <w:pStyle w:val="BodyText"/>
      </w:pPr>
      <w:r>
        <w:rPr>
          <w:b/>
          <w:bCs/>
        </w:rPr>
        <w:t xml:space="preserve">Theorem 4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13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93" w:name="exm-riemann-equal-width"/>
    <w:p>
      <w:pPr>
        <w:pStyle w:val="BodyText"/>
      </w:pPr>
      <w:r>
        <w:rPr>
          <w:b/>
          <w:bCs/>
        </w:rPr>
        <w:t xml:space="preserve">Example 19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93"/>
    <w:bookmarkEnd w:id="94"/>
    <w:bookmarkStart w:id="166" w:name="fundamental-theorem-of-calculus"/>
    <w:p>
      <w:pPr>
        <w:pStyle w:val="Heading3"/>
      </w:pPr>
      <w:r>
        <w:t xml:space="preserve">1.3 Fundamental Theorem of Calculus</w:t>
      </w:r>
    </w:p>
    <w:bookmarkStart w:id="95" w:name="def-accumulation-function"/>
    <w:p>
      <w:pPr>
        <w:pStyle w:val="FirstParagraph"/>
      </w:pPr>
      <w:r>
        <w:rPr>
          <w:b/>
          <w:bCs/>
        </w:rPr>
        <w:t xml:space="preserve">Definition 14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62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95"/>
    <w:bookmarkStart w:id="96" w:name="exm-accumulation-function"/>
    <w:p>
      <w:pPr>
        <w:pStyle w:val="BodyText"/>
      </w:pPr>
      <w:r>
        <w:rPr>
          <w:b/>
          <w:bCs/>
        </w:rPr>
        <w:t xml:space="preserve">Example 20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96"/>
    <w:bookmarkStart w:id="103" w:name="thm-ftc"/>
    <w:p>
      <w:pPr>
        <w:pStyle w:val="BodyText"/>
      </w:pPr>
      <w:r>
        <w:rPr>
          <w:b/>
          <w:bCs/>
        </w:rPr>
        <w:t xml:space="preserve">Theorem 5 (Fundamental Theorem of Calculus)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 (Derivative of an integral).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97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7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11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5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p>
      <w:pPr>
        <w:pStyle w:val="BodyText"/>
      </w:pPr>
      <w:r>
        <w:rPr>
          <w:b/>
          <w:bCs/>
        </w:rPr>
        <w:t xml:space="preserve">Part 2 (Evaluation theorem).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 Part 1.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101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1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02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02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103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1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2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104" w:name="def-evaluation-bracket"/>
    <w:p>
      <w:pPr>
        <w:pStyle w:val="BodyText"/>
      </w:pPr>
      <w:r>
        <w:rPr>
          <w:b/>
          <w:bCs/>
        </w:rPr>
        <w:t xml:space="preserve">Definition 15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With FTC Part 2 (</w:t>
      </w:r>
      <w:hyperlink w:anchor="thm-ftc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62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104"/>
    <w:bookmarkStart w:id="105" w:name="exm-evaluation-bracket"/>
    <w:p>
      <w:pPr>
        <w:pStyle w:val="BodyText"/>
      </w:pPr>
      <w:r>
        <w:rPr>
          <w:b/>
          <w:bCs/>
        </w:rPr>
        <w:t xml:space="preserve">Example 21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05"/>
    <w:bookmarkStart w:id="106" w:name="exr-miller-int-polynomial"/>
    <w:p>
      <w:pPr>
        <w:pStyle w:val="FirstParagraph"/>
      </w:pPr>
      <w:r>
        <w:rPr>
          <w:b/>
          <w:bCs/>
        </w:rPr>
        <w:t xml:space="preserve">Exercise 1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06"/>
    <w:bookmarkStart w:id="107" w:name="sol-miller-int-polynomial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107"/>
    <w:bookmarkStart w:id="108" w:name="exr-miller-int-quadratic-complete"/>
    <w:p>
      <w:pPr>
        <w:pStyle w:val="FirstParagraph"/>
      </w:pPr>
      <w:r>
        <w:rPr>
          <w:b/>
          <w:bCs/>
        </w:rPr>
        <w:t xml:space="preserve">Exercise 2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08"/>
    <w:bookmarkStart w:id="109" w:name="sol-miller-int-quadratic-complet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109"/>
    <w:bookmarkStart w:id="110" w:name="exr-miller-int-composite-power"/>
    <w:p>
      <w:pPr>
        <w:pStyle w:val="FirstParagraph"/>
      </w:pPr>
      <w:r>
        <w:rPr>
          <w:b/>
          <w:bCs/>
        </w:rPr>
        <w:t xml:space="preserve">Exercise 3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110"/>
    <w:bookmarkStart w:id="111" w:name="sol-miller-int-composite-powe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111"/>
    <w:bookmarkStart w:id="112" w:name="exr-miller-int-trig-symmetry"/>
    <w:p>
      <w:pPr>
        <w:pStyle w:val="BodyText"/>
      </w:pPr>
      <w:r>
        <w:rPr>
          <w:b/>
          <w:bCs/>
        </w:rPr>
        <w:t xml:space="preserve">Exercise 4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2"/>
    <w:bookmarkStart w:id="113" w:name="sol-miller-int-trig-symmetry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13"/>
    <w:bookmarkStart w:id="114" w:name="exr-miller-int-polynomial-symmetry"/>
    <w:p>
      <w:pPr>
        <w:pStyle w:val="FirstParagraph"/>
      </w:pPr>
      <w:r>
        <w:rPr>
          <w:b/>
          <w:bCs/>
        </w:rPr>
        <w:t xml:space="preserve">Exercise 5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4"/>
    <w:bookmarkStart w:id="115" w:name="sol-miller-int-polynomial-symmetry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115"/>
    <w:bookmarkStart w:id="116" w:name="exr-miller-int-log-substitution"/>
    <w:p>
      <w:pPr>
        <w:pStyle w:val="FirstParagraph"/>
      </w:pPr>
      <w:r>
        <w:rPr>
          <w:b/>
          <w:bCs/>
        </w:rPr>
        <w:t xml:space="preserve">Exercise 6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116"/>
    <w:bookmarkStart w:id="117" w:name="sol-miller-int-log-substitution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117"/>
    <w:bookmarkStart w:id="118" w:name="exr-miller-int-power-substitution"/>
    <w:p>
      <w:pPr>
        <w:pStyle w:val="BodyText"/>
      </w:pPr>
      <w:r>
        <w:rPr>
          <w:b/>
          <w:bCs/>
        </w:rPr>
        <w:t xml:space="preserve">Exercise 7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8"/>
    <w:bookmarkStart w:id="119" w:name="sol-miller-int-power-substitution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119"/>
    <w:bookmarkStart w:id="120" w:name="exr-miller-int-trig-substitution"/>
    <w:p>
      <w:pPr>
        <w:pStyle w:val="FirstParagraph"/>
      </w:pPr>
      <w:r>
        <w:rPr>
          <w:b/>
          <w:bCs/>
        </w:rPr>
        <w:t xml:space="preserve">Exercise 8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0"/>
    <w:bookmarkStart w:id="121" w:name="sol-miller-int-trig-substitution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121"/>
    <w:bookmarkStart w:id="122" w:name="exr-miller-int-by-parts-gaussian"/>
    <w:p>
      <w:pPr>
        <w:pStyle w:val="FirstParagraph"/>
      </w:pPr>
      <w:r>
        <w:rPr>
          <w:b/>
          <w:bCs/>
        </w:rPr>
        <w:t xml:space="preserve">Exercise 9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22"/>
    <w:bookmarkStart w:id="123" w:name="sol-miller-int-by-parts-gaussian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123"/>
    <w:bookmarkStart w:id="133" w:name="exm-ftc-part1-accumulation"/>
    <w:p>
      <w:pPr>
        <w:pStyle w:val="FirstParagraph"/>
      </w:pPr>
      <w:r>
        <w:rPr>
          <w:b/>
          <w:bCs/>
        </w:rPr>
        <w:t xml:space="preserve">Example 22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132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7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2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left-code-1.png" id="12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127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1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2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right-code-1.png" id="13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13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4: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132"/>
    <w:bookmarkEnd w:id="133"/>
    <w:bookmarkStart w:id="147" w:name="exm-ftc-cdf-pdf"/>
    <w:p>
      <w:pPr>
        <w:pStyle w:val="BodyText"/>
      </w:pPr>
      <w:r>
        <w:rPr>
          <w:b/>
          <w:bCs/>
        </w:rPr>
        <w:t xml:space="preserve">Example 23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134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135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36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137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5</w:t>
        </w:r>
      </w:hyperlink>
      <w:r>
        <w:t xml:space="preserve">.</w:t>
      </w:r>
    </w:p>
    <w:bookmarkStart w:id="146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1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pdf-code-1.png" id="14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5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4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cdf-code-1.png" id="14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5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5: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146"/>
    <w:bookmarkEnd w:id="147"/>
    <w:bookmarkStart w:id="148" w:name="exr-miller-int-rayleigh-normal-kernel"/>
    <w:p>
      <w:pPr>
        <w:pStyle w:val="BodyText"/>
      </w:pPr>
      <w:r>
        <w:rPr>
          <w:b/>
          <w:bCs/>
        </w:rPr>
        <w:t xml:space="preserve">Exercise 10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48"/>
    <w:bookmarkStart w:id="149" w:name="sol-miller-int-rayleigh-normal-kernel"/>
    <w:p>
      <w:pPr>
        <w:pStyle w:val="FirstParagraph"/>
      </w:pPr>
      <w:r>
        <w:rPr>
          <w:i/>
          <w:iCs/>
        </w:rPr>
        <w:t xml:space="preserve">Solution 10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149"/>
    <w:bookmarkStart w:id="150" w:name="exr-miller-int-uniform-convolution"/>
    <w:p>
      <w:pPr>
        <w:pStyle w:val="BodyText"/>
      </w:pPr>
      <w:r>
        <w:rPr>
          <w:b/>
          <w:bCs/>
        </w:rPr>
        <w:t xml:space="preserve">Exercise 11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150"/>
    <w:bookmarkStart w:id="151" w:name="sol-miller-int-uniform-convolutio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15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hyperlink r:id="rId154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17"/>
              </w:numPr>
            </w:pPr>
            <w:hyperlink r:id="rId155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Start w:id="165" w:name="refs"/>
    <w:bookmarkStart w:id="157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156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157"/>
    <w:bookmarkStart w:id="159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58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159"/>
    <w:bookmarkStart w:id="161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60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61"/>
    <w:bookmarkStart w:id="163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62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63"/>
    <w:bookmarkStart w:id="164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4"/>
    <w:bookmarkEnd w:id="165"/>
    <w:bookmarkEnd w:id="166"/>
    <w:bookmarkEnd w:id="1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8" Type="http://schemas.openxmlformats.org/officeDocument/2006/relationships/image" Target="media/rId98.png"/><Relationship Id="rId9" Type="http://schemas.openxmlformats.org/officeDocument/2006/relationships/image" Target="media/rId9.png"/><Relationship Id="rId79" Type="http://schemas.openxmlformats.org/officeDocument/2006/relationships/image" Target="media/rId79.png"/><Relationship Id="rId20" Type="http://schemas.openxmlformats.org/officeDocument/2006/relationships/image" Target="media/rId20.png"/><Relationship Id="rId16" Type="http://schemas.openxmlformats.org/officeDocument/2006/relationships/image" Target="media/rId16.png"/><Relationship Id="rId142" Type="http://schemas.openxmlformats.org/officeDocument/2006/relationships/image" Target="media/rId142.png"/><Relationship Id="rId138" Type="http://schemas.openxmlformats.org/officeDocument/2006/relationships/image" Target="media/rId138.png"/><Relationship Id="rId124" Type="http://schemas.openxmlformats.org/officeDocument/2006/relationships/image" Target="media/rId124.png"/><Relationship Id="rId128" Type="http://schemas.openxmlformats.org/officeDocument/2006/relationships/image" Target="media/rId128.png"/><Relationship Id="rId87" Type="http://schemas.openxmlformats.org/officeDocument/2006/relationships/image" Target="media/rId87.png"/><Relationship Id="rId46" Type="http://schemas.openxmlformats.org/officeDocument/2006/relationships/hyperlink" Target="algebra-basics.html#def-square-root" TargetMode="External"/><Relationship Id="rId61" Type="http://schemas.openxmlformats.org/officeDocument/2006/relationships/hyperlink" Target="algebra-exponentials.html#def-constant-function" TargetMode="External"/><Relationship Id="rId85" Type="http://schemas.openxmlformats.org/officeDocument/2006/relationships/hyperlink" Target="algebra-exponentials.html#def-polynomial" TargetMode="External"/><Relationship Id="rId56" Type="http://schemas.openxmlformats.org/officeDocument/2006/relationships/hyperlink" Target="algebra-sums.html#def-bounded" TargetMode="External"/><Relationship Id="rId33" Type="http://schemas.openxmlformats.org/officeDocument/2006/relationships/hyperlink" Target="calculus-derivatives.html#def-differentiable" TargetMode="External"/><Relationship Id="rId35" Type="http://schemas.openxmlformats.org/officeDocument/2006/relationships/hyperlink" Target="calculus-derivatives.html#def-one-sided-derivative" TargetMode="External"/><Relationship Id="rId41" Type="http://schemas.openxmlformats.org/officeDocument/2006/relationships/hyperlink" Target="calculus-derivatives.html#def-one-sided-limit" TargetMode="External"/><Relationship Id="rId37" Type="http://schemas.openxmlformats.org/officeDocument/2006/relationships/hyperlink" Target="calculus-derivatives.html#exm-differentiable" TargetMode="External"/><Relationship Id="rId76" Type="http://schemas.openxmlformats.org/officeDocument/2006/relationships/hyperlink" Target="calculus-derivatives.html#exm-one-sided-derivative" TargetMode="External"/><Relationship Id="rId43" Type="http://schemas.openxmlformats.org/officeDocument/2006/relationships/hyperlink" Target="calculus-derivatives.html#exm-one-sided-limit" TargetMode="External"/><Relationship Id="rId158" Type="http://schemas.openxmlformats.org/officeDocument/2006/relationships/hyperlink" Target="https://doi.org/10.1007/978-1-4419-6646-9" TargetMode="External"/><Relationship Id="rId137" Type="http://schemas.openxmlformats.org/officeDocument/2006/relationships/hyperlink" Target="https://morrison-lab.github.io/pds/random-variables.html#def-cdf" TargetMode="External"/><Relationship Id="rId135" Type="http://schemas.openxmlformats.org/officeDocument/2006/relationships/hyperlink" Target="https://morrison-lab.github.io/pds/random-variables.html#def-exponential" TargetMode="External"/><Relationship Id="rId136" Type="http://schemas.openxmlformats.org/officeDocument/2006/relationships/hyperlink" Target="https://morrison-lab.github.io/pds/random-variables.html#def-pdf" TargetMode="External"/><Relationship Id="rId134" Type="http://schemas.openxmlformats.org/officeDocument/2006/relationships/hyperlink" Target="https://morrison-lab.github.io/pds/random-variables.html#def-random-variable" TargetMode="External"/><Relationship Id="rId156" Type="http://schemas.openxmlformats.org/officeDocument/2006/relationships/hyperlink" Target="https://press.princeton.edu/books/paperback/9780691130880/the-calculus-lifesaver" TargetMode="External"/><Relationship Id="rId162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60" Type="http://schemas.openxmlformats.org/officeDocument/2006/relationships/hyperlink" Target="https://www.cengage.com/c/calculus-11e-larson/" TargetMode="External"/><Relationship Id="rId13" Type="http://schemas.openxmlformats.org/officeDocument/2006/relationships/hyperlink" Target="https://www.youtube.com/watch?v=O7TuAb_jHTs&amp;list=PLRDl2inPrWQVu2OvnTvtkRpJ-wz-URMJx" TargetMode="External"/><Relationship Id="rId12" Type="http://schemas.openxmlformats.org/officeDocument/2006/relationships/hyperlink" Target="https://www.youtube.com/watch?v=PNdKPsiaPhU&amp;list=PLRDl2inPrWQVu2OvnTvtkRpJ-wz-URMJx" TargetMode="External"/><Relationship Id="rId31" Type="http://schemas.openxmlformats.org/officeDocument/2006/relationships/hyperlink" Target="https://www.youtube.com/watch?v=PoTWa8X_EpI&amp;list=PLRDl2inPrWQVu2OvnTvtkRpJ-wz-URMJx" TargetMode="External"/><Relationship Id="rId30" Type="http://schemas.openxmlformats.org/officeDocument/2006/relationships/hyperlink" Target="https://www.youtube.com/watch?v=d-pyobAQ0iI&amp;list=PLRDl2inPrWQVu2OvnTvtkRpJ-wz-URMJx" TargetMode="External"/><Relationship Id="rId72" Type="http://schemas.openxmlformats.org/officeDocument/2006/relationships/hyperlink" Target="https://www.youtube.com/watch?v=f4nfLIkNv0A&amp;list=PLRDl2inPrWQVu2OvnTvtkRpJ-wz-URMJx" TargetMode="External"/><Relationship Id="rId71" Type="http://schemas.openxmlformats.org/officeDocument/2006/relationships/hyperlink" Target="https://www.youtube.com/watch?v=h0gPomI3h8o&amp;list=PLRDl2inPrWQVu2OvnTvtkRpJ-wz-URMJx" TargetMode="External"/><Relationship Id="rId155" Type="http://schemas.openxmlformats.org/officeDocument/2006/relationships/hyperlink" Target="https://www.youtube.com/watch?v=kSZWX3j2u2U&amp;list=PLRDl2inPrWQVu2OvnTvtkRpJ-wz-URMJx" TargetMode="External"/><Relationship Id="rId154" Type="http://schemas.openxmlformats.org/officeDocument/2006/relationships/hyperlink" Target="https://www.youtube.com/watch?v=lhtoBu51N7k&amp;list=PLRDl2inPrWQVu2OvnTvtkRpJ-wz-URMJx" TargetMode="External"/><Relationship Id="rId78" Type="http://schemas.openxmlformats.org/officeDocument/2006/relationships/hyperlink" Target="notation.qmd#def-converse" TargetMode="External"/><Relationship Id="rId77" Type="http://schemas.openxmlformats.org/officeDocument/2006/relationships/hyperlink" Target="notation.qmd#def-counterexample" TargetMode="External"/><Relationship Id="rId65" Type="http://schemas.openxmlformats.org/officeDocument/2006/relationships/hyperlink" Target="notation.qmd#def-irrational-numbers" TargetMode="External"/><Relationship Id="rId62" Type="http://schemas.openxmlformats.org/officeDocument/2006/relationships/hyperlink" Target="notation.qmd#def-lower-upper-limits" TargetMode="External"/><Relationship Id="rId73" Type="http://schemas.openxmlformats.org/officeDocument/2006/relationships/hyperlink" Target="notation.qmd#def-necessary-sufficient" TargetMode="External"/><Relationship Id="rId64" Type="http://schemas.openxmlformats.org/officeDocument/2006/relationships/hyperlink" Target="notation.qmd#def-rational-numbers" TargetMode="External"/><Relationship Id="rId34" Type="http://schemas.openxmlformats.org/officeDocument/2006/relationships/hyperlink" Target="sets-functions.qmd#def-interval" TargetMode="External"/></Relationships>
</file>

<file path=word/_rels/footnotes.xml.rels><?xml version='1.0' encoding='UTF-8' standalone='yes'?>
<Relationships xmlns="http://schemas.openxmlformats.org/package/2006/relationships"><Relationship Id="rId46" Type="http://schemas.openxmlformats.org/officeDocument/2006/relationships/hyperlink" Target="algebra-basics.html#def-square-root" TargetMode="External"/><Relationship Id="rId61" Type="http://schemas.openxmlformats.org/officeDocument/2006/relationships/hyperlink" Target="algebra-exponentials.html#def-constant-function" TargetMode="External"/><Relationship Id="rId85" Type="http://schemas.openxmlformats.org/officeDocument/2006/relationships/hyperlink" Target="algebra-exponentials.html#def-polynomial" TargetMode="External"/><Relationship Id="rId56" Type="http://schemas.openxmlformats.org/officeDocument/2006/relationships/hyperlink" Target="algebra-sums.html#def-bounded" TargetMode="External"/><Relationship Id="rId33" Type="http://schemas.openxmlformats.org/officeDocument/2006/relationships/hyperlink" Target="calculus-derivatives.html#def-differentiable" TargetMode="External"/><Relationship Id="rId35" Type="http://schemas.openxmlformats.org/officeDocument/2006/relationships/hyperlink" Target="calculus-derivatives.html#def-one-sided-derivative" TargetMode="External"/><Relationship Id="rId41" Type="http://schemas.openxmlformats.org/officeDocument/2006/relationships/hyperlink" Target="calculus-derivatives.html#def-one-sided-limit" TargetMode="External"/><Relationship Id="rId37" Type="http://schemas.openxmlformats.org/officeDocument/2006/relationships/hyperlink" Target="calculus-derivatives.html#exm-differentiable" TargetMode="External"/><Relationship Id="rId76" Type="http://schemas.openxmlformats.org/officeDocument/2006/relationships/hyperlink" Target="calculus-derivatives.html#exm-one-sided-derivative" TargetMode="External"/><Relationship Id="rId43" Type="http://schemas.openxmlformats.org/officeDocument/2006/relationships/hyperlink" Target="calculus-derivatives.html#exm-one-sided-limit" TargetMode="External"/><Relationship Id="rId158" Type="http://schemas.openxmlformats.org/officeDocument/2006/relationships/hyperlink" Target="https://doi.org/10.1007/978-1-4419-6646-9" TargetMode="External"/><Relationship Id="rId137" Type="http://schemas.openxmlformats.org/officeDocument/2006/relationships/hyperlink" Target="https://morrison-lab.github.io/pds/random-variables.html#def-cdf" TargetMode="External"/><Relationship Id="rId135" Type="http://schemas.openxmlformats.org/officeDocument/2006/relationships/hyperlink" Target="https://morrison-lab.github.io/pds/random-variables.html#def-exponential" TargetMode="External"/><Relationship Id="rId136" Type="http://schemas.openxmlformats.org/officeDocument/2006/relationships/hyperlink" Target="https://morrison-lab.github.io/pds/random-variables.html#def-pdf" TargetMode="External"/><Relationship Id="rId134" Type="http://schemas.openxmlformats.org/officeDocument/2006/relationships/hyperlink" Target="https://morrison-lab.github.io/pds/random-variables.html#def-random-variable" TargetMode="External"/><Relationship Id="rId156" Type="http://schemas.openxmlformats.org/officeDocument/2006/relationships/hyperlink" Target="https://press.princeton.edu/books/paperback/9780691130880/the-calculus-lifesaver" TargetMode="External"/><Relationship Id="rId162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60" Type="http://schemas.openxmlformats.org/officeDocument/2006/relationships/hyperlink" Target="https://www.cengage.com/c/calculus-11e-larson/" TargetMode="External"/><Relationship Id="rId13" Type="http://schemas.openxmlformats.org/officeDocument/2006/relationships/hyperlink" Target="https://www.youtube.com/watch?v=O7TuAb_jHTs&amp;list=PLRDl2inPrWQVu2OvnTvtkRpJ-wz-URMJx" TargetMode="External"/><Relationship Id="rId12" Type="http://schemas.openxmlformats.org/officeDocument/2006/relationships/hyperlink" Target="https://www.youtube.com/watch?v=PNdKPsiaPhU&amp;list=PLRDl2inPrWQVu2OvnTvtkRpJ-wz-URMJx" TargetMode="External"/><Relationship Id="rId31" Type="http://schemas.openxmlformats.org/officeDocument/2006/relationships/hyperlink" Target="https://www.youtube.com/watch?v=PoTWa8X_EpI&amp;list=PLRDl2inPrWQVu2OvnTvtkRpJ-wz-URMJx" TargetMode="External"/><Relationship Id="rId30" Type="http://schemas.openxmlformats.org/officeDocument/2006/relationships/hyperlink" Target="https://www.youtube.com/watch?v=d-pyobAQ0iI&amp;list=PLRDl2inPrWQVu2OvnTvtkRpJ-wz-URMJx" TargetMode="External"/><Relationship Id="rId72" Type="http://schemas.openxmlformats.org/officeDocument/2006/relationships/hyperlink" Target="https://www.youtube.com/watch?v=f4nfLIkNv0A&amp;list=PLRDl2inPrWQVu2OvnTvtkRpJ-wz-URMJx" TargetMode="External"/><Relationship Id="rId71" Type="http://schemas.openxmlformats.org/officeDocument/2006/relationships/hyperlink" Target="https://www.youtube.com/watch?v=h0gPomI3h8o&amp;list=PLRDl2inPrWQVu2OvnTvtkRpJ-wz-URMJx" TargetMode="External"/><Relationship Id="rId155" Type="http://schemas.openxmlformats.org/officeDocument/2006/relationships/hyperlink" Target="https://www.youtube.com/watch?v=kSZWX3j2u2U&amp;list=PLRDl2inPrWQVu2OvnTvtkRpJ-wz-URMJx" TargetMode="External"/><Relationship Id="rId154" Type="http://schemas.openxmlformats.org/officeDocument/2006/relationships/hyperlink" Target="https://www.youtube.com/watch?v=lhtoBu51N7k&amp;list=PLRDl2inPrWQVu2OvnTvtkRpJ-wz-URMJx" TargetMode="External"/><Relationship Id="rId78" Type="http://schemas.openxmlformats.org/officeDocument/2006/relationships/hyperlink" Target="notation.qmd#def-converse" TargetMode="External"/><Relationship Id="rId77" Type="http://schemas.openxmlformats.org/officeDocument/2006/relationships/hyperlink" Target="notation.qmd#def-counterexample" TargetMode="External"/><Relationship Id="rId65" Type="http://schemas.openxmlformats.org/officeDocument/2006/relationships/hyperlink" Target="notation.qmd#def-irrational-numbers" TargetMode="External"/><Relationship Id="rId62" Type="http://schemas.openxmlformats.org/officeDocument/2006/relationships/hyperlink" Target="notation.qmd#def-lower-upper-limits" TargetMode="External"/><Relationship Id="rId73" Type="http://schemas.openxmlformats.org/officeDocument/2006/relationships/hyperlink" Target="notation.qmd#def-necessary-sufficient" TargetMode="External"/><Relationship Id="rId64" Type="http://schemas.openxmlformats.org/officeDocument/2006/relationships/hyperlink" Target="notation.qmd#def-rational-numbers" TargetMode="External"/><Relationship Id="rId34" Type="http://schemas.openxmlformats.org/officeDocument/2006/relationships/hyperlink" Target="sets-functions.qmd#def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Integrals and the Fundamental Theorem of Calculus</dc:title>
  <dc:creator/>
  <cp:keywords/>
  <dcterms:created xsi:type="dcterms:W3CDTF">2026-10-13T17:09:31Z</dcterms:created>
  <dcterms:modified xsi:type="dcterms:W3CDTF">2026-10-13T17:09:31Z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09:50:21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