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16 (Derivation)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derivation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proof (</w:delText>
        </w:r>
      </w:del>
      <w:hyperlink w:anchor="def-proof">
        <w:del w:id="1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" w:author="PR Preview" w:date="2026-01-01T00:00:00Z">
        <w:r>
          <w:delText xml:space="preserve">), or a part of one,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written as a chain of expressions, one per line,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 which each line is joined to the line before it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by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or by an inequality sign (</w:delText>
        </w:r>
      </w:del>
      <w:hyperlink w:anchor="def-inequality">
        <w:del w:id="2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2" w:author="PR Preview" w:date="2026-01-01T00:00:00Z">
        <w:r>
          <w:delText xml:space="preserve">),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carries an annotation that names the reason that step holds: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 assumption, a definition, a previously proved result, or a rule of algebra.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chain shows how its first expression compares with its last:</w:delText>
        </w:r>
      </w:del>
    </w:p>
    <w:p>
      <w:pPr>
        <w:pStyle w:val="Compact"/>
        <w:numPr>
          <w:ilvl w:val="0"/>
          <w:numId w:val="1020"/>
        </w:numPr>
      </w:pPr>
      <w:del w:id="29" w:author="PR Preview" w:date="2026-01-01T00:00:00Z">
        <w:r>
          <w:delText xml:space="preserve">if every step is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31" w:author="PR Preview" w:date="2026-01-01T00:00:00Z">
        <w:r>
          <w:delText xml:space="preserve">, the first expression equals the last;</w:delText>
        </w:r>
      </w:del>
    </w:p>
    <w:p>
      <w:pPr>
        <w:pStyle w:val="Compact"/>
        <w:numPr>
          <w:ilvl w:val="0"/>
          <w:numId w:val="1020"/>
        </w:numPr>
      </w:pPr>
      <w:del w:id="32" w:author="PR Preview" w:date="2026-01-01T00:00:00Z">
        <w:r>
          <w:delText xml:space="preserve">if every step is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or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37" w:author="PR Preview" w:date="2026-01-01T00:00:00Z">
        <w:r>
          <w:delText xml:space="preserve">, the first is less than or equal to the last;</w:delText>
        </w:r>
      </w:del>
    </w:p>
    <w:p>
      <w:pPr>
        <w:pStyle w:val="Compact"/>
        <w:numPr>
          <w:ilvl w:val="0"/>
          <w:numId w:val="1020"/>
        </w:numPr>
      </w:pPr>
      <w:del w:id="38" w:author="PR Preview" w:date="2026-01-01T00:00:00Z">
        <w:r>
          <w:delText xml:space="preserve">if every step is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42" w:author="PR Preview" w:date="2026-01-01T00:00:00Z">
        <w:r>
          <w:delText xml:space="preserve">, or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44" w:author="PR Preview" w:date="2026-01-01T00:00:00Z">
        <w:r>
          <w:delText xml:space="preserve">, and at least one step is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first is less than the last.</w:delText>
        </w:r>
      </w:del>
    </w:p>
    <w:p>
      <w:pPr>
        <w:pStyle w:val="FirstParagraph"/>
      </w:pPr>
      <w:ins w:id="49" w:author="PR Preview" w:date="2026-01-01T00:00:00Z">
        <w:r>
          <w:rPr>
            <w:b/>
            <w:bCs/>
          </w:rPr>
          <w:t xml:space="preserve">Definition 16 (Derivation)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derivation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a proof (</w:t>
        </w:r>
      </w:ins>
      <w:hyperlink w:anchor="def-proof">
        <w:ins w:id="5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7" w:author="PR Preview" w:date="2026-01-01T00:00:00Z">
        <w:r>
          <w:t xml:space="preserve">), or a part of one,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written as a chain of expressions, one per line,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in which each line is joined to the line before it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by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or by an inequality sign (</w:t>
        </w:r>
      </w:ins>
      <w:hyperlink w:anchor="def-inequality">
        <w:ins w:id="6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68" w:author="PR Preview" w:date="2026-01-01T00:00:00Z">
        <w:r>
          <w:t xml:space="preserve">),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carries an annotation that names the reason that step holds: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 assumption, a definition, a previously proved result, or a rule of algebra.</w:t>
        </w:r>
      </w:ins>
    </w:p>
    <w:bookmarkEnd w:id="67"/>
    <w:bookmarkStart w:id="69" w:name="exm-derivation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Example 15 (A derivation with equalities and inequalities)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For every real number</w:t>
        </w:r>
      </w:ins>
      <w:ins w:id="76" w:author="PR Preview" w:date="2026-01-01T00:00:00Z">
        <w:r>
          <w:t xml:space="preserve"> </w:t>
        </w:r>
      </w:ins>
      <m:oMath>
        <m:r>
          <m:t>x</m:t>
        </m:r>
      </m:oMath>
      <w:ins w:id="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8" w:author="PR Preview" w:date="2026-01-01T00:00:00Z">
        <w:r>
          <w:t xml:space="preserve">The first step uses the</w:t>
        </w:r>
      </w:ins>
      <w:ins w:id="79" w:author="PR Preview" w:date="2026-01-01T00:00:00Z">
        <w:r>
          <w:t xml:space="preserve"> </w:t>
        </w:r>
      </w:ins>
      <w:hyperlink r:id="rId68">
        <w:ins w:id="80" w:author="PR Preview" w:date="2026-01-01T00:00:00Z">
          <w:r>
            <w:rPr>
              <w:rStyle w:val="Hyperlink"/>
            </w:rPr>
            <w:t xml:space="preserve">square of a sum</w:t>
          </w:r>
        </w:ins>
      </w:hyperlink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 steps are</w:t>
        </w:r>
      </w:ins>
      <w:ins w:id="84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87" w:author="PR Preview" w:date="2026-01-01T00:00:00Z">
        <w:r>
          <w:t xml:space="preserve">, and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so the derivation shows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 example, with</w:t>
        </w:r>
      </w:ins>
      <w:ins w:id="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97" w:author="PR Preview" w:date="2026-01-01T00:00:00Z">
        <w:r>
          <w:t xml:space="preserve">: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99" w:author="PR Preview" w:date="2026-01-01T00:00:00Z">
        <w:r>
          <w:t xml:space="preserve">, and</w:t>
        </w:r>
      </w:ins>
      <w:ins w:id="100" w:author="PR Preview" w:date="2026-01-01T00:00:00Z">
        <w:r>
          <w:t xml:space="preserve"> </w:t>
        </w:r>
      </w:ins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101" w:author="PR Preview" w:date="2026-01-01T00:00:00Z">
        <w:r>
          <w:t xml:space="preserve">.</w:t>
        </w:r>
      </w:ins>
    </w:p>
    <w:bookmarkEnd w:id="69"/>
    <w:bookmarkStart w:id="70" w:name="thm-derivation-chain"/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Theorem 1 (What a derivation shows)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Consider a derivation (</w:t>
        </w:r>
      </w:ins>
      <w:hyperlink w:anchor="def-derivation">
        <w:ins w:id="10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06" w:author="PR Preview" w:date="2026-01-01T00:00:00Z">
        <w:r>
          <w:t xml:space="preserve">) with expressions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where each line</w:t>
        </w:r>
      </w:ins>
      <w:ins w:id="11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 joined to the line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before it by</w:t>
        </w:r>
      </w:ins>
      <w:ins w:id="117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</w:t>
        </w:r>
      </w:ins>
      <w:ins w:id="122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124" w:author="PR Preview" w:date="2026-01-01T00:00:00Z">
        <w:r>
          <w:t xml:space="preserve">If every step is</w:t>
        </w:r>
      </w:ins>
      <w:ins w:id="12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26" w:author="PR Preview" w:date="2026-01-01T00:00:00Z">
        <w:r>
          <w:t xml:space="preserve">, then</w:t>
        </w:r>
      </w:ins>
      <w:ins w:id="12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1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129" w:author="PR Preview" w:date="2026-01-01T00:00:00Z">
        <w:r>
          <w:t xml:space="preserve">If every step is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or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34" w:author="PR Preview" w:date="2026-01-01T00:00:00Z">
        <w:r>
          <w:t xml:space="preserve">, then</w:t>
        </w:r>
      </w:ins>
      <w:ins w:id="13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1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137" w:author="PR Preview" w:date="2026-01-01T00:00:00Z">
        <w:r>
          <w:t xml:space="preserve">If every step is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41" w:author="PR Preview" w:date="2026-01-01T00:00:00Z">
        <w:r>
          <w:t xml:space="preserve">, or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43" w:author="PR Preview" w:date="2026-01-01T00:00:00Z">
        <w:r>
          <w:t xml:space="preserve">, and at least one step is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45" w:author="PR Preview" w:date="2026-01-01T00:00:00Z">
        <w:r>
          <w:t xml:space="preserve">, then</w:t>
        </w:r>
      </w:ins>
      <w:ins w:id="14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147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Example 15 (A derivation with equalities and inequalities)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every real number</w:delText>
        </w:r>
      </w:del>
      <w:del w:id="151" w:author="PR Preview" w:date="2026-01-01T00:00:00Z">
        <w:r>
          <w:delText xml:space="preserve"> </w:delText>
        </w:r>
      </w:del>
      <m:oMath>
        <m:r>
          <m:t>x</m:t>
        </m:r>
      </m:oMath>
      <w:del w:id="15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3" w:author="PR Preview" w:date="2026-01-01T00:00:00Z">
        <w:r>
          <w:delText xml:space="preserve">The first step uses the</w:delText>
        </w:r>
      </w:del>
      <w:del w:id="154" w:author="PR Preview" w:date="2026-01-01T00:00:00Z">
        <w:r>
          <w:delText xml:space="preserve"> </w:delText>
        </w:r>
      </w:del>
      <w:hyperlink r:id="rId68">
        <w:del w:id="155" w:author="PR Preview" w:date="2026-01-01T00:00:00Z">
          <w:r>
            <w:rPr>
              <w:rStyle w:val="Hyperlink"/>
            </w:rPr>
            <w:delText xml:space="preserve">square of a sum</w:delText>
          </w:r>
        </w:del>
      </w:hyperlink>
      <w:del w:id="156" w:author="PR Preview" w:date="2026-01-01T00:00:00Z">
        <w:r>
          <w:delText xml:space="preserve">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steps are</w:delText>
        </w:r>
      </w:del>
      <w:del w:id="159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162" w:author="PR Preview" w:date="2026-01-01T00:00:00Z">
        <w:r>
          <w:delText xml:space="preserve">, and</w:delText>
        </w:r>
      </w:del>
      <w:del w:id="163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so the derivation shows</w:delText>
        </w:r>
      </w:del>
      <w:del w:id="1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del w:id="168" w:author="PR Preview" w:date="2026-01-01T00:00:00Z">
        <w:r>
          <w:delText xml:space="preserve">.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For example, with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172" w:author="PR Preview" w:date="2026-01-01T00:00:00Z">
        <w:r>
          <w:delText xml:space="preserve">: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174" w:author="PR Preview" w:date="2026-01-01T00:00:00Z">
        <w:r>
          <w:delText xml:space="preserve">, and</w:delText>
        </w:r>
      </w:del>
      <w:del w:id="175" w:author="PR Preview" w:date="2026-01-01T00:00:00Z">
        <w:r>
          <w:delText xml:space="preserve"> </w:delText>
        </w:r>
      </w:del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del w:id="176" w:author="PR Preview" w:date="2026-01-01T00:00:00Z">
        <w:r>
          <w:delText xml:space="preserve">.</w:delText>
        </w:r>
      </w:del>
    </w:p>
    <w:p>
      <w:pPr>
        <w:pStyle w:val="BodyText"/>
      </w:pPr>
      <w:ins w:id="177" w:author="PR Preview" w:date="2026-01-01T00:00:00Z">
        <w:r>
          <w:rPr>
            <w:i/>
            <w:iCs/>
          </w:rPr>
          <w:t xml:space="preserve">Proof</w:t>
        </w:r>
      </w:ins>
      <w:ins w:id="178" w:author="PR Preview" w:date="2026-01-01T00:00:00Z">
        <w:r>
          <w:t xml:space="preserve">. </w:t>
        </w:r>
      </w:ins>
      <w:ins w:id="179" w:author="PR Preview" w:date="2026-01-01T00:00:00Z">
        <w:r>
          <w:t xml:space="preserve">First, a fact about two steps in a row.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numbers</w:t>
        </w:r>
      </w:ins>
      <w:ins w:id="182" w:author="PR Preview" w:date="2026-01-01T00:00:00Z">
        <w:r>
          <w:t xml:space="preserve"> </w:t>
        </w:r>
      </w:ins>
      <m:oMath>
        <m:r>
          <m:t>a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m:oMath>
        <m:r>
          <m:t>b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m:oMath>
        <m:r>
          <m:t>c</m:t>
        </m:r>
      </m:oMath>
      <w:ins w:id="188" w:author="PR Preview" w:date="2026-01-01T00:00:00Z">
        <w:r>
          <w:t xml:space="preserve">, if</w:t>
        </w:r>
      </w:ins>
      <w:ins w:id="189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where</w:t>
        </w:r>
      </w:ins>
      <w:ins w:id="196" w:author="PR Preview" w:date="2026-01-01T00:00:00Z">
        <w:r>
          <w:t xml:space="preserve"> </w:t>
        </w:r>
      </w:ins>
      <m:oMath>
        <m:r>
          <m:t>R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and</w:t>
        </w:r>
      </w:ins>
      <w:ins w:id="199" w:author="PR Preview" w:date="2026-01-01T00:00:00Z">
        <w:r>
          <w:t xml:space="preserve"> </w:t>
        </w:r>
      </w:ins>
      <m:oMath>
        <m:r>
          <m:t>S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are each one of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then</w:t>
        </w:r>
      </w:ins>
      <w:ins w:id="211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ins w:id="212" w:author="PR Preview" w:date="2026-01-01T00:00:00Z">
        <w:r>
          <w:t xml:space="preserve">, where</w:t>
        </w:r>
      </w:ins>
      <w:ins w:id="213" w:author="PR Preview" w:date="2026-01-01T00:00:00Z">
        <w:r>
          <w:t xml:space="preserve"> </w:t>
        </w:r>
      </w:ins>
      <m:oMath>
        <m:r>
          <m:t>T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</w:t>
        </w:r>
      </w:ins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if</w:t>
        </w:r>
      </w:ins>
      <w:ins w:id="218" w:author="PR Preview" w:date="2026-01-01T00:00:00Z">
        <w:r>
          <w:t xml:space="preserve"> </w:t>
        </w:r>
      </w:ins>
      <m:oMath>
        <m:r>
          <m:t>R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or</w:t>
        </w:r>
      </w:ins>
      <w:ins w:id="221" w:author="PR Preview" w:date="2026-01-01T00:00:00Z">
        <w:r>
          <w:t xml:space="preserve"> </w:t>
        </w:r>
      </w:ins>
      <m:oMath>
        <m:r>
          <m:t>S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</w:t>
        </w:r>
      </w:ins>
      <w:ins w:id="224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1"/>
        </w:numPr>
      </w:pPr>
      <w:ins w:id="226" w:author="PR Preview" w:date="2026-01-01T00:00:00Z">
        <w:r>
          <w:t xml:space="preserve">otherwise</w:t>
        </w:r>
      </w:ins>
      <w:ins w:id="227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if</w:t>
        </w:r>
      </w:ins>
      <w:ins w:id="230" w:author="PR Preview" w:date="2026-01-01T00:00:00Z">
        <w:r>
          <w:t xml:space="preserve"> </w:t>
        </w:r>
      </w:ins>
      <m:oMath>
        <m:r>
          <m:t>R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or</w:t>
        </w:r>
      </w:ins>
      <w:ins w:id="233" w:author="PR Preview" w:date="2026-01-01T00:00:00Z">
        <w:r>
          <w:t xml:space="preserve"> </w:t>
        </w:r>
      </w:ins>
      <m:oMath>
        <m:r>
          <m:t>S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</w:t>
        </w:r>
      </w:ins>
      <w:ins w:id="23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3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1"/>
        </w:numPr>
      </w:pPr>
      <w:ins w:id="238" w:author="PR Preview" w:date="2026-01-01T00:00:00Z">
        <w:r>
          <w:t xml:space="preserve">otherwise</w:t>
        </w:r>
      </w:ins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40" w:author="PR Preview" w:date="2026-01-01T00:00:00Z">
        <w:r>
          <w:t xml:space="preserve">.</w:t>
        </w:r>
      </w:ins>
    </w:p>
    <w:p>
      <w:pPr>
        <w:pStyle w:val="FirstParagraph"/>
      </w:pPr>
      <w:ins w:id="241" w:author="PR Preview" w:date="2026-01-01T00:00:00Z">
        <w:r>
          <w:t xml:space="preserve">This holds in each case:</w:t>
        </w:r>
      </w:ins>
    </w:p>
    <w:p>
      <w:pPr>
        <w:pStyle w:val="Compact"/>
        <w:numPr>
          <w:ilvl w:val="0"/>
          <w:numId w:val="1022"/>
        </w:numPr>
      </w:pPr>
      <w:ins w:id="242" w:author="PR Preview" w:date="2026-01-01T00:00:00Z">
        <w:r>
          <w:t xml:space="preserve">If</w:t>
        </w:r>
      </w:ins>
      <w:ins w:id="243" w:author="PR Preview" w:date="2026-01-01T00:00:00Z">
        <w:r>
          <w:t xml:space="preserve"> </w:t>
        </w:r>
      </w:ins>
      <m:oMath>
        <m:r>
          <m:t>R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m:oMath>
        <m:r>
          <m:t>S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are both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50" w:author="PR Preview" w:date="2026-01-01T00:00:00Z">
        <w:r>
          <w:t xml:space="preserve">, then</w:t>
        </w:r>
      </w:ins>
      <w:ins w:id="2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(</w:t>
        </w:r>
      </w:ins>
      <w:hyperlink r:id="rId71">
        <w:ins w:id="254" w:author="PR Preview" w:date="2026-01-01T00:00:00Z">
          <w:r>
            <w:rPr>
              <w:rStyle w:val="Hyperlink"/>
            </w:rPr>
            <w:t xml:space="preserve">equalities are transitive</w:t>
          </w:r>
        </w:ins>
      </w:hyperlink>
      <w:ins w:id="25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22"/>
        </w:numPr>
      </w:pPr>
      <w:ins w:id="256" w:author="PR Preview" w:date="2026-01-01T00:00:00Z">
        <w:r>
          <w:t xml:space="preserve">If exactly one of</w:t>
        </w:r>
      </w:ins>
      <w:ins w:id="257" w:author="PR Preview" w:date="2026-01-01T00:00:00Z">
        <w:r>
          <w:t xml:space="preserve"> </w:t>
        </w:r>
      </w:ins>
      <m:oMath>
        <m:r>
          <m:t>R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t>S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64" w:author="PR Preview" w:date="2026-01-01T00:00:00Z">
        <w:r>
          <w:t xml:space="preserve">, replace</w:t>
        </w:r>
      </w:ins>
      <w:ins w:id="265" w:author="PR Preview" w:date="2026-01-01T00:00:00Z">
        <w:r>
          <w:t xml:space="preserve"> </w:t>
        </w:r>
      </w:ins>
      <m:oMath>
        <m:r>
          <m:t>b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by the equal expression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in the other relation (</w:t>
        </w:r>
      </w:ins>
      <w:hyperlink r:id="rId72">
        <w:ins w:id="270" w:author="PR Preview" w:date="2026-01-01T00:00:00Z">
          <w:r>
            <w:rPr>
              <w:rStyle w:val="Hyperlink"/>
            </w:rPr>
            <w:t xml:space="preserve">substitution</w:t>
          </w:r>
        </w:ins>
      </w:hyperlink>
      <w:ins w:id="271" w:author="PR Preview" w:date="2026-01-01T00:00:00Z">
        <w:r>
          <w:t xml:space="preserve">).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This gives the other relation between</w:t>
        </w:r>
      </w:ins>
      <w:ins w:id="274" w:author="PR Preview" w:date="2026-01-01T00:00:00Z">
        <w:r>
          <w:t xml:space="preserve"> </w:t>
        </w:r>
      </w:ins>
      <m:oMath>
        <m:r>
          <m:t>a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</w:t>
        </w:r>
      </w:ins>
      <w:ins w:id="277" w:author="PR Preview" w:date="2026-01-01T00:00:00Z">
        <w:r>
          <w:t xml:space="preserve"> </w:t>
        </w:r>
      </w:ins>
      <m:oMath>
        <m:r>
          <m:t>c</m:t>
        </m:r>
      </m:oMath>
      <w:ins w:id="2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279" w:author="PR Preview" w:date="2026-01-01T00:00:00Z">
        <w:r>
          <w:t xml:space="preserve">If neither is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81" w:author="PR Preview" w:date="2026-01-01T00:00:00Z">
        <w:r>
          <w:t xml:space="preserve">, then each of</w:t>
        </w:r>
      </w:ins>
      <w:ins w:id="282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</w:t>
        </w:r>
      </w:ins>
      <w:ins w:id="285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or</w:t>
        </w:r>
      </w:ins>
      <w:ins w:id="29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means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or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r:id="rId73">
        <w:ins w:id="304" w:author="PR Preview" w:date="2026-01-01T00:00:00Z">
          <w:r>
            <w:rPr>
              <w:rStyle w:val="Hyperlink"/>
            </w:rPr>
            <w:t xml:space="preserve">strict and non-strict inequalities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 case with an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covered by the previous bullet, and the remaining case is</w:t>
        </w:r>
      </w:ins>
      <w:ins w:id="3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</w:t>
        </w:r>
      </w:ins>
      <w:ins w:id="3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c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which gives</w:t>
        </w:r>
      </w:ins>
      <w:ins w:id="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c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because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transitive on the real numbers.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So two steps that are each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or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give</w:t>
        </w:r>
      </w:ins>
      <w:ins w:id="332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if either is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336" w:author="PR Preview" w:date="2026-01-01T00:00:00Z">
        <w:r>
          <w:t xml:space="preserve">, and otherwise</w:t>
        </w:r>
      </w:ins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338" w:author="PR Preview" w:date="2026-01-01T00:00:00Z">
        <w:r>
          <w:t xml:space="preserve">.</w:t>
        </w:r>
      </w:ins>
    </w:p>
    <w:p>
      <w:pPr>
        <w:pStyle w:val="FirstParagraph"/>
      </w:pPr>
      <w:ins w:id="339" w:author="PR Preview" w:date="2026-01-01T00:00:00Z">
        <w:r>
          <w:t xml:space="preserve">Now let</w:t>
        </w:r>
      </w:ins>
      <w:ins w:id="34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j</m:t>
            </m:r>
          </m:sub>
        </m:sSub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be the relation named by the same rule applied to the first</w:t>
        </w:r>
      </w:ins>
      <w:ins w:id="343" w:author="PR Preview" w:date="2026-01-01T00:00:00Z">
        <w:r>
          <w:t xml:space="preserve"> </w:t>
        </w:r>
      </w:ins>
      <m:oMath>
        <m:r>
          <m:t>j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steps of the chain,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with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0</m:t>
            </m:r>
          </m:sub>
        </m:sSub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being</w:t>
        </w:r>
      </w:ins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We show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by induction on</w:t>
        </w:r>
      </w:ins>
      <w:ins w:id="358" w:author="PR Preview" w:date="2026-01-01T00:00:00Z">
        <w:r>
          <w:t xml:space="preserve"> </w:t>
        </w:r>
      </w:ins>
      <m:oMath>
        <m:r>
          <m:t>j</m:t>
        </m:r>
      </m:oMath>
      <w:ins w:id="359" w:author="PR Preview" w:date="2026-01-01T00:00:00Z">
        <w:r>
          <w:t xml:space="preserve">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</w:t>
        </w:r>
      </w:ins>
      <w:ins w:id="36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0</m:t>
        </m:r>
      </m:oMath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ins w:id="365" w:author="PR Preview" w:date="2026-01-01T00:00:00Z">
        <w:r>
          <w:t xml:space="preserve">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If</w:t>
        </w:r>
      </w:ins>
      <w:ins w:id="36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ins w:id="369" w:author="PR Preview" w:date="2026-01-01T00:00:00Z">
        <w:r>
          <w:t xml:space="preserve">, then the step from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to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and the fact above give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77" w:author="PR Preview" w:date="2026-01-01T00:00:00Z">
        <w:r>
          <w:t xml:space="preserve">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At</w:t>
        </w:r>
      </w:ins>
      <w:ins w:id="38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n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n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when every step is</w:t>
        </w:r>
      </w:ins>
      <w:ins w:id="38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89" w:author="PR Preview" w:date="2026-01-01T00:00:00Z">
        <w:r>
          <w:t xml:space="preserve">, which is part 1.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It is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or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when every step is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or</w:t>
        </w:r>
      </w:ins>
      <w:ins w:id="401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402" w:author="PR Preview" w:date="2026-01-01T00:00:00Z">
        <w:r>
          <w:t xml:space="preserve">, and</w:t>
        </w:r>
      </w:ins>
      <w:ins w:id="403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implies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407" w:author="PR Preview" w:date="2026-01-01T00:00:00Z">
        <w:r>
          <w:t xml:space="preserve">, which is part 2.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It is</w:t>
        </w:r>
      </w:ins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when some step is</w:t>
        </w:r>
      </w:ins>
      <w:ins w:id="413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414" w:author="PR Preview" w:date="2026-01-01T00:00:00Z">
        <w:r>
          <w:t xml:space="preserve">, which is part 3.</w:t>
        </w:r>
      </w:ins>
    </w:p>
    <w:p>
      <w:pPr>
        <w:pStyle w:val="BodyText"/>
      </w:pPr>
      <w:ins w:id="415" w:author="PR Preview" w:date="2026-01-01T00:00:00Z">
        <w:r>
          <w:t xml:space="preserve">The argument for</w:t>
        </w:r>
      </w:ins>
      <w:ins w:id="416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the same with the inequalities reversed.</w:t>
        </w:r>
      </w:ins>
    </w:p>
    <w:bookmarkStart w:id="74" w:name="exm-derivation-chain"/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Example 16 (Checking a derivation line by line)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The derivation in</w:t>
        </w:r>
      </w:ins>
      <w:ins w:id="425" w:author="PR Preview" w:date="2026-01-01T00:00:00Z">
        <w:r>
          <w:t xml:space="preserve"> </w:t>
        </w:r>
      </w:ins>
      <w:hyperlink w:anchor="exm-derivation">
        <w:ins w:id="426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has the steps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and</w:t>
        </w:r>
      </w:ins>
      <w:ins w:id="434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 by</w:t>
        </w:r>
      </w:ins>
      <w:ins w:id="438" w:author="PR Preview" w:date="2026-01-01T00:00:00Z">
        <w:r>
          <w:t xml:space="preserve"> </w:t>
        </w:r>
      </w:ins>
      <w:hyperlink w:anchor="thm-derivation-chain">
        <w:ins w:id="43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it shows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 code evaluates the four lines of that derivation at several values of</w:t>
        </w:r>
      </w:ins>
      <w:ins w:id="446" w:author="PR Preview" w:date="2026-01-01T00:00:00Z">
        <w:r>
          <w:t xml:space="preserve"> </w:t>
        </w:r>
      </w:ins>
      <m:oMath>
        <m:r>
          <m:t>x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and checks each step and the comparison of the first line with the last.</w:t>
        </w:r>
      </w:ins>
    </w:p>
    <w:p>
      <w:pPr>
        <w:pStyle w:val="SourceCode"/>
      </w:pPr>
      <w:ins w:id="450" w:author="PR Preview" w:date="2026-01-01T00:00:00Z">
        <w:r>
          <w:rPr>
            <w:rStyle w:val="NormalTok"/>
          </w:rPr>
          <w:t xml:space="preserve">x </w:t>
        </w:r>
      </w:ins>
      <w:ins w:id="451" w:author="PR Preview" w:date="2026-01-01T00:00:00Z">
        <w:r>
          <w:rPr>
            <w:rStyle w:val="OtherTok"/>
          </w:rPr>
          <w:t xml:space="preserve">&lt;-</w:t>
        </w:r>
      </w:ins>
      <w:ins w:id="452" w:author="PR Preview" w:date="2026-01-01T00:00:00Z">
        <w:r>
          <w:rPr>
            <w:rStyle w:val="NormalTok"/>
          </w:rPr>
          <w:t xml:space="preserve"> </w:t>
        </w:r>
      </w:ins>
      <w:ins w:id="453" w:author="PR Preview" w:date="2026-01-01T00:00:00Z">
        <w:r>
          <w:rPr>
            <w:rStyle w:val="FunctionTok"/>
          </w:rPr>
          <w:t xml:space="preserve">c</w:t>
        </w:r>
      </w:ins>
      <w:ins w:id="454" w:author="PR Preview" w:date="2026-01-01T00:00:00Z">
        <w:r>
          <w:rPr>
            <w:rStyle w:val="NormalTok"/>
          </w:rPr>
          <w:t xml:space="preserve">(</w:t>
        </w:r>
      </w:ins>
      <w:ins w:id="455" w:author="PR Preview" w:date="2026-01-01T00:00:00Z">
        <w:r>
          <w:rPr>
            <w:rStyle w:val="SpecialCharTok"/>
          </w:rPr>
          <w:t xml:space="preserve">-</w:t>
        </w:r>
      </w:ins>
      <w:ins w:id="456" w:author="PR Preview" w:date="2026-01-01T00:00:00Z">
        <w:r>
          <w:rPr>
            <w:rStyle w:val="DecValTok"/>
          </w:rPr>
          <w:t xml:space="preserve">3</w:t>
        </w:r>
      </w:ins>
      <w:ins w:id="457" w:author="PR Preview" w:date="2026-01-01T00:00:00Z">
        <w:r>
          <w:rPr>
            <w:rStyle w:val="NormalTok"/>
          </w:rPr>
          <w:t xml:space="preserve">, </w:t>
        </w:r>
      </w:ins>
      <w:ins w:id="458" w:author="PR Preview" w:date="2026-01-01T00:00:00Z">
        <w:r>
          <w:rPr>
            <w:rStyle w:val="SpecialCharTok"/>
          </w:rPr>
          <w:t xml:space="preserve">-</w:t>
        </w:r>
      </w:ins>
      <w:ins w:id="459" w:author="PR Preview" w:date="2026-01-01T00:00:00Z">
        <w:r>
          <w:rPr>
            <w:rStyle w:val="DecValTok"/>
          </w:rPr>
          <w:t xml:space="preserve">1</w:t>
        </w:r>
      </w:ins>
      <w:ins w:id="460" w:author="PR Preview" w:date="2026-01-01T00:00:00Z">
        <w:r>
          <w:rPr>
            <w:rStyle w:val="NormalTok"/>
          </w:rPr>
          <w:t xml:space="preserve">, </w:t>
        </w:r>
      </w:ins>
      <w:ins w:id="461" w:author="PR Preview" w:date="2026-01-01T00:00:00Z">
        <w:r>
          <w:rPr>
            <w:rStyle w:val="DecValTok"/>
          </w:rPr>
          <w:t xml:space="preserve">0</w:t>
        </w:r>
      </w:ins>
      <w:ins w:id="462" w:author="PR Preview" w:date="2026-01-01T00:00:00Z">
        <w:r>
          <w:rPr>
            <w:rStyle w:val="NormalTok"/>
          </w:rPr>
          <w:t xml:space="preserve">, </w:t>
        </w:r>
      </w:ins>
      <w:ins w:id="463" w:author="PR Preview" w:date="2026-01-01T00:00:00Z">
        <w:r>
          <w:rPr>
            <w:rStyle w:val="DecValTok"/>
          </w:rPr>
          <w:t xml:space="preserve">2</w:t>
        </w:r>
      </w:ins>
      <w:ins w:id="464" w:author="PR Preview" w:date="2026-01-01T00:00:00Z">
        <w:r>
          <w:rPr>
            <w:rStyle w:val="NormalTok"/>
          </w:rPr>
          <w:t xml:space="preserve">, </w:t>
        </w:r>
      </w:ins>
      <w:ins w:id="465" w:author="PR Preview" w:date="2026-01-01T00:00:00Z">
        <w:r>
          <w:rPr>
            <w:rStyle w:val="DecValTok"/>
          </w:rPr>
          <w:t xml:space="preserve">3</w:t>
        </w:r>
      </w:ins>
      <w:ins w:id="466" w:author="PR Preview" w:date="2026-01-01T00:00:00Z">
        <w:r>
          <w:rPr>
            <w:rStyle w:val="NormalTok"/>
          </w:rPr>
          <w:t xml:space="preserve">)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NormalTok"/>
          </w:rPr>
          <w:t xml:space="preserve">lines </w:t>
        </w:r>
      </w:ins>
      <w:ins w:id="469" w:author="PR Preview" w:date="2026-01-01T00:00:00Z">
        <w:r>
          <w:rPr>
            <w:rStyle w:val="OtherTok"/>
          </w:rPr>
          <w:t xml:space="preserve">&lt;-</w:t>
        </w:r>
      </w:ins>
      <w:ins w:id="470" w:author="PR Preview" w:date="2026-01-01T00:00:00Z">
        <w:r>
          <w:rPr>
            <w:rStyle w:val="NormalTok"/>
          </w:rPr>
          <w:t xml:space="preserve"> </w:t>
        </w:r>
      </w:ins>
      <w:ins w:id="471" w:author="PR Preview" w:date="2026-01-01T00:00:00Z">
        <w:r>
          <w:rPr>
            <w:rStyle w:val="FunctionTok"/>
          </w:rPr>
          <w:t xml:space="preserve">data.frame</w:t>
        </w:r>
      </w:ins>
      <w:ins w:id="472" w:author="PR Preview" w:date="2026-01-01T00:00:00Z">
        <w:r>
          <w:rPr>
            <w:rStyle w:val="NormalTok"/>
          </w:rPr>
          <w:t xml:space="preserve">(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NormalTok"/>
          </w:rPr>
          <w:t xml:space="preserve">  </w:t>
        </w:r>
      </w:ins>
      <w:ins w:id="475" w:author="PR Preview" w:date="2026-01-01T00:00:00Z">
        <w:r>
          <w:rPr>
            <w:rStyle w:val="AttributeTok"/>
          </w:rPr>
          <w:t xml:space="preserve">x =</w:t>
        </w:r>
      </w:ins>
      <w:ins w:id="476" w:author="PR Preview" w:date="2026-01-01T00:00:00Z">
        <w:r>
          <w:rPr>
            <w:rStyle w:val="NormalTok"/>
          </w:rPr>
          <w:t xml:space="preserve"> x,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NormalTok"/>
          </w:rPr>
          <w:t xml:space="preserve">  </w:t>
        </w:r>
      </w:ins>
      <w:ins w:id="479" w:author="PR Preview" w:date="2026-01-01T00:00:00Z">
        <w:r>
          <w:rPr>
            <w:rStyle w:val="AttributeTok"/>
          </w:rPr>
          <w:t xml:space="preserve">line_0 =</w:t>
        </w:r>
      </w:ins>
      <w:ins w:id="480" w:author="PR Preview" w:date="2026-01-01T00:00:00Z">
        <w:r>
          <w:rPr>
            <w:rStyle w:val="NormalTok"/>
          </w:rPr>
          <w:t xml:space="preserve"> (x </w:t>
        </w:r>
      </w:ins>
      <w:ins w:id="481" w:author="PR Preview" w:date="2026-01-01T00:00:00Z">
        <w:r>
          <w:rPr>
            <w:rStyle w:val="SpecialCharTok"/>
          </w:rPr>
          <w:t xml:space="preserve">+</w:t>
        </w:r>
      </w:ins>
      <w:ins w:id="482" w:author="PR Preview" w:date="2026-01-01T00:00:00Z">
        <w:r>
          <w:rPr>
            <w:rStyle w:val="NormalTok"/>
          </w:rPr>
          <w:t xml:space="preserve"> </w:t>
        </w:r>
      </w:ins>
      <w:ins w:id="483" w:author="PR Preview" w:date="2026-01-01T00:00:00Z">
        <w:r>
          <w:rPr>
            <w:rStyle w:val="DecValTok"/>
          </w:rPr>
          <w:t xml:space="preserve">1</w:t>
        </w:r>
      </w:ins>
      <w:ins w:id="484" w:author="PR Preview" w:date="2026-01-01T00:00:00Z">
        <w:r>
          <w:rPr>
            <w:rStyle w:val="NormalTok"/>
          </w:rPr>
          <w:t xml:space="preserve">)</w:t>
        </w:r>
      </w:ins>
      <w:ins w:id="485" w:author="PR Preview" w:date="2026-01-01T00:00:00Z">
        <w:r>
          <w:rPr>
            <w:rStyle w:val="SpecialCharTok"/>
          </w:rPr>
          <w:t xml:space="preserve">^</w:t>
        </w:r>
      </w:ins>
      <w:ins w:id="486" w:author="PR Preview" w:date="2026-01-01T00:00:00Z">
        <w:r>
          <w:rPr>
            <w:rStyle w:val="DecValTok"/>
          </w:rPr>
          <w:t xml:space="preserve">2</w:t>
        </w:r>
      </w:ins>
      <w:ins w:id="487" w:author="PR Preview" w:date="2026-01-01T00:00:00Z">
        <w:r>
          <w:rPr>
            <w:rStyle w:val="NormalTok"/>
          </w:rPr>
          <w:t xml:space="preserve">,</w:t>
        </w:r>
      </w:ins>
      <w:ins w:id="488" w:author="PR Preview" w:date="2026-01-01T00:00:00Z">
        <w:r>
          <w:br/>
        </w:r>
      </w:ins>
      <w:ins w:id="489" w:author="PR Preview" w:date="2026-01-01T00:00:00Z">
        <w:r>
          <w:rPr>
            <w:rStyle w:val="NormalTok"/>
          </w:rPr>
          <w:t xml:space="preserve">  </w:t>
        </w:r>
      </w:ins>
      <w:ins w:id="490" w:author="PR Preview" w:date="2026-01-01T00:00:00Z">
        <w:r>
          <w:rPr>
            <w:rStyle w:val="AttributeTok"/>
          </w:rPr>
          <w:t xml:space="preserve">line_1 =</w:t>
        </w:r>
      </w:ins>
      <w:ins w:id="491" w:author="PR Preview" w:date="2026-01-01T00:00:00Z">
        <w:r>
          <w:rPr>
            <w:rStyle w:val="NormalTok"/>
          </w:rPr>
          <w:t xml:space="preserve"> x</w:t>
        </w:r>
      </w:ins>
      <w:ins w:id="492" w:author="PR Preview" w:date="2026-01-01T00:00:00Z">
        <w:r>
          <w:rPr>
            <w:rStyle w:val="SpecialCharTok"/>
          </w:rPr>
          <w:t xml:space="preserve">^</w:t>
        </w:r>
      </w:ins>
      <w:ins w:id="493" w:author="PR Preview" w:date="2026-01-01T00:00:00Z">
        <w:r>
          <w:rPr>
            <w:rStyle w:val="DecValTok"/>
          </w:rPr>
          <w:t xml:space="preserve">2</w:t>
        </w:r>
      </w:ins>
      <w:ins w:id="494" w:author="PR Preview" w:date="2026-01-01T00:00:00Z">
        <w:r>
          <w:rPr>
            <w:rStyle w:val="NormalTok"/>
          </w:rPr>
          <w:t xml:space="preserve"> </w:t>
        </w:r>
      </w:ins>
      <w:ins w:id="495" w:author="PR Preview" w:date="2026-01-01T00:00:00Z">
        <w:r>
          <w:rPr>
            <w:rStyle w:val="SpecialCharTok"/>
          </w:rPr>
          <w:t xml:space="preserve">+</w:t>
        </w:r>
      </w:ins>
      <w:ins w:id="496" w:author="PR Preview" w:date="2026-01-01T00:00:00Z">
        <w:r>
          <w:rPr>
            <w:rStyle w:val="NormalTok"/>
          </w:rPr>
          <w:t xml:space="preserve"> </w:t>
        </w:r>
      </w:ins>
      <w:ins w:id="497" w:author="PR Preview" w:date="2026-01-01T00:00:00Z">
        <w:r>
          <w:rPr>
            <w:rStyle w:val="DecValTok"/>
          </w:rPr>
          <w:t xml:space="preserve">2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SpecialCharTok"/>
          </w:rPr>
          <w:t xml:space="preserve">*</w:t>
        </w:r>
      </w:ins>
      <w:ins w:id="500" w:author="PR Preview" w:date="2026-01-01T00:00:00Z">
        <w:r>
          <w:rPr>
            <w:rStyle w:val="NormalTok"/>
          </w:rPr>
          <w:t xml:space="preserve"> x </w:t>
        </w:r>
      </w:ins>
      <w:ins w:id="501" w:author="PR Preview" w:date="2026-01-01T00:00:00Z">
        <w:r>
          <w:rPr>
            <w:rStyle w:val="SpecialCharTok"/>
          </w:rPr>
          <w:t xml:space="preserve">+</w:t>
        </w:r>
      </w:ins>
      <w:ins w:id="502" w:author="PR Preview" w:date="2026-01-01T00:00:00Z">
        <w:r>
          <w:rPr>
            <w:rStyle w:val="NormalTok"/>
          </w:rPr>
          <w:t xml:space="preserve"> </w:t>
        </w:r>
      </w:ins>
      <w:ins w:id="503" w:author="PR Preview" w:date="2026-01-01T00:00:00Z">
        <w:r>
          <w:rPr>
            <w:rStyle w:val="DecValTok"/>
          </w:rPr>
          <w:t xml:space="preserve">1</w:t>
        </w:r>
      </w:ins>
      <w:ins w:id="504" w:author="PR Preview" w:date="2026-01-01T00:00:00Z">
        <w:r>
          <w:rPr>
            <w:rStyle w:val="NormalTok"/>
          </w:rPr>
          <w:t xml:space="preserve">,</w:t>
        </w:r>
      </w:ins>
      <w:ins w:id="505" w:author="PR Preview" w:date="2026-01-01T00:00:00Z">
        <w:r>
          <w:br/>
        </w:r>
      </w:ins>
      <w:ins w:id="506" w:author="PR Preview" w:date="2026-01-01T00:00:00Z">
        <w:r>
          <w:rPr>
            <w:rStyle w:val="NormalTok"/>
          </w:rPr>
          <w:t xml:space="preserve">  </w:t>
        </w:r>
      </w:ins>
      <w:ins w:id="507" w:author="PR Preview" w:date="2026-01-01T00:00:00Z">
        <w:r>
          <w:rPr>
            <w:rStyle w:val="AttributeTok"/>
          </w:rPr>
          <w:t xml:space="preserve">line_2 =</w:t>
        </w:r>
      </w:ins>
      <w:ins w:id="508" w:author="PR Preview" w:date="2026-01-01T00:00:00Z">
        <w:r>
          <w:rPr>
            <w:rStyle w:val="NormalTok"/>
          </w:rPr>
          <w:t xml:space="preserve"> </w:t>
        </w:r>
      </w:ins>
      <w:ins w:id="509" w:author="PR Preview" w:date="2026-01-01T00:00:00Z">
        <w:r>
          <w:rPr>
            <w:rStyle w:val="DecValTok"/>
          </w:rPr>
          <w:t xml:space="preserve">2</w:t>
        </w:r>
      </w:ins>
      <w:ins w:id="510" w:author="PR Preview" w:date="2026-01-01T00:00:00Z">
        <w:r>
          <w:rPr>
            <w:rStyle w:val="NormalTok"/>
          </w:rPr>
          <w:t xml:space="preserve"> </w:t>
        </w:r>
      </w:ins>
      <w:ins w:id="511" w:author="PR Preview" w:date="2026-01-01T00:00:00Z">
        <w:r>
          <w:rPr>
            <w:rStyle w:val="SpecialCharTok"/>
          </w:rPr>
          <w:t xml:space="preserve">*</w:t>
        </w:r>
      </w:ins>
      <w:ins w:id="512" w:author="PR Preview" w:date="2026-01-01T00:00:00Z">
        <w:r>
          <w:rPr>
            <w:rStyle w:val="NormalTok"/>
          </w:rPr>
          <w:t xml:space="preserve"> x </w:t>
        </w:r>
      </w:ins>
      <w:ins w:id="513" w:author="PR Preview" w:date="2026-01-01T00:00:00Z">
        <w:r>
          <w:rPr>
            <w:rStyle w:val="SpecialCharTok"/>
          </w:rPr>
          <w:t xml:space="preserve">+</w:t>
        </w:r>
      </w:ins>
      <w:ins w:id="514" w:author="PR Preview" w:date="2026-01-01T00:00:00Z">
        <w:r>
          <w:rPr>
            <w:rStyle w:val="NormalTok"/>
          </w:rPr>
          <w:t xml:space="preserve"> </w:t>
        </w:r>
      </w:ins>
      <w:ins w:id="515" w:author="PR Preview" w:date="2026-01-01T00:00:00Z">
        <w:r>
          <w:rPr>
            <w:rStyle w:val="DecValTok"/>
          </w:rPr>
          <w:t xml:space="preserve">1</w:t>
        </w:r>
      </w:ins>
      <w:ins w:id="516" w:author="PR Preview" w:date="2026-01-01T00:00:00Z">
        <w:r>
          <w:rPr>
            <w:rStyle w:val="NormalTok"/>
          </w:rPr>
          <w:t xml:space="preserve">,</w:t>
        </w:r>
      </w:ins>
      <w:ins w:id="517" w:author="PR Preview" w:date="2026-01-01T00:00:00Z">
        <w:r>
          <w:br/>
        </w:r>
      </w:ins>
      <w:ins w:id="518" w:author="PR Preview" w:date="2026-01-01T00:00:00Z">
        <w:r>
          <w:rPr>
            <w:rStyle w:val="NormalTok"/>
          </w:rPr>
          <w:t xml:space="preserve">  </w:t>
        </w:r>
      </w:ins>
      <w:ins w:id="519" w:author="PR Preview" w:date="2026-01-01T00:00:00Z">
        <w:r>
          <w:rPr>
            <w:rStyle w:val="AttributeTok"/>
          </w:rPr>
          <w:t xml:space="preserve">line_3 =</w:t>
        </w:r>
      </w:ins>
      <w:ins w:id="520" w:author="PR Preview" w:date="2026-01-01T00:00:00Z">
        <w:r>
          <w:rPr>
            <w:rStyle w:val="NormalTok"/>
          </w:rPr>
          <w:t xml:space="preserve"> </w:t>
        </w:r>
      </w:ins>
      <w:ins w:id="521" w:author="PR Preview" w:date="2026-01-01T00:00:00Z">
        <w:r>
          <w:rPr>
            <w:rStyle w:val="DecValTok"/>
          </w:rPr>
          <w:t xml:space="preserve">2</w:t>
        </w:r>
      </w:ins>
      <w:ins w:id="522" w:author="PR Preview" w:date="2026-01-01T00:00:00Z">
        <w:r>
          <w:rPr>
            <w:rStyle w:val="NormalTok"/>
          </w:rPr>
          <w:t xml:space="preserve"> </w:t>
        </w:r>
      </w:ins>
      <w:ins w:id="523" w:author="PR Preview" w:date="2026-01-01T00:00:00Z">
        <w:r>
          <w:rPr>
            <w:rStyle w:val="SpecialCharTok"/>
          </w:rPr>
          <w:t xml:space="preserve">*</w:t>
        </w:r>
      </w:ins>
      <w:ins w:id="524" w:author="PR Preview" w:date="2026-01-01T00:00:00Z">
        <w:r>
          <w:rPr>
            <w:rStyle w:val="NormalTok"/>
          </w:rPr>
          <w:t xml:space="preserve"> x</w:t>
        </w:r>
      </w:ins>
      <w:ins w:id="525" w:author="PR Preview" w:date="2026-01-01T00:00:00Z">
        <w:r>
          <w:br/>
        </w:r>
      </w:ins>
      <w:ins w:id="526" w:author="PR Preview" w:date="2026-01-01T00:00:00Z">
        <w:r>
          <w:rPr>
            <w:rStyle w:val="NormalTok"/>
          </w:rPr>
          <w:t xml:space="preserve">)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steps </w:t>
        </w:r>
      </w:ins>
      <w:ins w:id="529" w:author="PR Preview" w:date="2026-01-01T00:00:00Z">
        <w:r>
          <w:rPr>
            <w:rStyle w:val="OtherTok"/>
          </w:rPr>
          <w:t xml:space="preserve">&lt;-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with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br/>
        </w:r>
      </w:ins>
      <w:ins w:id="534" w:author="PR Preview" w:date="2026-01-01T00:00:00Z">
        <w:r>
          <w:rPr>
            <w:rStyle w:val="NormalTok"/>
          </w:rPr>
          <w:t xml:space="preserve">  lines,</w:t>
        </w:r>
      </w:ins>
      <w:ins w:id="535" w:author="PR Preview" w:date="2026-01-01T00:00:00Z">
        <w:r>
          <w:br/>
        </w:r>
      </w:ins>
      <w:ins w:id="536" w:author="PR Preview" w:date="2026-01-01T00:00:00Z">
        <w:r>
          <w:rPr>
            <w:rStyle w:val="NormalTok"/>
          </w:rPr>
          <w:t xml:space="preserve">  </w:t>
        </w:r>
      </w:ins>
      <w:ins w:id="537" w:author="PR Preview" w:date="2026-01-01T00:00:00Z">
        <w:r>
          <w:rPr>
            <w:rStyle w:val="FunctionTok"/>
          </w:rPr>
          <w:t xml:space="preserve">data.frame</w:t>
        </w:r>
      </w:ins>
      <w:ins w:id="538" w:author="PR Preview" w:date="2026-01-01T00:00:00Z">
        <w:r>
          <w:rPr>
            <w:rStyle w:val="NormalTok"/>
          </w:rPr>
          <w:t xml:space="preserve">(</w:t>
        </w:r>
      </w:ins>
      <w:ins w:id="539" w:author="PR Preview" w:date="2026-01-01T00:00:00Z">
        <w:r>
          <w:br/>
        </w:r>
      </w:ins>
      <w:ins w:id="540" w:author="PR Preview" w:date="2026-01-01T00:00:00Z">
        <w:r>
          <w:rPr>
            <w:rStyle w:val="NormalTok"/>
          </w:rPr>
          <w:t xml:space="preserve">    </w:t>
        </w:r>
      </w:ins>
      <w:ins w:id="541" w:author="PR Preview" w:date="2026-01-01T00:00:00Z">
        <w:r>
          <w:rPr>
            <w:rStyle w:val="AttributeTok"/>
          </w:rPr>
          <w:t xml:space="preserve">x =</w:t>
        </w:r>
      </w:ins>
      <w:ins w:id="542" w:author="PR Preview" w:date="2026-01-01T00:00:00Z">
        <w:r>
          <w:rPr>
            <w:rStyle w:val="NormalTok"/>
          </w:rPr>
          <w:t xml:space="preserve"> x,</w:t>
        </w:r>
      </w:ins>
      <w:ins w:id="543" w:author="PR Preview" w:date="2026-01-01T00:00:00Z">
        <w:r>
          <w:br/>
        </w:r>
      </w:ins>
      <w:ins w:id="544" w:author="PR Preview" w:date="2026-01-01T00:00:00Z">
        <w:r>
          <w:rPr>
            <w:rStyle w:val="NormalTok"/>
          </w:rPr>
          <w:t xml:space="preserve">    </w:t>
        </w:r>
      </w:ins>
      <w:ins w:id="545" w:author="PR Preview" w:date="2026-01-01T00:00:00Z">
        <w:r>
          <w:rPr>
            <w:rStyle w:val="AttributeTok"/>
          </w:rPr>
          <w:t xml:space="preserve">step_1_equal =</w:t>
        </w:r>
      </w:ins>
      <w:ins w:id="546" w:author="PR Preview" w:date="2026-01-01T00:00:00Z">
        <w:r>
          <w:rPr>
            <w:rStyle w:val="NormalTok"/>
          </w:rPr>
          <w:t xml:space="preserve"> line_0 </w:t>
        </w:r>
      </w:ins>
      <w:ins w:id="547" w:author="PR Preview" w:date="2026-01-01T00:00:00Z">
        <w:r>
          <w:rPr>
            <w:rStyle w:val="SpecialCharTok"/>
          </w:rPr>
          <w:t xml:space="preserve">==</w:t>
        </w:r>
      </w:ins>
      <w:ins w:id="548" w:author="PR Preview" w:date="2026-01-01T00:00:00Z">
        <w:r>
          <w:rPr>
            <w:rStyle w:val="NormalTok"/>
          </w:rPr>
          <w:t xml:space="preserve"> line_1,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NormalTok"/>
          </w:rPr>
          <w:t xml:space="preserve">    </w:t>
        </w:r>
      </w:ins>
      <w:ins w:id="551" w:author="PR Preview" w:date="2026-01-01T00:00:00Z">
        <w:r>
          <w:rPr>
            <w:rStyle w:val="AttributeTok"/>
          </w:rPr>
          <w:t xml:space="preserve">step_2_geq =</w:t>
        </w:r>
      </w:ins>
      <w:ins w:id="552" w:author="PR Preview" w:date="2026-01-01T00:00:00Z">
        <w:r>
          <w:rPr>
            <w:rStyle w:val="NormalTok"/>
          </w:rPr>
          <w:t xml:space="preserve"> line_1 </w:t>
        </w:r>
      </w:ins>
      <w:ins w:id="553" w:author="PR Preview" w:date="2026-01-01T00:00:00Z">
        <w:r>
          <w:rPr>
            <w:rStyle w:val="SpecialCharTok"/>
          </w:rPr>
          <w:t xml:space="preserve">&gt;=</w:t>
        </w:r>
      </w:ins>
      <w:ins w:id="554" w:author="PR Preview" w:date="2026-01-01T00:00:00Z">
        <w:r>
          <w:rPr>
            <w:rStyle w:val="NormalTok"/>
          </w:rPr>
          <w:t xml:space="preserve"> line_2,</w:t>
        </w:r>
      </w:ins>
      <w:ins w:id="555" w:author="PR Preview" w:date="2026-01-01T00:00:00Z">
        <w:r>
          <w:br/>
        </w:r>
      </w:ins>
      <w:ins w:id="556" w:author="PR Preview" w:date="2026-01-01T00:00:00Z">
        <w:r>
          <w:rPr>
            <w:rStyle w:val="NormalTok"/>
          </w:rPr>
          <w:t xml:space="preserve">    </w:t>
        </w:r>
      </w:ins>
      <w:ins w:id="557" w:author="PR Preview" w:date="2026-01-01T00:00:00Z">
        <w:r>
          <w:rPr>
            <w:rStyle w:val="AttributeTok"/>
          </w:rPr>
          <w:t xml:space="preserve">step_3_greater =</w:t>
        </w:r>
      </w:ins>
      <w:ins w:id="558" w:author="PR Preview" w:date="2026-01-01T00:00:00Z">
        <w:r>
          <w:rPr>
            <w:rStyle w:val="NormalTok"/>
          </w:rPr>
          <w:t xml:space="preserve"> line_2 </w:t>
        </w:r>
      </w:ins>
      <w:ins w:id="559" w:author="PR Preview" w:date="2026-01-01T00:00:00Z">
        <w:r>
          <w:rPr>
            <w:rStyle w:val="SpecialCharTok"/>
          </w:rPr>
          <w:t xml:space="preserve">&gt;</w:t>
        </w:r>
      </w:ins>
      <w:ins w:id="560" w:author="PR Preview" w:date="2026-01-01T00:00:00Z">
        <w:r>
          <w:rPr>
            <w:rStyle w:val="NormalTok"/>
          </w:rPr>
          <w:t xml:space="preserve"> line_3,</w:t>
        </w:r>
      </w:ins>
      <w:ins w:id="561" w:author="PR Preview" w:date="2026-01-01T00:00:00Z">
        <w:r>
          <w:br/>
        </w:r>
      </w:ins>
      <w:ins w:id="562" w:author="PR Preview" w:date="2026-01-01T00:00:00Z">
        <w:r>
          <w:rPr>
            <w:rStyle w:val="NormalTok"/>
          </w:rPr>
          <w:t xml:space="preserve">    </w:t>
        </w:r>
      </w:ins>
      <w:ins w:id="563" w:author="PR Preview" w:date="2026-01-01T00:00:00Z">
        <w:r>
          <w:rPr>
            <w:rStyle w:val="AttributeTok"/>
          </w:rPr>
          <w:t xml:space="preserve">first_greater_than_last =</w:t>
        </w:r>
      </w:ins>
      <w:ins w:id="564" w:author="PR Preview" w:date="2026-01-01T00:00:00Z">
        <w:r>
          <w:rPr>
            <w:rStyle w:val="NormalTok"/>
          </w:rPr>
          <w:t xml:space="preserve"> line_0 </w:t>
        </w:r>
      </w:ins>
      <w:ins w:id="565" w:author="PR Preview" w:date="2026-01-01T00:00:00Z">
        <w:r>
          <w:rPr>
            <w:rStyle w:val="SpecialCharTok"/>
          </w:rPr>
          <w:t xml:space="preserve">&gt;</w:t>
        </w:r>
      </w:ins>
      <w:ins w:id="566" w:author="PR Preview" w:date="2026-01-01T00:00:00Z">
        <w:r>
          <w:rPr>
            <w:rStyle w:val="NormalTok"/>
          </w:rPr>
          <w:t xml:space="preserve"> line_3</w:t>
        </w:r>
      </w:ins>
      <w:ins w:id="567" w:author="PR Preview" w:date="2026-01-01T00:00:00Z">
        <w:r>
          <w:br/>
        </w:r>
      </w:ins>
      <w:ins w:id="568" w:author="PR Preview" w:date="2026-01-01T00:00:00Z">
        <w:r>
          <w:rPr>
            <w:rStyle w:val="NormalTok"/>
          </w:rPr>
          <w:t xml:space="preserve">  )</w:t>
        </w:r>
      </w:ins>
      <w:ins w:id="569" w:author="PR Preview" w:date="2026-01-01T00:00:00Z">
        <w:r>
          <w:br/>
        </w:r>
      </w:ins>
      <w:ins w:id="570" w:author="PR Preview" w:date="2026-01-01T00:00:00Z">
        <w:r>
          <w:rPr>
            <w:rStyle w:val="NormalTok"/>
          </w:rPr>
          <w:t xml:space="preserve">)</w:t>
        </w:r>
      </w:ins>
      <w:ins w:id="571" w:author="PR Preview" w:date="2026-01-01T00:00:00Z">
        <w:r>
          <w:br/>
        </w:r>
      </w:ins>
      <w:ins w:id="572" w:author="PR Preview" w:date="2026-01-01T00:00:00Z">
        <w:r>
          <w:rPr>
            <w:rStyle w:val="NormalTok"/>
          </w:rPr>
          <w:t xml:space="preserve">lines</w:t>
        </w:r>
      </w:ins>
      <w:ins w:id="573" w:author="PR Preview" w:date="2026-01-01T00:00:00Z">
        <w:r>
          <w:br/>
        </w:r>
      </w:ins>
      <w:ins w:id="574" w:author="PR Preview" w:date="2026-01-01T00:00:00Z">
        <w:r>
          <w:rPr>
            <w:rStyle w:val="CommentTok"/>
          </w:rPr>
          <w:t xml:space="preserve">#&gt; # A tibble: 5 × 5</w:t>
        </w:r>
      </w:ins>
      <w:ins w:id="575" w:author="PR Preview" w:date="2026-01-01T00:00:00Z">
        <w:r>
          <w:br/>
        </w:r>
      </w:ins>
      <w:ins w:id="576" w:author="PR Preview" w:date="2026-01-01T00:00:00Z">
        <w:r>
          <w:rPr>
            <w:rStyle w:val="CommentTok"/>
          </w:rPr>
          <w:t xml:space="preserve">#&gt;       x line_0 line_1 line_2 line_3</w:t>
        </w:r>
      </w:ins>
      <w:ins w:id="577" w:author="PR Preview" w:date="2026-01-01T00:00:00Z">
        <w:r>
          <w:br/>
        </w:r>
      </w:ins>
      <w:ins w:id="578" w:author="PR Preview" w:date="2026-01-01T00:00:00Z">
        <w:r>
          <w:rPr>
            <w:rStyle w:val="CommentTok"/>
          </w:rPr>
          <w:t xml:space="preserve">#&gt;   &lt;dbl&gt;  &lt;dbl&gt;  &lt;dbl&gt;  &lt;dbl&gt;  &lt;dbl&gt;</w:t>
        </w:r>
      </w:ins>
      <w:ins w:id="579" w:author="PR Preview" w:date="2026-01-01T00:00:00Z">
        <w:r>
          <w:br/>
        </w:r>
      </w:ins>
      <w:ins w:id="580" w:author="PR Preview" w:date="2026-01-01T00:00:00Z">
        <w:r>
          <w:rPr>
            <w:rStyle w:val="CommentTok"/>
          </w:rPr>
          <w:t xml:space="preserve">#&gt; 1    -3      4      4     -5     -6</w:t>
        </w:r>
      </w:ins>
      <w:ins w:id="581" w:author="PR Preview" w:date="2026-01-01T00:00:00Z">
        <w:r>
          <w:br/>
        </w:r>
      </w:ins>
      <w:ins w:id="582" w:author="PR Preview" w:date="2026-01-01T00:00:00Z">
        <w:r>
          <w:rPr>
            <w:rStyle w:val="CommentTok"/>
          </w:rPr>
          <w:t xml:space="preserve">#&gt; 2    -1      0      0     -1     -2</w:t>
        </w:r>
      </w:ins>
      <w:ins w:id="583" w:author="PR Preview" w:date="2026-01-01T00:00:00Z">
        <w:r>
          <w:br/>
        </w:r>
      </w:ins>
      <w:ins w:id="584" w:author="PR Preview" w:date="2026-01-01T00:00:00Z">
        <w:r>
          <w:rPr>
            <w:rStyle w:val="CommentTok"/>
          </w:rPr>
          <w:t xml:space="preserve">#&gt; 3     0      1      1      1      0</w:t>
        </w:r>
      </w:ins>
      <w:ins w:id="585" w:author="PR Preview" w:date="2026-01-01T00:00:00Z">
        <w:r>
          <w:br/>
        </w:r>
      </w:ins>
      <w:ins w:id="586" w:author="PR Preview" w:date="2026-01-01T00:00:00Z">
        <w:r>
          <w:rPr>
            <w:rStyle w:val="CommentTok"/>
          </w:rPr>
          <w:t xml:space="preserve">#&gt; 4     2      9      9      5      4</w:t>
        </w:r>
      </w:ins>
      <w:ins w:id="587" w:author="PR Preview" w:date="2026-01-01T00:00:00Z">
        <w:r>
          <w:br/>
        </w:r>
      </w:ins>
      <w:ins w:id="588" w:author="PR Preview" w:date="2026-01-01T00:00:00Z">
        <w:r>
          <w:rPr>
            <w:rStyle w:val="CommentTok"/>
          </w:rPr>
          <w:t xml:space="preserve">#&gt; 5     3     16     16      7      6</w:t>
        </w:r>
      </w:ins>
      <w:ins w:id="589" w:author="PR Preview" w:date="2026-01-01T00:00:00Z">
        <w:r>
          <w:br/>
        </w:r>
      </w:ins>
      <w:ins w:id="590" w:author="PR Preview" w:date="2026-01-01T00:00:00Z">
        <w:r>
          <w:rPr>
            <w:rStyle w:val="NormalTok"/>
          </w:rPr>
          <w:t xml:space="preserve">steps</w:t>
        </w:r>
      </w:ins>
      <w:ins w:id="591" w:author="PR Preview" w:date="2026-01-01T00:00:00Z">
        <w:r>
          <w:br/>
        </w:r>
      </w:ins>
      <w:ins w:id="592" w:author="PR Preview" w:date="2026-01-01T00:00:00Z">
        <w:r>
          <w:rPr>
            <w:rStyle w:val="CommentTok"/>
          </w:rPr>
          <w:t xml:space="preserve">#&gt; # A tibble: 5 × 5</w:t>
        </w:r>
      </w:ins>
      <w:ins w:id="593" w:author="PR Preview" w:date="2026-01-01T00:00:00Z">
        <w:r>
          <w:br/>
        </w:r>
      </w:ins>
      <w:ins w:id="594" w:author="PR Preview" w:date="2026-01-01T00:00:00Z">
        <w:r>
          <w:rPr>
            <w:rStyle w:val="CommentTok"/>
          </w:rPr>
          <w:t xml:space="preserve">#&gt;       x step_1_equal step_2_geq step_3_greater first_greater_than_last</w:t>
        </w:r>
      </w:ins>
      <w:ins w:id="595" w:author="PR Preview" w:date="2026-01-01T00:00:00Z">
        <w:r>
          <w:br/>
        </w:r>
      </w:ins>
      <w:ins w:id="596" w:author="PR Preview" w:date="2026-01-01T00:00:00Z">
        <w:r>
          <w:rPr>
            <w:rStyle w:val="CommentTok"/>
          </w:rPr>
          <w:t xml:space="preserve">#&gt;   &lt;dbl&gt; &lt;lgl&gt;        &lt;lgl&gt;      &lt;lgl&gt;          &lt;lgl&gt;                  </w:t>
        </w:r>
      </w:ins>
      <w:ins w:id="597" w:author="PR Preview" w:date="2026-01-01T00:00:00Z">
        <w:r>
          <w:br/>
        </w:r>
      </w:ins>
      <w:ins w:id="598" w:author="PR Preview" w:date="2026-01-01T00:00:00Z">
        <w:r>
          <w:rPr>
            <w:rStyle w:val="CommentTok"/>
          </w:rPr>
          <w:t xml:space="preserve">#&gt; 1    -3 TRUE         TRUE       TRUE           TRUE                   </w:t>
        </w:r>
      </w:ins>
      <w:ins w:id="599" w:author="PR Preview" w:date="2026-01-01T00:00:00Z">
        <w:r>
          <w:br/>
        </w:r>
      </w:ins>
      <w:ins w:id="600" w:author="PR Preview" w:date="2026-01-01T00:00:00Z">
        <w:r>
          <w:rPr>
            <w:rStyle w:val="CommentTok"/>
          </w:rPr>
          <w:t xml:space="preserve">#&gt; 2    -1 TRUE         TRUE       TRUE           TRUE                   </w:t>
        </w:r>
      </w:ins>
      <w:ins w:id="601" w:author="PR Preview" w:date="2026-01-01T00:00:00Z">
        <w:r>
          <w:br/>
        </w:r>
      </w:ins>
      <w:ins w:id="602" w:author="PR Preview" w:date="2026-01-01T00:00:00Z">
        <w:r>
          <w:rPr>
            <w:rStyle w:val="CommentTok"/>
          </w:rPr>
          <w:t xml:space="preserve">#&gt; 3     0 TRUE         TRUE       TRUE           TRUE                   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CommentTok"/>
          </w:rPr>
          <w:t xml:space="preserve">#&gt; 4     2 TRUE         TRUE       TRUE           TRUE                   </w:t>
        </w:r>
      </w:ins>
      <w:ins w:id="605" w:author="PR Preview" w:date="2026-01-01T00:00:00Z">
        <w:r>
          <w:br/>
        </w:r>
      </w:ins>
      <w:ins w:id="606" w:author="PR Preview" w:date="2026-01-01T00:00:00Z">
        <w:r>
          <w:rPr>
            <w:rStyle w:val="CommentTok"/>
          </w:rPr>
          <w:t xml:space="preserve">#&gt; 5     3 TRUE         TRUE       TRUE           TRUE</w:t>
        </w:r>
      </w:ins>
    </w:p>
    <w:p>
      <w:pPr>
        <w:pStyle w:val="FirstParagraph"/>
      </w:pPr>
      <w:ins w:id="607" w:author="PR Preview" w:date="2026-01-01T00:00:00Z">
        <w:r>
          <w:t xml:space="preserve">At all 5 values of</w:t>
        </w:r>
      </w:ins>
      <w:ins w:id="608" w:author="PR Preview" w:date="2026-01-01T00:00:00Z">
        <w:r>
          <w:t xml:space="preserve"> </w:t>
        </w:r>
      </w:ins>
      <m:oMath>
        <m:r>
          <m:t>x</m:t>
        </m:r>
      </m:oMath>
      <w:ins w:id="609" w:author="PR Preview" w:date="2026-01-01T00:00:00Z">
        <w:r>
          <w:t xml:space="preserve">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 three steps hold in 5, 5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and 5 cases,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and the first line exceeds the last in 5 cases,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as</w:t>
        </w:r>
      </w:ins>
      <w:ins w:id="618" w:author="PR Preview" w:date="2026-01-01T00:00:00Z">
        <w:r>
          <w:t xml:space="preserve"> </w:t>
        </w:r>
      </w:ins>
      <w:hyperlink w:anchor="thm-derivation-chain">
        <w:ins w:id="61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says.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At</w:t>
        </w:r>
      </w:ins>
      <w:ins w:id="6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625" w:author="PR Preview" w:date="2026-01-01T00:00:00Z">
        <w:r>
          <w:t xml:space="preserve">, for example, the first line is 1 and the last is 0.</w:t>
        </w:r>
      </w:ins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Example 16 (A corollary of a result)</w:delText>
        </w:r>
      </w:del>
      <w:del w:id="627" w:author="PR Preview" w:date="2026-01-01T00:00:00Z">
        <w:r>
          <w:delText xml:space="preserve"> </w:delText>
        </w:r>
      </w:del>
      <w:hyperlink w:anchor="exm-proof">
        <w:del w:id="628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proves the result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“the sum of two even integers is even”</w:delText>
        </w:r>
      </w:del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 corollary follows with little extra work: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the sum of three even integers</w:delText>
        </w:r>
      </w:del>
      <w:del w:id="638" w:author="PR Preview" w:date="2026-01-01T00:00:00Z">
        <w:r>
          <w:delText xml:space="preserve"> </w:delText>
        </w:r>
      </w:del>
      <m:oMath>
        <m:r>
          <m:t>a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m:oMath>
        <m:r>
          <m:t>b</m:t>
        </m:r>
      </m:oMath>
      <w:del w:id="641" w:author="PR Preview" w:date="2026-01-01T00:00:00Z">
        <w:r>
          <w:delText xml:space="preserve">, and</w:delText>
        </w:r>
      </w:del>
      <w:del w:id="642" w:author="PR Preview" w:date="2026-01-01T00:00:00Z">
        <w:r>
          <w:delText xml:space="preserve"> </w:delText>
        </w:r>
      </w:del>
      <m:oMath>
        <m:r>
          <m:t>c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even,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because</w:delText>
        </w:r>
      </w:del>
      <w:del w:id="64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even by that result,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and applying the result again to the even integers</w:delText>
        </w:r>
      </w:del>
      <w:del w:id="6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and</w:delText>
        </w:r>
      </w:del>
      <w:del w:id="657" w:author="PR Preview" w:date="2026-01-01T00:00:00Z">
        <w:r>
          <w:delText xml:space="preserve"> </w:delText>
        </w:r>
      </w:del>
      <m:oMath>
        <m:r>
          <m:t>c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shows that</w:delText>
        </w:r>
      </w:del>
      <w:del w:id="6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is even.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For example,</w:delText>
        </w:r>
      </w:del>
    </w:p>
    <w:p>
      <w:pPr>
        <w:pStyle w:val="BodyText"/>
      </w:pPr>
      <w:ins w:id="665" w:author="PR Preview" w:date="2026-01-01T00:00:00Z">
        <w:r>
          <w:rPr>
            <w:b/>
            <w:bCs/>
          </w:rPr>
          <w:t xml:space="preserve">Example 17 (A corollary of a result)</w:t>
        </w:r>
      </w:ins>
      <w:ins w:id="666" w:author="PR Preview" w:date="2026-01-01T00:00:00Z">
        <w:r>
          <w:t xml:space="preserve"> </w:t>
        </w:r>
      </w:ins>
      <w:hyperlink w:anchor="exm-proof">
        <w:ins w:id="667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proves the result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“the sum of two even integers is even”</w:t>
        </w:r>
      </w:ins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 corollary follows with little extra work: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sum of three even integers</w:t>
        </w:r>
      </w:ins>
      <w:ins w:id="677" w:author="PR Preview" w:date="2026-01-01T00:00:00Z">
        <w:r>
          <w:t xml:space="preserve"> </w:t>
        </w:r>
      </w:ins>
      <m:oMath>
        <m:r>
          <m:t>a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m:oMath>
        <m:r>
          <m:t>b</m:t>
        </m:r>
      </m:oMath>
      <w:ins w:id="680" w:author="PR Preview" w:date="2026-01-01T00:00:00Z">
        <w:r>
          <w:t xml:space="preserve">, and</w:t>
        </w:r>
      </w:ins>
      <w:ins w:id="681" w:author="PR Preview" w:date="2026-01-01T00:00:00Z">
        <w:r>
          <w:t xml:space="preserve"> </w:t>
        </w:r>
      </w:ins>
      <m:oMath>
        <m:r>
          <m:t>c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is even,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because</w:t>
        </w:r>
      </w:ins>
      <w:ins w:id="6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is even by that result,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 applying the result again to the even integers</w:t>
        </w:r>
      </w:ins>
      <w:ins w:id="6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and</w:t>
        </w:r>
      </w:ins>
      <w:ins w:id="696" w:author="PR Preview" w:date="2026-01-01T00:00:00Z">
        <w:r>
          <w:t xml:space="preserve"> </w:t>
        </w:r>
      </w:ins>
      <m:oMath>
        <m:r>
          <m:t>c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shows that</w:t>
        </w:r>
      </w:ins>
      <w:ins w:id="6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is even.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del w:id="704" w:author="PR Preview" w:date="2026-01-01T00:00:00Z">
        <w:r>
          <w:rPr>
            <w:b/>
            <w:bCs/>
          </w:rPr>
          <w:delText xml:space="preserve">Example 17 (A counterexample)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The proposition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“for every integer</w:delText>
        </w:r>
      </w:del>
      <w:del w:id="709" w:author="PR Preview" w:date="2026-01-01T00:00:00Z">
        <w:r>
          <w:delText xml:space="preserve"> </w:delText>
        </w:r>
      </w:del>
      <m:oMath>
        <m:r>
          <m:t>n</m:t>
        </m:r>
      </m:oMath>
      <w:del w:id="710" w:author="PR Preview" w:date="2026-01-01T00:00:00Z">
        <w:r>
          <w:delText xml:space="preserve">,</w:delText>
        </w:r>
      </w:del>
      <w:del w:id="7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del w:id="712" w:author="PR Preview" w:date="2026-01-01T00:00:00Z">
        <w:r>
          <w:delText xml:space="preserve">”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is false.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The integer</w:delText>
        </w:r>
      </w:del>
      <w:del w:id="7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0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is a counterexample:</w:delText>
        </w:r>
      </w:del>
      <w:del w:id="72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721" w:author="PR Preview" w:date="2026-01-01T00:00:00Z">
        <w:r>
          <w:delText xml:space="preserve">, and</w:delText>
        </w:r>
      </w:del>
      <w:del w:id="72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&gt;</m:t>
        </m:r>
        <m:r>
          <m:t>0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is false.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The proposition is true for some integers, such as</w:delText>
        </w:r>
      </w:del>
      <w:del w:id="7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since</w:delText>
        </w:r>
      </w:del>
      <w:del w:id="73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del w:id="732" w:author="PR Preview" w:date="2026-01-01T00:00:00Z">
        <w:r>
          <w:delText xml:space="preserve">,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but one counterexample is enough to make it false.</w:delText>
        </w:r>
      </w:del>
    </w:p>
    <w:p>
      <w:pPr>
        <w:pStyle w:val="BodyText"/>
      </w:pPr>
      <w:ins w:id="735" w:author="PR Preview" w:date="2026-01-01T00:00:00Z">
        <w:r>
          <w:rPr>
            <w:b/>
            <w:bCs/>
          </w:rPr>
          <w:t xml:space="preserve">Example 18 (A counterexample)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The proposition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“for every integer</w:t>
        </w:r>
      </w:ins>
      <w:ins w:id="740" w:author="PR Preview" w:date="2026-01-01T00:00:00Z">
        <w:r>
          <w:t xml:space="preserve"> </w:t>
        </w:r>
      </w:ins>
      <m:oMath>
        <m:r>
          <m:t>n</m:t>
        </m:r>
      </m:oMath>
      <w:ins w:id="741" w:author="PR Preview" w:date="2026-01-01T00:00:00Z">
        <w:r>
          <w:t xml:space="preserve">,</w:t>
        </w:r>
      </w:ins>
      <w:ins w:id="7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ins w:id="743" w:author="PR Preview" w:date="2026-01-01T00:00:00Z">
        <w:r>
          <w:t xml:space="preserve">”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is false.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The integer</w:t>
        </w:r>
      </w:ins>
      <w:ins w:id="7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a counterexample:</w:t>
        </w:r>
      </w:ins>
      <w:ins w:id="75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752" w:author="PR Preview" w:date="2026-01-01T00:00:00Z">
        <w:r>
          <w:t xml:space="preserve">, and</w:t>
        </w:r>
      </w:ins>
      <w:ins w:id="7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&gt;</m:t>
        </m:r>
        <m:r>
          <m:t>0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is false.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The proposition is true for some integers, such as</w:t>
        </w:r>
      </w:ins>
      <w:ins w:id="7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since</w:t>
        </w:r>
      </w:ins>
      <w:ins w:id="76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but one counterexample is enough to make it false.</w:t>
        </w:r>
      </w:ins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del w:id="766" w:author="PR Preview" w:date="2026-01-01T00:00:00Z">
        <w:r>
          <w:rPr>
            <w:b/>
            <w:bCs/>
          </w:rPr>
          <w:delText xml:space="preserve">Example 18 (A true proposition with a false converse)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For an integer</w:delText>
        </w:r>
      </w:del>
      <w:del w:id="769" w:author="PR Preview" w:date="2026-01-01T00:00:00Z">
        <w:r>
          <w:delText xml:space="preserve"> </w:delText>
        </w:r>
      </w:del>
      <m:oMath>
        <m:r>
          <m:t>n</m:t>
        </m:r>
      </m:oMath>
      <w:del w:id="770" w:author="PR Preview" w:date="2026-01-01T00:00:00Z">
        <w:r>
          <w:delText xml:space="preserve">, call</w:delText>
        </w:r>
      </w:del>
      <w:del w:id="771" w:author="PR Preview" w:date="2026-01-01T00:00:00Z">
        <w:r>
          <w:delText xml:space="preserve"> </w:delText>
        </w:r>
      </w:del>
      <m:oMath>
        <m:r>
          <m:t>n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 multiple of</w:delText>
        </w:r>
      </w:del>
      <w:del w:id="774" w:author="PR Preview" w:date="2026-01-01T00:00:00Z">
        <w:r>
          <w:delText xml:space="preserve"> </w:delText>
        </w:r>
      </w:del>
      <m:oMath>
        <m:r>
          <m:t>4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if</w:delText>
        </w:r>
      </w:del>
      <w:del w:id="7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for some integer</w:delText>
        </w:r>
      </w:del>
      <w:del w:id="780" w:author="PR Preview" w:date="2026-01-01T00:00:00Z">
        <w:r>
          <w:delText xml:space="preserve"> </w:delText>
        </w:r>
      </w:del>
      <m:oMath>
        <m:r>
          <m:t>k</m:t>
        </m:r>
      </m:oMath>
      <w:del w:id="781" w:author="PR Preview" w:date="2026-01-01T00:00:00Z">
        <w:r>
          <w:delText xml:space="preserve">.</w:delText>
        </w:r>
      </w:del>
    </w:p>
    <w:p>
      <w:pPr>
        <w:pStyle w:val="BodyText"/>
      </w:pPr>
      <w:ins w:id="782" w:author="PR Preview" w:date="2026-01-01T00:00:00Z">
        <w:r>
          <w:rPr>
            <w:b/>
            <w:bCs/>
          </w:rPr>
          <w:t xml:space="preserve">Example 19 (A true proposition with a false converse)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For an integer</w:t>
        </w:r>
      </w:ins>
      <w:ins w:id="785" w:author="PR Preview" w:date="2026-01-01T00:00:00Z">
        <w:r>
          <w:t xml:space="preserve"> </w:t>
        </w:r>
      </w:ins>
      <m:oMath>
        <m:r>
          <m:t>n</m:t>
        </m:r>
      </m:oMath>
      <w:ins w:id="786" w:author="PR Preview" w:date="2026-01-01T00:00:00Z">
        <w:r>
          <w:t xml:space="preserve">, call</w:t>
        </w:r>
      </w:ins>
      <w:ins w:id="787" w:author="PR Preview" w:date="2026-01-01T00:00:00Z">
        <w:r>
          <w:t xml:space="preserve"> </w:t>
        </w:r>
      </w:ins>
      <m:oMath>
        <m:r>
          <m:t>n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 multiple of</w:t>
        </w:r>
      </w:ins>
      <w:ins w:id="790" w:author="PR Preview" w:date="2026-01-01T00:00:00Z">
        <w:r>
          <w:t xml:space="preserve"> </w:t>
        </w:r>
      </w:ins>
      <m:oMath>
        <m:r>
          <m:t>4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if</w:t>
        </w:r>
      </w:ins>
      <w:ins w:id="7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for some integer</w:t>
        </w:r>
      </w:ins>
      <w:ins w:id="796" w:author="PR Preview" w:date="2026-01-01T00:00:00Z">
        <w:r>
          <w:t xml:space="preserve"> </w:t>
        </w:r>
      </w:ins>
      <m:oMath>
        <m:r>
          <m:t>k</m:t>
        </m:r>
      </m:oMath>
      <w:ins w:id="797" w:author="PR Preview" w:date="2026-01-01T00:00:00Z">
        <w:r>
          <w:t xml:space="preserve">.</w:t>
        </w:r>
      </w:ins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del w:id="798" w:author="PR Preview" w:date="2026-01-01T00:00:00Z">
        <w:r>
          <w:rPr>
            <w:b/>
            <w:bCs/>
          </w:rPr>
          <w:delText xml:space="preserve">Example 19 (Necessary but not sufficient)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In</w:delText>
        </w:r>
      </w:del>
      <w:del w:id="801" w:author="PR Preview" w:date="2026-01-01T00:00:00Z">
        <w:r>
          <w:delText xml:space="preserve"> </w:delText>
        </w:r>
      </w:del>
      <w:hyperlink w:anchor="exm-converse">
        <w:del w:id="802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803" w:author="PR Preview" w:date="2026-01-01T00:00:00Z">
        <w:r>
          <w:delText xml:space="preserve">,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“if</w:delText>
        </w:r>
      </w:del>
      <w:del w:id="806" w:author="PR Preview" w:date="2026-01-01T00:00:00Z">
        <w:r>
          <w:delText xml:space="preserve"> </w:delText>
        </w:r>
      </w:del>
      <m:oMath>
        <m:r>
          <m:t>n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is a multiple of</w:delText>
        </w:r>
      </w:del>
      <w:del w:id="809" w:author="PR Preview" w:date="2026-01-01T00:00:00Z">
        <w:r>
          <w:delText xml:space="preserve"> </w:delText>
        </w:r>
      </w:del>
      <m:oMath>
        <m:r>
          <m:t>4</m:t>
        </m:r>
      </m:oMath>
      <w:del w:id="810" w:author="PR Preview" w:date="2026-01-01T00:00:00Z">
        <w:r>
          <w:delText xml:space="preserve">, then</w:delText>
        </w:r>
      </w:del>
      <w:del w:id="811" w:author="PR Preview" w:date="2026-01-01T00:00:00Z">
        <w:r>
          <w:delText xml:space="preserve"> </w:delText>
        </w:r>
      </w:del>
      <m:oMath>
        <m:r>
          <m:t>n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is even”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is true, so:</w:delText>
        </w:r>
      </w:del>
    </w:p>
    <w:p>
      <w:pPr>
        <w:pStyle w:val="BodyText"/>
      </w:pPr>
      <w:ins w:id="816" w:author="PR Preview" w:date="2026-01-01T00:00:00Z">
        <w:r>
          <w:rPr>
            <w:b/>
            <w:bCs/>
          </w:rPr>
          <w:t xml:space="preserve">Example 20 (Necessary but not sufficient)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In</w:t>
        </w:r>
      </w:ins>
      <w:ins w:id="819" w:author="PR Preview" w:date="2026-01-01T00:00:00Z">
        <w:r>
          <w:t xml:space="preserve"> </w:t>
        </w:r>
      </w:ins>
      <w:hyperlink w:anchor="exm-converse">
        <w:ins w:id="820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“if</w:t>
        </w:r>
      </w:ins>
      <w:ins w:id="824" w:author="PR Preview" w:date="2026-01-01T00:00:00Z">
        <w:r>
          <w:t xml:space="preserve"> </w:t>
        </w:r>
      </w:ins>
      <m:oMath>
        <m:r>
          <m:t>n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 a multiple of</w:t>
        </w:r>
      </w:ins>
      <w:ins w:id="827" w:author="PR Preview" w:date="2026-01-01T00:00:00Z">
        <w:r>
          <w:t xml:space="preserve"> </w:t>
        </w:r>
      </w:ins>
      <m:oMath>
        <m:r>
          <m:t>4</m:t>
        </m:r>
      </m:oMath>
      <w:ins w:id="828" w:author="PR Preview" w:date="2026-01-01T00:00:00Z">
        <w:r>
          <w:t xml:space="preserve">, then</w:t>
        </w:r>
      </w:ins>
      <w:ins w:id="829" w:author="PR Preview" w:date="2026-01-01T00:00:00Z">
        <w:r>
          <w:t xml:space="preserve"> </w:t>
        </w:r>
      </w:ins>
      <m:oMath>
        <m:r>
          <m:t>n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even”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is true, so:</w:t>
        </w:r>
      </w:ins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Definition 21 (Proof by contradiction)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proof by contradiction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of a proposition</w:delText>
        </w:r>
      </w:del>
      <w:del w:id="841" w:author="PR Preview" w:date="2026-01-01T00:00:00Z">
        <w:r>
          <w:delText xml:space="preserve"> </w:delText>
        </w:r>
      </w:del>
      <m:oMath>
        <m:r>
          <m:t>P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assumes that</w:delText>
        </w:r>
      </w:del>
      <w:del w:id="844" w:author="PR Preview" w:date="2026-01-01T00:00:00Z">
        <w:r>
          <w:delText xml:space="preserve"> </w:delText>
        </w:r>
      </w:del>
      <m:oMath>
        <m:r>
          <m:t>P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 false,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and derives from that assumption a proposition that is known to be false.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Since a true assumption cannot lead to a false proposition,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the assumption that</w:delText>
        </w:r>
      </w:del>
      <w:del w:id="853" w:author="PR Preview" w:date="2026-01-01T00:00:00Z">
        <w:r>
          <w:delText xml:space="preserve"> </w:delText>
        </w:r>
      </w:del>
      <m:oMath>
        <m:r>
          <m:t>P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false must itself be false,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so</w:delText>
        </w:r>
      </w:del>
      <w:del w:id="858" w:author="PR Preview" w:date="2026-01-01T00:00:00Z">
        <w:r>
          <w:delText xml:space="preserve"> </w:delText>
        </w:r>
      </w:del>
      <m:oMath>
        <m:r>
          <m:t>P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is true.</w:delText>
        </w:r>
      </w:del>
    </w:p>
    <w:p>
      <w:pPr>
        <w:pStyle w:val="BodyText"/>
      </w:pPr>
      <w:del w:id="861" w:author="PR Preview" w:date="2026-01-01T00:00:00Z">
        <w:r>
          <w:rPr>
            <w:b/>
            <w:bCs/>
          </w:rPr>
          <w:delText xml:space="preserve">Example 20 (No integer is both even and odd)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Suppose, for contradiction, that some integer</w:delText>
        </w:r>
      </w:del>
      <w:del w:id="864" w:author="PR Preview" w:date="2026-01-01T00:00:00Z">
        <w:r>
          <w:delText xml:space="preserve"> </w:delText>
        </w:r>
      </w:del>
      <m:oMath>
        <m:r>
          <m:t>n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is both even and odd (</w:delText>
        </w:r>
      </w:del>
      <w:hyperlink w:anchor="def-even-odd">
        <w:del w:id="86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68" w:author="PR Preview" w:date="2026-01-01T00:00:00Z">
        <w:r>
          <w:delText xml:space="preserve">).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Then</w:delText>
        </w:r>
      </w:del>
      <w:del w:id="8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and</w:delText>
        </w:r>
      </w:del>
      <w:del w:id="87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for some integers</w:delText>
        </w:r>
      </w:del>
      <w:del w:id="877" w:author="PR Preview" w:date="2026-01-01T00:00:00Z">
        <w:r>
          <w:delText xml:space="preserve"> </w:delText>
        </w:r>
      </w:del>
      <m:oMath>
        <m:r>
          <m:t>j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and</w:delText>
        </w:r>
      </w:del>
      <w:del w:id="880" w:author="PR Preview" w:date="2026-01-01T00:00:00Z">
        <w:r>
          <w:delText xml:space="preserve"> </w:delText>
        </w:r>
      </w:del>
      <m:oMath>
        <m:r>
          <m:t>k</m:t>
        </m:r>
      </m:oMath>
      <w:del w:id="881" w:author="PR Preview" w:date="2026-01-01T00:00:00Z">
        <w:r>
          <w:delText xml:space="preserve">, and</w:delText>
        </w:r>
      </w:del>
    </w:p>
    <w:p>
      <w:pPr>
        <w:pStyle w:val="BodyText"/>
      </w:pPr>
      <w:ins w:id="882" w:author="PR Preview" w:date="2026-01-01T00:00:00Z">
        <w:r>
          <w:rPr>
            <w:b/>
            <w:bCs/>
          </w:rPr>
          <w:t xml:space="preserve">Definition 21 (Proof by contradiction)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b/>
            <w:bCs/>
          </w:rPr>
          <w:t xml:space="preserve">proof by contradiction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of a proposition</w:t>
        </w:r>
      </w:ins>
      <w:ins w:id="889" w:author="PR Preview" w:date="2026-01-01T00:00:00Z">
        <w:r>
          <w:t xml:space="preserve"> </w:t>
        </w:r>
      </w:ins>
      <m:oMath>
        <m:r>
          <m:t>P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assumes that</w:t>
        </w:r>
      </w:ins>
      <w:ins w:id="892" w:author="PR Preview" w:date="2026-01-01T00:00:00Z">
        <w:r>
          <w:t xml:space="preserve"> </w:t>
        </w:r>
      </w:ins>
      <m:oMath>
        <m:r>
          <m:t>P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is false,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 derives from that assumption a proposition that is known to be false.</w:t>
        </w:r>
      </w:ins>
    </w:p>
    <w:bookmarkEnd w:id="84"/>
    <w:bookmarkStart w:id="85" w:name="exm-proof-by-contradiction"/>
    <w:p>
      <w:pPr>
        <w:pStyle w:val="BodyText"/>
      </w:pPr>
      <w:ins w:id="897" w:author="PR Preview" w:date="2026-01-01T00:00:00Z">
        <w:r>
          <w:rPr>
            <w:b/>
            <w:bCs/>
          </w:rPr>
          <w:t xml:space="preserve">Example 21 (No integer is both even and odd)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Suppose, for contradiction, that some integer</w:t>
        </w:r>
      </w:ins>
      <w:ins w:id="900" w:author="PR Preview" w:date="2026-01-01T00:00:00Z">
        <w:r>
          <w:t xml:space="preserve"> </w:t>
        </w:r>
      </w:ins>
      <m:oMath>
        <m:r>
          <m:t>n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is both even and odd (</w:t>
        </w:r>
      </w:ins>
      <w:hyperlink w:anchor="def-even-odd">
        <w:ins w:id="90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04" w:author="PR Preview" w:date="2026-01-01T00:00:00Z">
        <w:r>
          <w:t xml:space="preserve">).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Then</w:t>
        </w:r>
      </w:ins>
      <w:ins w:id="9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and</w:t>
        </w:r>
      </w:ins>
      <w:ins w:id="9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for some integers</w:t>
        </w:r>
      </w:ins>
      <w:ins w:id="913" w:author="PR Preview" w:date="2026-01-01T00:00:00Z">
        <w:r>
          <w:t xml:space="preserve"> </w:t>
        </w:r>
      </w:ins>
      <m:oMath>
        <m:r>
          <m:t>j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</w:t>
        </w:r>
      </w:ins>
      <w:ins w:id="916" w:author="PR Preview" w:date="2026-01-01T00:00:00Z">
        <w:r>
          <w:t xml:space="preserve"> </w:t>
        </w:r>
      </w:ins>
      <m:oMath>
        <m:r>
          <m:t>k</m:t>
        </m:r>
      </m:oMath>
      <w:ins w:id="91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ins w:id="918" w:author="PR Preview" w:date="2026-01-01T00:00:00Z">
        <w:r>
          <w:rPr>
            <w:b/>
            <w:bCs/>
          </w:rPr>
          <w:t xml:space="preserve">Theorem 2 (A proof by contradiction proves its proposition)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Let</w:t>
        </w:r>
      </w:ins>
      <w:ins w:id="921" w:author="PR Preview" w:date="2026-01-01T00:00:00Z">
        <w:r>
          <w:t xml:space="preserve"> </w:t>
        </w:r>
      </w:ins>
      <m:oMath>
        <m:r>
          <m:t>P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and</w:t>
        </w:r>
      </w:ins>
      <w:ins w:id="924" w:author="PR Preview" w:date="2026-01-01T00:00:00Z">
        <w:r>
          <w:t xml:space="preserve"> </w:t>
        </w:r>
      </w:ins>
      <m:oMath>
        <m:r>
          <m:t>Q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be propositions (</w:t>
        </w:r>
      </w:ins>
      <w:hyperlink w:anchor="def-proposition">
        <w:ins w:id="92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28" w:author="PR Preview" w:date="2026-01-01T00:00:00Z">
        <w:r>
          <w:t xml:space="preserve">).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If</w:t>
        </w:r>
      </w:ins>
      <w:ins w:id="93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true and</w:t>
        </w:r>
      </w:ins>
      <w:ins w:id="934" w:author="PR Preview" w:date="2026-01-01T00:00:00Z">
        <w:r>
          <w:t xml:space="preserve"> </w:t>
        </w:r>
      </w:ins>
      <m:oMath>
        <m:r>
          <m:t>Q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false, then</w:t>
        </w:r>
      </w:ins>
      <w:ins w:id="937" w:author="PR Preview" w:date="2026-01-01T00:00:00Z">
        <w:r>
          <w:t xml:space="preserve"> </w:t>
        </w:r>
      </w:ins>
      <m:oMath>
        <m:r>
          <m:t>P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true.</w:t>
        </w:r>
      </w:ins>
    </w:p>
    <w:bookmarkEnd w:id="86"/>
    <w:p>
      <w:pPr>
        <w:pStyle w:val="BodyText"/>
      </w:pPr>
      <w:ins w:id="940" w:author="PR Preview" w:date="2026-01-01T00:00:00Z">
        <w:r>
          <w:rPr>
            <w:i/>
            <w:iCs/>
          </w:rPr>
          <w:t xml:space="preserve">Proof</w:t>
        </w:r>
      </w:ins>
      <w:ins w:id="941" w:author="PR Preview" w:date="2026-01-01T00:00:00Z">
        <w:r>
          <w:t xml:space="preserve">. </w:t>
        </w:r>
      </w:ins>
      <w:ins w:id="942" w:author="PR Preview" w:date="2026-01-01T00:00:00Z">
        <w:r>
          <w:t xml:space="preserve">By</w:t>
        </w:r>
      </w:ins>
      <w:ins w:id="943" w:author="PR Preview" w:date="2026-01-01T00:00:00Z">
        <w:r>
          <w:t xml:space="preserve"> </w:t>
        </w:r>
      </w:ins>
      <w:hyperlink w:anchor="def-logical-connective">
        <w:ins w:id="94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false only when</w:t>
        </w:r>
      </w:ins>
      <w:ins w:id="94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is true and</w:t>
        </w:r>
      </w:ins>
      <w:ins w:id="952" w:author="PR Preview" w:date="2026-01-01T00:00:00Z">
        <w:r>
          <w:t xml:space="preserve"> </w:t>
        </w:r>
      </w:ins>
      <m:oMath>
        <m:r>
          <m:t>Q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false.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Here</w:t>
        </w:r>
      </w:ins>
      <w:ins w:id="957" w:author="PR Preview" w:date="2026-01-01T00:00:00Z">
        <w:r>
          <w:t xml:space="preserve"> </w:t>
        </w:r>
      </w:ins>
      <m:oMath>
        <m:r>
          <m:t>Q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is false, and</w:t>
        </w:r>
      </w:ins>
      <w:ins w:id="96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is true,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so</w:t>
        </w:r>
      </w:ins>
      <w:ins w:id="96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is not true.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Then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false.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Since</w:t>
        </w:r>
      </w:ins>
      <w:ins w:id="97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true whenever</w:t>
        </w:r>
      </w:ins>
      <w:ins w:id="978" w:author="PR Preview" w:date="2026-01-01T00:00:00Z">
        <w:r>
          <w:t xml:space="preserve"> </w:t>
        </w:r>
      </w:ins>
      <m:oMath>
        <m:r>
          <m:t>P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false,</w:t>
        </w:r>
      </w:ins>
      <w:ins w:id="981" w:author="PR Preview" w:date="2026-01-01T00:00:00Z">
        <w:r>
          <w:t xml:space="preserve"> </w:t>
        </w:r>
      </w:ins>
      <m:oMath>
        <m:r>
          <m:t>P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must be true.</w:t>
        </w:r>
      </w:ins>
    </w:p>
    <w:bookmarkStart w:id="87" w:name="exm-proof-by-contradiction-truth-table"/>
    <w:p>
      <w:pPr>
        <w:pStyle w:val="BodyText"/>
      </w:pPr>
      <w:ins w:id="984" w:author="PR Preview" w:date="2026-01-01T00:00:00Z">
        <w:r>
          <w:rPr>
            <w:b/>
            <w:bCs/>
          </w:rPr>
          <w:t xml:space="preserve">Example 22 (A truth table for a proof by contradiction)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There are only four ways to assign truth values to</w:t>
        </w:r>
      </w:ins>
      <w:ins w:id="987" w:author="PR Preview" w:date="2026-01-01T00:00:00Z">
        <w:r>
          <w:t xml:space="preserve"> </w:t>
        </w:r>
      </w:ins>
      <m:oMath>
        <m:r>
          <m:t>P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m:oMath>
        <m:r>
          <m:t>Q</m:t>
        </m:r>
      </m:oMath>
      <w:ins w:id="991" w:author="PR Preview" w:date="2026-01-01T00:00:00Z">
        <w:r>
          <w:t xml:space="preserve">.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The code lists them, with the truth value of</w:t>
        </w:r>
      </w:ins>
      <w:ins w:id="99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 marks the rows where</w:t>
        </w:r>
      </w:ins>
      <w:ins w:id="99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true and</w:t>
        </w:r>
      </w:ins>
      <w:ins w:id="1001" w:author="PR Preview" w:date="2026-01-01T00:00:00Z">
        <w:r>
          <w:t xml:space="preserve"> </w:t>
        </w:r>
      </w:ins>
      <m:oMath>
        <m:r>
          <m:t>Q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 false.</w:t>
        </w:r>
      </w:ins>
    </w:p>
    <w:p>
      <w:pPr>
        <w:pStyle w:val="SourceCode"/>
      </w:pPr>
      <w:ins w:id="1004" w:author="PR Preview" w:date="2026-01-01T00:00:00Z">
        <w:r>
          <w:rPr>
            <w:rStyle w:val="NormalTok"/>
          </w:rPr>
          <w:t xml:space="preserve">tt </w:t>
        </w:r>
      </w:ins>
      <w:ins w:id="1005" w:author="PR Preview" w:date="2026-01-01T00:00:00Z">
        <w:r>
          <w:rPr>
            <w:rStyle w:val="OtherTok"/>
          </w:rPr>
          <w:t xml:space="preserve">&lt;-</w:t>
        </w:r>
      </w:ins>
      <w:ins w:id="1006" w:author="PR Preview" w:date="2026-01-01T00:00:00Z">
        <w:r>
          <w:rPr>
            <w:rStyle w:val="NormalTok"/>
          </w:rPr>
          <w:t xml:space="preserve"> </w:t>
        </w:r>
      </w:ins>
      <w:ins w:id="1007" w:author="PR Preview" w:date="2026-01-01T00:00:00Z">
        <w:r>
          <w:rPr>
            <w:rStyle w:val="FunctionTok"/>
          </w:rPr>
          <w:t xml:space="preserve">expand.grid</w:t>
        </w:r>
      </w:ins>
      <w:ins w:id="1008" w:author="PR Preview" w:date="2026-01-01T00:00:00Z">
        <w:r>
          <w:rPr>
            <w:rStyle w:val="NormalTok"/>
          </w:rPr>
          <w:t xml:space="preserve">(</w:t>
        </w:r>
      </w:ins>
      <w:ins w:id="1009" w:author="PR Preview" w:date="2026-01-01T00:00:00Z">
        <w:r>
          <w:rPr>
            <w:rStyle w:val="AttributeTok"/>
          </w:rPr>
          <w:t xml:space="preserve">Q =</w:t>
        </w:r>
      </w:ins>
      <w:ins w:id="1010" w:author="PR Preview" w:date="2026-01-01T00:00:00Z">
        <w:r>
          <w:rPr>
            <w:rStyle w:val="NormalTok"/>
          </w:rPr>
          <w:t xml:space="preserve"> </w:t>
        </w:r>
      </w:ins>
      <w:ins w:id="1011" w:author="PR Preview" w:date="2026-01-01T00:00:00Z">
        <w:r>
          <w:rPr>
            <w:rStyle w:val="FunctionTok"/>
          </w:rPr>
          <w:t xml:space="preserve">c</w:t>
        </w:r>
      </w:ins>
      <w:ins w:id="1012" w:author="PR Preview" w:date="2026-01-01T00:00:00Z">
        <w:r>
          <w:rPr>
            <w:rStyle w:val="NormalTok"/>
          </w:rPr>
          <w:t xml:space="preserve">(</w:t>
        </w:r>
      </w:ins>
      <w:ins w:id="1013" w:author="PR Preview" w:date="2026-01-01T00:00:00Z">
        <w:r>
          <w:rPr>
            <w:rStyle w:val="ConstantTok"/>
          </w:rPr>
          <w:t xml:space="preserve">TRUE</w:t>
        </w:r>
      </w:ins>
      <w:ins w:id="1014" w:author="PR Preview" w:date="2026-01-01T00:00:00Z">
        <w:r>
          <w:rPr>
            <w:rStyle w:val="NormalTok"/>
          </w:rPr>
          <w:t xml:space="preserve">, </w:t>
        </w:r>
      </w:ins>
      <w:ins w:id="1015" w:author="PR Preview" w:date="2026-01-01T00:00:00Z">
        <w:r>
          <w:rPr>
            <w:rStyle w:val="ConstantTok"/>
          </w:rPr>
          <w:t xml:space="preserve">FALSE</w:t>
        </w:r>
      </w:ins>
      <w:ins w:id="1016" w:author="PR Preview" w:date="2026-01-01T00:00:00Z">
        <w:r>
          <w:rPr>
            <w:rStyle w:val="NormalTok"/>
          </w:rPr>
          <w:t xml:space="preserve">), </w:t>
        </w:r>
      </w:ins>
      <w:ins w:id="1017" w:author="PR Preview" w:date="2026-01-01T00:00:00Z">
        <w:r>
          <w:rPr>
            <w:rStyle w:val="AttributeTok"/>
          </w:rPr>
          <w:t xml:space="preserve">P =</w:t>
        </w:r>
      </w:ins>
      <w:ins w:id="1018" w:author="PR Preview" w:date="2026-01-01T00:00:00Z">
        <w:r>
          <w:rPr>
            <w:rStyle w:val="NormalTok"/>
          </w:rPr>
          <w:t xml:space="preserve"> </w:t>
        </w:r>
      </w:ins>
      <w:ins w:id="1019" w:author="PR Preview" w:date="2026-01-01T00:00:00Z">
        <w:r>
          <w:rPr>
            <w:rStyle w:val="FunctionTok"/>
          </w:rPr>
          <w:t xml:space="preserve">c</w:t>
        </w:r>
      </w:ins>
      <w:ins w:id="1020" w:author="PR Preview" w:date="2026-01-01T00:00:00Z">
        <w:r>
          <w:rPr>
            <w:rStyle w:val="NormalTok"/>
          </w:rPr>
          <w:t xml:space="preserve">(</w:t>
        </w:r>
      </w:ins>
      <w:ins w:id="1021" w:author="PR Preview" w:date="2026-01-01T00:00:00Z">
        <w:r>
          <w:rPr>
            <w:rStyle w:val="ConstantTok"/>
          </w:rPr>
          <w:t xml:space="preserve">TRUE</w:t>
        </w:r>
      </w:ins>
      <w:ins w:id="1022" w:author="PR Preview" w:date="2026-01-01T00:00:00Z">
        <w:r>
          <w:rPr>
            <w:rStyle w:val="NormalTok"/>
          </w:rPr>
          <w:t xml:space="preserve">, </w:t>
        </w:r>
      </w:ins>
      <w:ins w:id="1023" w:author="PR Preview" w:date="2026-01-01T00:00:00Z">
        <w:r>
          <w:rPr>
            <w:rStyle w:val="ConstantTok"/>
          </w:rPr>
          <w:t xml:space="preserve">FALSE</w:t>
        </w:r>
      </w:ins>
      <w:ins w:id="1024" w:author="PR Preview" w:date="2026-01-01T00:00:00Z">
        <w:r>
          <w:rPr>
            <w:rStyle w:val="NormalTok"/>
          </w:rPr>
          <w:t xml:space="preserve">))</w:t>
        </w:r>
      </w:ins>
      <w:ins w:id="1025" w:author="PR Preview" w:date="2026-01-01T00:00:00Z">
        <w:r>
          <w:br/>
        </w:r>
      </w:ins>
      <w:ins w:id="1026" w:author="PR Preview" w:date="2026-01-01T00:00:00Z">
        <w:r>
          <w:rPr>
            <w:rStyle w:val="NormalTok"/>
          </w:rPr>
          <w:t xml:space="preserve">tt</w:t>
        </w:r>
      </w:ins>
      <w:ins w:id="1027" w:author="PR Preview" w:date="2026-01-01T00:00:00Z">
        <w:r>
          <w:rPr>
            <w:rStyle w:val="SpecialCharTok"/>
          </w:rPr>
          <w:t xml:space="preserve">$</w:t>
        </w:r>
      </w:ins>
      <w:ins w:id="1028" w:author="PR Preview" w:date="2026-01-01T00:00:00Z">
        <w:r>
          <w:rPr>
            <w:rStyle w:val="NormalTok"/>
          </w:rPr>
          <w:t xml:space="preserve">not_P_implies_Q </w:t>
        </w:r>
      </w:ins>
      <w:ins w:id="1029" w:author="PR Preview" w:date="2026-01-01T00:00:00Z">
        <w:r>
          <w:rPr>
            <w:rStyle w:val="OtherTok"/>
          </w:rPr>
          <w:t xml:space="preserve">&lt;-</w:t>
        </w:r>
      </w:ins>
      <w:ins w:id="1030" w:author="PR Preview" w:date="2026-01-01T00:00:00Z">
        <w:r>
          <w:rPr>
            <w:rStyle w:val="NormalTok"/>
          </w:rPr>
          <w:t xml:space="preserve"> </w:t>
        </w:r>
      </w:ins>
      <w:ins w:id="1031" w:author="PR Preview" w:date="2026-01-01T00:00:00Z">
        <w:r>
          <w:rPr>
            <w:rStyle w:val="SpecialCharTok"/>
          </w:rPr>
          <w:t xml:space="preserve">!</w:t>
        </w:r>
      </w:ins>
      <w:ins w:id="1032" w:author="PR Preview" w:date="2026-01-01T00:00:00Z">
        <w:r>
          <w:rPr>
            <w:rStyle w:val="NormalTok"/>
          </w:rPr>
          <w:t xml:space="preserve">(</w:t>
        </w:r>
      </w:ins>
      <w:ins w:id="1033" w:author="PR Preview" w:date="2026-01-01T00:00:00Z">
        <w:r>
          <w:rPr>
            <w:rStyle w:val="SpecialCharTok"/>
          </w:rPr>
          <w:t xml:space="preserve">!</w:t>
        </w:r>
      </w:ins>
      <w:ins w:id="1034" w:author="PR Preview" w:date="2026-01-01T00:00:00Z">
        <w:r>
          <w:rPr>
            <w:rStyle w:val="NormalTok"/>
          </w:rPr>
          <w:t xml:space="preserve">tt</w:t>
        </w:r>
      </w:ins>
      <w:ins w:id="1035" w:author="PR Preview" w:date="2026-01-01T00:00:00Z">
        <w:r>
          <w:rPr>
            <w:rStyle w:val="SpecialCharTok"/>
          </w:rPr>
          <w:t xml:space="preserve">$</w:t>
        </w:r>
      </w:ins>
      <w:ins w:id="1036" w:author="PR Preview" w:date="2026-01-01T00:00:00Z">
        <w:r>
          <w:rPr>
            <w:rStyle w:val="NormalTok"/>
          </w:rPr>
          <w:t xml:space="preserve">P) </w:t>
        </w:r>
      </w:ins>
      <w:ins w:id="1037" w:author="PR Preview" w:date="2026-01-01T00:00:00Z">
        <w:r>
          <w:rPr>
            <w:rStyle w:val="SpecialCharTok"/>
          </w:rPr>
          <w:t xml:space="preserve">|</w:t>
        </w:r>
      </w:ins>
      <w:ins w:id="1038" w:author="PR Preview" w:date="2026-01-01T00:00:00Z">
        <w:r>
          <w:rPr>
            <w:rStyle w:val="NormalTok"/>
          </w:rPr>
          <w:t xml:space="preserve"> tt</w:t>
        </w:r>
      </w:ins>
      <w:ins w:id="1039" w:author="PR Preview" w:date="2026-01-01T00:00:00Z">
        <w:r>
          <w:rPr>
            <w:rStyle w:val="SpecialCharTok"/>
          </w:rPr>
          <w:t xml:space="preserve">$</w:t>
        </w:r>
      </w:ins>
      <w:ins w:id="1040" w:author="PR Preview" w:date="2026-01-01T00:00:00Z">
        <w:r>
          <w:rPr>
            <w:rStyle w:val="NormalTok"/>
          </w:rPr>
          <w:t xml:space="preserve">Q</w:t>
        </w:r>
      </w:ins>
      <w:ins w:id="1041" w:author="PR Preview" w:date="2026-01-01T00:00:00Z">
        <w:r>
          <w:br/>
        </w:r>
      </w:ins>
      <w:ins w:id="1042" w:author="PR Preview" w:date="2026-01-01T00:00:00Z">
        <w:r>
          <w:rPr>
            <w:rStyle w:val="NormalTok"/>
          </w:rPr>
          <w:t xml:space="preserve">tt</w:t>
        </w:r>
      </w:ins>
      <w:ins w:id="1043" w:author="PR Preview" w:date="2026-01-01T00:00:00Z">
        <w:r>
          <w:rPr>
            <w:rStyle w:val="SpecialCharTok"/>
          </w:rPr>
          <w:t xml:space="preserve">$</w:t>
        </w:r>
      </w:ins>
      <w:ins w:id="1044" w:author="PR Preview" w:date="2026-01-01T00:00:00Z">
        <w:r>
          <w:rPr>
            <w:rStyle w:val="NormalTok"/>
          </w:rPr>
          <w:t xml:space="preserve">hypotheses_hold </w:t>
        </w:r>
      </w:ins>
      <w:ins w:id="1045" w:author="PR Preview" w:date="2026-01-01T00:00:00Z">
        <w:r>
          <w:rPr>
            <w:rStyle w:val="OtherTok"/>
          </w:rPr>
          <w:t xml:space="preserve">&lt;-</w:t>
        </w:r>
      </w:ins>
      <w:ins w:id="1046" w:author="PR Preview" w:date="2026-01-01T00:00:00Z">
        <w:r>
          <w:rPr>
            <w:rStyle w:val="NormalTok"/>
          </w:rPr>
          <w:t xml:space="preserve"> tt</w:t>
        </w:r>
      </w:ins>
      <w:ins w:id="1047" w:author="PR Preview" w:date="2026-01-01T00:00:00Z">
        <w:r>
          <w:rPr>
            <w:rStyle w:val="SpecialCharTok"/>
          </w:rPr>
          <w:t xml:space="preserve">$</w:t>
        </w:r>
      </w:ins>
      <w:ins w:id="1048" w:author="PR Preview" w:date="2026-01-01T00:00:00Z">
        <w:r>
          <w:rPr>
            <w:rStyle w:val="NormalTok"/>
          </w:rPr>
          <w:t xml:space="preserve">not_P_implies_Q </w:t>
        </w:r>
      </w:ins>
      <w:ins w:id="1049" w:author="PR Preview" w:date="2026-01-01T00:00:00Z">
        <w:r>
          <w:rPr>
            <w:rStyle w:val="SpecialCharTok"/>
          </w:rPr>
          <w:t xml:space="preserve">&amp;</w:t>
        </w:r>
      </w:ins>
      <w:ins w:id="1050" w:author="PR Preview" w:date="2026-01-01T00:00:00Z">
        <w:r>
          <w:rPr>
            <w:rStyle w:val="NormalTok"/>
          </w:rPr>
          <w:t xml:space="preserve"> </w:t>
        </w:r>
      </w:ins>
      <w:ins w:id="1051" w:author="PR Preview" w:date="2026-01-01T00:00:00Z">
        <w:r>
          <w:rPr>
            <w:rStyle w:val="SpecialCharTok"/>
          </w:rPr>
          <w:t xml:space="preserve">!</w:t>
        </w:r>
      </w:ins>
      <w:ins w:id="1052" w:author="PR Preview" w:date="2026-01-01T00:00:00Z">
        <w:r>
          <w:rPr>
            <w:rStyle w:val="NormalTok"/>
          </w:rPr>
          <w:t xml:space="preserve">tt</w:t>
        </w:r>
      </w:ins>
      <w:ins w:id="1053" w:author="PR Preview" w:date="2026-01-01T00:00:00Z">
        <w:r>
          <w:rPr>
            <w:rStyle w:val="SpecialCharTok"/>
          </w:rPr>
          <w:t xml:space="preserve">$</w:t>
        </w:r>
      </w:ins>
      <w:ins w:id="1054" w:author="PR Preview" w:date="2026-01-01T00:00:00Z">
        <w:r>
          <w:rPr>
            <w:rStyle w:val="NormalTok"/>
          </w:rPr>
          <w:t xml:space="preserve">Q</w:t>
        </w:r>
      </w:ins>
      <w:ins w:id="1055" w:author="PR Preview" w:date="2026-01-01T00:00:00Z">
        <w:r>
          <w:br/>
        </w:r>
      </w:ins>
      <w:ins w:id="1056" w:author="PR Preview" w:date="2026-01-01T00:00:00Z">
        <w:r>
          <w:rPr>
            <w:rStyle w:val="NormalTok"/>
          </w:rPr>
          <w:t xml:space="preserve">tt</w:t>
        </w:r>
      </w:ins>
      <w:ins w:id="1057" w:author="PR Preview" w:date="2026-01-01T00:00:00Z">
        <w:r>
          <w:br/>
        </w:r>
      </w:ins>
      <w:ins w:id="1058" w:author="PR Preview" w:date="2026-01-01T00:00:00Z">
        <w:r>
          <w:rPr>
            <w:rStyle w:val="CommentTok"/>
          </w:rPr>
          <w:t xml:space="preserve">#&gt; # A tibble: 4 × 4</w:t>
        </w:r>
      </w:ins>
      <w:ins w:id="1059" w:author="PR Preview" w:date="2026-01-01T00:00:00Z">
        <w:r>
          <w:br/>
        </w:r>
      </w:ins>
      <w:ins w:id="1060" w:author="PR Preview" w:date="2026-01-01T00:00:00Z">
        <w:r>
          <w:rPr>
            <w:rStyle w:val="CommentTok"/>
          </w:rPr>
          <w:t xml:space="preserve">#&gt;   Q     P     not_P_implies_Q hypotheses_hold</w:t>
        </w:r>
      </w:ins>
      <w:ins w:id="1061" w:author="PR Preview" w:date="2026-01-01T00:00:00Z">
        <w:r>
          <w:br/>
        </w:r>
      </w:ins>
      <w:ins w:id="1062" w:author="PR Preview" w:date="2026-01-01T00:00:00Z">
        <w:r>
          <w:rPr>
            <w:rStyle w:val="CommentTok"/>
          </w:rPr>
          <w:t xml:space="preserve">#&gt;   &lt;lgl&gt; &lt;lgl&gt; &lt;lgl&gt;           &lt;lgl&gt;          </w:t>
        </w:r>
      </w:ins>
      <w:ins w:id="1063" w:author="PR Preview" w:date="2026-01-01T00:00:00Z">
        <w:r>
          <w:br/>
        </w:r>
      </w:ins>
      <w:ins w:id="1064" w:author="PR Preview" w:date="2026-01-01T00:00:00Z">
        <w:r>
          <w:rPr>
            <w:rStyle w:val="CommentTok"/>
          </w:rPr>
          <w:t xml:space="preserve">#&gt; 1 TRUE  TRUE  TRUE            FALSE          </w:t>
        </w:r>
      </w:ins>
      <w:ins w:id="1065" w:author="PR Preview" w:date="2026-01-01T00:00:00Z">
        <w:r>
          <w:br/>
        </w:r>
      </w:ins>
      <w:ins w:id="1066" w:author="PR Preview" w:date="2026-01-01T00:00:00Z">
        <w:r>
          <w:rPr>
            <w:rStyle w:val="CommentTok"/>
          </w:rPr>
          <w:t xml:space="preserve">#&gt; 2 FALSE TRUE  TRUE            TRUE           </w:t>
        </w:r>
      </w:ins>
      <w:ins w:id="1067" w:author="PR Preview" w:date="2026-01-01T00:00:00Z">
        <w:r>
          <w:br/>
        </w:r>
      </w:ins>
      <w:ins w:id="1068" w:author="PR Preview" w:date="2026-01-01T00:00:00Z">
        <w:r>
          <w:rPr>
            <w:rStyle w:val="CommentTok"/>
          </w:rPr>
          <w:t xml:space="preserve">#&gt; 3 TRUE  FALSE TRUE            FALSE          </w:t>
        </w:r>
      </w:ins>
      <w:ins w:id="1069" w:author="PR Preview" w:date="2026-01-01T00:00:00Z">
        <w:r>
          <w:br/>
        </w:r>
      </w:ins>
      <w:ins w:id="1070" w:author="PR Preview" w:date="2026-01-01T00:00:00Z">
        <w:r>
          <w:rPr>
            <w:rStyle w:val="CommentTok"/>
          </w:rPr>
          <w:t xml:space="preserve">#&gt; 4 FALSE FALSE FALSE           FALSE</w:t>
        </w:r>
      </w:ins>
    </w:p>
    <w:p>
      <w:pPr>
        <w:pStyle w:val="FirstParagraph"/>
      </w:pPr>
      <w:ins w:id="1071" w:author="PR Preview" w:date="2026-01-01T00:00:00Z">
        <w:r>
          <w:t xml:space="preserve">The hypotheses of</w:t>
        </w:r>
      </w:ins>
      <w:ins w:id="1072" w:author="PR Preview" w:date="2026-01-01T00:00:00Z">
        <w:r>
          <w:t xml:space="preserve"> </w:t>
        </w:r>
      </w:ins>
      <w:hyperlink w:anchor="thm-proof-by-contradiction">
        <w:ins w:id="107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hold in 1 of the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4 rows,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and in 1 of them</w:t>
        </w:r>
      </w:ins>
      <w:ins w:id="1080" w:author="PR Preview" w:date="2026-01-01T00:00:00Z">
        <w:r>
          <w:t xml:space="preserve"> </w:t>
        </w:r>
      </w:ins>
      <m:oMath>
        <m:r>
          <m:t>P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 true.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So whenever the hypotheses hold,</w:t>
        </w:r>
      </w:ins>
      <w:ins w:id="1085" w:author="PR Preview" w:date="2026-01-01T00:00:00Z">
        <w:r>
          <w:t xml:space="preserve"> </w:t>
        </w:r>
      </w:ins>
      <m:oMath>
        <m:r>
          <m:t>P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is true.</w:t>
        </w:r>
      </w:ins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del w:id="1088" w:author="PR Preview" w:date="2026-01-01T00:00:00Z">
        <w:r>
          <w:rPr>
            <w:b/>
            <w:bCs/>
          </w:rPr>
          <w:delText xml:space="preserve">Example 21 (Evaluating set and predicate indicators)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Consider the real line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1092" w:author="PR Preview" w:date="2026-01-01T00:00:00Z">
        <w:r>
          <w:delText xml:space="preserve">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the set of nonnegative numbers</w:delText>
        </w:r>
      </w:del>
      <w:del w:id="10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and a continuous</w:delText>
        </w:r>
      </w:del>
      <w:del w:id="1099" w:author="PR Preview" w:date="2026-01-01T00:00:00Z">
        <w:r>
          <w:delText xml:space="preserve"> </w:delText>
        </w:r>
      </w:del>
      <w:hyperlink r:id="rId11">
        <w:del w:id="1100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01" w:author="PR Preview" w:date="2026-01-01T00:00:00Z">
        <w:r>
          <w:delText xml:space="preserve"> </w:delText>
        </w:r>
      </w:del>
      <m:oMath>
        <m:r>
          <m:t>Y</m:t>
        </m:r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(defined in the Morrison Lab’s probability notes).</w:delText>
        </w:r>
      </w:del>
    </w:p>
    <w:p>
      <w:pPr>
        <w:pStyle w:val="FirstParagraph"/>
      </w:pPr>
      <w:ins w:id="1104" w:author="PR Preview" w:date="2026-01-01T00:00:00Z">
        <w:r>
          <w:rPr>
            <w:b/>
            <w:bCs/>
          </w:rPr>
          <w:t xml:space="preserve">Example 23 (Evaluating set and predicate indicators)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Consider the real line</w:t>
        </w:r>
      </w:ins>
      <w:ins w:id="110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1108" w:author="PR Preview" w:date="2026-01-01T00:00:00Z">
        <w:r>
          <w:t xml:space="preserve">,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the set of nonnegative numbers</w:t>
        </w:r>
      </w:ins>
      <w:ins w:id="11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112" w:author="PR Preview" w:date="2026-01-01T00:00:00Z">
        <w:r>
          <w:t xml:space="preserve">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and a continuous</w:t>
        </w:r>
      </w:ins>
      <w:ins w:id="1115" w:author="PR Preview" w:date="2026-01-01T00:00:00Z">
        <w:r>
          <w:t xml:space="preserve"> </w:t>
        </w:r>
      </w:ins>
      <w:hyperlink r:id="rId11">
        <w:ins w:id="111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117" w:author="PR Preview" w:date="2026-01-01T00:00:00Z">
        <w:r>
          <w:t xml:space="preserve"> </w:t>
        </w:r>
      </w:ins>
      <m:oMath>
        <m:r>
          <m:t>Y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(defined in the Morrison Lab’s probability notes).</w:t>
        </w:r>
      </w:ins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del w:id="1120" w:author="PR Preview" w:date="2026-01-01T00:00:00Z">
        <w:r>
          <w:rPr>
            <w:b/>
            <w:bCs/>
          </w:rPr>
          <w:delText xml:space="preserve">Example 22 (A binary variable is an indicator)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In a study of</w:delText>
        </w:r>
      </w:del>
      <w:del w:id="1123" w:author="PR Preview" w:date="2026-01-01T00:00:00Z">
        <w:r>
          <w:delText xml:space="preserve"> </w:delText>
        </w:r>
      </w:del>
      <m:oMath>
        <m:r>
          <m:t>n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people,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let</w:delText>
        </w:r>
      </w:del>
      <w:del w:id="112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if person</w:delText>
        </w:r>
      </w:del>
      <w:del w:id="1131" w:author="PR Preview" w:date="2026-01-01T00:00:00Z">
        <w:r>
          <w:delText xml:space="preserve"> </w:delText>
        </w:r>
      </w:del>
      <m:oMath>
        <m:r>
          <m:t>i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smokes and</w:delText>
        </w:r>
      </w:del>
      <w:del w:id="113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otherwise,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for</w:delText>
        </w:r>
      </w:del>
      <w:del w:id="11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140" w:author="PR Preview" w:date="2026-01-01T00:00:00Z">
        <w:r>
          <w:delText xml:space="preserve">.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Then</w:delText>
        </w:r>
      </w:del>
      <w:del w:id="114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is a binary variable (</w:delText>
        </w:r>
      </w:del>
      <w:hyperlink w:anchor="def-binary-variable">
        <w:del w:id="1146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147" w:author="PR Preview" w:date="2026-01-01T00:00:00Z">
        <w:r>
          <w:delText xml:space="preserve">).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It is also the predicate indicator (</w:delText>
        </w:r>
      </w:del>
      <w:hyperlink w:anchor="def-indicator-function">
        <w:del w:id="115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151" w:author="PR Preview" w:date="2026-01-01T00:00:00Z">
        <w:r>
          <w:delText xml:space="preserve">)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of the proposition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“person</w:delText>
        </w:r>
      </w:del>
      <w:del w:id="1156" w:author="PR Preview" w:date="2026-01-01T00:00:00Z">
        <w:r>
          <w:delText xml:space="preserve"> </w:delText>
        </w:r>
      </w:del>
      <m:oMath>
        <m:r>
          <m:t>i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smokes”</w:delText>
        </w:r>
      </w:del>
      <w:del w:id="1159" w:author="PR Preview" w:date="2026-01-01T00:00:00Z">
        <w:r>
          <w:delText xml:space="preserve">:</w:delText>
        </w:r>
      </w:del>
      <w:del w:id="116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1161" w:author="PR Preview" w:date="2026-01-01T00:00:00Z">
        <w:r>
          <w:delText xml:space="preserve">.</w:delText>
        </w:r>
      </w:del>
    </w:p>
    <w:p>
      <w:pPr>
        <w:pStyle w:val="BodyText"/>
      </w:pPr>
      <w:ins w:id="1162" w:author="PR Preview" w:date="2026-01-01T00:00:00Z">
        <w:r>
          <w:rPr>
            <w:b/>
            <w:bCs/>
          </w:rPr>
          <w:t xml:space="preserve">Example 24 (A binary variable is an indicator)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In a study of</w:t>
        </w:r>
      </w:ins>
      <w:ins w:id="1165" w:author="PR Preview" w:date="2026-01-01T00:00:00Z">
        <w:r>
          <w:t xml:space="preserve"> </w:t>
        </w:r>
      </w:ins>
      <m:oMath>
        <m:r>
          <m:t>n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people,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let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if person</w:t>
        </w:r>
      </w:ins>
      <w:ins w:id="1173" w:author="PR Preview" w:date="2026-01-01T00:00:00Z">
        <w:r>
          <w:t xml:space="preserve"> </w:t>
        </w:r>
      </w:ins>
      <m:oMath>
        <m:r>
          <m:t>i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smokes and</w:t>
        </w:r>
      </w:ins>
      <w:ins w:id="11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otherwise,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for</w:t>
        </w:r>
      </w:ins>
      <w:ins w:id="11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182" w:author="PR Preview" w:date="2026-01-01T00:00:00Z">
        <w:r>
          <w:t xml:space="preserve">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Then</w:t>
        </w:r>
      </w:ins>
      <w:ins w:id="118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is a binary variable (</w:t>
        </w:r>
      </w:ins>
      <w:hyperlink w:anchor="def-binary-variable">
        <w:ins w:id="1188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189" w:author="PR Preview" w:date="2026-01-01T00:00:00Z">
        <w:r>
          <w:t xml:space="preserve">).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It is also the predicate indicator (</w:t>
        </w:r>
      </w:ins>
      <w:hyperlink w:anchor="def-indicator-function">
        <w:ins w:id="119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93" w:author="PR Preview" w:date="2026-01-01T00:00:00Z">
        <w:r>
          <w:t xml:space="preserve">)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of the proposition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“person</w:t>
        </w:r>
      </w:ins>
      <w:ins w:id="1198" w:author="PR Preview" w:date="2026-01-01T00:00:00Z">
        <w:r>
          <w:t xml:space="preserve"> </w:t>
        </w:r>
      </w:ins>
      <m:oMath>
        <m:r>
          <m:t>i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smokes”</w:t>
        </w:r>
      </w:ins>
      <w:ins w:id="1201" w:author="PR Preview" w:date="2026-01-01T00:00:00Z">
        <w:r>
          <w:t xml:space="preserve">:</w:t>
        </w:r>
      </w:ins>
      <w:ins w:id="120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1203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del w:id="1204" w:author="PR Preview" w:date="2026-01-01T00:00:00Z">
        <w:r>
          <w:rPr>
            <w:b/>
            <w:bCs/>
          </w:rPr>
          <w:delText xml:space="preserve">Example 23 (One indicator in both notations)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Let</w:delText>
        </w:r>
      </w:del>
      <w:del w:id="12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208" w:author="PR Preview" w:date="2026-01-01T00:00:00Z">
        <w:r>
          <w:delText xml:space="preserve">, the nonnegative real numbers.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The indicator of</w:delText>
        </w:r>
      </w:del>
      <w:del w:id="1211" w:author="PR Preview" w:date="2026-01-01T00:00:00Z">
        <w:r>
          <w:delText xml:space="preserve"> </w:delText>
        </w:r>
      </w:del>
      <m:oMath>
        <m:r>
          <m:t>A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is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in set notation,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and</w:delText>
        </w:r>
      </w:del>
      <w:del w:id="12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or</w:delText>
        </w:r>
      </w:del>
      <w:del w:id="12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in predicate notation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(</w:delText>
        </w:r>
      </w:del>
      <w:hyperlink w:anchor="def-set-predicate-notation">
        <w:del w:id="1227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228" w:author="PR Preview" w:date="2026-01-01T00:00:00Z">
        <w:r>
          <w:delText xml:space="preserve">).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At</w:delText>
        </w:r>
      </w:del>
      <w:del w:id="123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1232" w:author="PR Preview" w:date="2026-01-01T00:00:00Z">
        <w:r>
          <w:delText xml:space="preserve">, all three equal</w:delText>
        </w:r>
      </w:del>
      <w:del w:id="1233" w:author="PR Preview" w:date="2026-01-01T00:00:00Z">
        <w:r>
          <w:delText xml:space="preserve"> </w:delText>
        </w:r>
      </w:del>
      <m:oMath>
        <m:r>
          <m:t>1</m:t>
        </m:r>
      </m:oMath>
      <w:del w:id="1234" w:author="PR Preview" w:date="2026-01-01T00:00:00Z">
        <w:r>
          <w:delText xml:space="preserve">;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at</w:delText>
        </w:r>
      </w:del>
      <w:del w:id="12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1238" w:author="PR Preview" w:date="2026-01-01T00:00:00Z">
        <w:r>
          <w:delText xml:space="preserve">, all three equal</w:delText>
        </w:r>
      </w:del>
      <w:del w:id="1239" w:author="PR Preview" w:date="2026-01-01T00:00:00Z">
        <w:r>
          <w:delText xml:space="preserve"> </w:delText>
        </w:r>
      </w:del>
      <m:oMath>
        <m:r>
          <m:t>0</m:t>
        </m:r>
      </m:oMath>
      <w:del w:id="1240" w:author="PR Preview" w:date="2026-01-01T00:00:00Z">
        <w:r>
          <w:delText xml:space="preserve">.</w:delText>
        </w:r>
      </w:del>
    </w:p>
    <w:p>
      <w:pPr>
        <w:pStyle w:val="BodyText"/>
      </w:pPr>
      <w:ins w:id="1241" w:author="PR Preview" w:date="2026-01-01T00:00:00Z">
        <w:r>
          <w:rPr>
            <w:b/>
            <w:bCs/>
          </w:rPr>
          <w:t xml:space="preserve">Example 25 (One indicator in both notations)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Let</w:t>
        </w:r>
      </w:ins>
      <w:ins w:id="1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245" w:author="PR Preview" w:date="2026-01-01T00:00:00Z">
        <w:r>
          <w:t xml:space="preserve">, the nonnegative real numbers.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 indicator of</w:t>
        </w:r>
      </w:ins>
      <w:ins w:id="1248" w:author="PR Preview" w:date="2026-01-01T00:00:00Z">
        <w:r>
          <w:t xml:space="preserve"> </w:t>
        </w:r>
      </w:ins>
      <m:oMath>
        <m:r>
          <m:t>A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</w:t>
        </w:r>
      </w:ins>
      <w:ins w:id="1251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in set notation,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and</w:t>
        </w:r>
      </w:ins>
      <w:ins w:id="125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or</w:t>
        </w:r>
      </w:ins>
      <w:ins w:id="125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in predicate notation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(</w:t>
        </w:r>
      </w:ins>
      <w:hyperlink w:anchor="def-set-predicate-notation">
        <w:ins w:id="126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265" w:author="PR Preview" w:date="2026-01-01T00:00:00Z">
        <w:r>
          <w:t xml:space="preserve">).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At</w:t>
        </w:r>
      </w:ins>
      <w:ins w:id="12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1269" w:author="PR Preview" w:date="2026-01-01T00:00:00Z">
        <w:r>
          <w:t xml:space="preserve">, all three equal</w:t>
        </w:r>
      </w:ins>
      <w:ins w:id="1270" w:author="PR Preview" w:date="2026-01-01T00:00:00Z">
        <w:r>
          <w:t xml:space="preserve"> </w:t>
        </w:r>
      </w:ins>
      <m:oMath>
        <m:r>
          <m:t>1</m:t>
        </m:r>
      </m:oMath>
      <w:ins w:id="1271" w:author="PR Preview" w:date="2026-01-01T00:00:00Z">
        <w:r>
          <w:t xml:space="preserve">;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at</w:t>
        </w:r>
      </w:ins>
      <w:ins w:id="12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1275" w:author="PR Preview" w:date="2026-01-01T00:00:00Z">
        <w:r>
          <w:t xml:space="preserve">, all three equal</w:t>
        </w:r>
      </w:ins>
      <w:ins w:id="1276" w:author="PR Preview" w:date="2026-01-01T00:00:00Z">
        <w:r>
          <w:t xml:space="preserve"> </w:t>
        </w:r>
      </w:ins>
      <m:oMath>
        <m:r>
          <m:t>0</m:t>
        </m:r>
      </m:oMath>
      <w:ins w:id="1277" w:author="PR Preview" w:date="2026-01-01T00:00:00Z">
        <w:r>
          <w:t xml:space="preserve">.</w:t>
        </w:r>
      </w:ins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del w:id="1278" w:author="PR Preview" w:date="2026-01-01T00:00:00Z">
        <w:r>
          <w:rPr>
            <w:b/>
            <w:bCs/>
          </w:rPr>
          <w:delText xml:space="preserve">Example 24 (Supports of two count distributions)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 </w:delText>
        </w:r>
      </w:del>
    </w:p>
    <w:p>
      <w:pPr>
        <w:pStyle w:val="BodyText"/>
      </w:pPr>
      <w:ins w:id="1281" w:author="PR Preview" w:date="2026-01-01T00:00:00Z">
        <w:r>
          <w:rPr>
            <w:b/>
            <w:bCs/>
          </w:rPr>
          <w:t xml:space="preserve">Example 26 (Supports of two count distributions)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del w:id="1284" w:author="PR Preview" w:date="2026-01-01T00:00:00Z">
        <w:r>
          <w:rPr>
            <w:b/>
            <w:bCs/>
          </w:rPr>
          <w:delText xml:space="preserve">Example 25 (Evaluating Iverson brackets)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 </w:delText>
        </w:r>
      </w:del>
    </w:p>
    <w:p>
      <w:pPr>
        <w:pStyle w:val="FirstParagraph"/>
      </w:pPr>
      <w:ins w:id="1287" w:author="PR Preview" w:date="2026-01-01T00:00:00Z">
        <w:r>
          <w:rPr>
            <w:b/>
            <w:bCs/>
          </w:rPr>
          <w:t xml:space="preserve">Example 27 (Evaluating Iverson brackets)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del w:id="1290" w:author="PR Preview" w:date="2026-01-01T00:00:00Z">
        <w:r>
          <w:rPr>
            <w:i/>
            <w:iCs/>
          </w:rPr>
          <w:delText xml:space="preserve">Remark 3</w:delText>
        </w:r>
      </w:del>
      <w:del w:id="1291" w:author="PR Preview" w:date="2026-01-01T00:00:00Z">
        <w:r>
          <w:delText xml:space="preserve"> (The Iverson bracket is the predicate indicator). </w:delText>
        </w:r>
      </w:del>
      <w:del w:id="1292" w:author="PR Preview" w:date="2026-01-01T00:00:00Z">
        <w:r>
          <w:delText xml:space="preserve">The Iverson bracket</w:delText>
        </w:r>
      </w:del>
      <w:del w:id="12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is the predicate indicator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(</w:delText>
        </w:r>
      </w:del>
      <w:hyperlink w:anchor="def-indicator-function">
        <w:del w:id="129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300" w:author="PR Preview" w:date="2026-01-01T00:00:00Z">
        <w:r>
          <w:delText xml:space="preserve">) in different notation.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Under this notation,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set membership is written</w:delText>
        </w:r>
      </w:del>
      <w:del w:id="13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so</w:delText>
        </w:r>
      </w:del>
      <w:del w:id="130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10" w:author="PR Preview" w:date="2026-01-01T00:00:00Z">
        <w:r>
          <w:delText xml:space="preserve">.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For example, the values in</w:delText>
        </w:r>
      </w:del>
      <w:del w:id="1313" w:author="PR Preview" w:date="2026-01-01T00:00:00Z">
        <w:r>
          <w:delText xml:space="preserve"> </w:delText>
        </w:r>
      </w:del>
      <w:hyperlink w:anchor="exm-indicator-numerical">
        <w:del w:id="131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become</w:delText>
        </w:r>
      </w:del>
    </w:p>
    <w:p>
      <w:pPr>
        <w:pStyle w:val="FirstParagraph"/>
      </w:pPr>
      <w:ins w:id="1317" w:author="PR Preview" w:date="2026-01-01T00:00:00Z">
        <w:r>
          <w:rPr>
            <w:i/>
            <w:iCs/>
          </w:rPr>
          <w:t xml:space="preserve">Remark 3</w:t>
        </w:r>
      </w:ins>
      <w:ins w:id="1318" w:author="PR Preview" w:date="2026-01-01T00:00:00Z">
        <w:r>
          <w:t xml:space="preserve"> (The Iverson bracket is the predicate indicator). </w:t>
        </w:r>
      </w:ins>
      <w:ins w:id="1319" w:author="PR Preview" w:date="2026-01-01T00:00:00Z">
        <w:r>
          <w:t xml:space="preserve">The Iverson bracket</w:t>
        </w:r>
      </w:ins>
      <w:ins w:id="13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is the predicate indicator</w:t>
        </w:r>
      </w:ins>
      <w:ins w:id="132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(</w:t>
        </w:r>
      </w:ins>
      <w:hyperlink w:anchor="def-indicator-function">
        <w:ins w:id="13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27" w:author="PR Preview" w:date="2026-01-01T00:00:00Z">
        <w:r>
          <w:t xml:space="preserve">) in different notation.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Under this notation,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set membership is written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so</w:t>
        </w:r>
      </w:ins>
      <w:ins w:id="133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37" w:author="PR Preview" w:date="2026-01-01T00:00:00Z">
        <w:r>
          <w:t xml:space="preserve">.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For example, the values in</w:t>
        </w:r>
      </w:ins>
      <w:ins w:id="1340" w:author="PR Preview" w:date="2026-01-01T00:00:00Z">
        <w:r>
          <w:t xml:space="preserve"> </w:t>
        </w:r>
      </w:ins>
      <w:hyperlink w:anchor="exm-indicator-numerical">
        <w:ins w:id="1341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del w:id="1344" w:author="PR Preview" w:date="2026-01-01T00:00:00Z">
        <w:r>
          <w:rPr>
            <w:b/>
            <w:bCs/>
          </w:rPr>
          <w:delText xml:space="preserve">Example 26 (Evaluating the Kronecker delta)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 </w:delText>
        </w:r>
      </w:del>
    </w:p>
    <w:p>
      <w:pPr>
        <w:pStyle w:val="BodyText"/>
      </w:pPr>
      <w:ins w:id="1347" w:author="PR Preview" w:date="2026-01-01T00:00:00Z">
        <w:r>
          <w:rPr>
            <w:b/>
            <w:bCs/>
          </w:rPr>
          <w:t xml:space="preserve">Example 28 (Evaluating the Kronecker delta)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del w:id="1350" w:author="PR Preview" w:date="2026-01-01T00:00:00Z">
        <w:r>
          <w:rPr>
            <w:b/>
            <w:bCs/>
          </w:rPr>
          <w:delText xml:space="preserve">Example 27 (Idempotent numbers and indicators)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 </w:delText>
        </w:r>
      </w:del>
    </w:p>
    <w:p>
      <w:pPr>
        <w:pStyle w:val="BodyText"/>
      </w:pPr>
      <w:ins w:id="1353" w:author="PR Preview" w:date="2026-01-01T00:00:00Z">
        <w:r>
          <w:rPr>
            <w:b/>
            <w:bCs/>
          </w:rPr>
          <w:t xml:space="preserve">Example 29 (Idempotent numbers and indicators)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 </w:t>
        </w:r>
      </w:ins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del w:id="1356" w:author="PR Preview" w:date="2026-01-01T00:00:00Z">
        <w:r>
          <w:rPr>
            <w:b/>
            <w:bCs/>
          </w:rPr>
          <w:delText xml:space="preserve">Example 28 (Reading off limits)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 </w:delText>
        </w:r>
      </w:del>
    </w:p>
    <w:p>
      <w:pPr>
        <w:pStyle w:val="BodyText"/>
      </w:pPr>
      <w:ins w:id="1359" w:author="PR Preview" w:date="2026-01-01T00:00:00Z">
        <w:r>
          <w:rPr>
            <w:b/>
            <w:bCs/>
          </w:rPr>
          <w:t xml:space="preserve">Example 30 (Reading off limits)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del w:id="1362" w:author="PR Preview" w:date="2026-01-01T00:00:00Z">
        <w:r>
          <w:rPr>
            <w:b/>
            <w:bCs/>
          </w:rPr>
          <w:delText xml:space="preserve">Example 29 (Writing out an index shorthand)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Let</w:delText>
        </w:r>
      </w:del>
      <w:del w:id="136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and</w:delText>
        </w:r>
      </w:del>
      <w:del w:id="13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69" w:author="PR Preview" w:date="2026-01-01T00:00:00Z">
        <w:r>
          <w:delText xml:space="preserve">.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A source that writes</w:delText>
        </w:r>
      </w:del>
      <w:del w:id="137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means</w:delText>
        </w:r>
      </w:del>
      <w:del w:id="13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376" w:author="PR Preview" w:date="2026-01-01T00:00:00Z">
        <w:r>
          <w:delText xml:space="preserve">:</w:delText>
        </w:r>
      </w:del>
    </w:p>
    <w:p>
      <w:pPr>
        <w:pStyle w:val="BodyText"/>
      </w:pPr>
      <w:ins w:id="1377" w:author="PR Preview" w:date="2026-01-01T00:00:00Z">
        <w:r>
          <w:rPr>
            <w:b/>
            <w:bCs/>
          </w:rPr>
          <w:t xml:space="preserve">Example 31 (Writing out an index shorthand)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Let</w:t>
        </w:r>
      </w:ins>
      <w:ins w:id="13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and</w:t>
        </w:r>
      </w:ins>
      <w:ins w:id="13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84" w:author="PR Preview" w:date="2026-01-01T00:00:00Z">
        <w:r>
          <w:t xml:space="preserve">.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A source that writes</w:t>
        </w:r>
      </w:ins>
      <w:ins w:id="138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means</w:t>
        </w:r>
      </w:ins>
      <w:ins w:id="139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3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2026-10-09T19:58:46Z</dcterms:created>
  <dcterms:modified xsi:type="dcterms:W3CDTF">2026-10-09T19:58:46Z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