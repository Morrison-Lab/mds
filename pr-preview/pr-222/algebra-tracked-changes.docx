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2026-10-09 12:13:11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12:43:11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del w:id="3" w:author="PR Preview" w:date="2026-01-01T00:00:00Z">
        <w:r>
          <w:delText xml:space="preserve">The number</w:delText>
        </w:r>
      </w:del>
      <w:del w:id="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also squares to</w:delText>
        </w:r>
      </w:del>
      <w:del w:id="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8" w:author="PR Preview" w:date="2026-01-01T00:00:00Z">
        <w:r>
          <w:delText xml:space="preserve">, since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r>
          <m:t>i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names one of these two square roots, chosen once and for all.</w:delText>
        </w:r>
      </w:del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ins w:id="11" w:author="PR Preview" w:date="2026-01-01T00:00:00Z">
        <w:r>
          <w:rPr>
            <w:b/>
            <w:bCs/>
          </w:rPr>
          <w:t xml:space="preserve">Theorem 30 (The number</w:t>
        </w:r>
      </w:ins>
      <w:ins w:id="1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13" w:author="PR Preview" w:date="2026-01-01T00:00:00Z">
        <w:r>
          <w:rPr>
            <w:b/>
            <w:bCs/>
          </w:rPr>
          <w:t xml:space="preserve"> </w:t>
        </w:r>
      </w:ins>
      <w:ins w:id="14" w:author="PR Preview" w:date="2026-01-01T00:00:00Z">
        <w:r>
          <w:rPr>
            <w:b/>
            <w:bCs/>
          </w:rPr>
          <w:t xml:space="preserve">also squares to</w:t>
        </w:r>
      </w:ins>
      <w:ins w:id="1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6" w:author="PR Preview" w:date="2026-01-01T00:00:00Z">
        <w:r>
          <w:rPr>
            <w:b/>
            <w:bCs/>
          </w:rP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ins w:id="17" w:author="PR Preview" w:date="2026-01-01T00:00:00Z">
        <w:r>
          <w:rPr>
            <w:i/>
            <w:iCs/>
          </w:rPr>
          <w:t xml:space="preserve">Proof</w:t>
        </w:r>
      </w:ins>
      <w:ins w:id="18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ins w:id="19" w:author="PR Preview" w:date="2026-01-01T00:00:00Z">
        <w:r>
          <w:rPr>
            <w:b/>
            <w:bCs/>
          </w:rPr>
          <w:t xml:space="preserve">Example 51 (Squaring</w:t>
        </w:r>
      </w:ins>
      <w:ins w:id="20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21" w:author="PR Preview" w:date="2026-01-01T00:00:00Z">
        <w:r>
          <w:rPr>
            <w:b/>
            <w:bCs/>
          </w:rP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and</w:t>
        </w:r>
      </w:ins>
      <w:ins w:id="2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24" w:author="PR Preview" w:date="2026-01-01T00:00:00Z">
        <w:r>
          <w:rPr>
            <w:b/>
            <w:bCs/>
          </w:rPr>
          <w:t xml:space="preserve"> </w:t>
        </w:r>
      </w:ins>
      <w:ins w:id="25" w:author="PR Preview" w:date="2026-01-01T00:00:00Z">
        <w:r>
          <w:rPr>
            <w:b/>
            <w:bCs/>
          </w:rPr>
          <w:t xml:space="preserve">in R)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R has the imaginary unit as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rStyle w:val="VerbatimChar"/>
          </w:rPr>
          <w:t xml:space="preserve">1i</w:t>
        </w:r>
      </w:ins>
      <w:ins w:id="30" w:author="PR Preview" w:date="2026-01-01T00:00:00Z">
        <w:r>
          <w:t xml:space="preserve">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ins w:id="33" w:author="PR Preview" w:date="2026-01-01T00:00:00Z">
        <w:r>
          <w:rPr>
            <w:rStyle w:val="NormalTok"/>
          </w:rPr>
          <w:t xml:space="preserve">squares </w:t>
        </w:r>
      </w:ins>
      <w:ins w:id="34" w:author="PR Preview" w:date="2026-01-01T00:00:00Z">
        <w:r>
          <w:rPr>
            <w:rStyle w:val="OtherTok"/>
          </w:rPr>
          <w:t xml:space="preserve">&lt;-</w:t>
        </w:r>
      </w:ins>
      <w:ins w:id="35" w:author="PR Preview" w:date="2026-01-01T00:00:00Z">
        <w:r>
          <w:rPr>
            <w:rStyle w:val="NormalTok"/>
          </w:rPr>
          <w:t xml:space="preserve"> </w:t>
        </w:r>
      </w:ins>
      <w:ins w:id="36" w:author="PR Preview" w:date="2026-01-01T00:00:00Z">
        <w:r>
          <w:rPr>
            <w:rStyle w:val="FunctionTok"/>
          </w:rPr>
          <w:t xml:space="preserve">c</w:t>
        </w:r>
      </w:ins>
      <w:ins w:id="37" w:author="PR Preview" w:date="2026-01-01T00:00:00Z">
        <w:r>
          <w:rPr>
            <w:rStyle w:val="NormalTok"/>
          </w:rPr>
          <w:t xml:space="preserve">(</w:t>
        </w:r>
      </w:ins>
      <w:ins w:id="38" w:author="PR Preview" w:date="2026-01-01T00:00:00Z">
        <w:r>
          <w:rPr>
            <w:rStyle w:val="AttributeTok"/>
          </w:rPr>
          <w:t xml:space="preserve">i =</w:t>
        </w:r>
      </w:ins>
      <w:ins w:id="39" w:author="PR Preview" w:date="2026-01-01T00:00:00Z">
        <w:r>
          <w:rPr>
            <w:rStyle w:val="NormalTok"/>
          </w:rPr>
          <w:t xml:space="preserve"> (</w:t>
        </w:r>
      </w:ins>
      <w:ins w:id="40" w:author="PR Preview" w:date="2026-01-01T00:00:00Z">
        <w:r>
          <w:rPr>
            <w:rStyle w:val="DecValTok"/>
          </w:rPr>
          <w:t xml:space="preserve">1</w:t>
        </w:r>
      </w:ins>
      <w:ins w:id="41" w:author="PR Preview" w:date="2026-01-01T00:00:00Z">
        <w:r>
          <w:rPr>
            <w:rStyle w:val="NormalTok"/>
          </w:rPr>
          <w:t xml:space="preserve">i)</w:t>
        </w:r>
      </w:ins>
      <w:ins w:id="42" w:author="PR Preview" w:date="2026-01-01T00:00:00Z">
        <w:r>
          <w:rPr>
            <w:rStyle w:val="SpecialCharTok"/>
          </w:rPr>
          <w:t xml:space="preserve">^</w:t>
        </w:r>
      </w:ins>
      <w:ins w:id="43" w:author="PR Preview" w:date="2026-01-01T00:00:00Z">
        <w:r>
          <w:rPr>
            <w:rStyle w:val="DecValTok"/>
          </w:rPr>
          <w:t xml:space="preserve">2</w:t>
        </w:r>
      </w:ins>
      <w:ins w:id="44" w:author="PR Preview" w:date="2026-01-01T00:00:00Z">
        <w:r>
          <w:rPr>
            <w:rStyle w:val="NormalTok"/>
          </w:rPr>
          <w:t xml:space="preserve">, </w:t>
        </w:r>
      </w:ins>
      <w:ins w:id="45" w:author="PR Preview" w:date="2026-01-01T00:00:00Z">
        <w:r>
          <w:rPr>
            <w:rStyle w:val="AttributeTok"/>
          </w:rPr>
          <w:t xml:space="preserve">minus_i =</w:t>
        </w:r>
      </w:ins>
      <w:ins w:id="46" w:author="PR Preview" w:date="2026-01-01T00:00:00Z">
        <w:r>
          <w:rPr>
            <w:rStyle w:val="NormalTok"/>
          </w:rPr>
          <w:t xml:space="preserve"> (</w:t>
        </w:r>
      </w:ins>
      <w:ins w:id="47" w:author="PR Preview" w:date="2026-01-01T00:00:00Z">
        <w:r>
          <w:rPr>
            <w:rStyle w:val="SpecialCharTok"/>
          </w:rPr>
          <w:t xml:space="preserve">-</w:t>
        </w:r>
      </w:ins>
      <w:ins w:id="48" w:author="PR Preview" w:date="2026-01-01T00:00:00Z">
        <w:r>
          <w:rPr>
            <w:rStyle w:val="DecValTok"/>
          </w:rPr>
          <w:t xml:space="preserve">1</w:t>
        </w:r>
      </w:ins>
      <w:ins w:id="49" w:author="PR Preview" w:date="2026-01-01T00:00:00Z">
        <w:r>
          <w:rPr>
            <w:rStyle w:val="NormalTok"/>
          </w:rPr>
          <w:t xml:space="preserve">i)</w:t>
        </w:r>
      </w:ins>
      <w:ins w:id="50" w:author="PR Preview" w:date="2026-01-01T00:00:00Z">
        <w:r>
          <w:rPr>
            <w:rStyle w:val="SpecialCharTok"/>
          </w:rPr>
          <w:t xml:space="preserve">^</w:t>
        </w:r>
      </w:ins>
      <w:ins w:id="51" w:author="PR Preview" w:date="2026-01-01T00:00:00Z">
        <w:r>
          <w:rPr>
            <w:rStyle w:val="DecValTok"/>
          </w:rPr>
          <w:t xml:space="preserve">2</w:t>
        </w:r>
      </w:ins>
      <w:ins w:id="52" w:author="PR Preview" w:date="2026-01-01T00:00:00Z">
        <w:r>
          <w:rPr>
            <w:rStyle w:val="NormalTok"/>
          </w:rPr>
          <w:t xml:space="preserve">)</w:t>
        </w:r>
      </w:ins>
      <w:ins w:id="53" w:author="PR Preview" w:date="2026-01-01T00:00:00Z">
        <w:r>
          <w:br/>
        </w:r>
      </w:ins>
      <w:ins w:id="54" w:author="PR Preview" w:date="2026-01-01T00:00:00Z">
        <w:r>
          <w:rPr>
            <w:rStyle w:val="NormalTok"/>
          </w:rPr>
          <w:t xml:space="preserve">squares</w:t>
        </w:r>
      </w:ins>
      <w:ins w:id="55" w:author="PR Preview" w:date="2026-01-01T00:00:00Z">
        <w:r>
          <w:br/>
        </w:r>
      </w:ins>
      <w:ins w:id="56" w:author="PR Preview" w:date="2026-01-01T00:00:00Z">
        <w:r>
          <w:rPr>
            <w:rStyle w:val="CommentTok"/>
          </w:rPr>
          <w:t xml:space="preserve">#&gt;       i minus_i </w:t>
        </w:r>
      </w:ins>
      <w:ins w:id="57" w:author="PR Preview" w:date="2026-01-01T00:00:00Z">
        <w:r>
          <w:br/>
        </w:r>
      </w:ins>
      <w:ins w:id="58" w:author="PR Preview" w:date="2026-01-01T00:00:00Z">
        <w:r>
          <w:rPr>
            <w:rStyle w:val="CommentTok"/>
          </w:rPr>
          <w:t xml:space="preserve">#&gt; -1+0i -1+0i</w:t>
        </w:r>
      </w:ins>
    </w:p>
    <w:p>
      <w:pPr>
        <w:pStyle w:val="FirstParagraph"/>
      </w:pPr>
      <w:ins w:id="59" w:author="PR Preview" w:date="2026-01-01T00:00:00Z">
        <w:r>
          <w:t xml:space="preserve">Both squares have real part -1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 imaginary part 0,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as</w:t>
        </w:r>
      </w:ins>
      <w:ins w:id="64" w:author="PR Preview" w:date="2026-01-01T00:00:00Z">
        <w:r>
          <w:t xml:space="preserve"> </w:t>
        </w:r>
      </w:ins>
      <w:hyperlink w:anchor="def-imaginary-unit">
        <w:ins w:id="65" w:author="PR Preview" w:date="2026-01-01T00:00:00Z">
          <w:r>
            <w:rPr>
              <w:rStyle w:val="Hyperlink"/>
            </w:rPr>
            <w:t xml:space="preserve">Definition 50</w:t>
          </w:r>
        </w:ins>
      </w:hyperlink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</w:t>
        </w:r>
      </w:ins>
      <w:ins w:id="68" w:author="PR Preview" w:date="2026-01-01T00:00:00Z">
        <w:r>
          <w:t xml:space="preserve"> </w:t>
        </w:r>
      </w:ins>
      <w:hyperlink w:anchor="thm-negative-imaginary-unit">
        <w:ins w:id="69" w:author="PR Preview" w:date="2026-01-01T00:00:00Z">
          <w:r>
            <w:rPr>
              <w:rStyle w:val="Hyperlink"/>
            </w:rPr>
            <w:t xml:space="preserve">Theorem 30</w:t>
          </w:r>
        </w:ins>
      </w:hyperlink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say.</w:t>
        </w:r>
      </w:ins>
    </w:p>
    <w:bookmarkEnd w:id="229"/>
    <w:bookmarkStart w:id="230" w:name="rem-imaginary-unit-choice"/>
    <w:p>
      <w:pPr>
        <w:pStyle w:val="BodyText"/>
      </w:pPr>
      <w:ins w:id="72" w:author="PR Preview" w:date="2026-01-01T00:00:00Z">
        <w:r>
          <w:rPr>
            <w:i/>
            <w:iCs/>
          </w:rPr>
          <w:t xml:space="preserve">Remark 18</w:t>
        </w:r>
      </w:ins>
      <w:ins w:id="73" w:author="PR Preview" w:date="2026-01-01T00:00:00Z">
        <w:r>
          <w:t xml:space="preserve"> (The rule does not tell</w:t>
        </w:r>
      </w:ins>
      <w:ins w:id="74" w:author="PR Preview" w:date="2026-01-01T00:00:00Z">
        <w:r>
          <w:t xml:space="preserve"> </w:t>
        </w:r>
      </w:ins>
      <m:oMath>
        <m:r>
          <m:t>i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from</w:t>
        </w:r>
      </w:ins>
      <w:ins w:id="7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78" w:author="PR Preview" w:date="2026-01-01T00:00:00Z">
        <w:r>
          <w:t xml:space="preserve">). </w:t>
        </w:r>
      </w:ins>
      <w:ins w:id="79" w:author="PR Preview" w:date="2026-01-01T00:00:00Z">
        <w:r>
          <w:t xml:space="preserve">Because</w:t>
        </w:r>
      </w:ins>
      <w:ins w:id="8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obeys the same rule as</w:t>
        </w:r>
      </w:ins>
      <w:ins w:id="83" w:author="PR Preview" w:date="2026-01-01T00:00:00Z">
        <w:r>
          <w:t xml:space="preserve"> </w:t>
        </w:r>
      </w:ins>
      <m:oMath>
        <m:r>
          <m:t>i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(</w:t>
        </w:r>
      </w:ins>
      <w:hyperlink w:anchor="thm-negative-imaginary-unit">
        <w:ins w:id="86" w:author="PR Preview" w:date="2026-01-01T00:00:00Z">
          <w:r>
            <w:rPr>
              <w:rStyle w:val="Hyperlink"/>
            </w:rPr>
            <w:t xml:space="preserve">Theorem 30</w:t>
          </w:r>
        </w:ins>
      </w:hyperlink>
      <w:ins w:id="87" w:author="PR Preview" w:date="2026-01-01T00:00:00Z">
        <w:r>
          <w:t xml:space="preserve">),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the rule</w:t>
        </w:r>
      </w:ins>
      <w:ins w:id="90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does not single one of them out.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The symbol</w:t>
        </w:r>
      </w:ins>
      <w:ins w:id="95" w:author="PR Preview" w:date="2026-01-01T00:00:00Z">
        <w:r>
          <w:t xml:space="preserve"> </w:t>
        </w:r>
      </w:ins>
      <m:oMath>
        <m:r>
          <m:t>i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names one of these two square roots of</w:t>
        </w:r>
      </w:ins>
      <w:ins w:id="9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99" w:author="PR Preview" w:date="2026-01-01T00:00:00Z">
        <w:r>
          <w:t xml:space="preserve">, chosen once and for all.</w:t>
        </w:r>
      </w:ins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del w:id="100" w:author="PR Preview" w:date="2026-01-01T00:00:00Z">
        <w:r>
          <w:delText xml:space="preserve">Two complex numbers are equal exactly when their real parts are equal and their imaginary parts are equal.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A real number</w:delText>
        </w:r>
      </w:del>
      <w:del w:id="103" w:author="PR Preview" w:date="2026-01-01T00:00:00Z">
        <w:r>
          <w:delText xml:space="preserve"> </w:delText>
        </w:r>
      </w:del>
      <m:oMath>
        <m:r>
          <m:t>a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is the complex number</w:delText>
        </w:r>
      </w:del>
      <w:del w:id="10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107" w:author="PR Preview" w:date="2026-01-01T00:00:00Z">
        <w:r>
          <w:delText xml:space="preserve">,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so</w:delText>
        </w:r>
      </w:del>
      <w:del w:id="11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is a subset of</w:delText>
        </w:r>
      </w:del>
      <w:del w:id="113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</m:oMath>
      <w:del w:id="114" w:author="PR Preview" w:date="2026-01-01T00:00:00Z">
        <w:r>
          <w:delText xml:space="preserve">.</w:delText>
        </w:r>
      </w:del>
    </w:p>
    <w:p>
      <w:pPr>
        <w:pStyle w:val="FirstParagraph"/>
      </w:pPr>
      <w:ins w:id="115" w:author="PR Preview" w:date="2026-01-01T00:00:00Z">
        <w:r>
          <w:t xml:space="preserve">Two complex numbers are equal exactly when their real parts are equal and their imaginary parts are equal.</w:t>
        </w:r>
      </w:ins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del w:id="116" w:author="PR Preview" w:date="2026-01-01T00:00:00Z">
        <w:r>
          <w:rPr>
            <w:b/>
            <w:bCs/>
          </w:rPr>
          <w:delText xml:space="preserve">Example 51 (Real and imaginary parts)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For</w:delText>
        </w:r>
      </w:del>
      <w:del w:id="119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120" w:author="PR Preview" w:date="2026-01-01T00:00:00Z">
        <w:r>
          <w:delText xml:space="preserve">, the real part is</w:delText>
        </w:r>
      </w:del>
      <w:del w:id="121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and the imaginary part is</w:delText>
        </w:r>
      </w:del>
      <w:del w:id="124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del w:id="125" w:author="PR Preview" w:date="2026-01-01T00:00:00Z">
        <w:r>
          <w:delText xml:space="preserve">: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the imaginary part is the real number</w:delText>
        </w:r>
      </w:del>
      <w:del w:id="12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</m:oMath>
      <w:del w:id="129" w:author="PR Preview" w:date="2026-01-01T00:00:00Z">
        <w:r>
          <w:delText xml:space="preserve">, not</w:delText>
        </w:r>
      </w:del>
      <w:del w:id="13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131" w:author="PR Preview" w:date="2026-01-01T00:00:00Z">
        <w:r>
          <w:delText xml:space="preserve">.</w:delText>
        </w:r>
      </w:del>
    </w:p>
    <w:p>
      <w:pPr>
        <w:pStyle w:val="BodyText"/>
      </w:pPr>
      <w:ins w:id="132" w:author="PR Preview" w:date="2026-01-01T00:00:00Z">
        <w:r>
          <w:rPr>
            <w:b/>
            <w:bCs/>
          </w:rPr>
          <w:t xml:space="preserve">Example 52 (Real and imaginary parts)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For</w:t>
        </w:r>
      </w:ins>
      <w:ins w:id="135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136" w:author="PR Preview" w:date="2026-01-01T00:00:00Z">
        <w:r>
          <w:t xml:space="preserve">, the real part is</w:t>
        </w:r>
      </w:ins>
      <w:ins w:id="137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and the imaginary part is</w:t>
        </w:r>
      </w:ins>
      <w:ins w:id="140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141" w:author="PR Preview" w:date="2026-01-01T00:00:00Z">
        <w:r>
          <w:t xml:space="preserve">: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 imaginary part is the real number</w:t>
        </w:r>
      </w:ins>
      <w:ins w:id="14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145" w:author="PR Preview" w:date="2026-01-01T00:00:00Z">
        <w:r>
          <w:t xml:space="preserve">, not</w:t>
        </w:r>
      </w:ins>
      <w:ins w:id="14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147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del w:id="148" w:author="PR Preview" w:date="2026-01-01T00:00:00Z">
        <w:r>
          <w:rPr>
            <w:b/>
            <w:bCs/>
          </w:rPr>
          <w:delText xml:space="preserve">Theorem 30 (Adding and multiplying complex numbers)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For real numbers</w:delText>
        </w:r>
      </w:del>
      <w:del w:id="15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del w:id="152" w:author="PR Preview" w:date="2026-01-01T00:00:00Z">
        <w:r>
          <w:delText xml:space="preserve">:</w:delText>
        </w:r>
      </w:del>
    </w:p>
    <w:p>
      <w:pPr>
        <w:pStyle w:val="BodyText"/>
      </w:pPr>
      <w:ins w:id="153" w:author="PR Preview" w:date="2026-01-01T00:00:00Z">
        <w:r>
          <w:rPr>
            <w:b/>
            <w:bCs/>
          </w:rPr>
          <w:t xml:space="preserve">Theorem 31 (Every real number is a complex number)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A complex number</w:t>
        </w:r>
      </w:ins>
      <w:ins w:id="156" w:author="PR Preview" w:date="2026-01-01T00:00:00Z">
        <w:r>
          <w:t xml:space="preserve"> </w:t>
        </w:r>
      </w:ins>
      <m:oMath>
        <m:r>
          <m:t>z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is a real number exactly when</w:t>
        </w:r>
      </w:ins>
      <w:ins w:id="159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ins w:id="160" w:author="PR Preview" w:date="2026-01-01T00:00:00Z">
        <w:r>
          <w:t xml:space="preserve">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In particular, every real number</w:t>
        </w:r>
      </w:ins>
      <w:ins w:id="163" w:author="PR Preview" w:date="2026-01-01T00:00:00Z">
        <w:r>
          <w:t xml:space="preserve"> </w:t>
        </w:r>
      </w:ins>
      <m:oMath>
        <m:r>
          <m:t>a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is the complex number</w:t>
        </w:r>
      </w:ins>
      <w:ins w:id="16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167" w:author="PR Preview" w:date="2026-01-01T00:00:00Z">
        <w:r>
          <w:t xml:space="preserve">,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with</w:t>
        </w:r>
      </w:ins>
      <w:ins w:id="170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and</w:t>
        </w:r>
      </w:ins>
      <w:ins w:id="173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ins w:id="174" w:author="PR Preview" w:date="2026-01-01T00:00:00Z">
        <w:r>
          <w:t xml:space="preserve">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so</w:t>
        </w:r>
      </w:ins>
      <w:ins w:id="17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is a subset of</w:t>
        </w:r>
      </w:ins>
      <w:ins w:id="18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</m:oMath>
      <w:ins w:id="181" w:author="PR Preview" w:date="2026-01-01T00:00:00Z">
        <w:r>
          <w:t xml:space="preserve">.</w:t>
        </w:r>
      </w:ins>
    </w:p>
    <w:bookmarkEnd w:id="233"/>
    <w:p>
      <w:pPr>
        <w:pStyle w:val="BodyText"/>
      </w:pPr>
      <w:ins w:id="182" w:author="PR Preview" w:date="2026-01-01T00:00:00Z">
        <w:r>
          <w:rPr>
            <w:i/>
            <w:iCs/>
          </w:rPr>
          <w:t xml:space="preserve">Proof</w:t>
        </w:r>
      </w:ins>
      <w:ins w:id="183" w:author="PR Preview" w:date="2026-01-01T00:00:00Z">
        <w:r>
          <w:t xml:space="preserve">. </w:t>
        </w:r>
      </w:ins>
      <w:ins w:id="184" w:author="PR Preview" w:date="2026-01-01T00:00:00Z">
        <w:r>
          <w:t xml:space="preserve">Let</w:t>
        </w:r>
      </w:ins>
      <w:ins w:id="185" w:author="PR Preview" w:date="2026-01-01T00:00:00Z">
        <w:r>
          <w:t xml:space="preserve"> </w:t>
        </w:r>
      </w:ins>
      <m:oMath>
        <m:r>
          <m:t>a</m:t>
        </m:r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be a real number.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Since</w:t>
        </w:r>
      </w:ins>
      <w:ins w:id="190" w:author="PR Preview" w:date="2026-01-01T00:00:00Z">
        <w:r>
          <w:t xml:space="preserve"> </w:t>
        </w:r>
      </w:ins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ins w:id="19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92" w:author="PR Preview" w:date="2026-01-01T00:00:00Z">
        <w:r>
          <w:t xml:space="preserve">so</w:t>
        </w:r>
      </w:ins>
      <w:ins w:id="193" w:author="PR Preview" w:date="2026-01-01T00:00:00Z">
        <w:r>
          <w:t xml:space="preserve"> </w:t>
        </w:r>
      </w:ins>
      <m:oMath>
        <m:r>
          <m:t>a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is the complex number</w:t>
        </w:r>
      </w:ins>
      <w:ins w:id="1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197" w:author="PR Preview" w:date="2026-01-01T00:00:00Z">
        <w:r>
          <w:t xml:space="preserve">, whose imaginary part is</w:t>
        </w:r>
      </w:ins>
      <w:ins w:id="198" w:author="PR Preview" w:date="2026-01-01T00:00:00Z">
        <w:r>
          <w:t xml:space="preserve"> </w:t>
        </w:r>
      </w:ins>
      <m:oMath>
        <m:r>
          <m:t>0</m:t>
        </m:r>
      </m:oMath>
      <w:ins w:id="199" w:author="PR Preview" w:date="2026-01-01T00:00:00Z">
        <w:r>
          <w:t xml:space="preserve">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The real part of</w:t>
        </w:r>
      </w:ins>
      <w:ins w:id="20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is</w:t>
        </w:r>
      </w:ins>
      <w:ins w:id="205" w:author="PR Preview" w:date="2026-01-01T00:00:00Z">
        <w:r>
          <w:t xml:space="preserve"> </w:t>
        </w:r>
      </w:ins>
      <m:oMath>
        <m:r>
          <m:t>a</m:t>
        </m:r>
      </m:oMath>
      <w:ins w:id="206" w:author="PR Preview" w:date="2026-01-01T00:00:00Z">
        <w:r>
          <w:t xml:space="preserve">, and by the equality rule in</w:t>
        </w:r>
      </w:ins>
      <w:ins w:id="207" w:author="PR Preview" w:date="2026-01-01T00:00:00Z">
        <w:r>
          <w:t xml:space="preserve"> </w:t>
        </w:r>
      </w:ins>
      <w:hyperlink w:anchor="def-complex-number">
        <w:ins w:id="208" w:author="PR Preview" w:date="2026-01-01T00:00:00Z">
          <w:r>
            <w:rPr>
              <w:rStyle w:val="Hyperlink"/>
            </w:rPr>
            <w:t xml:space="preserve">Definition 51</w:t>
          </w:r>
        </w:ins>
      </w:hyperlink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ins w:id="211" w:author="PR Preview" w:date="2026-01-01T00:00:00Z">
        <w:r>
          <w:t xml:space="preserve">Conversely, if</w:t>
        </w:r>
      </w:ins>
      <w:ins w:id="21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has</w:t>
        </w:r>
      </w:ins>
      <w:ins w:id="21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ins w:id="216" w:author="PR Preview" w:date="2026-01-01T00:00:00Z">
        <w:r>
          <w:t xml:space="preserve">, then</w:t>
        </w:r>
      </w:ins>
      <w:ins w:id="21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by the same calculation, so</w:t>
        </w:r>
      </w:ins>
      <w:ins w:id="220" w:author="PR Preview" w:date="2026-01-01T00:00:00Z">
        <w:r>
          <w:t xml:space="preserve"> </w:t>
        </w:r>
      </w:ins>
      <m:oMath>
        <m:r>
          <m:t>z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is real.</w:t>
        </w:r>
      </w:ins>
    </w:p>
    <w:bookmarkStart w:id="234" w:name="exm-reals-in-complex"/>
    <w:p>
      <w:pPr>
        <w:pStyle w:val="BodyText"/>
      </w:pPr>
      <w:ins w:id="223" w:author="PR Preview" w:date="2026-01-01T00:00:00Z">
        <w:r>
          <w:rPr>
            <w:b/>
            <w:bCs/>
          </w:rPr>
          <w:t xml:space="preserve">Example 53 (Which complex numbers are real)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R stores complex numbers as a real part and an imaginary part.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The code below converts the real number</w:t>
        </w:r>
      </w:ins>
      <w:ins w:id="228" w:author="PR Preview" w:date="2026-01-01T00:00:00Z">
        <w:r>
          <w:t xml:space="preserve"> </w:t>
        </w:r>
      </w:ins>
      <m:oMath>
        <m:r>
          <m:t>7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to a complex number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z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c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as.complex</w:t>
        </w:r>
      </w:ins>
      <w:ins w:id="239" w:author="PR Preview" w:date="2026-01-01T00:00:00Z">
        <w:r>
          <w:rPr>
            <w:rStyle w:val="NormalTok"/>
          </w:rPr>
          <w:t xml:space="preserve">(</w:t>
        </w:r>
      </w:ins>
      <w:ins w:id="240" w:author="PR Preview" w:date="2026-01-01T00:00:00Z">
        <w:r>
          <w:rPr>
            <w:rStyle w:val="DecValTok"/>
          </w:rPr>
          <w:t xml:space="preserve">7</w:t>
        </w:r>
      </w:ins>
      <w:ins w:id="241" w:author="PR Preview" w:date="2026-01-01T00:00:00Z">
        <w:r>
          <w:rPr>
            <w:rStyle w:val="NormalTok"/>
          </w:rPr>
          <w:t xml:space="preserve">), </w:t>
        </w:r>
      </w:ins>
      <w:ins w:id="242" w:author="PR Preview" w:date="2026-01-01T00:00:00Z">
        <w:r>
          <w:rPr>
            <w:rStyle w:val="DecValTok"/>
          </w:rPr>
          <w:t xml:space="preserve">2</w:t>
        </w:r>
      </w:ins>
      <w:ins w:id="243" w:author="PR Preview" w:date="2026-01-01T00:00:00Z">
        <w:r>
          <w:rPr>
            <w:rStyle w:val="NormalTok"/>
          </w:rPr>
          <w:t xml:space="preserve"> </w:t>
        </w:r>
      </w:ins>
      <w:ins w:id="244" w:author="PR Preview" w:date="2026-01-01T00:00:00Z">
        <w:r>
          <w:rPr>
            <w:rStyle w:val="SpecialCharTok"/>
          </w:rPr>
          <w:t xml:space="preserve">-</w:t>
        </w:r>
      </w:ins>
      <w:ins w:id="245" w:author="PR Preview" w:date="2026-01-01T00:00:00Z">
        <w:r>
          <w:rPr>
            <w:rStyle w:val="NormalTok"/>
          </w:rPr>
          <w:t xml:space="preserve"> </w:t>
        </w:r>
      </w:ins>
      <w:ins w:id="246" w:author="PR Preview" w:date="2026-01-01T00:00:00Z">
        <w:r>
          <w:rPr>
            <w:rStyle w:val="DecValTok"/>
          </w:rPr>
          <w:t xml:space="preserve">5</w:t>
        </w:r>
      </w:ins>
      <w:ins w:id="247" w:author="PR Preview" w:date="2026-01-01T00:00:00Z">
        <w:r>
          <w:rPr>
            <w:rStyle w:val="NormalTok"/>
          </w:rPr>
          <w:t xml:space="preserve">i, </w:t>
        </w:r>
      </w:ins>
      <w:ins w:id="248" w:author="PR Preview" w:date="2026-01-01T00:00:00Z">
        <w:r>
          <w:rPr>
            <w:rStyle w:val="DecValTok"/>
          </w:rPr>
          <w:t xml:space="preserve">3</w:t>
        </w:r>
      </w:ins>
      <w:ins w:id="249" w:author="PR Preview" w:date="2026-01-01T00:00:00Z">
        <w:r>
          <w:rPr>
            <w:rStyle w:val="NormalTok"/>
          </w:rPr>
          <w:t xml:space="preserve"> </w:t>
        </w:r>
      </w:ins>
      <w:ins w:id="250" w:author="PR Preview" w:date="2026-01-01T00:00:00Z">
        <w:r>
          <w:rPr>
            <w:rStyle w:val="SpecialCharTok"/>
          </w:rPr>
          <w:t xml:space="preserve">+</w:t>
        </w:r>
      </w:ins>
      <w:ins w:id="251" w:author="PR Preview" w:date="2026-01-01T00:00:00Z">
        <w:r>
          <w:rPr>
            <w:rStyle w:val="NormalTok"/>
          </w:rPr>
          <w:t xml:space="preserve"> </w:t>
        </w:r>
      </w:ins>
      <w:ins w:id="252" w:author="PR Preview" w:date="2026-01-01T00:00:00Z">
        <w:r>
          <w:rPr>
            <w:rStyle w:val="DecValTok"/>
          </w:rPr>
          <w:t xml:space="preserve">0</w:t>
        </w:r>
      </w:ins>
      <w:ins w:id="253" w:author="PR Preview" w:date="2026-01-01T00:00:00Z">
        <w:r>
          <w:rPr>
            <w:rStyle w:val="NormalTok"/>
          </w:rPr>
          <w:t xml:space="preserve">i)</w:t>
        </w:r>
      </w:ins>
      <w:ins w:id="254" w:author="PR Preview" w:date="2026-01-01T00:00:00Z">
        <w:r>
          <w:br/>
        </w:r>
      </w:ins>
      <w:ins w:id="255" w:author="PR Preview" w:date="2026-01-01T00:00:00Z">
        <w:r>
          <w:rPr>
            <w:rStyle w:val="FunctionTok"/>
          </w:rPr>
          <w:t xml:space="preserve">data.frame</w:t>
        </w:r>
      </w:ins>
      <w:ins w:id="256" w:author="PR Preview" w:date="2026-01-01T00:00:00Z">
        <w:r>
          <w:rPr>
            <w:rStyle w:val="NormalTok"/>
          </w:rPr>
          <w:t xml:space="preserve">(</w:t>
        </w:r>
      </w:ins>
      <w:ins w:id="257" w:author="PR Preview" w:date="2026-01-01T00:00:00Z">
        <w:r>
          <w:rPr>
            <w:rStyle w:val="AttributeTok"/>
          </w:rPr>
          <w:t xml:space="preserve">z =</w:t>
        </w:r>
      </w:ins>
      <w:ins w:id="258" w:author="PR Preview" w:date="2026-01-01T00:00:00Z">
        <w:r>
          <w:rPr>
            <w:rStyle w:val="NormalTok"/>
          </w:rPr>
          <w:t xml:space="preserve"> z, </w:t>
        </w:r>
      </w:ins>
      <w:ins w:id="259" w:author="PR Preview" w:date="2026-01-01T00:00:00Z">
        <w:r>
          <w:rPr>
            <w:rStyle w:val="AttributeTok"/>
          </w:rPr>
          <w:t xml:space="preserve">re =</w:t>
        </w:r>
      </w:ins>
      <w:ins w:id="260" w:author="PR Preview" w:date="2026-01-01T00:00:00Z">
        <w:r>
          <w:rPr>
            <w:rStyle w:val="NormalTok"/>
          </w:rPr>
          <w:t xml:space="preserve"> </w:t>
        </w:r>
      </w:ins>
      <w:ins w:id="261" w:author="PR Preview" w:date="2026-01-01T00:00:00Z">
        <w:r>
          <w:rPr>
            <w:rStyle w:val="FunctionTok"/>
          </w:rPr>
          <w:t xml:space="preserve">Re</w:t>
        </w:r>
      </w:ins>
      <w:ins w:id="262" w:author="PR Preview" w:date="2026-01-01T00:00:00Z">
        <w:r>
          <w:rPr>
            <w:rStyle w:val="NormalTok"/>
          </w:rPr>
          <w:t xml:space="preserve">(z), </w:t>
        </w:r>
      </w:ins>
      <w:ins w:id="263" w:author="PR Preview" w:date="2026-01-01T00:00:00Z">
        <w:r>
          <w:rPr>
            <w:rStyle w:val="AttributeTok"/>
          </w:rPr>
          <w:t xml:space="preserve">im =</w:t>
        </w:r>
      </w:ins>
      <w:ins w:id="264" w:author="PR Preview" w:date="2026-01-01T00:00:00Z">
        <w:r>
          <w:rPr>
            <w:rStyle w:val="NormalTok"/>
          </w:rPr>
          <w:t xml:space="preserve"> </w:t>
        </w:r>
      </w:ins>
      <w:ins w:id="265" w:author="PR Preview" w:date="2026-01-01T00:00:00Z">
        <w:r>
          <w:rPr>
            <w:rStyle w:val="FunctionTok"/>
          </w:rPr>
          <w:t xml:space="preserve">Im</w:t>
        </w:r>
      </w:ins>
      <w:ins w:id="266" w:author="PR Preview" w:date="2026-01-01T00:00:00Z">
        <w:r>
          <w:rPr>
            <w:rStyle w:val="NormalTok"/>
          </w:rPr>
          <w:t xml:space="preserve">(z), </w:t>
        </w:r>
      </w:ins>
      <w:ins w:id="267" w:author="PR Preview" w:date="2026-01-01T00:00:00Z">
        <w:r>
          <w:rPr>
            <w:rStyle w:val="AttributeTok"/>
          </w:rPr>
          <w:t xml:space="preserve">is_real =</w:t>
        </w:r>
      </w:ins>
      <w:ins w:id="268" w:author="PR Preview" w:date="2026-01-01T00:00:00Z">
        <w:r>
          <w:rPr>
            <w:rStyle w:val="NormalTok"/>
          </w:rPr>
          <w:t xml:space="preserve"> </w:t>
        </w:r>
      </w:ins>
      <w:ins w:id="269" w:author="PR Preview" w:date="2026-01-01T00:00:00Z">
        <w:r>
          <w:rPr>
            <w:rStyle w:val="FunctionTok"/>
          </w:rPr>
          <w:t xml:space="preserve">Im</w:t>
        </w:r>
      </w:ins>
      <w:ins w:id="270" w:author="PR Preview" w:date="2026-01-01T00:00:00Z">
        <w:r>
          <w:rPr>
            <w:rStyle w:val="NormalTok"/>
          </w:rPr>
          <w:t xml:space="preserve">(z) </w:t>
        </w:r>
      </w:ins>
      <w:ins w:id="271" w:author="PR Preview" w:date="2026-01-01T00:00:00Z">
        <w:r>
          <w:rPr>
            <w:rStyle w:val="SpecialCharTok"/>
          </w:rPr>
          <w:t xml:space="preserve">==</w:t>
        </w:r>
      </w:ins>
      <w:ins w:id="272" w:author="PR Preview" w:date="2026-01-01T00:00:00Z">
        <w:r>
          <w:rPr>
            <w:rStyle w:val="NormalTok"/>
          </w:rPr>
          <w:t xml:space="preserve"> </w:t>
        </w:r>
      </w:ins>
      <w:ins w:id="273" w:author="PR Preview" w:date="2026-01-01T00:00:00Z">
        <w:r>
          <w:rPr>
            <w:rStyle w:val="DecValTok"/>
          </w:rPr>
          <w:t xml:space="preserve">0</w:t>
        </w:r>
      </w:ins>
      <w:ins w:id="274" w:author="PR Preview" w:date="2026-01-01T00:00:00Z">
        <w:r>
          <w:rPr>
            <w:rStyle w:val="NormalTok"/>
          </w:rPr>
          <w:t xml:space="preserve">)</w:t>
        </w:r>
      </w:ins>
      <w:ins w:id="275" w:author="PR Preview" w:date="2026-01-01T00:00:00Z">
        <w:r>
          <w:br/>
        </w:r>
      </w:ins>
      <w:ins w:id="276" w:author="PR Preview" w:date="2026-01-01T00:00:00Z">
        <w:r>
          <w:rPr>
            <w:rStyle w:val="CommentTok"/>
          </w:rPr>
          <w:t xml:space="preserve">#&gt; # A tibble: 3 × 4</w:t>
        </w:r>
      </w:ins>
      <w:ins w:id="277" w:author="PR Preview" w:date="2026-01-01T00:00:00Z">
        <w:r>
          <w:br/>
        </w:r>
      </w:ins>
      <w:ins w:id="278" w:author="PR Preview" w:date="2026-01-01T00:00:00Z">
        <w:r>
          <w:rPr>
            <w:rStyle w:val="CommentTok"/>
          </w:rPr>
          <w:t xml:space="preserve">#&gt;   z        re    im is_real</w:t>
        </w:r>
      </w:ins>
      <w:ins w:id="279" w:author="PR Preview" w:date="2026-01-01T00:00:00Z">
        <w:r>
          <w:br/>
        </w:r>
      </w:ins>
      <w:ins w:id="280" w:author="PR Preview" w:date="2026-01-01T00:00:00Z">
        <w:r>
          <w:rPr>
            <w:rStyle w:val="CommentTok"/>
          </w:rPr>
          <w:t xml:space="preserve">#&gt;   &lt;cpl&gt; &lt;dbl&gt; &lt;dbl&gt; &lt;lgl&gt;  </w:t>
        </w:r>
      </w:ins>
      <w:ins w:id="281" w:author="PR Preview" w:date="2026-01-01T00:00:00Z">
        <w:r>
          <w:br/>
        </w:r>
      </w:ins>
      <w:ins w:id="282" w:author="PR Preview" w:date="2026-01-01T00:00:00Z">
        <w:r>
          <w:rPr>
            <w:rStyle w:val="CommentTok"/>
          </w:rPr>
          <w:t xml:space="preserve">#&gt; 1 7+0i      7     0 TRUE   </w:t>
        </w:r>
      </w:ins>
      <w:ins w:id="283" w:author="PR Preview" w:date="2026-01-01T00:00:00Z">
        <w:r>
          <w:br/>
        </w:r>
      </w:ins>
      <w:ins w:id="284" w:author="PR Preview" w:date="2026-01-01T00:00:00Z">
        <w:r>
          <w:rPr>
            <w:rStyle w:val="CommentTok"/>
          </w:rPr>
          <w:t xml:space="preserve">#&gt; 2 2-5i      2    -5 FALSE  </w:t>
        </w:r>
      </w:ins>
      <w:ins w:id="285" w:author="PR Preview" w:date="2026-01-01T00:00:00Z">
        <w:r>
          <w:br/>
        </w:r>
      </w:ins>
      <w:ins w:id="286" w:author="PR Preview" w:date="2026-01-01T00:00:00Z">
        <w:r>
          <w:rPr>
            <w:rStyle w:val="CommentTok"/>
          </w:rPr>
          <w:t xml:space="preserve">#&gt; 3 3+0i      3     0 TRUE</w:t>
        </w:r>
      </w:ins>
    </w:p>
    <w:p>
      <w:pPr>
        <w:pStyle w:val="FirstParagraph"/>
      </w:pPr>
      <w:ins w:id="287" w:author="PR Preview" w:date="2026-01-01T00:00:00Z">
        <w:r>
          <w:t xml:space="preserve">The real number</w:t>
        </w:r>
      </w:ins>
      <w:ins w:id="288" w:author="PR Preview" w:date="2026-01-01T00:00:00Z">
        <w:r>
          <w:t xml:space="preserve"> </w:t>
        </w:r>
      </w:ins>
      <m:oMath>
        <m:r>
          <m:t>7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becomes the complex number 7+0i,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with imaginary part 0.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Of the 3 numbers,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2 have imaginary part</w:t>
        </w:r>
      </w:ins>
      <w:ins w:id="297" w:author="PR Preview" w:date="2026-01-01T00:00:00Z">
        <w:r>
          <w:t xml:space="preserve"> </w:t>
        </w:r>
      </w:ins>
      <m:oMath>
        <m:r>
          <m:t>0</m:t>
        </m:r>
      </m:oMath>
      <w:ins w:id="298" w:author="PR Preview" w:date="2026-01-01T00:00:00Z">
        <w:r>
          <w:t xml:space="preserve">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and by</w:t>
        </w:r>
      </w:ins>
      <w:ins w:id="301" w:author="PR Preview" w:date="2026-01-01T00:00:00Z">
        <w:r>
          <w:t xml:space="preserve"> </w:t>
        </w:r>
      </w:ins>
      <w:hyperlink w:anchor="thm-reals-in-complex">
        <w:ins w:id="302" w:author="PR Preview" w:date="2026-01-01T00:00:00Z">
          <w:r>
            <w:rPr>
              <w:rStyle w:val="Hyperlink"/>
            </w:rPr>
            <w:t xml:space="preserve">Theorem 31</w:t>
          </w:r>
        </w:ins>
      </w:hyperlink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these are the real ones.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The number</w:t>
        </w:r>
      </w:ins>
      <w:ins w:id="30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is not real, because its imaginary part is -5.</w:t>
        </w:r>
      </w:ins>
    </w:p>
    <w:bookmarkEnd w:id="234"/>
    <w:bookmarkStart w:id="235" w:name="thm-complex-arithmetic"/>
    <w:p>
      <w:pPr>
        <w:pStyle w:val="BodyText"/>
      </w:pPr>
      <w:ins w:id="310" w:author="PR Preview" w:date="2026-01-01T00:00:00Z">
        <w:r>
          <w:rPr>
            <w:b/>
            <w:bCs/>
          </w:rPr>
          <w:t xml:space="preserve">Theorem 32 (Adding and multiplying complex numbers)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For real numbers</w:t>
        </w:r>
      </w:ins>
      <w:ins w:id="3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ins w:id="31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del w:id="315" w:author="PR Preview" w:date="2026-01-01T00:00:00Z">
        <w:r>
          <w:rPr>
            <w:b/>
            <w:bCs/>
          </w:rPr>
          <w:delText xml:space="preserve">Example 52 (Adding and multiplying two complex numbers)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Let</w:delText>
        </w:r>
      </w:del>
      <w:del w:id="318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and</w:delText>
        </w:r>
      </w:del>
      <w:del w:id="321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del w:id="322" w:author="PR Preview" w:date="2026-01-01T00:00:00Z">
        <w:r>
          <w:delText xml:space="preserve">.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Their sum is</w:delText>
        </w:r>
      </w:del>
    </w:p>
    <w:p>
      <w:pPr>
        <w:pStyle w:val="BodyText"/>
      </w:pPr>
      <w:ins w:id="325" w:author="PR Preview" w:date="2026-01-01T00:00:00Z">
        <w:r>
          <w:rPr>
            <w:b/>
            <w:bCs/>
          </w:rPr>
          <w:t xml:space="preserve">Example 54 (Adding and multiplying two complex numbers)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Let</w:t>
        </w:r>
      </w:ins>
      <w:ins w:id="328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and</w:t>
        </w:r>
      </w:ins>
      <w:ins w:id="33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332" w:author="PR Preview" w:date="2026-01-01T00:00:00Z">
        <w:r>
          <w:t xml:space="preserve">.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335" w:author="PR Preview" w:date="2026-01-01T00:00:00Z">
        <w:r>
          <w:delText xml:space="preserve">The product formula in</w:delText>
        </w:r>
      </w:del>
      <w:del w:id="336" w:author="PR Preview" w:date="2026-01-01T00:00:00Z">
        <w:r>
          <w:delText xml:space="preserve"> </w:delText>
        </w:r>
      </w:del>
      <w:hyperlink w:anchor="thm-complex-arithmetic">
        <w:del w:id="337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gives the same answer: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with</w:delText>
        </w:r>
      </w:del>
      <w:del w:id="3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1</m:t>
        </m:r>
      </m:oMath>
      <w:del w:id="343" w:author="PR Preview" w:date="2026-01-01T00:00:00Z">
        <w:r>
          <w:delText xml:space="preserve">,</w:delText>
        </w:r>
      </w:del>
      <w:del w:id="34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345" w:author="PR Preview" w:date="2026-01-01T00:00:00Z">
        <w:r>
          <w:delText xml:space="preserve">,</w:delText>
        </w:r>
      </w:del>
      <w:del w:id="34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3</m:t>
        </m:r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and</w:delText>
        </w:r>
      </w:del>
      <w:del w:id="34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350" w:author="PR Preview" w:date="2026-01-01T00:00:00Z">
        <w:r>
          <w:delText xml:space="preserve">,</w:delText>
        </w:r>
      </w:del>
    </w:p>
    <w:p>
      <w:pPr>
        <w:pStyle w:val="FirstParagraph"/>
      </w:pPr>
      <w:ins w:id="351" w:author="PR Preview" w:date="2026-01-01T00:00:00Z">
        <w:r>
          <w:t xml:space="preserve">The product formula in</w:t>
        </w:r>
      </w:ins>
      <w:ins w:id="352" w:author="PR Preview" w:date="2026-01-01T00:00:00Z">
        <w:r>
          <w:t xml:space="preserve"> </w:t>
        </w:r>
      </w:ins>
      <w:hyperlink w:anchor="thm-complex-arithmetic">
        <w:ins w:id="353" w:author="PR Preview" w:date="2026-01-01T00:00:00Z">
          <w:r>
            <w:rPr>
              <w:rStyle w:val="Hyperlink"/>
            </w:rPr>
            <w:t xml:space="preserve">Theorem 32</w:t>
          </w:r>
        </w:ins>
      </w:hyperlink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gives the same answer: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with</w:t>
        </w:r>
      </w:ins>
      <w:ins w:id="35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359" w:author="PR Preview" w:date="2026-01-01T00:00:00Z">
        <w:r>
          <w:t xml:space="preserve">,</w:t>
        </w:r>
      </w:ins>
      <w:ins w:id="36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361" w:author="PR Preview" w:date="2026-01-01T00:00:00Z">
        <w:r>
          <w:t xml:space="preserve">,</w:t>
        </w:r>
      </w:ins>
      <w:ins w:id="36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3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and</w:t>
        </w:r>
      </w:ins>
      <w:ins w:id="36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6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del w:id="367" w:author="PR Preview" w:date="2026-01-01T00:00:00Z">
        <w:r>
          <w:rPr>
            <w:b/>
            <w:bCs/>
          </w:rPr>
          <w:delText xml:space="preserve">Example 53 (Complex conjugates)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 </w:delText>
        </w:r>
      </w:del>
    </w:p>
    <w:p>
      <w:pPr>
        <w:pStyle w:val="BodyText"/>
      </w:pPr>
      <w:ins w:id="370" w:author="PR Preview" w:date="2026-01-01T00:00:00Z">
        <w:r>
          <w:rPr>
            <w:b/>
            <w:bCs/>
          </w:rPr>
          <w:t xml:space="preserve">Example 55 (Complex conjugates)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 </w:t>
        </w:r>
      </w:ins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del w:id="373" w:author="PR Preview" w:date="2026-01-01T00:00:00Z">
        <w:r>
          <w:rPr>
            <w:b/>
            <w:bCs/>
          </w:rPr>
          <w:delText xml:space="preserve">Example 54 (Absolute values of complex numbers)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 </w:delText>
        </w:r>
      </w:del>
    </w:p>
    <w:p>
      <w:pPr>
        <w:pStyle w:val="BodyText"/>
      </w:pPr>
      <w:ins w:id="376" w:author="PR Preview" w:date="2026-01-01T00:00:00Z">
        <w:r>
          <w:rPr>
            <w:b/>
            <w:bCs/>
          </w:rPr>
          <w:t xml:space="preserve">Example 56 (Absolute values of complex numbers)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del w:id="379" w:author="PR Preview" w:date="2026-01-01T00:00:00Z">
        <w:r>
          <w:rPr>
            <w:b/>
            <w:bCs/>
          </w:rPr>
          <w:delText xml:space="preserve">Theorem 31 (A complex number times its conjugate)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For every complex number</w:delText>
        </w:r>
      </w:del>
      <w:del w:id="382" w:author="PR Preview" w:date="2026-01-01T00:00:00Z">
        <w:r>
          <w:delText xml:space="preserve"> </w:delText>
        </w:r>
      </w:del>
      <m:oMath>
        <m:r>
          <m:t>z</m:t>
        </m:r>
      </m:oMath>
      <w:del w:id="383" w:author="PR Preview" w:date="2026-01-01T00:00:00Z">
        <w:r>
          <w:delText xml:space="preserve">,</w:delText>
        </w:r>
      </w:del>
    </w:p>
    <w:p>
      <w:pPr>
        <w:pStyle w:val="FirstParagraph"/>
      </w:pPr>
      <w:ins w:id="384" w:author="PR Preview" w:date="2026-01-01T00:00:00Z">
        <w:r>
          <w:rPr>
            <w:b/>
            <w:bCs/>
          </w:rPr>
          <w:t xml:space="preserve">Theorem 33 (A complex number times its conjugate)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For every complex number</w:t>
        </w:r>
      </w:ins>
      <w:ins w:id="387" w:author="PR Preview" w:date="2026-01-01T00:00:00Z">
        <w:r>
          <w:t xml:space="preserve"> </w:t>
        </w:r>
      </w:ins>
      <m:oMath>
        <m:r>
          <m:t>z</m:t>
        </m:r>
      </m:oMath>
      <w:ins w:id="38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del w:id="389" w:author="PR Preview" w:date="2026-01-01T00:00:00Z">
        <w:r>
          <w:rPr>
            <w:b/>
            <w:bCs/>
          </w:rPr>
          <w:delText xml:space="preserve">Example 55 (Multiplying</w:delText>
        </w:r>
      </w:del>
      <w:del w:id="390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391" w:author="PR Preview" w:date="2026-01-01T00:00:00Z">
        <w:r>
          <w:rPr>
            <w:b/>
            <w:bCs/>
          </w:rPr>
          <w:delText xml:space="preserve"> </w:delText>
        </w:r>
      </w:del>
      <w:del w:id="392" w:author="PR Preview" w:date="2026-01-01T00:00:00Z">
        <w:r>
          <w:rPr>
            <w:b/>
            <w:bCs/>
          </w:rPr>
          <w:delText xml:space="preserve">by its conjugate)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393" w:author="PR Preview" w:date="2026-01-01T00:00:00Z">
        <w:r>
          <w:delText xml:space="preserve">which is</w:delText>
        </w:r>
      </w:del>
      <w:del w:id="39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from</w:delText>
        </w:r>
      </w:del>
      <w:del w:id="397" w:author="PR Preview" w:date="2026-01-01T00:00:00Z">
        <w:r>
          <w:delText xml:space="preserve"> </w:delText>
        </w:r>
      </w:del>
      <w:hyperlink w:anchor="exm-complex-modulus">
        <w:del w:id="398" w:author="PR Preview" w:date="2026-01-01T00:00:00Z">
          <w:r>
            <w:rPr>
              <w:rStyle w:val="Hyperlink"/>
            </w:rPr>
            <w:delText xml:space="preserve">Example 54</w:delText>
          </w:r>
        </w:del>
      </w:hyperlink>
      <w:del w:id="399" w:author="PR Preview" w:date="2026-01-01T00:00:00Z">
        <w:r>
          <w:delText xml:space="preserve">, as</w:delText>
        </w:r>
      </w:del>
      <w:del w:id="400" w:author="PR Preview" w:date="2026-01-01T00:00:00Z">
        <w:r>
          <w:delText xml:space="preserve"> </w:delText>
        </w:r>
      </w:del>
      <w:hyperlink w:anchor="thm-conj-product">
        <w:del w:id="401" w:author="PR Preview" w:date="2026-01-01T00:00:00Z">
          <w:r>
            <w:rPr>
              <w:rStyle w:val="Hyperlink"/>
            </w:rPr>
            <w:delText xml:space="preserve">Theorem 31</w:delText>
          </w:r>
        </w:del>
      </w:hyperlink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says.</w:delText>
        </w:r>
      </w:del>
    </w:p>
    <w:p>
      <w:pPr>
        <w:pStyle w:val="BodyText"/>
      </w:pPr>
      <w:ins w:id="404" w:author="PR Preview" w:date="2026-01-01T00:00:00Z">
        <w:r>
          <w:rPr>
            <w:b/>
            <w:bCs/>
          </w:rPr>
          <w:t xml:space="preserve">Example 57 (Multiplying</w:t>
        </w:r>
      </w:ins>
      <w:ins w:id="405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406" w:author="PR Preview" w:date="2026-01-01T00:00:00Z">
        <w:r>
          <w:rPr>
            <w:b/>
            <w:bCs/>
          </w:rPr>
          <w:t xml:space="preserve"> </w:t>
        </w:r>
      </w:ins>
      <w:ins w:id="407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408" w:author="PR Preview" w:date="2026-01-01T00:00:00Z">
        <w:r>
          <w:t xml:space="preserve">which is</w:t>
        </w:r>
      </w:ins>
      <w:ins w:id="40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from</w:t>
        </w:r>
      </w:ins>
      <w:ins w:id="412" w:author="PR Preview" w:date="2026-01-01T00:00:00Z">
        <w:r>
          <w:t xml:space="preserve"> </w:t>
        </w:r>
      </w:ins>
      <w:hyperlink w:anchor="exm-complex-modulus">
        <w:ins w:id="413" w:author="PR Preview" w:date="2026-01-01T00:00:00Z">
          <w:r>
            <w:rPr>
              <w:rStyle w:val="Hyperlink"/>
            </w:rPr>
            <w:t xml:space="preserve">Example 56</w:t>
          </w:r>
        </w:ins>
      </w:hyperlink>
      <w:ins w:id="414" w:author="PR Preview" w:date="2026-01-01T00:00:00Z">
        <w:r>
          <w:t xml:space="preserve">, as</w:t>
        </w:r>
      </w:ins>
      <w:ins w:id="415" w:author="PR Preview" w:date="2026-01-01T00:00:00Z">
        <w:r>
          <w:t xml:space="preserve"> </w:t>
        </w:r>
      </w:ins>
      <w:hyperlink w:anchor="thm-conj-product">
        <w:ins w:id="416" w:author="PR Preview" w:date="2026-01-01T00:00:00Z">
          <w:r>
            <w:rPr>
              <w:rStyle w:val="Hyperlink"/>
            </w:rPr>
            <w:t xml:space="preserve">Theorem 33</w:t>
          </w:r>
        </w:ins>
      </w:hyperlink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says.</w:t>
        </w:r>
      </w:ins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2026-10-09T19:53:02Z</dcterms:created>
  <dcterms:modified xsi:type="dcterms:W3CDTF">2026-10-09T19:53:02Z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12:43:11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