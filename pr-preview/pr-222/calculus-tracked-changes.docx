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2026-10-09 12:13:11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12:43:11 (PDT)</w:t>
        </w:r>
      </w:ins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11 (Critical point)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r>
          <m:t>f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a function defined on an</w:delText>
        </w:r>
      </w:del>
      <w:del w:id="9" w:author="PR Preview" w:date="2026-01-01T00:00:00Z">
        <w:r>
          <w:delText xml:space="preserve"> </w:delText>
        </w:r>
      </w:del>
      <w:hyperlink r:id="rId10">
        <w:del w:id="10" w:author="PR Preview" w:date="2026-01-01T00:00:00Z">
          <w:r>
            <w:rPr>
              <w:rStyle w:val="Hyperlink"/>
            </w:rPr>
            <w:delText xml:space="preserve">open interval</w:delText>
          </w:r>
        </w:del>
      </w:hyperlink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containing</w:delText>
        </w:r>
      </w:del>
      <w:del w:id="13" w:author="PR Preview" w:date="2026-01-01T00:00:00Z">
        <w:r>
          <w:delText xml:space="preserve"> </w:delText>
        </w:r>
      </w:del>
      <m:oMath>
        <m:r>
          <m:t>c</m:t>
        </m:r>
      </m:oMath>
      <w:del w:id="14" w:author="PR Preview" w:date="2026-01-01T00:00:00Z">
        <w:r>
          <w:delText xml:space="preserve">.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The point</w:delText>
        </w:r>
      </w:del>
      <w:del w:id="17" w:author="PR Preview" w:date="2026-01-01T00:00:00Z">
        <w:r>
          <w:delText xml:space="preserve"> </w:delText>
        </w:r>
      </w:del>
      <m:oMath>
        <m:r>
          <m:t>c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is a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rPr>
            <w:b/>
            <w:bCs/>
          </w:rPr>
          <w:delText xml:space="preserve">critical point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of</w:delText>
        </w:r>
      </w:del>
      <w:del w:id="24" w:author="PR Preview" w:date="2026-01-01T00:00:00Z">
        <w:r>
          <w:delText xml:space="preserve"> </w:delText>
        </w:r>
      </w:del>
      <m:oMath>
        <m:r>
          <m:t>f</m:t>
        </m:r>
      </m:oMath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if either</w:delText>
        </w:r>
      </w:del>
      <w:del w:id="27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or</w:delText>
        </w:r>
      </w:del>
      <w:del w:id="30" w:author="PR Preview" w:date="2026-01-01T00:00:00Z">
        <w:r>
          <w:delText xml:space="preserve"> </w:delText>
        </w:r>
      </w:del>
      <m:oMath>
        <m:r>
          <m:t>f</m:t>
        </m:r>
      </m:oMath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is not differentiable at</w:delText>
        </w:r>
      </w:del>
      <w:del w:id="33" w:author="PR Preview" w:date="2026-01-01T00:00:00Z">
        <w:r>
          <w:delText xml:space="preserve"> </w:delText>
        </w:r>
      </w:del>
      <m:oMath>
        <m:r>
          <m:t>c</m:t>
        </m:r>
      </m:oMath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(</w:delText>
        </w:r>
      </w:del>
      <w:hyperlink w:anchor="def-differentiable">
        <w:del w:id="36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37" w:author="PR Preview" w:date="2026-01-01T00:00:00Z">
        <w:r>
          <w:delText xml:space="preserve">).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So every flat point (</w:delText>
        </w:r>
      </w:del>
      <w:hyperlink w:anchor="def-flat-point">
        <w:del w:id="40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41" w:author="PR Preview" w:date="2026-01-01T00:00:00Z">
        <w:r>
          <w:delText xml:space="preserve">) is a critical point.</w:delText>
        </w:r>
      </w:del>
    </w:p>
    <w:p>
      <w:pPr>
        <w:pStyle w:val="BodyText"/>
      </w:pPr>
      <w:ins w:id="42" w:author="PR Preview" w:date="2026-01-01T00:00:00Z">
        <w:r>
          <w:rPr>
            <w:b/>
            <w:bCs/>
          </w:rPr>
          <w:t xml:space="preserve">Definition 11 (Critical point)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Let</w:t>
        </w:r>
      </w:ins>
      <w:ins w:id="45" w:author="PR Preview" w:date="2026-01-01T00:00:00Z">
        <w:r>
          <w:t xml:space="preserve"> </w:t>
        </w:r>
      </w:ins>
      <m:oMath>
        <m:r>
          <m:t>f</m:t>
        </m:r>
      </m:oMath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be a function defined on an</w:t>
        </w:r>
      </w:ins>
      <w:ins w:id="48" w:author="PR Preview" w:date="2026-01-01T00:00:00Z">
        <w:r>
          <w:t xml:space="preserve"> </w:t>
        </w:r>
      </w:ins>
      <w:hyperlink r:id="rId10">
        <w:ins w:id="49" w:author="PR Preview" w:date="2026-01-01T00:00:00Z">
          <w:r>
            <w:rPr>
              <w:rStyle w:val="Hyperlink"/>
            </w:rPr>
            <w:t xml:space="preserve">open interval</w:t>
          </w:r>
        </w:ins>
      </w:hyperlink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containing</w:t>
        </w:r>
      </w:ins>
      <w:ins w:id="52" w:author="PR Preview" w:date="2026-01-01T00:00:00Z">
        <w:r>
          <w:t xml:space="preserve"> </w:t>
        </w:r>
      </w:ins>
      <m:oMath>
        <m:r>
          <m:t>c</m:t>
        </m:r>
      </m:oMath>
      <w:ins w:id="53" w:author="PR Preview" w:date="2026-01-01T00:00:00Z">
        <w:r>
          <w:t xml:space="preserve">.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The point</w:t>
        </w:r>
      </w:ins>
      <w:ins w:id="56" w:author="PR Preview" w:date="2026-01-01T00:00:00Z">
        <w:r>
          <w:t xml:space="preserve"> </w:t>
        </w:r>
      </w:ins>
      <m:oMath>
        <m:r>
          <m:t>c</m:t>
        </m:r>
      </m:oMath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is a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rPr>
            <w:b/>
            <w:bCs/>
          </w:rPr>
          <w:t xml:space="preserve">critical point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of</w:t>
        </w:r>
      </w:ins>
      <w:ins w:id="63" w:author="PR Preview" w:date="2026-01-01T00:00:00Z">
        <w:r>
          <w:t xml:space="preserve"> </w:t>
        </w:r>
      </w:ins>
      <m:oMath>
        <m:r>
          <m:t>f</m:t>
        </m:r>
      </m:oMath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if either</w:t>
        </w:r>
      </w:ins>
      <w:ins w:id="66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or</w:t>
        </w:r>
      </w:ins>
      <w:ins w:id="69" w:author="PR Preview" w:date="2026-01-01T00:00:00Z">
        <w:r>
          <w:t xml:space="preserve"> </w:t>
        </w:r>
      </w:ins>
      <m:oMath>
        <m:r>
          <m:t>f</m:t>
        </m:r>
      </m:oMath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is not differentiable at</w:t>
        </w:r>
      </w:ins>
      <w:ins w:id="72" w:author="PR Preview" w:date="2026-01-01T00:00:00Z">
        <w:r>
          <w:t xml:space="preserve"> </w:t>
        </w:r>
      </w:ins>
      <m:oMath>
        <m:r>
          <m:t>c</m:t>
        </m:r>
      </m:oMath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(</w:t>
        </w:r>
      </w:ins>
      <w:hyperlink w:anchor="def-differentiable">
        <w:ins w:id="75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76" w:author="PR Preview" w:date="2026-01-01T00:00:00Z">
        <w:r>
          <w:t xml:space="preserve">).</w:t>
        </w:r>
      </w:ins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ins w:id="77" w:author="PR Preview" w:date="2026-01-01T00:00:00Z">
        <w:r>
          <w:rPr>
            <w:b/>
            <w:bCs/>
          </w:rPr>
          <w:t xml:space="preserve">Theorem 11 (Every flat point is a critical point)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If</w:t>
        </w:r>
      </w:ins>
      <w:ins w:id="80" w:author="PR Preview" w:date="2026-01-01T00:00:00Z">
        <w:r>
          <w:t xml:space="preserve"> </w:t>
        </w:r>
      </w:ins>
      <m:oMath>
        <m:r>
          <m:t>c</m:t>
        </m:r>
      </m:oMath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is a flat point of</w:t>
        </w:r>
      </w:ins>
      <w:ins w:id="83" w:author="PR Preview" w:date="2026-01-01T00:00:00Z">
        <w:r>
          <w:t xml:space="preserve"> </w:t>
        </w:r>
      </w:ins>
      <m:oMath>
        <m:r>
          <m:t>f</m:t>
        </m:r>
      </m:oMath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(</w:t>
        </w:r>
      </w:ins>
      <w:hyperlink w:anchor="def-flat-point">
        <w:ins w:id="86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87" w:author="PR Preview" w:date="2026-01-01T00:00:00Z">
        <w:r>
          <w:t xml:space="preserve">), then</w:t>
        </w:r>
      </w:ins>
      <w:ins w:id="88" w:author="PR Preview" w:date="2026-01-01T00:00:00Z">
        <w:r>
          <w:t xml:space="preserve"> </w:t>
        </w:r>
      </w:ins>
      <m:oMath>
        <m:r>
          <m:t>c</m:t>
        </m:r>
      </m:oMath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is a critical point of</w:t>
        </w:r>
      </w:ins>
      <w:ins w:id="91" w:author="PR Preview" w:date="2026-01-01T00:00:00Z">
        <w:r>
          <w:t xml:space="preserve"> </w:t>
        </w:r>
      </w:ins>
      <m:oMath>
        <m:r>
          <m:t>f</m:t>
        </m:r>
      </m:oMath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(</w:t>
        </w:r>
      </w:ins>
      <w:hyperlink w:anchor="def-critical-point">
        <w:ins w:id="94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95" w:author="PR Preview" w:date="2026-01-01T00:00:00Z">
        <w:r>
          <w:t xml:space="preserve">).</w:t>
        </w:r>
      </w:ins>
    </w:p>
    <w:bookmarkEnd w:id="123"/>
    <w:p>
      <w:pPr>
        <w:pStyle w:val="BodyText"/>
      </w:pPr>
      <w:ins w:id="96" w:author="PR Preview" w:date="2026-01-01T00:00:00Z">
        <w:r>
          <w:rPr>
            <w:i/>
            <w:iCs/>
          </w:rPr>
          <w:t xml:space="preserve">Proof</w:t>
        </w:r>
      </w:ins>
      <w:ins w:id="97" w:author="PR Preview" w:date="2026-01-01T00:00:00Z">
        <w:r>
          <w:t xml:space="preserve">. </w:t>
        </w:r>
      </w:ins>
      <w:ins w:id="98" w:author="PR Preview" w:date="2026-01-01T00:00:00Z">
        <w:r>
          <w:t xml:space="preserve">A flat point</w:t>
        </w:r>
      </w:ins>
      <w:ins w:id="99" w:author="PR Preview" w:date="2026-01-01T00:00:00Z">
        <w:r>
          <w:t xml:space="preserve"> </w:t>
        </w:r>
      </w:ins>
      <m:oMath>
        <m:r>
          <m:t>c</m:t>
        </m:r>
      </m:oMath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has</w:t>
        </w:r>
      </w:ins>
      <w:ins w:id="102" w:author="PR Preview" w:date="2026-01-01T00:00:00Z">
        <w:r>
          <w:t xml:space="preserve"> </w:t>
        </w:r>
      </w:ins>
      <m:oMath>
        <m:r>
          <m:t>f</m:t>
        </m:r>
      </m:oMath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differentiable at</w:t>
        </w:r>
      </w:ins>
      <w:ins w:id="105" w:author="PR Preview" w:date="2026-01-01T00:00:00Z">
        <w:r>
          <w:t xml:space="preserve"> </w:t>
        </w:r>
      </w:ins>
      <m:oMath>
        <m:r>
          <m:t>c</m:t>
        </m:r>
      </m:oMath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and</w:t>
        </w:r>
      </w:ins>
      <w:ins w:id="108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09" w:author="PR Preview" w:date="2026-01-01T00:00:00Z">
        <w:r>
          <w:t xml:space="preserve">.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The condition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“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14" w:author="PR Preview" w:date="2026-01-01T00:00:00Z">
        <w:r>
          <w:t xml:space="preserve">”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is the first alternative in</w:t>
        </w:r>
      </w:ins>
      <w:ins w:id="117" w:author="PR Preview" w:date="2026-01-01T00:00:00Z">
        <w:r>
          <w:t xml:space="preserve"> </w:t>
        </w:r>
      </w:ins>
      <w:hyperlink w:anchor="def-critical-point">
        <w:ins w:id="118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119" w:author="PR Preview" w:date="2026-01-01T00:00:00Z">
        <w:r>
          <w:t xml:space="preserve">,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so</w:t>
        </w:r>
      </w:ins>
      <w:ins w:id="122" w:author="PR Preview" w:date="2026-01-01T00:00:00Z">
        <w:r>
          <w:t xml:space="preserve"> </w:t>
        </w:r>
      </w:ins>
      <m:oMath>
        <m:r>
          <m:t>c</m:t>
        </m:r>
      </m:oMath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is a critical point.</w:t>
        </w:r>
      </w:ins>
    </w:p>
    <w:bookmarkStart w:id="124" w:name="exm-flat-point-critical"/>
    <w:p>
      <w:pPr>
        <w:pStyle w:val="BodyText"/>
      </w:pPr>
      <w:ins w:id="125" w:author="PR Preview" w:date="2026-01-01T00:00:00Z">
        <w:r>
          <w:rPr>
            <w:b/>
            <w:bCs/>
          </w:rPr>
          <w:t xml:space="preserve">Example 11 (The flat points of a cubic, and a critical point that is not flat)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For</w:t>
        </w:r>
      </w:ins>
      <w:ins w:id="12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ins w:id="129" w:author="PR Preview" w:date="2026-01-01T00:00:00Z">
        <w:r>
          <w:t xml:space="preserve">, the derivative is</w:t>
        </w:r>
      </w:ins>
      <w:ins w:id="130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ins w:id="131" w:author="PR Preview" w:date="2026-01-01T00:00:00Z">
        <w:r>
          <w:t xml:space="preserve">.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The code differentiates</w:t>
        </w:r>
      </w:ins>
      <w:ins w:id="134" w:author="PR Preview" w:date="2026-01-01T00:00:00Z">
        <w:r>
          <w:t xml:space="preserve"> </w:t>
        </w:r>
      </w:ins>
      <m:oMath>
        <m:r>
          <m:t>f</m:t>
        </m:r>
      </m:oMath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with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rPr>
            <w:rStyle w:val="VerbatimChar"/>
          </w:rPr>
          <w:t xml:space="preserve">D()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and evaluates</w:t>
        </w:r>
      </w:ins>
      <w:ins w:id="141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at several points.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For</w:t>
        </w:r>
      </w:ins>
      <w:ins w:id="146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ins w:id="147" w:author="PR Preview" w:date="2026-01-01T00:00:00Z">
        <w:r>
          <w:t xml:space="preserve">, it computes the difference quotients at</w:t>
        </w:r>
      </w:ins>
      <w:ins w:id="148" w:author="PR Preview" w:date="2026-01-01T00:00:00Z">
        <w:r>
          <w:t xml:space="preserve"> </w:t>
        </w:r>
      </w:ins>
      <m:oMath>
        <m:r>
          <m:t>0</m:t>
        </m:r>
      </m:oMath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from both sides.</w:t>
        </w:r>
      </w:ins>
    </w:p>
    <w:p>
      <w:pPr>
        <w:pStyle w:val="SourceCode"/>
      </w:pPr>
      <w:ins w:id="151" w:author="PR Preview" w:date="2026-01-01T00:00:00Z">
        <w:r>
          <w:rPr>
            <w:rStyle w:val="NormalTok"/>
          </w:rPr>
          <w:t xml:space="preserve">f_prime </w:t>
        </w:r>
      </w:ins>
      <w:ins w:id="152" w:author="PR Preview" w:date="2026-01-01T00:00:00Z">
        <w:r>
          <w:rPr>
            <w:rStyle w:val="OtherTok"/>
          </w:rPr>
          <w:t xml:space="preserve">&lt;-</w:t>
        </w:r>
      </w:ins>
      <w:ins w:id="153" w:author="PR Preview" w:date="2026-01-01T00:00:00Z">
        <w:r>
          <w:rPr>
            <w:rStyle w:val="NormalTok"/>
          </w:rPr>
          <w:t xml:space="preserve"> </w:t>
        </w:r>
      </w:ins>
      <w:ins w:id="154" w:author="PR Preview" w:date="2026-01-01T00:00:00Z">
        <w:r>
          <w:rPr>
            <w:rStyle w:val="FunctionTok"/>
          </w:rPr>
          <w:t xml:space="preserve">D</w:t>
        </w:r>
      </w:ins>
      <w:ins w:id="155" w:author="PR Preview" w:date="2026-01-01T00:00:00Z">
        <w:r>
          <w:rPr>
            <w:rStyle w:val="NormalTok"/>
          </w:rPr>
          <w:t xml:space="preserve">(</w:t>
        </w:r>
      </w:ins>
      <w:ins w:id="156" w:author="PR Preview" w:date="2026-01-01T00:00:00Z">
        <w:r>
          <w:rPr>
            <w:rStyle w:val="FunctionTok"/>
          </w:rPr>
          <w:t xml:space="preserve">quote</w:t>
        </w:r>
      </w:ins>
      <w:ins w:id="157" w:author="PR Preview" w:date="2026-01-01T00:00:00Z">
        <w:r>
          <w:rPr>
            <w:rStyle w:val="NormalTok"/>
          </w:rPr>
          <w:t xml:space="preserve">(w</w:t>
        </w:r>
      </w:ins>
      <w:ins w:id="158" w:author="PR Preview" w:date="2026-01-01T00:00:00Z">
        <w:r>
          <w:rPr>
            <w:rStyle w:val="SpecialCharTok"/>
          </w:rPr>
          <w:t xml:space="preserve">^</w:t>
        </w:r>
      </w:ins>
      <w:ins w:id="159" w:author="PR Preview" w:date="2026-01-01T00:00:00Z">
        <w:r>
          <w:rPr>
            <w:rStyle w:val="DecValTok"/>
          </w:rPr>
          <w:t xml:space="preserve">3</w:t>
        </w:r>
      </w:ins>
      <w:ins w:id="160" w:author="PR Preview" w:date="2026-01-01T00:00:00Z">
        <w:r>
          <w:rPr>
            <w:rStyle w:val="NormalTok"/>
          </w:rPr>
          <w:t xml:space="preserve"> </w:t>
        </w:r>
      </w:ins>
      <w:ins w:id="161" w:author="PR Preview" w:date="2026-01-01T00:00:00Z">
        <w:r>
          <w:rPr>
            <w:rStyle w:val="SpecialCharTok"/>
          </w:rPr>
          <w:t xml:space="preserve">-</w:t>
        </w:r>
      </w:ins>
      <w:ins w:id="162" w:author="PR Preview" w:date="2026-01-01T00:00:00Z">
        <w:r>
          <w:rPr>
            <w:rStyle w:val="NormalTok"/>
          </w:rPr>
          <w:t xml:space="preserve"> </w:t>
        </w:r>
      </w:ins>
      <w:ins w:id="163" w:author="PR Preview" w:date="2026-01-01T00:00:00Z">
        <w:r>
          <w:rPr>
            <w:rStyle w:val="DecValTok"/>
          </w:rPr>
          <w:t xml:space="preserve">3</w:t>
        </w:r>
      </w:ins>
      <w:ins w:id="164" w:author="PR Preview" w:date="2026-01-01T00:00:00Z">
        <w:r>
          <w:rPr>
            <w:rStyle w:val="NormalTok"/>
          </w:rPr>
          <w:t xml:space="preserve"> </w:t>
        </w:r>
      </w:ins>
      <w:ins w:id="165" w:author="PR Preview" w:date="2026-01-01T00:00:00Z">
        <w:r>
          <w:rPr>
            <w:rStyle w:val="SpecialCharTok"/>
          </w:rPr>
          <w:t xml:space="preserve">*</w:t>
        </w:r>
      </w:ins>
      <w:ins w:id="166" w:author="PR Preview" w:date="2026-01-01T00:00:00Z">
        <w:r>
          <w:rPr>
            <w:rStyle w:val="NormalTok"/>
          </w:rPr>
          <w:t xml:space="preserve"> w), </w:t>
        </w:r>
      </w:ins>
      <w:ins w:id="167" w:author="PR Preview" w:date="2026-01-01T00:00:00Z">
        <w:r>
          <w:rPr>
            <w:rStyle w:val="StringTok"/>
          </w:rPr>
          <w:t xml:space="preserve">"w"</w:t>
        </w:r>
      </w:ins>
      <w:ins w:id="168" w:author="PR Preview" w:date="2026-01-01T00:00:00Z">
        <w:r>
          <w:rPr>
            <w:rStyle w:val="NormalTok"/>
          </w:rPr>
          <w:t xml:space="preserve">)</w:t>
        </w:r>
      </w:ins>
      <w:ins w:id="169" w:author="PR Preview" w:date="2026-01-01T00:00:00Z">
        <w:r>
          <w:br/>
        </w:r>
      </w:ins>
      <w:ins w:id="170" w:author="PR Preview" w:date="2026-01-01T00:00:00Z">
        <w:r>
          <w:rPr>
            <w:rStyle w:val="NormalTok"/>
          </w:rPr>
          <w:t xml:space="preserve">points </w:t>
        </w:r>
      </w:ins>
      <w:ins w:id="171" w:author="PR Preview" w:date="2026-01-01T00:00:00Z">
        <w:r>
          <w:rPr>
            <w:rStyle w:val="OtherTok"/>
          </w:rPr>
          <w:t xml:space="preserve">&lt;-</w:t>
        </w:r>
      </w:ins>
      <w:ins w:id="172" w:author="PR Preview" w:date="2026-01-01T00:00:00Z">
        <w:r>
          <w:rPr>
            <w:rStyle w:val="NormalTok"/>
          </w:rPr>
          <w:t xml:space="preserve"> </w:t>
        </w:r>
      </w:ins>
      <w:ins w:id="173" w:author="PR Preview" w:date="2026-01-01T00:00:00Z">
        <w:r>
          <w:rPr>
            <w:rStyle w:val="FunctionTok"/>
          </w:rPr>
          <w:t xml:space="preserve">c</w:t>
        </w:r>
      </w:ins>
      <w:ins w:id="174" w:author="PR Preview" w:date="2026-01-01T00:00:00Z">
        <w:r>
          <w:rPr>
            <w:rStyle w:val="NormalTok"/>
          </w:rPr>
          <w:t xml:space="preserve">(</w:t>
        </w:r>
      </w:ins>
      <w:ins w:id="175" w:author="PR Preview" w:date="2026-01-01T00:00:00Z">
        <w:r>
          <w:rPr>
            <w:rStyle w:val="SpecialCharTok"/>
          </w:rPr>
          <w:t xml:space="preserve">-</w:t>
        </w:r>
      </w:ins>
      <w:ins w:id="176" w:author="PR Preview" w:date="2026-01-01T00:00:00Z">
        <w:r>
          <w:rPr>
            <w:rStyle w:val="DecValTok"/>
          </w:rPr>
          <w:t xml:space="preserve">2</w:t>
        </w:r>
      </w:ins>
      <w:ins w:id="177" w:author="PR Preview" w:date="2026-01-01T00:00:00Z">
        <w:r>
          <w:rPr>
            <w:rStyle w:val="NormalTok"/>
          </w:rPr>
          <w:t xml:space="preserve">, </w:t>
        </w:r>
      </w:ins>
      <w:ins w:id="178" w:author="PR Preview" w:date="2026-01-01T00:00:00Z">
        <w:r>
          <w:rPr>
            <w:rStyle w:val="SpecialCharTok"/>
          </w:rPr>
          <w:t xml:space="preserve">-</w:t>
        </w:r>
      </w:ins>
      <w:ins w:id="179" w:author="PR Preview" w:date="2026-01-01T00:00:00Z">
        <w:r>
          <w:rPr>
            <w:rStyle w:val="DecValTok"/>
          </w:rPr>
          <w:t xml:space="preserve">1</w:t>
        </w:r>
      </w:ins>
      <w:ins w:id="180" w:author="PR Preview" w:date="2026-01-01T00:00:00Z">
        <w:r>
          <w:rPr>
            <w:rStyle w:val="NormalTok"/>
          </w:rPr>
          <w:t xml:space="preserve">, </w:t>
        </w:r>
      </w:ins>
      <w:ins w:id="181" w:author="PR Preview" w:date="2026-01-01T00:00:00Z">
        <w:r>
          <w:rPr>
            <w:rStyle w:val="DecValTok"/>
          </w:rPr>
          <w:t xml:space="preserve">0</w:t>
        </w:r>
      </w:ins>
      <w:ins w:id="182" w:author="PR Preview" w:date="2026-01-01T00:00:00Z">
        <w:r>
          <w:rPr>
            <w:rStyle w:val="NormalTok"/>
          </w:rPr>
          <w:t xml:space="preserve">, </w:t>
        </w:r>
      </w:ins>
      <w:ins w:id="183" w:author="PR Preview" w:date="2026-01-01T00:00:00Z">
        <w:r>
          <w:rPr>
            <w:rStyle w:val="DecValTok"/>
          </w:rPr>
          <w:t xml:space="preserve">1</w:t>
        </w:r>
      </w:ins>
      <w:ins w:id="184" w:author="PR Preview" w:date="2026-01-01T00:00:00Z">
        <w:r>
          <w:rPr>
            <w:rStyle w:val="NormalTok"/>
          </w:rPr>
          <w:t xml:space="preserve">, </w:t>
        </w:r>
      </w:ins>
      <w:ins w:id="185" w:author="PR Preview" w:date="2026-01-01T00:00:00Z">
        <w:r>
          <w:rPr>
            <w:rStyle w:val="DecValTok"/>
          </w:rPr>
          <w:t xml:space="preserve">2</w:t>
        </w:r>
      </w:ins>
      <w:ins w:id="186" w:author="PR Preview" w:date="2026-01-01T00:00:00Z">
        <w:r>
          <w:rPr>
            <w:rStyle w:val="NormalTok"/>
          </w:rPr>
          <w:t xml:space="preserve">)</w:t>
        </w:r>
      </w:ins>
      <w:ins w:id="187" w:author="PR Preview" w:date="2026-01-01T00:00:00Z">
        <w:r>
          <w:br/>
        </w:r>
      </w:ins>
      <w:ins w:id="188" w:author="PR Preview" w:date="2026-01-01T00:00:00Z">
        <w:r>
          <w:rPr>
            <w:rStyle w:val="NormalTok"/>
          </w:rPr>
          <w:t xml:space="preserve">derivs </w:t>
        </w:r>
      </w:ins>
      <w:ins w:id="189" w:author="PR Preview" w:date="2026-01-01T00:00:00Z">
        <w:r>
          <w:rPr>
            <w:rStyle w:val="OtherTok"/>
          </w:rPr>
          <w:t xml:space="preserve">&lt;-</w:t>
        </w:r>
      </w:ins>
      <w:ins w:id="190" w:author="PR Preview" w:date="2026-01-01T00:00:00Z">
        <w:r>
          <w:rPr>
            <w:rStyle w:val="NormalTok"/>
          </w:rPr>
          <w:t xml:space="preserve"> </w:t>
        </w:r>
      </w:ins>
      <w:ins w:id="191" w:author="PR Preview" w:date="2026-01-01T00:00:00Z">
        <w:r>
          <w:rPr>
            <w:rStyle w:val="FunctionTok"/>
          </w:rPr>
          <w:t xml:space="preserve">data.frame</w:t>
        </w:r>
      </w:ins>
      <w:ins w:id="192" w:author="PR Preview" w:date="2026-01-01T00:00:00Z">
        <w:r>
          <w:rPr>
            <w:rStyle w:val="NormalTok"/>
          </w:rPr>
          <w:t xml:space="preserve">(</w:t>
        </w:r>
      </w:ins>
      <w:ins w:id="193" w:author="PR Preview" w:date="2026-01-01T00:00:00Z">
        <w:r>
          <w:rPr>
            <w:rStyle w:val="AttributeTok"/>
          </w:rPr>
          <w:t xml:space="preserve">w =</w:t>
        </w:r>
      </w:ins>
      <w:ins w:id="194" w:author="PR Preview" w:date="2026-01-01T00:00:00Z">
        <w:r>
          <w:rPr>
            <w:rStyle w:val="NormalTok"/>
          </w:rPr>
          <w:t xml:space="preserve"> points, </w:t>
        </w:r>
      </w:ins>
      <w:ins w:id="195" w:author="PR Preview" w:date="2026-01-01T00:00:00Z">
        <w:r>
          <w:rPr>
            <w:rStyle w:val="AttributeTok"/>
          </w:rPr>
          <w:t xml:space="preserve">f_prime =</w:t>
        </w:r>
      </w:ins>
      <w:ins w:id="196" w:author="PR Preview" w:date="2026-01-01T00:00:00Z">
        <w:r>
          <w:rPr>
            <w:rStyle w:val="NormalTok"/>
          </w:rPr>
          <w:t xml:space="preserve"> </w:t>
        </w:r>
      </w:ins>
      <w:ins w:id="197" w:author="PR Preview" w:date="2026-01-01T00:00:00Z">
        <w:r>
          <w:rPr>
            <w:rStyle w:val="FunctionTok"/>
          </w:rPr>
          <w:t xml:space="preserve">eval</w:t>
        </w:r>
      </w:ins>
      <w:ins w:id="198" w:author="PR Preview" w:date="2026-01-01T00:00:00Z">
        <w:r>
          <w:rPr>
            <w:rStyle w:val="NormalTok"/>
          </w:rPr>
          <w:t xml:space="preserve">(f_prime, </w:t>
        </w:r>
      </w:ins>
      <w:ins w:id="199" w:author="PR Preview" w:date="2026-01-01T00:00:00Z">
        <w:r>
          <w:rPr>
            <w:rStyle w:val="FunctionTok"/>
          </w:rPr>
          <w:t xml:space="preserve">list</w:t>
        </w:r>
      </w:ins>
      <w:ins w:id="200" w:author="PR Preview" w:date="2026-01-01T00:00:00Z">
        <w:r>
          <w:rPr>
            <w:rStyle w:val="NormalTok"/>
          </w:rPr>
          <w:t xml:space="preserve">(</w:t>
        </w:r>
      </w:ins>
      <w:ins w:id="201" w:author="PR Preview" w:date="2026-01-01T00:00:00Z">
        <w:r>
          <w:rPr>
            <w:rStyle w:val="AttributeTok"/>
          </w:rPr>
          <w:t xml:space="preserve">w =</w:t>
        </w:r>
      </w:ins>
      <w:ins w:id="202" w:author="PR Preview" w:date="2026-01-01T00:00:00Z">
        <w:r>
          <w:rPr>
            <w:rStyle w:val="NormalTok"/>
          </w:rPr>
          <w:t xml:space="preserve"> points)))</w:t>
        </w:r>
      </w:ins>
      <w:ins w:id="203" w:author="PR Preview" w:date="2026-01-01T00:00:00Z">
        <w:r>
          <w:br/>
        </w:r>
      </w:ins>
      <w:ins w:id="204" w:author="PR Preview" w:date="2026-01-01T00:00:00Z">
        <w:r>
          <w:rPr>
            <w:rStyle w:val="NormalTok"/>
          </w:rPr>
          <w:t xml:space="preserve">derivs</w:t>
        </w:r>
      </w:ins>
      <w:ins w:id="205" w:author="PR Preview" w:date="2026-01-01T00:00:00Z">
        <w:r>
          <w:br/>
        </w:r>
      </w:ins>
      <w:ins w:id="206" w:author="PR Preview" w:date="2026-01-01T00:00:00Z">
        <w:r>
          <w:rPr>
            <w:rStyle w:val="CommentTok"/>
          </w:rPr>
          <w:t xml:space="preserve">#&gt; # A tibble: 5 × 2</w:t>
        </w:r>
      </w:ins>
      <w:ins w:id="207" w:author="PR Preview" w:date="2026-01-01T00:00:00Z">
        <w:r>
          <w:br/>
        </w:r>
      </w:ins>
      <w:ins w:id="208" w:author="PR Preview" w:date="2026-01-01T00:00:00Z">
        <w:r>
          <w:rPr>
            <w:rStyle w:val="CommentTok"/>
          </w:rPr>
          <w:t xml:space="preserve">#&gt;       w f_prime</w:t>
        </w:r>
      </w:ins>
      <w:ins w:id="209" w:author="PR Preview" w:date="2026-01-01T00:00:00Z">
        <w:r>
          <w:br/>
        </w:r>
      </w:ins>
      <w:ins w:id="210" w:author="PR Preview" w:date="2026-01-01T00:00:00Z">
        <w:r>
          <w:rPr>
            <w:rStyle w:val="CommentTok"/>
          </w:rPr>
          <w:t xml:space="preserve">#&gt;   &lt;dbl&gt;   &lt;dbl&gt;</w:t>
        </w:r>
      </w:ins>
      <w:ins w:id="211" w:author="PR Preview" w:date="2026-01-01T00:00:00Z">
        <w:r>
          <w:br/>
        </w:r>
      </w:ins>
      <w:ins w:id="212" w:author="PR Preview" w:date="2026-01-01T00:00:00Z">
        <w:r>
          <w:rPr>
            <w:rStyle w:val="CommentTok"/>
          </w:rPr>
          <w:t xml:space="preserve">#&gt; 1    -2       9</w:t>
        </w:r>
      </w:ins>
      <w:ins w:id="213" w:author="PR Preview" w:date="2026-01-01T00:00:00Z">
        <w:r>
          <w:br/>
        </w:r>
      </w:ins>
      <w:ins w:id="214" w:author="PR Preview" w:date="2026-01-01T00:00:00Z">
        <w:r>
          <w:rPr>
            <w:rStyle w:val="CommentTok"/>
          </w:rPr>
          <w:t xml:space="preserve">#&gt; 2    -1       0</w:t>
        </w:r>
      </w:ins>
      <w:ins w:id="215" w:author="PR Preview" w:date="2026-01-01T00:00:00Z">
        <w:r>
          <w:br/>
        </w:r>
      </w:ins>
      <w:ins w:id="216" w:author="PR Preview" w:date="2026-01-01T00:00:00Z">
        <w:r>
          <w:rPr>
            <w:rStyle w:val="CommentTok"/>
          </w:rPr>
          <w:t xml:space="preserve">#&gt; 3     0      -3</w:t>
        </w:r>
      </w:ins>
      <w:ins w:id="217" w:author="PR Preview" w:date="2026-01-01T00:00:00Z">
        <w:r>
          <w:br/>
        </w:r>
      </w:ins>
      <w:ins w:id="218" w:author="PR Preview" w:date="2026-01-01T00:00:00Z">
        <w:r>
          <w:rPr>
            <w:rStyle w:val="CommentTok"/>
          </w:rPr>
          <w:t xml:space="preserve">#&gt; 4     1       0</w:t>
        </w:r>
      </w:ins>
      <w:ins w:id="219" w:author="PR Preview" w:date="2026-01-01T00:00:00Z">
        <w:r>
          <w:br/>
        </w:r>
      </w:ins>
      <w:ins w:id="220" w:author="PR Preview" w:date="2026-01-01T00:00:00Z">
        <w:r>
          <w:rPr>
            <w:rStyle w:val="CommentTok"/>
          </w:rPr>
          <w:t xml:space="preserve">#&gt; 5     2       9</w:t>
        </w:r>
      </w:ins>
      <w:ins w:id="221" w:author="PR Preview" w:date="2026-01-01T00:00:00Z">
        <w:r>
          <w:br/>
        </w:r>
      </w:ins>
      <w:ins w:id="222" w:author="PR Preview" w:date="2026-01-01T00:00:00Z">
        <w:r>
          <w:rPr>
            <w:rStyle w:val="NormalTok"/>
          </w:rPr>
          <w:t xml:space="preserve">flat </w:t>
        </w:r>
      </w:ins>
      <w:ins w:id="223" w:author="PR Preview" w:date="2026-01-01T00:00:00Z">
        <w:r>
          <w:rPr>
            <w:rStyle w:val="OtherTok"/>
          </w:rPr>
          <w:t xml:space="preserve">&lt;-</w:t>
        </w:r>
      </w:ins>
      <w:ins w:id="224" w:author="PR Preview" w:date="2026-01-01T00:00:00Z">
        <w:r>
          <w:rPr>
            <w:rStyle w:val="NormalTok"/>
          </w:rPr>
          <w:t xml:space="preserve"> derivs</w:t>
        </w:r>
      </w:ins>
      <w:ins w:id="225" w:author="PR Preview" w:date="2026-01-01T00:00:00Z">
        <w:r>
          <w:rPr>
            <w:rStyle w:val="SpecialCharTok"/>
          </w:rPr>
          <w:t xml:space="preserve">$</w:t>
        </w:r>
      </w:ins>
      <w:ins w:id="226" w:author="PR Preview" w:date="2026-01-01T00:00:00Z">
        <w:r>
          <w:rPr>
            <w:rStyle w:val="NormalTok"/>
          </w:rPr>
          <w:t xml:space="preserve">w[derivs</w:t>
        </w:r>
      </w:ins>
      <w:ins w:id="227" w:author="PR Preview" w:date="2026-01-01T00:00:00Z">
        <w:r>
          <w:rPr>
            <w:rStyle w:val="SpecialCharTok"/>
          </w:rPr>
          <w:t xml:space="preserve">$</w:t>
        </w:r>
      </w:ins>
      <w:ins w:id="228" w:author="PR Preview" w:date="2026-01-01T00:00:00Z">
        <w:r>
          <w:rPr>
            <w:rStyle w:val="NormalTok"/>
          </w:rPr>
          <w:t xml:space="preserve">f_prime </w:t>
        </w:r>
      </w:ins>
      <w:ins w:id="229" w:author="PR Preview" w:date="2026-01-01T00:00:00Z">
        <w:r>
          <w:rPr>
            <w:rStyle w:val="SpecialCharTok"/>
          </w:rPr>
          <w:t xml:space="preserve">==</w:t>
        </w:r>
      </w:ins>
      <w:ins w:id="230" w:author="PR Preview" w:date="2026-01-01T00:00:00Z">
        <w:r>
          <w:rPr>
            <w:rStyle w:val="NormalTok"/>
          </w:rPr>
          <w:t xml:space="preserve"> </w:t>
        </w:r>
      </w:ins>
      <w:ins w:id="231" w:author="PR Preview" w:date="2026-01-01T00:00:00Z">
        <w:r>
          <w:rPr>
            <w:rStyle w:val="DecValTok"/>
          </w:rPr>
          <w:t xml:space="preserve">0</w:t>
        </w:r>
      </w:ins>
      <w:ins w:id="232" w:author="PR Preview" w:date="2026-01-01T00:00:00Z">
        <w:r>
          <w:rPr>
            <w:rStyle w:val="NormalTok"/>
          </w:rPr>
          <w:t xml:space="preserve">]</w:t>
        </w:r>
      </w:ins>
      <w:ins w:id="233" w:author="PR Preview" w:date="2026-01-01T00:00:00Z">
        <w:r>
          <w:br/>
        </w:r>
      </w:ins>
      <w:ins w:id="234" w:author="PR Preview" w:date="2026-01-01T00:00:00Z">
        <w:r>
          <w:br/>
        </w:r>
      </w:ins>
      <w:ins w:id="235" w:author="PR Preview" w:date="2026-01-01T00:00:00Z">
        <w:r>
          <w:rPr>
            <w:rStyle w:val="NormalTok"/>
          </w:rPr>
          <w:t xml:space="preserve">h </w:t>
        </w:r>
      </w:ins>
      <w:ins w:id="236" w:author="PR Preview" w:date="2026-01-01T00:00:00Z">
        <w:r>
          <w:rPr>
            <w:rStyle w:val="OtherTok"/>
          </w:rPr>
          <w:t xml:space="preserve">&lt;-</w:t>
        </w:r>
      </w:ins>
      <w:ins w:id="237" w:author="PR Preview" w:date="2026-01-01T00:00:00Z">
        <w:r>
          <w:rPr>
            <w:rStyle w:val="NormalTok"/>
          </w:rPr>
          <w:t xml:space="preserve"> </w:t>
        </w:r>
      </w:ins>
      <w:ins w:id="238" w:author="PR Preview" w:date="2026-01-01T00:00:00Z">
        <w:r>
          <w:rPr>
            <w:rStyle w:val="FunctionTok"/>
          </w:rPr>
          <w:t xml:space="preserve">c</w:t>
        </w:r>
      </w:ins>
      <w:ins w:id="239" w:author="PR Preview" w:date="2026-01-01T00:00:00Z">
        <w:r>
          <w:rPr>
            <w:rStyle w:val="NormalTok"/>
          </w:rPr>
          <w:t xml:space="preserve">(</w:t>
        </w:r>
      </w:ins>
      <w:ins w:id="240" w:author="PR Preview" w:date="2026-01-01T00:00:00Z">
        <w:r>
          <w:rPr>
            <w:rStyle w:val="SpecialCharTok"/>
          </w:rPr>
          <w:t xml:space="preserve">-</w:t>
        </w:r>
      </w:ins>
      <w:ins w:id="241" w:author="PR Preview" w:date="2026-01-01T00:00:00Z">
        <w:r>
          <w:rPr>
            <w:rStyle w:val="FloatTok"/>
          </w:rPr>
          <w:t xml:space="preserve">1e-3</w:t>
        </w:r>
      </w:ins>
      <w:ins w:id="242" w:author="PR Preview" w:date="2026-01-01T00:00:00Z">
        <w:r>
          <w:rPr>
            <w:rStyle w:val="NormalTok"/>
          </w:rPr>
          <w:t xml:space="preserve">, </w:t>
        </w:r>
      </w:ins>
      <w:ins w:id="243" w:author="PR Preview" w:date="2026-01-01T00:00:00Z">
        <w:r>
          <w:rPr>
            <w:rStyle w:val="FloatTok"/>
          </w:rPr>
          <w:t xml:space="preserve">1e-3</w:t>
        </w:r>
      </w:ins>
      <w:ins w:id="244" w:author="PR Preview" w:date="2026-01-01T00:00:00Z">
        <w:r>
          <w:rPr>
            <w:rStyle w:val="NormalTok"/>
          </w:rPr>
          <w:t xml:space="preserve">)</w:t>
        </w:r>
      </w:ins>
      <w:ins w:id="245" w:author="PR Preview" w:date="2026-01-01T00:00:00Z">
        <w:r>
          <w:br/>
        </w:r>
      </w:ins>
      <w:ins w:id="246" w:author="PR Preview" w:date="2026-01-01T00:00:00Z">
        <w:r>
          <w:rPr>
            <w:rStyle w:val="NormalTok"/>
          </w:rPr>
          <w:t xml:space="preserve">quotients </w:t>
        </w:r>
      </w:ins>
      <w:ins w:id="247" w:author="PR Preview" w:date="2026-01-01T00:00:00Z">
        <w:r>
          <w:rPr>
            <w:rStyle w:val="OtherTok"/>
          </w:rPr>
          <w:t xml:space="preserve">&lt;-</w:t>
        </w:r>
      </w:ins>
      <w:ins w:id="248" w:author="PR Preview" w:date="2026-01-01T00:00:00Z">
        <w:r>
          <w:rPr>
            <w:rStyle w:val="NormalTok"/>
          </w:rPr>
          <w:t xml:space="preserve"> </w:t>
        </w:r>
      </w:ins>
      <w:ins w:id="249" w:author="PR Preview" w:date="2026-01-01T00:00:00Z">
        <w:r>
          <w:rPr>
            <w:rStyle w:val="FunctionTok"/>
          </w:rPr>
          <w:t xml:space="preserve">abs</w:t>
        </w:r>
      </w:ins>
      <w:ins w:id="250" w:author="PR Preview" w:date="2026-01-01T00:00:00Z">
        <w:r>
          <w:rPr>
            <w:rStyle w:val="NormalTok"/>
          </w:rPr>
          <w:t xml:space="preserve">(h) </w:t>
        </w:r>
      </w:ins>
      <w:ins w:id="251" w:author="PR Preview" w:date="2026-01-01T00:00:00Z">
        <w:r>
          <w:rPr>
            <w:rStyle w:val="SpecialCharTok"/>
          </w:rPr>
          <w:t xml:space="preserve">/</w:t>
        </w:r>
      </w:ins>
      <w:ins w:id="252" w:author="PR Preview" w:date="2026-01-01T00:00:00Z">
        <w:r>
          <w:rPr>
            <w:rStyle w:val="NormalTok"/>
          </w:rPr>
          <w:t xml:space="preserve"> h</w:t>
        </w:r>
      </w:ins>
      <w:ins w:id="253" w:author="PR Preview" w:date="2026-01-01T00:00:00Z">
        <w:r>
          <w:br/>
        </w:r>
      </w:ins>
      <w:ins w:id="254" w:author="PR Preview" w:date="2026-01-01T00:00:00Z">
        <w:r>
          <w:rPr>
            <w:rStyle w:val="NormalTok"/>
          </w:rPr>
          <w:t xml:space="preserve">quotients</w:t>
        </w:r>
      </w:ins>
      <w:ins w:id="255" w:author="PR Preview" w:date="2026-01-01T00:00:00Z">
        <w:r>
          <w:br/>
        </w:r>
      </w:ins>
      <w:ins w:id="256" w:author="PR Preview" w:date="2026-01-01T00:00:00Z">
        <w:r>
          <w:rPr>
            <w:rStyle w:val="CommentTok"/>
          </w:rPr>
          <w:t xml:space="preserve">#&gt; [1] -1  1</w:t>
        </w:r>
      </w:ins>
    </w:p>
    <w:p>
      <w:pPr>
        <w:pStyle w:val="FirstParagraph"/>
      </w:pPr>
      <w:ins w:id="257" w:author="PR Preview" w:date="2026-01-01T00:00:00Z">
        <w:r>
          <w:t xml:space="preserve">The derivative is</w:t>
        </w:r>
      </w:ins>
      <w:ins w:id="258" w:author="PR Preview" w:date="2026-01-01T00:00:00Z">
        <w:r>
          <w:t xml:space="preserve"> </w:t>
        </w:r>
      </w:ins>
      <m:oMath>
        <m:r>
          <m:t>0</m:t>
        </m:r>
      </m:oMath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at 2 of the 5 points,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namely</w:t>
        </w:r>
      </w:ins>
      <w:ins w:id="263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and</w:t>
        </w:r>
      </w:ins>
      <w:ins w:id="266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=</m:t>
        </m:r>
        <m:r>
          <m:t>1</m:t>
        </m:r>
      </m:oMath>
      <w:ins w:id="267" w:author="PR Preview" w:date="2026-01-01T00:00:00Z">
        <w:r>
          <w:t xml:space="preserve">.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These are flat points of</w:t>
        </w:r>
      </w:ins>
      <w:ins w:id="270" w:author="PR Preview" w:date="2026-01-01T00:00:00Z">
        <w:r>
          <w:t xml:space="preserve"> </w:t>
        </w:r>
      </w:ins>
      <m:oMath>
        <m:r>
          <m:t>f</m:t>
        </m:r>
      </m:oMath>
      <w:ins w:id="271" w:author="PR Preview" w:date="2026-01-01T00:00:00Z">
        <w:r>
          <w:t xml:space="preserve">, so by</w:t>
        </w:r>
      </w:ins>
      <w:ins w:id="272" w:author="PR Preview" w:date="2026-01-01T00:00:00Z">
        <w:r>
          <w:t xml:space="preserve"> </w:t>
        </w:r>
      </w:ins>
      <w:hyperlink w:anchor="thm-flat-point-critical">
        <w:ins w:id="273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they are critical points.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The difference quotients of</w:t>
        </w:r>
      </w:ins>
      <w:ins w:id="278" w:author="PR Preview" w:date="2026-01-01T00:00:00Z">
        <w:r>
          <w:t xml:space="preserve"> </w:t>
        </w:r>
      </w:ins>
      <m:oMath>
        <m:r>
          <m:t>g</m:t>
        </m:r>
      </m:oMath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at</w:t>
        </w:r>
      </w:ins>
      <w:ins w:id="281" w:author="PR Preview" w:date="2026-01-01T00:00:00Z">
        <w:r>
          <w:t xml:space="preserve"> </w:t>
        </w:r>
      </w:ins>
      <m:oMath>
        <m:r>
          <m:t>0</m:t>
        </m:r>
      </m:oMath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are -1 from the left and 1 from the right,</w:t>
        </w:r>
      </w:ins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so</w:t>
        </w:r>
      </w:ins>
      <w:ins w:id="286" w:author="PR Preview" w:date="2026-01-01T00:00:00Z">
        <w:r>
          <w:t xml:space="preserve"> </w:t>
        </w:r>
      </w:ins>
      <m:oMath>
        <m:r>
          <m:t>g</m:t>
        </m:r>
      </m:oMath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has no derivative at</w:t>
        </w:r>
      </w:ins>
      <w:ins w:id="289" w:author="PR Preview" w:date="2026-01-01T00:00:00Z">
        <w:r>
          <w:t xml:space="preserve"> </w:t>
        </w:r>
      </w:ins>
      <m:oMath>
        <m:r>
          <m:t>0</m:t>
        </m:r>
      </m:oMath>
      <w:ins w:id="290" w:author="PR Preview" w:date="2026-01-01T00:00:00Z">
        <w:r>
          <w:t xml:space="preserve">.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Thus</w:t>
        </w:r>
      </w:ins>
      <w:ins w:id="293" w:author="PR Preview" w:date="2026-01-01T00:00:00Z">
        <w:r>
          <w:t xml:space="preserve"> </w:t>
        </w:r>
      </w:ins>
      <m:oMath>
        <m:r>
          <m:t>0</m:t>
        </m:r>
      </m:oMath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is a critical point of</w:t>
        </w:r>
      </w:ins>
      <w:ins w:id="296" w:author="PR Preview" w:date="2026-01-01T00:00:00Z">
        <w:r>
          <w:t xml:space="preserve"> </w:t>
        </w:r>
      </w:ins>
      <m:oMath>
        <m:r>
          <m:t>g</m:t>
        </m:r>
      </m:oMath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(</w:t>
        </w:r>
      </w:ins>
      <w:hyperlink w:anchor="def-critical-point">
        <w:ins w:id="299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300" w:author="PR Preview" w:date="2026-01-01T00:00:00Z">
        <w:r>
          <w:t xml:space="preserve">), but not a flat point.</w:t>
        </w:r>
      </w:ins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del w:id="301" w:author="PR Preview" w:date="2026-01-01T00:00:00Z">
        <w:r>
          <w:rPr>
            <w:b/>
            <w:bCs/>
          </w:rPr>
          <w:delText xml:space="preserve">Example 11 (Taylor series of the exponential function)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For</w:delText>
        </w:r>
      </w:del>
      <w:del w:id="30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centered at</w:delText>
        </w:r>
      </w:del>
      <w:del w:id="30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del w:id="308" w:author="PR Preview" w:date="2026-01-01T00:00:00Z">
        <w:r>
          <w:delText xml:space="preserve">, every derivative is</w:delText>
        </w:r>
      </w:del>
    </w:p>
    <w:p>
      <w:pPr>
        <w:pStyle w:val="BodyText"/>
      </w:pPr>
      <w:ins w:id="309" w:author="PR Preview" w:date="2026-01-01T00:00:00Z">
        <w:r>
          <w:rPr>
            <w:b/>
            <w:bCs/>
          </w:rPr>
          <w:t xml:space="preserve">Example 12 (Taylor series of the exponential function)</w:t>
        </w:r>
      </w:ins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For</w:t>
        </w:r>
      </w:ins>
      <w:ins w:id="31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centered at</w:t>
        </w:r>
      </w:ins>
      <w:ins w:id="31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ins w:id="316" w:author="PR Preview" w:date="2026-01-01T00:00:00Z">
        <w:r>
          <w:t xml:space="preserve">, every derivative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del w:id="317" w:author="PR Preview" w:date="2026-01-01T00:00:00Z">
        <w:r>
          <w:rPr>
            <w:b/>
            <w:bCs/>
          </w:rPr>
          <w:delText xml:space="preserve">Example 12 (Taylor series of the cosine function)</w:delText>
        </w:r>
      </w:del>
      <w:del w:id="318" w:author="PR Preview" w:date="2026-01-01T00:00:00Z">
        <w:r>
          <w:delText xml:space="preserve"> </w:delText>
        </w:r>
      </w:del>
      <w:del w:id="319" w:author="PR Preview" w:date="2026-01-01T00:00:00Z">
        <w:r>
          <w:delText xml:space="preserve">For</w:delText>
        </w:r>
      </w:del>
      <w:del w:id="32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centered at</w:delText>
        </w:r>
      </w:del>
      <w:del w:id="32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del w:id="324" w:author="PR Preview" w:date="2026-01-01T00:00:00Z">
        <w:r>
          <w:delText xml:space="preserve">, the derivatives follow a repeating cycle of length 4:</w:delText>
        </w:r>
      </w:del>
    </w:p>
    <w:p>
      <w:pPr>
        <w:pStyle w:val="FirstParagraph"/>
      </w:pPr>
      <w:ins w:id="325" w:author="PR Preview" w:date="2026-01-01T00:00:00Z">
        <w:r>
          <w:rPr>
            <w:b/>
            <w:bCs/>
          </w:rPr>
          <w:t xml:space="preserve">Example 13 (Taylor series of the cosine function)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For</w:t>
        </w:r>
      </w:ins>
      <w:ins w:id="32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centered at</w:t>
        </w:r>
      </w:ins>
      <w:ins w:id="33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ins w:id="332" w:author="PR Preview" w:date="2026-01-01T00:00:00Z">
        <w:r>
          <w:t xml:space="preserve">, the derivatives follow a repeating cycle of length 4: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del w:id="333" w:author="PR Preview" w:date="2026-01-01T00:00:00Z">
        <w:r>
          <w:rPr>
            <w:b/>
            <w:bCs/>
          </w:rPr>
          <w:delText xml:space="preserve">Example 13 (Taylor series of the sine function)</w:delText>
        </w:r>
      </w:del>
      <w:del w:id="334" w:author="PR Preview" w:date="2026-01-01T00:00:00Z">
        <w:r>
          <w:delText xml:space="preserve"> </w:delText>
        </w:r>
      </w:del>
      <w:del w:id="335" w:author="PR Preview" w:date="2026-01-01T00:00:00Z">
        <w:r>
          <w:delText xml:space="preserve">For</w:delText>
        </w:r>
      </w:del>
      <w:del w:id="33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centered at</w:delText>
        </w:r>
      </w:del>
      <w:del w:id="33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del w:id="340" w:author="PR Preview" w:date="2026-01-01T00:00:00Z">
        <w:r>
          <w:delText xml:space="preserve">, the derivatives evaluate at</w:delText>
        </w:r>
      </w:del>
      <w:del w:id="341" w:author="PR Preview" w:date="2026-01-01T00:00:00Z">
        <w:r>
          <w:delText xml:space="preserve"> </w:delText>
        </w:r>
      </w:del>
      <m:oMath>
        <m:r>
          <m:t>0</m:t>
        </m:r>
      </m:oMath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to</w:delText>
        </w:r>
      </w:del>
      <w:del w:id="344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345" w:author="PR Preview" w:date="2026-01-01T00:00:00Z">
        <w:r>
          <w:delText xml:space="preserve"> </w:delText>
        </w:r>
      </w:del>
      <w:del w:id="346" w:author="PR Preview" w:date="2026-01-01T00:00:00Z">
        <w:r>
          <w:delText xml:space="preserve">and</w:delText>
        </w:r>
      </w:del>
      <w:del w:id="347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delText xml:space="preserve">for all</w:delText>
        </w:r>
      </w:del>
      <w:del w:id="350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≥</m:t>
        </m:r>
        <m:r>
          <m:t>0</m:t>
        </m:r>
      </m:oMath>
      <w:del w:id="351" w:author="PR Preview" w:date="2026-01-01T00:00:00Z">
        <w:r>
          <w:delText xml:space="preserve">.</w:delText>
        </w:r>
      </w:del>
      <w:del w:id="352" w:author="PR Preview" w:date="2026-01-01T00:00:00Z">
        <w:r>
          <w:delText xml:space="preserve"> </w:delText>
        </w:r>
      </w:del>
      <w:del w:id="353" w:author="PR Preview" w:date="2026-01-01T00:00:00Z">
        <w:r>
          <w:delText xml:space="preserve">The Taylor series converges everywhere to</w:delText>
        </w:r>
      </w:del>
      <w:del w:id="354" w:author="PR Preview" w:date="2026-01-01T00:00:00Z">
        <w:r>
          <w:delText xml:space="preserve"> </w:delText>
        </w:r>
      </w:del>
      <m:oMath>
        <m:r>
          <m:rPr>
            <m:sty m:val="p"/>
          </m:rPr>
          <m:t>sin</m:t>
        </m:r>
        <m:r>
          <m:t>x</m:t>
        </m:r>
      </m:oMath>
      <w:del w:id="355" w:author="PR Preview" w:date="2026-01-01T00:00:00Z">
        <w:r>
          <w:delText xml:space="preserve">:</w:delText>
        </w:r>
      </w:del>
    </w:p>
    <w:p>
      <w:pPr>
        <w:pStyle w:val="FirstParagraph"/>
      </w:pPr>
      <w:ins w:id="356" w:author="PR Preview" w:date="2026-01-01T00:00:00Z">
        <w:r>
          <w:rPr>
            <w:b/>
            <w:bCs/>
          </w:rPr>
          <w:t xml:space="preserve">Example 14 (Taylor series of the sine function)</w:t>
        </w:r>
      </w:ins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For</w:t>
        </w:r>
      </w:ins>
      <w:ins w:id="35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centered at</w:t>
        </w:r>
      </w:ins>
      <w:ins w:id="36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ins w:id="363" w:author="PR Preview" w:date="2026-01-01T00:00:00Z">
        <w:r>
          <w:t xml:space="preserve">, the derivatives evaluate at</w:t>
        </w:r>
      </w:ins>
      <w:ins w:id="364" w:author="PR Preview" w:date="2026-01-01T00:00:00Z">
        <w:r>
          <w:t xml:space="preserve"> </w:t>
        </w:r>
      </w:ins>
      <m:oMath>
        <m:r>
          <m:t>0</m:t>
        </m:r>
      </m:oMath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to</w:t>
        </w:r>
      </w:ins>
      <w:ins w:id="367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and</w:t>
        </w:r>
      </w:ins>
      <w:ins w:id="370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for all</w:t>
        </w:r>
      </w:ins>
      <w:ins w:id="37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0</m:t>
        </m:r>
      </m:oMath>
      <w:ins w:id="374" w:author="PR Preview" w:date="2026-01-01T00:00:00Z">
        <w:r>
          <w:t xml:space="preserve">.</w:t>
        </w:r>
      </w:ins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The Taylor series converges everywhere to</w:t>
        </w:r>
      </w:ins>
      <w:ins w:id="377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t>x</m:t>
        </m:r>
      </m:oMath>
      <w:ins w:id="37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del w:id="379" w:author="PR Preview" w:date="2026-01-01T00:00:00Z">
        <w:r>
          <w:rPr>
            <w:b/>
            <w:bCs/>
          </w:rPr>
          <w:delText xml:space="preserve">Example 14 (Antiderivative of</w:delText>
        </w:r>
      </w:del>
      <w:del w:id="380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</m:oMath>
      <w:del w:id="381" w:author="PR Preview" w:date="2026-01-01T00:00:00Z">
        <w:r>
          <w:rPr>
            <w:b/>
            <w:bCs/>
          </w:rPr>
          <w:delText xml:space="preserve">)</w:delText>
        </w:r>
      </w:del>
      <w:del w:id="382" w:author="PR Preview" w:date="2026-01-01T00:00:00Z">
        <w:r>
          <w:delText xml:space="preserve"> </w:delText>
        </w:r>
      </w:del>
      <w:del w:id="383" w:author="PR Preview" w:date="2026-01-01T00:00:00Z">
        <w:r>
          <w:delText xml:space="preserve">For</w:delText>
        </w:r>
      </w:del>
      <w:del w:id="38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385" w:author="PR Preview" w:date="2026-01-01T00:00:00Z">
        <w:r>
          <w:delText xml:space="preserve">, an antiderivative is</w:delText>
        </w:r>
      </w:del>
      <w:del w:id="38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del w:id="387" w:author="PR Preview" w:date="2026-01-01T00:00:00Z">
        <w:r>
          <w:delText xml:space="preserve">,</w:delText>
        </w:r>
      </w:del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since</w:delText>
        </w:r>
      </w:del>
    </w:p>
    <w:p>
      <w:pPr>
        <w:pStyle w:val="BodyText"/>
      </w:pPr>
      <w:ins w:id="390" w:author="PR Preview" w:date="2026-01-01T00:00:00Z">
        <w:r>
          <w:rPr>
            <w:b/>
            <w:bCs/>
          </w:rPr>
          <w:t xml:space="preserve">Example 15 (Antiderivative of</w:t>
        </w:r>
      </w:ins>
      <w:ins w:id="391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392" w:author="PR Preview" w:date="2026-01-01T00:00:00Z">
        <w:r>
          <w:rPr>
            <w:b/>
            <w:bCs/>
          </w:rPr>
          <w:t xml:space="preserve">)</w:t>
        </w:r>
      </w:ins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For</w:t>
        </w:r>
      </w:ins>
      <w:ins w:id="39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396" w:author="PR Preview" w:date="2026-01-01T00:00:00Z">
        <w:r>
          <w:t xml:space="preserve">, an antiderivative is</w:t>
        </w:r>
      </w:ins>
      <w:ins w:id="39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ins w:id="398" w:author="PR Preview" w:date="2026-01-01T00:00:00Z">
        <w:r>
          <w:t xml:space="preserve">,</w:t>
        </w:r>
      </w:ins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since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del w:id="401" w:author="PR Preview" w:date="2026-01-01T00:00:00Z">
        <w:r>
          <w:rPr>
            <w:b/>
            <w:bCs/>
          </w:rPr>
          <w:delText xml:space="preserve">Theorem 11 (Basic integration rules)</w:delText>
        </w:r>
      </w:del>
      <w:del w:id="402" w:author="PR Preview" w:date="2026-01-01T00:00:00Z">
        <w:r>
          <w:delText xml:space="preserve"> </w:delText>
        </w:r>
      </w:del>
      <w:del w:id="403" w:author="PR Preview" w:date="2026-01-01T00:00:00Z">
        <w:r>
          <w:delText xml:space="preserve">Each antiderivative in the table is defined only up to an arbitrary constant</w:delText>
        </w:r>
      </w:del>
      <w:del w:id="404" w:author="PR Preview" w:date="2026-01-01T00:00:00Z">
        <w:r>
          <w:delText xml:space="preserve"> </w:delText>
        </w:r>
      </w:del>
      <m:oMath>
        <m:r>
          <m:t>C</m:t>
        </m:r>
      </m:oMath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(see</w:delText>
        </w:r>
      </w:del>
      <w:del w:id="407" w:author="PR Preview" w:date="2026-01-01T00:00:00Z">
        <w:r>
          <w:delText xml:space="preserve"> </w:delText>
        </w:r>
      </w:del>
      <w:hyperlink w:anchor="def-antiderivative">
        <w:del w:id="408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409" w:author="PR Preview" w:date="2026-01-01T00:00:00Z">
        <w:r>
          <w:delText xml:space="preserve">);</w:delText>
        </w:r>
      </w:del>
      <w:del w:id="410" w:author="PR Preview" w:date="2026-01-01T00:00:00Z">
        <w:r>
          <w:delText xml:space="preserve"> </w:delText>
        </w:r>
      </w:del>
      <w:del w:id="411" w:author="PR Preview" w:date="2026-01-01T00:00:00Z">
        <w:r>
          <w:delText xml:space="preserve">the table omits</w:delText>
        </w:r>
      </w:del>
      <w:del w:id="412" w:author="PR Preview" w:date="2026-01-01T00:00:00Z">
        <w:r>
          <w:delText xml:space="preserve"> </w:delText>
        </w:r>
      </w:del>
      <m:oMath>
        <m:r>
          <m:rPr>
            <m:sty m:val="p"/>
          </m:rPr>
          <m:t>+</m:t>
        </m:r>
        <m:r>
          <m:t>C</m:t>
        </m:r>
      </m:oMath>
      <w:del w:id="413" w:author="PR Preview" w:date="2026-01-01T00:00:00Z">
        <w:r>
          <w:delText xml:space="preserve"> </w:delText>
        </w:r>
      </w:del>
      <w:del w:id="414" w:author="PR Preview" w:date="2026-01-01T00:00:00Z">
        <w:r>
          <w:delText xml:space="preserve">from every row for brevity.</w:delText>
        </w:r>
      </w:del>
    </w:p>
    <w:p>
      <w:pPr>
        <w:pStyle w:val="BodyText"/>
      </w:pPr>
      <w:ins w:id="415" w:author="PR Preview" w:date="2026-01-01T00:00:00Z">
        <w:r>
          <w:rPr>
            <w:b/>
            <w:bCs/>
          </w:rPr>
          <w:t xml:space="preserve">Theorem 12 (Basic integration rules)</w:t>
        </w:r>
      </w:ins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Each antiderivative in the table is defined only up to an arbitrary constant</w:t>
        </w:r>
      </w:ins>
      <w:ins w:id="418" w:author="PR Preview" w:date="2026-01-01T00:00:00Z">
        <w:r>
          <w:t xml:space="preserve"> </w:t>
        </w:r>
      </w:ins>
      <m:oMath>
        <m:r>
          <m:t>C</m:t>
        </m:r>
      </m:oMath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(see</w:t>
        </w:r>
      </w:ins>
      <w:ins w:id="421" w:author="PR Preview" w:date="2026-01-01T00:00:00Z">
        <w:r>
          <w:t xml:space="preserve"> </w:t>
        </w:r>
      </w:ins>
      <w:hyperlink w:anchor="def-antiderivative">
        <w:ins w:id="422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423" w:author="PR Preview" w:date="2026-01-01T00:00:00Z">
        <w:r>
          <w:t xml:space="preserve">);</w:t>
        </w:r>
      </w:ins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the table omits</w:t>
        </w:r>
      </w:ins>
      <w:ins w:id="426" w:author="PR Preview" w:date="2026-01-01T00:00:00Z">
        <w:r>
          <w:t xml:space="preserve"> </w:t>
        </w:r>
      </w:ins>
      <m:oMath>
        <m:r>
          <m:rPr>
            <m:sty m:val="p"/>
          </m:rPr>
          <m:t>+</m:t>
        </m:r>
        <m:r>
          <m:t>C</m:t>
        </m:r>
      </m:oMath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from every row for brevity.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del w:id="429" w:author="PR Preview" w:date="2026-01-01T00:00:00Z">
        <w:r>
          <w:rPr>
            <w:b/>
            <w:bCs/>
          </w:rPr>
          <w:delText xml:space="preserve">Example 15 (Antiderivative of</w:delText>
        </w:r>
      </w:del>
      <w:del w:id="430" w:author="PR Preview" w:date="2026-01-01T00:00:00Z">
        <w:r>
          <w:rPr>
            <w:b/>
            <w:bCs/>
          </w:rPr>
          <w:delText xml:space="preserve"> </w:delText>
        </w:r>
      </w:del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del w:id="431" w:author="PR Preview" w:date="2026-01-01T00:00:00Z">
        <w:r>
          <w:rPr>
            <w:b/>
            <w:bCs/>
          </w:rPr>
          <w:delText xml:space="preserve">)</w:delText>
        </w:r>
      </w:del>
      <w:del w:id="432" w:author="PR Preview" w:date="2026-01-01T00:00:00Z">
        <w:r>
          <w:delText xml:space="preserve"> </w:delText>
        </w:r>
      </w:del>
      <w:del w:id="433" w:author="PR Preview" w:date="2026-01-01T00:00:00Z">
        <w:r>
          <w:delText xml:space="preserve">By the power rule (</w:delText>
        </w:r>
      </w:del>
      <m:oMath>
        <m:r>
          <m:t>n</m:t>
        </m:r>
        <m:r>
          <m:rPr>
            <m:sty m:val="p"/>
          </m:rPr>
          <m:t>=</m:t>
        </m:r>
        <m:r>
          <m:t>2</m:t>
        </m:r>
      </m:oMath>
      <w:del w:id="434" w:author="PR Preview" w:date="2026-01-01T00:00:00Z">
        <w:r>
          <w:delText xml:space="preserve">) and linearity from</w:delText>
        </w:r>
      </w:del>
      <w:del w:id="435" w:author="PR Preview" w:date="2026-01-01T00:00:00Z">
        <w:r>
          <w:delText xml:space="preserve"> </w:delText>
        </w:r>
      </w:del>
      <w:hyperlink w:anchor="thm-integral-rules">
        <w:del w:id="436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437" w:author="PR Preview" w:date="2026-01-01T00:00:00Z">
        <w:r>
          <w:delText xml:space="preserve">:</w:delText>
        </w:r>
      </w:del>
    </w:p>
    <w:p>
      <w:pPr>
        <w:pStyle w:val="BodyText"/>
      </w:pPr>
      <w:ins w:id="438" w:author="PR Preview" w:date="2026-01-01T00:00:00Z">
        <w:r>
          <w:rPr>
            <w:b/>
            <w:bCs/>
          </w:rPr>
          <w:t xml:space="preserve">Example 16 (Antiderivative of</w:t>
        </w:r>
      </w:ins>
      <w:ins w:id="439" w:author="PR Preview" w:date="2026-01-01T00:00:00Z">
        <w:r>
          <w:rPr>
            <w:b/>
            <w:bCs/>
          </w:rPr>
          <w:t xml:space="preserve"> </w:t>
        </w:r>
      </w:ins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ins w:id="440" w:author="PR Preview" w:date="2026-01-01T00:00:00Z">
        <w:r>
          <w:rPr>
            <w:b/>
            <w:bCs/>
          </w:rPr>
          <w:t xml:space="preserve">)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By the power rule (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</m:oMath>
      <w:ins w:id="443" w:author="PR Preview" w:date="2026-01-01T00:00:00Z">
        <w:r>
          <w:t xml:space="preserve">) and linearity from</w:t>
        </w:r>
      </w:ins>
      <w:ins w:id="444" w:author="PR Preview" w:date="2026-01-01T00:00:00Z">
        <w:r>
          <w:t xml:space="preserve"> </w:t>
        </w:r>
      </w:ins>
      <w:hyperlink w:anchor="thm-integral-rules">
        <w:ins w:id="445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44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del w:id="447" w:author="PR Preview" w:date="2026-01-01T00:00:00Z">
        <w:r>
          <w:rPr>
            <w:b/>
            <w:bCs/>
          </w:rPr>
          <w:delText xml:space="preserve">Example 16 (Differentiable on one interval but not another)</w:delText>
        </w:r>
      </w:del>
      <w:del w:id="448" w:author="PR Preview" w:date="2026-01-01T00:00:00Z">
        <w:r>
          <w:delText xml:space="preserve"> </w:delText>
        </w:r>
      </w:del>
      <w:del w:id="449" w:author="PR Preview" w:date="2026-01-01T00:00:00Z">
        <w:r>
          <w:delText xml:space="preserve"> </w:delText>
        </w:r>
      </w:del>
    </w:p>
    <w:p>
      <w:pPr>
        <w:pStyle w:val="BodyText"/>
      </w:pPr>
      <w:ins w:id="450" w:author="PR Preview" w:date="2026-01-01T00:00:00Z">
        <w:r>
          <w:rPr>
            <w:b/>
            <w:bCs/>
          </w:rPr>
          <w:t xml:space="preserve">Example 17 (Differentiable on one interval but not another)</w:t>
        </w:r>
      </w:ins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del w:id="453" w:author="PR Preview" w:date="2026-01-01T00:00:00Z">
        <w:r>
          <w:rPr>
            <w:b/>
            <w:bCs/>
          </w:rPr>
          <w:delText xml:space="preserve">Example 17 (A continuous function, and one failure of each condition)</w:delText>
        </w:r>
      </w:del>
      <w:del w:id="454" w:author="PR Preview" w:date="2026-01-01T00:00:00Z">
        <w:r>
          <w:delText xml:space="preserve"> </w:delText>
        </w:r>
      </w:del>
      <w:del w:id="455" w:author="PR Preview" w:date="2026-01-01T00:00:00Z">
        <w:r>
          <w:delText xml:space="preserve"> </w:delText>
        </w:r>
      </w:del>
    </w:p>
    <w:p>
      <w:pPr>
        <w:pStyle w:val="BodyText"/>
      </w:pPr>
      <w:ins w:id="456" w:author="PR Preview" w:date="2026-01-01T00:00:00Z">
        <w:r>
          <w:rPr>
            <w:b/>
            <w:bCs/>
          </w:rPr>
          <w:t xml:space="preserve">Example 18 (A continuous function, and one failure of each condition)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 </w:t>
        </w:r>
      </w:ins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del w:id="459" w:author="PR Preview" w:date="2026-01-01T00:00:00Z">
        <w:r>
          <w:rPr>
            <w:b/>
            <w:bCs/>
          </w:rPr>
          <w:delText xml:space="preserve">Example 18 (A jump discontinuity, and a discontinuity that is not a jump)</w:delText>
        </w:r>
      </w:del>
      <w:del w:id="460" w:author="PR Preview" w:date="2026-01-01T00:00:00Z">
        <w:r>
          <w:delText xml:space="preserve"> </w:delText>
        </w:r>
      </w:del>
      <w:del w:id="461" w:author="PR Preview" w:date="2026-01-01T00:00:00Z">
        <w:r>
          <w:delText xml:space="preserve"> </w:delText>
        </w:r>
      </w:del>
    </w:p>
    <w:p>
      <w:pPr>
        <w:pStyle w:val="BodyText"/>
      </w:pPr>
      <w:ins w:id="462" w:author="PR Preview" w:date="2026-01-01T00:00:00Z">
        <w:r>
          <w:rPr>
            <w:b/>
            <w:bCs/>
          </w:rPr>
          <w:t xml:space="preserve">Example 19 (A jump discontinuity, and a discontinuity that is not a jump)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del w:id="465" w:author="PR Preview" w:date="2026-01-01T00:00:00Z">
        <w:r>
          <w:delText xml:space="preserve"> </w:delText>
        </w:r>
      </w:del>
      <w:del w:id="466" w:author="PR Preview" w:date="2026-01-01T00:00:00Z">
        <w:r>
          <w:delText xml:space="preserve">of</w:delText>
        </w:r>
      </w:del>
      <w:del w:id="467" w:author="PR Preview" w:date="2026-01-01T00:00:00Z">
        <w:r>
          <w:delText xml:space="preserve"> </w:delText>
        </w:r>
      </w:del>
      <w:hyperlink w:anchor="exm-continuous">
        <w:del w:id="468" w:author="PR Preview" w:date="2026-01-01T00:00:00Z">
          <w:r>
            <w:rPr>
              <w:rStyle w:val="Hyperlink"/>
            </w:rPr>
            <w:delText xml:space="preserve">Example 17</w:delText>
          </w:r>
        </w:del>
      </w:hyperlink>
      <w:del w:id="469" w:author="PR Preview" w:date="2026-01-01T00:00:00Z">
        <w:r>
          <w:delText xml:space="preserve"> </w:delText>
        </w:r>
      </w:del>
      <w:del w:id="470" w:author="PR Preview" w:date="2026-01-01T00:00:00Z">
        <w:r>
          <w:delText xml:space="preserve">is discontinuous at</w:delText>
        </w:r>
      </w:del>
      <w:del w:id="471" w:author="PR Preview" w:date="2026-01-01T00:00:00Z">
        <w:r>
          <w:delText xml:space="preserve"> </w:delText>
        </w:r>
      </w:del>
      <m:oMath>
        <m:r>
          <m:t>1</m:t>
        </m:r>
      </m:oMath>
      <w:del w:id="472" w:author="PR Preview" w:date="2026-01-01T00:00:00Z">
        <w:r>
          <w:delText xml:space="preserve">,</w:delText>
        </w:r>
      </w:del>
      <w:del w:id="473" w:author="PR Preview" w:date="2026-01-01T00:00:00Z">
        <w:r>
          <w:delText xml:space="preserve"> </w:delText>
        </w:r>
      </w:del>
      <w:del w:id="474" w:author="PR Preview" w:date="2026-01-01T00:00:00Z">
        <w:r>
          <w:delText xml:space="preserve">because</w:delText>
        </w:r>
      </w:del>
      <w:del w:id="475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del w:id="476" w:author="PR Preview" w:date="2026-01-01T00:00:00Z">
        <w:r>
          <w:delText xml:space="preserve"> </w:delText>
        </w:r>
      </w:del>
      <w:del w:id="477" w:author="PR Preview" w:date="2026-01-01T00:00:00Z">
        <w:r>
          <w:delText xml:space="preserve">is not defined,</w:delText>
        </w:r>
      </w:del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but it does not have a jump discontinuity there:</w:delText>
        </w:r>
      </w:del>
      <w:del w:id="480" w:author="PR Preview" w:date="2026-01-01T00:00:00Z">
        <w:r>
          <w:delText xml:space="preserve"> </w:delText>
        </w:r>
      </w:del>
      <w:del w:id="481" w:author="PR Preview" w:date="2026-01-01T00:00:00Z">
        <w:r>
          <w:delText xml:space="preserve">for</w:delText>
        </w:r>
      </w:del>
      <w:del w:id="482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≠</m:t>
        </m:r>
        <m:r>
          <m:t>1</m:t>
        </m:r>
      </m:oMath>
      <w:del w:id="483" w:author="PR Preview" w:date="2026-01-01T00:00:00Z">
        <w:r>
          <w:delText xml:space="preserve">,</w:delText>
        </w:r>
      </w:del>
      <w:del w:id="484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del w:id="485" w:author="PR Preview" w:date="2026-01-01T00:00:00Z">
        <w:r>
          <w:delText xml:space="preserve">,</w:delText>
        </w:r>
      </w:del>
      <w:del w:id="486" w:author="PR Preview" w:date="2026-01-01T00:00:00Z">
        <w:r>
          <w:delText xml:space="preserve"> </w:delText>
        </w:r>
      </w:del>
      <w:del w:id="487" w:author="PR Preview" w:date="2026-01-01T00:00:00Z">
        <w:r>
          <w:delText xml:space="preserve">so both one-sided limits at</w:delText>
        </w:r>
      </w:del>
      <w:del w:id="488" w:author="PR Preview" w:date="2026-01-01T00:00:00Z">
        <w:r>
          <w:delText xml:space="preserve"> </w:delText>
        </w:r>
      </w:del>
      <m:oMath>
        <m:r>
          <m:t>1</m:t>
        </m:r>
      </m:oMath>
      <w:del w:id="489" w:author="PR Preview" w:date="2026-01-01T00:00:00Z">
        <w:r>
          <w:delText xml:space="preserve"> </w:delText>
        </w:r>
      </w:del>
      <w:del w:id="490" w:author="PR Preview" w:date="2026-01-01T00:00:00Z">
        <w:r>
          <w:delText xml:space="preserve">equal</w:delText>
        </w:r>
      </w:del>
      <w:del w:id="491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del w:id="492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of</w:t>
        </w:r>
      </w:ins>
      <w:ins w:id="495" w:author="PR Preview" w:date="2026-01-01T00:00:00Z">
        <w:r>
          <w:t xml:space="preserve"> </w:t>
        </w:r>
      </w:ins>
      <w:hyperlink w:anchor="exm-continuous">
        <w:ins w:id="496" w:author="PR Preview" w:date="2026-01-01T00:00:00Z">
          <w:r>
            <w:rPr>
              <w:rStyle w:val="Hyperlink"/>
            </w:rPr>
            <w:t xml:space="preserve">Example 18</w:t>
          </w:r>
        </w:ins>
      </w:hyperlink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is discontinuous at</w:t>
        </w:r>
      </w:ins>
      <w:ins w:id="499" w:author="PR Preview" w:date="2026-01-01T00:00:00Z">
        <w:r>
          <w:t xml:space="preserve"> </w:t>
        </w:r>
      </w:ins>
      <m:oMath>
        <m:r>
          <m:t>1</m:t>
        </m:r>
      </m:oMath>
      <w:ins w:id="500" w:author="PR Preview" w:date="2026-01-01T00:00:00Z">
        <w:r>
          <w:t xml:space="preserve">,</w:t>
        </w:r>
      </w:ins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because</w:t>
        </w:r>
      </w:ins>
      <w:ins w:id="503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ins w:id="504" w:author="PR Preview" w:date="2026-01-01T00:00:00Z">
        <w:r>
          <w:t xml:space="preserve"> </w:t>
        </w:r>
      </w:ins>
      <w:ins w:id="505" w:author="PR Preview" w:date="2026-01-01T00:00:00Z">
        <w:r>
          <w:t xml:space="preserve">is not defined,</w:t>
        </w:r>
      </w:ins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but it does not have a jump discontinuity there:</w:t>
        </w:r>
      </w:ins>
      <w:ins w:id="508" w:author="PR Preview" w:date="2026-01-01T00:00:00Z">
        <w:r>
          <w:t xml:space="preserve"> </w:t>
        </w:r>
      </w:ins>
      <w:ins w:id="509" w:author="PR Preview" w:date="2026-01-01T00:00:00Z">
        <w:r>
          <w:t xml:space="preserve">for</w:t>
        </w:r>
      </w:ins>
      <w:ins w:id="51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≠</m:t>
        </m:r>
        <m:r>
          <m:t>1</m:t>
        </m:r>
      </m:oMath>
      <w:ins w:id="511" w:author="PR Preview" w:date="2026-01-01T00:00:00Z">
        <w:r>
          <w:t xml:space="preserve">,</w:t>
        </w:r>
      </w:ins>
      <w:ins w:id="512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ins w:id="513" w:author="PR Preview" w:date="2026-01-01T00:00:00Z">
        <w:r>
          <w:t xml:space="preserve">,</w:t>
        </w:r>
      </w:ins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so both one-sided limits at</w:t>
        </w:r>
      </w:ins>
      <w:ins w:id="516" w:author="PR Preview" w:date="2026-01-01T00:00:00Z">
        <w:r>
          <w:t xml:space="preserve"> </w:t>
        </w:r>
      </w:ins>
      <m:oMath>
        <m:r>
          <m:t>1</m:t>
        </m:r>
      </m:oMath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equal</w:t>
        </w:r>
      </w:ins>
      <w:ins w:id="519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ins w:id="520" w:author="PR Preview" w:date="2026-01-01T00:00:00Z">
        <w:r>
          <w:t xml:space="preserve">.</w:t>
        </w:r>
      </w:ins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del w:id="521" w:author="PR Preview" w:date="2026-01-01T00:00:00Z">
        <w:r>
          <w:rPr>
            <w:b/>
            <w:bCs/>
          </w:rPr>
          <w:delText xml:space="preserve">Example 19 (Continuity on</w:delText>
        </w:r>
      </w:del>
      <w:del w:id="522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523" w:author="PR Preview" w:date="2026-01-01T00:00:00Z">
        <w:r>
          <w:rPr>
            <w:b/>
            <w:bCs/>
          </w:rPr>
          <w:delText xml:space="preserve"> </w:delText>
        </w:r>
      </w:del>
      <w:del w:id="524" w:author="PR Preview" w:date="2026-01-01T00:00:00Z">
        <w:r>
          <w:rPr>
            <w:b/>
            <w:bCs/>
          </w:rPr>
          <w:delText xml:space="preserve">uses one-sided limits at the endpoints)</w:delText>
        </w:r>
      </w:del>
      <w:del w:id="525" w:author="PR Preview" w:date="2026-01-01T00:00:00Z">
        <w:r>
          <w:delText xml:space="preserve"> </w:delText>
        </w:r>
      </w:del>
      <w:del w:id="526" w:author="PR Preview" w:date="2026-01-01T00:00:00Z">
        <w:r>
          <w:delText xml:space="preserve">Let</w:delText>
        </w:r>
      </w:del>
      <w:del w:id="52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del w:id="528" w:author="PR Preview" w:date="2026-01-01T00:00:00Z">
        <w:r>
          <w:delText xml:space="preserve">, the</w:delText>
        </w:r>
      </w:del>
      <w:del w:id="529" w:author="PR Preview" w:date="2026-01-01T00:00:00Z">
        <w:r>
          <w:delText xml:space="preserve"> </w:delText>
        </w:r>
      </w:del>
      <w:hyperlink r:id="rId201">
        <w:del w:id="530" w:author="PR Preview" w:date="2026-01-01T00:00:00Z">
          <w:r>
            <w:rPr>
              <w:rStyle w:val="Hyperlink"/>
            </w:rPr>
            <w:delText xml:space="preserve">square root</w:delText>
          </w:r>
        </w:del>
      </w:hyperlink>
      <w:del w:id="531" w:author="PR Preview" w:date="2026-01-01T00:00:00Z">
        <w:r>
          <w:delText xml:space="preserve">, defined for</w:delText>
        </w:r>
      </w:del>
      <w:del w:id="532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≥</m:t>
        </m:r>
        <m:r>
          <m:t>0</m:t>
        </m:r>
      </m:oMath>
      <w:del w:id="533" w:author="PR Preview" w:date="2026-01-01T00:00:00Z">
        <w:r>
          <w:delText xml:space="preserve">.</w:delText>
        </w:r>
      </w:del>
      <w:del w:id="534" w:author="PR Preview" w:date="2026-01-01T00:00:00Z">
        <w:r>
          <w:delText xml:space="preserve"> </w:delText>
        </w:r>
      </w:del>
      <w:del w:id="535" w:author="PR Preview" w:date="2026-01-01T00:00:00Z">
        <w:r>
          <w:delText xml:space="preserve">Because</w:delText>
        </w:r>
      </w:del>
      <w:del w:id="536" w:author="PR Preview" w:date="2026-01-01T00:00:00Z">
        <w:r>
          <w:delText xml:space="preserve"> </w:delText>
        </w:r>
      </w:del>
      <m:oMath>
        <m:r>
          <m:t>f</m:t>
        </m:r>
      </m:oMath>
      <w:del w:id="537" w:author="PR Preview" w:date="2026-01-01T00:00:00Z">
        <w:r>
          <w:delText xml:space="preserve"> </w:delText>
        </w:r>
      </w:del>
      <w:del w:id="538" w:author="PR Preview" w:date="2026-01-01T00:00:00Z">
        <w:r>
          <w:delText xml:space="preserve">is undefined for</w:delText>
        </w:r>
      </w:del>
      <w:del w:id="53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&lt;</m:t>
        </m:r>
        <m:r>
          <m:t>0</m:t>
        </m:r>
      </m:oMath>
      <w:del w:id="540" w:author="PR Preview" w:date="2026-01-01T00:00:00Z">
        <w:r>
          <w:delText xml:space="preserve">,</w:delText>
        </w:r>
      </w:del>
      <w:del w:id="541" w:author="PR Preview" w:date="2026-01-01T00:00:00Z">
        <w:r>
          <w:delText xml:space="preserve"> </w:delText>
        </w:r>
      </w:del>
      <w:del w:id="542" w:author="PR Preview" w:date="2026-01-01T00:00:00Z">
        <w:r>
          <w:delText xml:space="preserve">only the right-hand limit of</w:delText>
        </w:r>
      </w:del>
      <w:del w:id="543" w:author="PR Preview" w:date="2026-01-01T00:00:00Z">
        <w:r>
          <w:delText xml:space="preserve"> </w:delText>
        </w:r>
      </w:del>
      <m:oMath>
        <m:r>
          <m:t>f</m:t>
        </m:r>
      </m:oMath>
      <w:del w:id="544" w:author="PR Preview" w:date="2026-01-01T00:00:00Z">
        <w:r>
          <w:delText xml:space="preserve"> </w:delText>
        </w:r>
      </w:del>
      <w:del w:id="545" w:author="PR Preview" w:date="2026-01-01T00:00:00Z">
        <w:r>
          <w:delText xml:space="preserve">at</w:delText>
        </w:r>
      </w:del>
      <w:del w:id="546" w:author="PR Preview" w:date="2026-01-01T00:00:00Z">
        <w:r>
          <w:delText xml:space="preserve"> </w:delText>
        </w:r>
      </w:del>
      <m:oMath>
        <m:r>
          <m:t>0</m:t>
        </m:r>
      </m:oMath>
      <w:del w:id="547" w:author="PR Preview" w:date="2026-01-01T00:00:00Z">
        <w:r>
          <w:delText xml:space="preserve"> </w:delText>
        </w:r>
      </w:del>
      <w:del w:id="548" w:author="PR Preview" w:date="2026-01-01T00:00:00Z">
        <w:r>
          <w:delText xml:space="preserve">makes sense,</w:delText>
        </w:r>
      </w:del>
      <w:del w:id="549" w:author="PR Preview" w:date="2026-01-01T00:00:00Z">
        <w:r>
          <w:delText xml:space="preserve"> </w:delText>
        </w:r>
      </w:del>
      <w:del w:id="550" w:author="PR Preview" w:date="2026-01-01T00:00:00Z">
        <w:r>
          <w:delText xml:space="preserve">and</w:delText>
        </w:r>
      </w:del>
      <w:del w:id="551" w:author="PR Preview" w:date="2026-01-01T00:00:00Z">
        <w:r>
          <w:delText xml:space="preserve"> </w:delText>
        </w:r>
      </w:del>
      <w:hyperlink w:anchor="def-continuous-on">
        <w:del w:id="552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553" w:author="PR Preview" w:date="2026-01-01T00:00:00Z">
        <w:r>
          <w:delText xml:space="preserve"> </w:delText>
        </w:r>
      </w:del>
      <w:del w:id="554" w:author="PR Preview" w:date="2026-01-01T00:00:00Z">
        <w:r>
          <w:delText xml:space="preserve">asks only for that one-sided limit at the endpoint</w:delText>
        </w:r>
      </w:del>
      <w:del w:id="555" w:author="PR Preview" w:date="2026-01-01T00:00:00Z">
        <w:r>
          <w:delText xml:space="preserve"> </w:delText>
        </w:r>
      </w:del>
      <m:oMath>
        <m:r>
          <m:t>0</m:t>
        </m:r>
      </m:oMath>
      <w:del w:id="556" w:author="PR Preview" w:date="2026-01-01T00:00:00Z">
        <w:r>
          <w:delText xml:space="preserve">.</w:delText>
        </w:r>
      </w:del>
      <w:del w:id="557" w:author="PR Preview" w:date="2026-01-01T00:00:00Z">
        <w:r>
          <w:delText xml:space="preserve"> </w:delText>
        </w:r>
      </w:del>
      <w:del w:id="558" w:author="PR Preview" w:date="2026-01-01T00:00:00Z">
        <w:r>
          <w:delText xml:space="preserve">Here</w:delText>
        </w:r>
      </w:del>
      <w:del w:id="559" w:author="PR Preview" w:date="2026-01-01T00:00:00Z">
        <w:r>
          <w:delText xml:space="preserve"> </w:delText>
        </w:r>
      </w:del>
      <m:oMath>
        <m:r>
          <m:t>f</m:t>
        </m:r>
      </m:oMath>
      <w:del w:id="560" w:author="PR Preview" w:date="2026-01-01T00:00:00Z">
        <w:r>
          <w:delText xml:space="preserve"> </w:delText>
        </w:r>
      </w:del>
      <w:del w:id="561" w:author="PR Preview" w:date="2026-01-01T00:00:00Z">
        <w:r>
          <w:delText xml:space="preserve">is continuous at every point of</w:delText>
        </w:r>
      </w:del>
      <w:del w:id="56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563" w:author="PR Preview" w:date="2026-01-01T00:00:00Z">
        <w:r>
          <w:delText xml:space="preserve">,</w:delText>
        </w:r>
      </w:del>
    </w:p>
    <w:p>
      <w:pPr>
        <w:pStyle w:val="BodyText"/>
      </w:pPr>
      <w:ins w:id="564" w:author="PR Preview" w:date="2026-01-01T00:00:00Z">
        <w:r>
          <w:rPr>
            <w:b/>
            <w:bCs/>
          </w:rPr>
          <w:t xml:space="preserve">Example 20 (Continuity on</w:t>
        </w:r>
      </w:ins>
      <w:ins w:id="565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566" w:author="PR Preview" w:date="2026-01-01T00:00:00Z">
        <w:r>
          <w:rPr>
            <w:b/>
            <w:bCs/>
          </w:rPr>
          <w:t xml:space="preserve"> </w:t>
        </w:r>
      </w:ins>
      <w:ins w:id="567" w:author="PR Preview" w:date="2026-01-01T00:00:00Z">
        <w:r>
          <w:rPr>
            <w:b/>
            <w:bCs/>
          </w:rPr>
          <w:t xml:space="preserve">uses one-sided limits at the endpoints)</w:t>
        </w:r>
      </w:ins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Let</w:t>
        </w:r>
      </w:ins>
      <w:ins w:id="57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ins w:id="571" w:author="PR Preview" w:date="2026-01-01T00:00:00Z">
        <w:r>
          <w:t xml:space="preserve">, the</w:t>
        </w:r>
      </w:ins>
      <w:ins w:id="572" w:author="PR Preview" w:date="2026-01-01T00:00:00Z">
        <w:r>
          <w:t xml:space="preserve"> </w:t>
        </w:r>
      </w:ins>
      <w:hyperlink r:id="rId201">
        <w:ins w:id="573" w:author="PR Preview" w:date="2026-01-01T00:00:00Z">
          <w:r>
            <w:rPr>
              <w:rStyle w:val="Hyperlink"/>
            </w:rPr>
            <w:t xml:space="preserve">square root</w:t>
          </w:r>
        </w:ins>
      </w:hyperlink>
      <w:ins w:id="574" w:author="PR Preview" w:date="2026-01-01T00:00:00Z">
        <w:r>
          <w:t xml:space="preserve">, defined for</w:t>
        </w:r>
      </w:ins>
      <w:ins w:id="57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≥</m:t>
        </m:r>
        <m:r>
          <m:t>0</m:t>
        </m:r>
      </m:oMath>
      <w:ins w:id="576" w:author="PR Preview" w:date="2026-01-01T00:00:00Z">
        <w:r>
          <w:t xml:space="preserve">.</w:t>
        </w:r>
      </w:ins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Because</w:t>
        </w:r>
      </w:ins>
      <w:ins w:id="579" w:author="PR Preview" w:date="2026-01-01T00:00:00Z">
        <w:r>
          <w:t xml:space="preserve"> </w:t>
        </w:r>
      </w:ins>
      <m:oMath>
        <m:r>
          <m:t>f</m:t>
        </m:r>
      </m:oMath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is undefined for</w:t>
        </w:r>
      </w:ins>
      <w:ins w:id="58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&lt;</m:t>
        </m:r>
        <m:r>
          <m:t>0</m:t>
        </m:r>
      </m:oMath>
      <w:ins w:id="583" w:author="PR Preview" w:date="2026-01-01T00:00:00Z">
        <w:r>
          <w:t xml:space="preserve">,</w:t>
        </w:r>
      </w:ins>
      <w:ins w:id="584" w:author="PR Preview" w:date="2026-01-01T00:00:00Z">
        <w:r>
          <w:t xml:space="preserve"> </w:t>
        </w:r>
      </w:ins>
      <w:ins w:id="585" w:author="PR Preview" w:date="2026-01-01T00:00:00Z">
        <w:r>
          <w:t xml:space="preserve">only the right-hand limit of</w:t>
        </w:r>
      </w:ins>
      <w:ins w:id="586" w:author="PR Preview" w:date="2026-01-01T00:00:00Z">
        <w:r>
          <w:t xml:space="preserve"> </w:t>
        </w:r>
      </w:ins>
      <m:oMath>
        <m:r>
          <m:t>f</m:t>
        </m:r>
      </m:oMath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at</w:t>
        </w:r>
      </w:ins>
      <w:ins w:id="589" w:author="PR Preview" w:date="2026-01-01T00:00:00Z">
        <w:r>
          <w:t xml:space="preserve"> </w:t>
        </w:r>
      </w:ins>
      <m:oMath>
        <m:r>
          <m:t>0</m:t>
        </m:r>
      </m:oMath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makes sense,</w:t>
        </w:r>
      </w:ins>
      <w:ins w:id="592" w:author="PR Preview" w:date="2026-01-01T00:00:00Z">
        <w:r>
          <w:t xml:space="preserve"> </w:t>
        </w:r>
      </w:ins>
      <w:ins w:id="593" w:author="PR Preview" w:date="2026-01-01T00:00:00Z">
        <w:r>
          <w:t xml:space="preserve">and</w:t>
        </w:r>
      </w:ins>
      <w:ins w:id="594" w:author="PR Preview" w:date="2026-01-01T00:00:00Z">
        <w:r>
          <w:t xml:space="preserve"> </w:t>
        </w:r>
      </w:ins>
      <w:hyperlink w:anchor="def-continuous-on">
        <w:ins w:id="595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asks only for that one-sided limit at the endpoint</w:t>
        </w:r>
      </w:ins>
      <w:ins w:id="598" w:author="PR Preview" w:date="2026-01-01T00:00:00Z">
        <w:r>
          <w:t xml:space="preserve"> </w:t>
        </w:r>
      </w:ins>
      <m:oMath>
        <m:r>
          <m:t>0</m:t>
        </m:r>
      </m:oMath>
      <w:ins w:id="599" w:author="PR Preview" w:date="2026-01-01T00:00:00Z">
        <w:r>
          <w:t xml:space="preserve">.</w:t>
        </w:r>
      </w:ins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Here</w:t>
        </w:r>
      </w:ins>
      <w:ins w:id="602" w:author="PR Preview" w:date="2026-01-01T00:00:00Z">
        <w:r>
          <w:t xml:space="preserve"> </w:t>
        </w:r>
      </w:ins>
      <m:oMath>
        <m:r>
          <m:t>f</m:t>
        </m:r>
      </m:oMath>
      <w:ins w:id="603" w:author="PR Preview" w:date="2026-01-01T00:00:00Z">
        <w:r>
          <w:t xml:space="preserve"> </w:t>
        </w:r>
      </w:ins>
      <w:ins w:id="604" w:author="PR Preview" w:date="2026-01-01T00:00:00Z">
        <w:r>
          <w:t xml:space="preserve">is continuous at every point of</w:t>
        </w:r>
      </w:ins>
      <w:ins w:id="60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60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del w:id="607" w:author="PR Preview" w:date="2026-01-01T00:00:00Z">
        <w:r>
          <w:rPr>
            <w:b/>
            <w:bCs/>
          </w:rPr>
          <w:delText xml:space="preserve">Example 20 (A function not continuous on</w:delText>
        </w:r>
      </w:del>
      <w:del w:id="608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609" w:author="PR Preview" w:date="2026-01-01T00:00:00Z">
        <w:r>
          <w:rPr>
            <w:b/>
            <w:bCs/>
          </w:rPr>
          <w:delText xml:space="preserve">)</w:delText>
        </w:r>
      </w:del>
      <w:del w:id="610" w:author="PR Preview" w:date="2026-01-01T00:00:00Z">
        <w:r>
          <w:delText xml:space="preserve"> </w:delText>
        </w:r>
      </w:del>
      <w:del w:id="611" w:author="PR Preview" w:date="2026-01-01T00:00:00Z">
        <w:r>
          <w:delText xml:space="preserve">Let</w:delText>
        </w:r>
      </w:del>
      <w:del w:id="61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613" w:author="PR Preview" w:date="2026-01-01T00:00:00Z">
        <w:r>
          <w:delText xml:space="preserve"> </w:delText>
        </w:r>
      </w:del>
      <w:del w:id="614" w:author="PR Preview" w:date="2026-01-01T00:00:00Z">
        <w:r>
          <w:delText xml:space="preserve">for</w:delText>
        </w:r>
      </w:del>
      <w:del w:id="615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del w:id="616" w:author="PR Preview" w:date="2026-01-01T00:00:00Z">
        <w:r>
          <w:delText xml:space="preserve"> </w:delText>
        </w:r>
      </w:del>
      <w:del w:id="617" w:author="PR Preview" w:date="2026-01-01T00:00:00Z">
        <w:r>
          <w:delText xml:space="preserve">and</w:delText>
        </w:r>
      </w:del>
      <w:del w:id="61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del w:id="619" w:author="PR Preview" w:date="2026-01-01T00:00:00Z">
        <w:r>
          <w:delText xml:space="preserve">.</w:delText>
        </w:r>
      </w:del>
      <w:del w:id="620" w:author="PR Preview" w:date="2026-01-01T00:00:00Z">
        <w:r>
          <w:delText xml:space="preserve"> </w:delText>
        </w:r>
      </w:del>
      <w:del w:id="621" w:author="PR Preview" w:date="2026-01-01T00:00:00Z">
        <w:r>
          <w:delText xml:space="preserve">Conditions 1 and 2 of</w:delText>
        </w:r>
      </w:del>
      <w:del w:id="622" w:author="PR Preview" w:date="2026-01-01T00:00:00Z">
        <w:r>
          <w:delText xml:space="preserve"> </w:delText>
        </w:r>
      </w:del>
      <w:hyperlink w:anchor="def-continuous-on">
        <w:del w:id="623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624" w:author="PR Preview" w:date="2026-01-01T00:00:00Z">
        <w:r>
          <w:delText xml:space="preserve"> </w:delText>
        </w:r>
      </w:del>
      <w:del w:id="625" w:author="PR Preview" w:date="2026-01-01T00:00:00Z">
        <w:r>
          <w:delText xml:space="preserve">hold,</w:delText>
        </w:r>
      </w:del>
      <w:del w:id="626" w:author="PR Preview" w:date="2026-01-01T00:00:00Z">
        <w:r>
          <w:delText xml:space="preserve"> </w:delText>
        </w:r>
      </w:del>
      <w:del w:id="627" w:author="PR Preview" w:date="2026-01-01T00:00:00Z">
        <w:r>
          <w:delText xml:space="preserve">but</w:delText>
        </w:r>
      </w:del>
    </w:p>
    <w:p>
      <w:pPr>
        <w:pStyle w:val="BodyText"/>
      </w:pPr>
      <w:ins w:id="628" w:author="PR Preview" w:date="2026-01-01T00:00:00Z">
        <w:r>
          <w:rPr>
            <w:b/>
            <w:bCs/>
          </w:rPr>
          <w:t xml:space="preserve">Example 21 (A function not continuous on</w:t>
        </w:r>
      </w:ins>
      <w:ins w:id="629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630" w:author="PR Preview" w:date="2026-01-01T00:00:00Z">
        <w:r>
          <w:rPr>
            <w:b/>
            <w:bCs/>
          </w:rPr>
          <w:t xml:space="preserve">)</w:t>
        </w:r>
      </w:ins>
      <w:ins w:id="631" w:author="PR Preview" w:date="2026-01-01T00:00:00Z">
        <w:r>
          <w:t xml:space="preserve"> </w:t>
        </w:r>
      </w:ins>
      <w:ins w:id="632" w:author="PR Preview" w:date="2026-01-01T00:00:00Z">
        <w:r>
          <w:t xml:space="preserve">Let</w:t>
        </w:r>
      </w:ins>
      <w:ins w:id="63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634" w:author="PR Preview" w:date="2026-01-01T00:00:00Z">
        <w:r>
          <w:t xml:space="preserve"> </w:t>
        </w:r>
      </w:ins>
      <w:ins w:id="635" w:author="PR Preview" w:date="2026-01-01T00:00:00Z">
        <w:r>
          <w:t xml:space="preserve">for</w:t>
        </w:r>
      </w:ins>
      <w:ins w:id="636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ins w:id="637" w:author="PR Preview" w:date="2026-01-01T00:00:00Z">
        <w:r>
          <w:t xml:space="preserve"> </w:t>
        </w:r>
      </w:ins>
      <w:ins w:id="638" w:author="PR Preview" w:date="2026-01-01T00:00:00Z">
        <w:r>
          <w:t xml:space="preserve">and</w:t>
        </w:r>
      </w:ins>
      <w:ins w:id="63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ins w:id="640" w:author="PR Preview" w:date="2026-01-01T00:00:00Z">
        <w:r>
          <w:t xml:space="preserve">.</w:t>
        </w:r>
      </w:ins>
      <w:ins w:id="641" w:author="PR Preview" w:date="2026-01-01T00:00:00Z">
        <w:r>
          <w:t xml:space="preserve"> </w:t>
        </w:r>
      </w:ins>
      <w:ins w:id="642" w:author="PR Preview" w:date="2026-01-01T00:00:00Z">
        <w:r>
          <w:t xml:space="preserve">Conditions 1 and 2 of</w:t>
        </w:r>
      </w:ins>
      <w:ins w:id="643" w:author="PR Preview" w:date="2026-01-01T00:00:00Z">
        <w:r>
          <w:t xml:space="preserve"> </w:t>
        </w:r>
      </w:ins>
      <w:hyperlink w:anchor="def-continuous-on">
        <w:ins w:id="644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hold,</w:t>
        </w:r>
      </w:ins>
      <w:ins w:id="647" w:author="PR Preview" w:date="2026-01-01T00:00:00Z">
        <w:r>
          <w:t xml:space="preserve"> </w:t>
        </w:r>
      </w:ins>
      <w:ins w:id="648" w:author="PR Preview" w:date="2026-01-01T00:00:00Z">
        <w:r>
          <w:t xml:space="preserve">but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del w:id="649" w:author="PR Preview" w:date="2026-01-01T00:00:00Z">
        <w:r>
          <w:rPr>
            <w:b/>
            <w:bCs/>
          </w:rPr>
          <w:delText xml:space="preserve">Example 21 (A partition of</w:delText>
        </w:r>
      </w:del>
      <w:del w:id="650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651" w:author="PR Preview" w:date="2026-01-01T00:00:00Z">
        <w:r>
          <w:rPr>
            <w:b/>
            <w:bCs/>
          </w:rPr>
          <w:delText xml:space="preserve">)</w:delText>
        </w:r>
      </w:del>
      <w:del w:id="652" w:author="PR Preview" w:date="2026-01-01T00:00:00Z">
        <w:r>
          <w:delText xml:space="preserve"> </w:delText>
        </w:r>
      </w:del>
      <w:del w:id="653" w:author="PR Preview" w:date="2026-01-01T00:00:00Z">
        <w:r>
          <w:delText xml:space="preserve">The points</w:delText>
        </w:r>
      </w:del>
      <w:del w:id="654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del w:id="655" w:author="PR Preview" w:date="2026-01-01T00:00:00Z">
        <w:r>
          <w:delText xml:space="preserve"> </w:delText>
        </w:r>
      </w:del>
      <w:del w:id="656" w:author="PR Preview" w:date="2026-01-01T00:00:00Z">
        <w:r>
          <w:delText xml:space="preserve">form a partition of</w:delText>
        </w:r>
      </w:del>
      <w:del w:id="657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658" w:author="PR Preview" w:date="2026-01-01T00:00:00Z">
        <w:r>
          <w:delText xml:space="preserve"> </w:delText>
        </w:r>
      </w:del>
      <w:del w:id="659" w:author="PR Preview" w:date="2026-01-01T00:00:00Z">
        <w:r>
          <w:delText xml:space="preserve">with</w:delText>
        </w:r>
      </w:del>
      <w:del w:id="66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</m:t>
        </m:r>
      </m:oMath>
      <w:del w:id="661" w:author="PR Preview" w:date="2026-01-01T00:00:00Z">
        <w:r>
          <w:delText xml:space="preserve"> </w:delText>
        </w:r>
      </w:del>
      <w:del w:id="662" w:author="PR Preview" w:date="2026-01-01T00:00:00Z">
        <w:r>
          <w:delText xml:space="preserve">subintervals,</w:delText>
        </w:r>
      </w:del>
      <w:del w:id="663" w:author="PR Preview" w:date="2026-01-01T00:00:00Z">
        <w:r>
          <w:delText xml:space="preserve"> </w:delText>
        </w:r>
      </w:del>
      <w:del w:id="664" w:author="PR Preview" w:date="2026-01-01T00:00:00Z">
        <w:r>
          <w:delText xml:space="preserve">of widths</w:delText>
        </w:r>
      </w:del>
      <w:del w:id="665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del w:id="666" w:author="PR Preview" w:date="2026-01-01T00:00:00Z">
        <w:r>
          <w:delText xml:space="preserve">,</w:delText>
        </w:r>
      </w:del>
      <w:del w:id="667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del w:id="668" w:author="PR Preview" w:date="2026-01-01T00:00:00Z">
        <w:r>
          <w:delText xml:space="preserve">, and</w:delText>
        </w:r>
      </w:del>
      <w:del w:id="669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del w:id="670" w:author="PR Preview" w:date="2026-01-01T00:00:00Z">
        <w:r>
          <w:delText xml:space="preserve">.</w:delText>
        </w:r>
      </w:del>
    </w:p>
    <w:p>
      <w:pPr>
        <w:pStyle w:val="BodyText"/>
      </w:pPr>
      <w:del w:id="671" w:author="PR Preview" w:date="2026-01-01T00:00:00Z">
        <w:r>
          <w:rPr>
            <w:b/>
            <w:bCs/>
          </w:rPr>
          <w:delText xml:space="preserve">Example 22 (Lists that are not partitions of</w:delText>
        </w:r>
      </w:del>
      <w:del w:id="672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673" w:author="PR Preview" w:date="2026-01-01T00:00:00Z">
        <w:r>
          <w:rPr>
            <w:b/>
            <w:bCs/>
          </w:rPr>
          <w:delText xml:space="preserve">)</w:delText>
        </w:r>
      </w:del>
      <w:del w:id="674" w:author="PR Preview" w:date="2026-01-01T00:00:00Z">
        <w:r>
          <w:delText xml:space="preserve"> </w:delText>
        </w:r>
      </w:del>
      <w:del w:id="675" w:author="PR Preview" w:date="2026-01-01T00:00:00Z">
        <w:r>
          <w:delText xml:space="preserve"> </w:delText>
        </w:r>
      </w:del>
    </w:p>
    <w:p>
      <w:pPr>
        <w:pStyle w:val="BodyText"/>
      </w:pPr>
      <w:ins w:id="676" w:author="PR Preview" w:date="2026-01-01T00:00:00Z">
        <w:r>
          <w:rPr>
            <w:b/>
            <w:bCs/>
          </w:rPr>
          <w:t xml:space="preserve">Example 22 (A partition of</w:t>
        </w:r>
      </w:ins>
      <w:ins w:id="677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678" w:author="PR Preview" w:date="2026-01-01T00:00:00Z">
        <w:r>
          <w:rPr>
            <w:b/>
            <w:bCs/>
          </w:rPr>
          <w:t xml:space="preserve">)</w:t>
        </w:r>
      </w:ins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The points</w:t>
        </w:r>
      </w:ins>
      <w:ins w:id="681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form a partition of</w:t>
        </w:r>
      </w:ins>
      <w:ins w:id="68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with</w:t>
        </w:r>
      </w:ins>
      <w:ins w:id="68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</m:t>
        </m:r>
      </m:oMath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subintervals,</w:t>
        </w:r>
      </w:ins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of widths</w:t>
        </w:r>
      </w:ins>
      <w:ins w:id="692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ins w:id="693" w:author="PR Preview" w:date="2026-01-01T00:00:00Z">
        <w:r>
          <w:t xml:space="preserve">,</w:t>
        </w:r>
      </w:ins>
      <w:ins w:id="694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ins w:id="695" w:author="PR Preview" w:date="2026-01-01T00:00:00Z">
        <w:r>
          <w:t xml:space="preserve">, and</w:t>
        </w:r>
      </w:ins>
      <w:ins w:id="696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ins w:id="697" w:author="PR Preview" w:date="2026-01-01T00:00:00Z">
        <w:r>
          <w:t xml:space="preserve">.</w:t>
        </w:r>
      </w:ins>
    </w:p>
    <w:bookmarkEnd w:id="205"/>
    <w:bookmarkStart w:id="206" w:name="exm-not-partition"/>
    <w:p>
      <w:pPr>
        <w:pStyle w:val="BodyText"/>
      </w:pPr>
      <w:ins w:id="698" w:author="PR Preview" w:date="2026-01-01T00:00:00Z">
        <w:r>
          <w:rPr>
            <w:b/>
            <w:bCs/>
          </w:rPr>
          <w:t xml:space="preserve">Example 23 (Lists that are not partitions of</w:t>
        </w:r>
      </w:ins>
      <w:ins w:id="699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700" w:author="PR Preview" w:date="2026-01-01T00:00:00Z">
        <w:r>
          <w:rPr>
            <w:b/>
            <w:bCs/>
          </w:rPr>
          <w:t xml:space="preserve">)</w:t>
        </w:r>
      </w:ins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del w:id="703" w:author="PR Preview" w:date="2026-01-01T00:00:00Z">
        <w:r>
          <w:rPr>
            <w:b/>
            <w:bCs/>
          </w:rPr>
          <w:delText xml:space="preserve">Example 23 (The mesh of a partition of</w:delText>
        </w:r>
      </w:del>
      <w:del w:id="704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705" w:author="PR Preview" w:date="2026-01-01T00:00:00Z">
        <w:r>
          <w:rPr>
            <w:b/>
            <w:bCs/>
          </w:rPr>
          <w:delText xml:space="preserve">)</w:delText>
        </w:r>
      </w:del>
      <w:del w:id="706" w:author="PR Preview" w:date="2026-01-01T00:00:00Z">
        <w:r>
          <w:delText xml:space="preserve"> </w:delText>
        </w:r>
      </w:del>
      <w:del w:id="707" w:author="PR Preview" w:date="2026-01-01T00:00:00Z">
        <w:r>
          <w:delText xml:space="preserve">For the partition of</w:delText>
        </w:r>
      </w:del>
      <w:del w:id="708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709" w:author="PR Preview" w:date="2026-01-01T00:00:00Z">
        <w:r>
          <w:delText xml:space="preserve"> </w:delText>
        </w:r>
      </w:del>
      <w:del w:id="710" w:author="PR Preview" w:date="2026-01-01T00:00:00Z">
        <w:r>
          <w:delText xml:space="preserve">in</w:delText>
        </w:r>
      </w:del>
      <w:del w:id="711" w:author="PR Preview" w:date="2026-01-01T00:00:00Z">
        <w:r>
          <w:delText xml:space="preserve"> </w:delText>
        </w:r>
      </w:del>
      <w:hyperlink w:anchor="exm-partition">
        <w:del w:id="712" w:author="PR Preview" w:date="2026-01-01T00:00:00Z">
          <w:r>
            <w:rPr>
              <w:rStyle w:val="Hyperlink"/>
            </w:rPr>
            <w:delText xml:space="preserve">Example 21</w:delText>
          </w:r>
        </w:del>
      </w:hyperlink>
      <w:del w:id="713" w:author="PR Preview" w:date="2026-01-01T00:00:00Z">
        <w:r>
          <w:delText xml:space="preserve">,</w:delText>
        </w:r>
      </w:del>
      <w:del w:id="714" w:author="PR Preview" w:date="2026-01-01T00:00:00Z">
        <w:r>
          <w:delText xml:space="preserve"> </w:delText>
        </w:r>
      </w:del>
      <w:del w:id="715" w:author="PR Preview" w:date="2026-01-01T00:00:00Z">
        <w:r>
          <w:delText xml:space="preserve">with widths</w:delText>
        </w:r>
      </w:del>
      <w:del w:id="716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del w:id="717" w:author="PR Preview" w:date="2026-01-01T00:00:00Z">
        <w:r>
          <w:delText xml:space="preserve">,</w:delText>
        </w:r>
      </w:del>
      <w:del w:id="718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del w:id="719" w:author="PR Preview" w:date="2026-01-01T00:00:00Z">
        <w:r>
          <w:delText xml:space="preserve">, and</w:delText>
        </w:r>
      </w:del>
      <w:del w:id="720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del w:id="721" w:author="PR Preview" w:date="2026-01-01T00:00:00Z">
        <w:r>
          <w:delText xml:space="preserve">,</w:delText>
        </w:r>
      </w:del>
      <w:del w:id="722" w:author="PR Preview" w:date="2026-01-01T00:00:00Z">
        <w:r>
          <w:delText xml:space="preserve"> </w:delText>
        </w:r>
      </w:del>
      <w:del w:id="723" w:author="PR Preview" w:date="2026-01-01T00:00:00Z">
        <w:r>
          <w:delText xml:space="preserve">the mesh is the largest of these widths,</w:delText>
        </w:r>
      </w:del>
      <w:del w:id="72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del w:id="725" w:author="PR Preview" w:date="2026-01-01T00:00:00Z">
        <w:r>
          <w:delText xml:space="preserve">.</w:delText>
        </w:r>
      </w:del>
    </w:p>
    <w:p>
      <w:pPr>
        <w:pStyle w:val="BodyText"/>
      </w:pPr>
      <w:ins w:id="726" w:author="PR Preview" w:date="2026-01-01T00:00:00Z">
        <w:r>
          <w:rPr>
            <w:b/>
            <w:bCs/>
          </w:rPr>
          <w:t xml:space="preserve">Example 24 (The mesh of a partition of</w:t>
        </w:r>
      </w:ins>
      <w:ins w:id="727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728" w:author="PR Preview" w:date="2026-01-01T00:00:00Z">
        <w:r>
          <w:rPr>
            <w:b/>
            <w:bCs/>
          </w:rPr>
          <w:t xml:space="preserve">)</w:t>
        </w:r>
      </w:ins>
      <w:ins w:id="729" w:author="PR Preview" w:date="2026-01-01T00:00:00Z">
        <w:r>
          <w:t xml:space="preserve"> </w:t>
        </w:r>
      </w:ins>
      <w:ins w:id="730" w:author="PR Preview" w:date="2026-01-01T00:00:00Z">
        <w:r>
          <w:t xml:space="preserve">For the partition of</w:t>
        </w:r>
      </w:ins>
      <w:ins w:id="73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732" w:author="PR Preview" w:date="2026-01-01T00:00:00Z">
        <w:r>
          <w:t xml:space="preserve"> </w:t>
        </w:r>
      </w:ins>
      <w:ins w:id="733" w:author="PR Preview" w:date="2026-01-01T00:00:00Z">
        <w:r>
          <w:t xml:space="preserve">in</w:t>
        </w:r>
      </w:ins>
      <w:ins w:id="734" w:author="PR Preview" w:date="2026-01-01T00:00:00Z">
        <w:r>
          <w:t xml:space="preserve"> </w:t>
        </w:r>
      </w:ins>
      <w:hyperlink w:anchor="exm-partition">
        <w:ins w:id="735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736" w:author="PR Preview" w:date="2026-01-01T00:00:00Z">
        <w:r>
          <w:t xml:space="preserve">,</w:t>
        </w:r>
      </w:ins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with widths</w:t>
        </w:r>
      </w:ins>
      <w:ins w:id="739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ins w:id="740" w:author="PR Preview" w:date="2026-01-01T00:00:00Z">
        <w:r>
          <w:t xml:space="preserve">,</w:t>
        </w:r>
      </w:ins>
      <w:ins w:id="741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ins w:id="742" w:author="PR Preview" w:date="2026-01-01T00:00:00Z">
        <w:r>
          <w:t xml:space="preserve">, and</w:t>
        </w:r>
      </w:ins>
      <w:ins w:id="743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ins w:id="744" w:author="PR Preview" w:date="2026-01-01T00:00:00Z">
        <w:r>
          <w:t xml:space="preserve">,</w:t>
        </w:r>
      </w:ins>
      <w:ins w:id="745" w:author="PR Preview" w:date="2026-01-01T00:00:00Z">
        <w:r>
          <w:t xml:space="preserve"> </w:t>
        </w:r>
      </w:ins>
      <w:ins w:id="746" w:author="PR Preview" w:date="2026-01-01T00:00:00Z">
        <w:r>
          <w:t xml:space="preserve">the mesh is the largest of these widths,</w:t>
        </w:r>
      </w:ins>
      <w:ins w:id="747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ins w:id="748" w:author="PR Preview" w:date="2026-01-01T00:00:00Z">
        <w:r>
          <w:t xml:space="preserve">.</w:t>
        </w:r>
      </w:ins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del w:id="749" w:author="PR Preview" w:date="2026-01-01T00:00:00Z">
        <w:r>
          <w:rPr>
            <w:b/>
            <w:bCs/>
          </w:rPr>
          <w:delText xml:space="preserve">Example 24 (A Riemann sum for</w:delText>
        </w:r>
      </w:del>
      <w:del w:id="750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</m:oMath>
      <w:del w:id="751" w:author="PR Preview" w:date="2026-01-01T00:00:00Z">
        <w:r>
          <w:rPr>
            <w:b/>
            <w:bCs/>
          </w:rPr>
          <w:delText xml:space="preserve"> </w:delText>
        </w:r>
      </w:del>
      <w:del w:id="752" w:author="PR Preview" w:date="2026-01-01T00:00:00Z">
        <w:r>
          <w:rPr>
            <w:b/>
            <w:bCs/>
          </w:rPr>
          <w:delText xml:space="preserve">on</w:delText>
        </w:r>
      </w:del>
      <w:del w:id="753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754" w:author="PR Preview" w:date="2026-01-01T00:00:00Z">
        <w:r>
          <w:rPr>
            <w:b/>
            <w:bCs/>
          </w:rPr>
          <w:delText xml:space="preserve">)</w:delText>
        </w:r>
      </w:del>
      <w:del w:id="755" w:author="PR Preview" w:date="2026-01-01T00:00:00Z">
        <w:r>
          <w:delText xml:space="preserve"> </w:delText>
        </w:r>
      </w:del>
      <w:del w:id="756" w:author="PR Preview" w:date="2026-01-01T00:00:00Z">
        <w:r>
          <w:delText xml:space="preserve">Let</w:delText>
        </w:r>
      </w:del>
      <w:del w:id="75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758" w:author="PR Preview" w:date="2026-01-01T00:00:00Z">
        <w:r>
          <w:delText xml:space="preserve">, take the partition</w:delText>
        </w:r>
      </w:del>
      <w:del w:id="759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del w:id="760" w:author="PR Preview" w:date="2026-01-01T00:00:00Z">
        <w:r>
          <w:delText xml:space="preserve"> </w:delText>
        </w:r>
      </w:del>
      <w:del w:id="761" w:author="PR Preview" w:date="2026-01-01T00:00:00Z">
        <w:r>
          <w:delText xml:space="preserve">of</w:delText>
        </w:r>
      </w:del>
      <w:del w:id="762" w:author="PR Preview" w:date="2026-01-01T00:00:00Z">
        <w:r>
          <w:delText xml:space="preserve"> </w:delText>
        </w:r>
      </w:del>
      <w:hyperlink w:anchor="exm-partition">
        <w:del w:id="763" w:author="PR Preview" w:date="2026-01-01T00:00:00Z">
          <w:r>
            <w:rPr>
              <w:rStyle w:val="Hyperlink"/>
            </w:rPr>
            <w:delText xml:space="preserve">Example 21</w:delText>
          </w:r>
        </w:del>
      </w:hyperlink>
      <w:del w:id="764" w:author="PR Preview" w:date="2026-01-01T00:00:00Z">
        <w:r>
          <w:delText xml:space="preserve">,</w:delText>
        </w:r>
      </w:del>
      <w:del w:id="765" w:author="PR Preview" w:date="2026-01-01T00:00:00Z">
        <w:r>
          <w:delText xml:space="preserve"> </w:delText>
        </w:r>
      </w:del>
      <w:del w:id="766" w:author="PR Preview" w:date="2026-01-01T00:00:00Z">
        <w:r>
          <w:delText xml:space="preserve">with widths</w:delText>
        </w:r>
      </w:del>
      <w:del w:id="767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del w:id="768" w:author="PR Preview" w:date="2026-01-01T00:00:00Z">
        <w:r>
          <w:delText xml:space="preserve">,</w:delText>
        </w:r>
      </w:del>
      <w:del w:id="769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del w:id="770" w:author="PR Preview" w:date="2026-01-01T00:00:00Z">
        <w:r>
          <w:delText xml:space="preserve">, and</w:delText>
        </w:r>
      </w:del>
      <w:del w:id="771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del w:id="772" w:author="PR Preview" w:date="2026-01-01T00:00:00Z">
        <w:r>
          <w:delText xml:space="preserve">,</w:delText>
        </w:r>
      </w:del>
      <w:del w:id="773" w:author="PR Preview" w:date="2026-01-01T00:00:00Z">
        <w:r>
          <w:delText xml:space="preserve"> </w:delText>
        </w:r>
      </w:del>
      <w:del w:id="774" w:author="PR Preview" w:date="2026-01-01T00:00:00Z">
        <w:r>
          <w:delText xml:space="preserve">and take each sample point at the right end of its subinterval:</w:delText>
        </w:r>
      </w:del>
      <w:del w:id="775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del w:id="776" w:author="PR Preview" w:date="2026-01-01T00:00:00Z">
        <w:r>
          <w:delText xml:space="preserve">,</w:delText>
        </w:r>
      </w:del>
      <w:del w:id="777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del w:id="778" w:author="PR Preview" w:date="2026-01-01T00:00:00Z">
        <w:r>
          <w:delText xml:space="preserve">, and</w:delText>
        </w:r>
      </w:del>
      <w:del w:id="779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del w:id="780" w:author="PR Preview" w:date="2026-01-01T00:00:00Z">
        <w:r>
          <w:delText xml:space="preserve">.</w:delText>
        </w:r>
      </w:del>
      <w:del w:id="781" w:author="PR Preview" w:date="2026-01-01T00:00:00Z">
        <w:r>
          <w:delText xml:space="preserve"> </w:delText>
        </w:r>
      </w:del>
      <w:del w:id="782" w:author="PR Preview" w:date="2026-01-01T00:00:00Z">
        <w:r>
          <w:delText xml:space="preserve">Then</w:delText>
        </w:r>
      </w:del>
    </w:p>
    <w:p>
      <w:pPr>
        <w:pStyle w:val="BodyText"/>
      </w:pPr>
      <w:ins w:id="783" w:author="PR Preview" w:date="2026-01-01T00:00:00Z">
        <w:r>
          <w:rPr>
            <w:b/>
            <w:bCs/>
          </w:rPr>
          <w:t xml:space="preserve">Example 25 (A Riemann sum for</w:t>
        </w:r>
      </w:ins>
      <w:ins w:id="784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785" w:author="PR Preview" w:date="2026-01-01T00:00:00Z">
        <w:r>
          <w:rPr>
            <w:b/>
            <w:bCs/>
          </w:rPr>
          <w:t xml:space="preserve"> </w:t>
        </w:r>
      </w:ins>
      <w:ins w:id="786" w:author="PR Preview" w:date="2026-01-01T00:00:00Z">
        <w:r>
          <w:rPr>
            <w:b/>
            <w:bCs/>
          </w:rPr>
          <w:t xml:space="preserve">on</w:t>
        </w:r>
      </w:ins>
      <w:ins w:id="787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788" w:author="PR Preview" w:date="2026-01-01T00:00:00Z">
        <w:r>
          <w:rPr>
            <w:b/>
            <w:bCs/>
          </w:rPr>
          <w:t xml:space="preserve">)</w:t>
        </w:r>
      </w:ins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Let</w:t>
        </w:r>
      </w:ins>
      <w:ins w:id="79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792" w:author="PR Preview" w:date="2026-01-01T00:00:00Z">
        <w:r>
          <w:t xml:space="preserve">, take the partition</w:t>
        </w:r>
      </w:ins>
      <w:ins w:id="793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of</w:t>
        </w:r>
      </w:ins>
      <w:ins w:id="796" w:author="PR Preview" w:date="2026-01-01T00:00:00Z">
        <w:r>
          <w:t xml:space="preserve"> </w:t>
        </w:r>
      </w:ins>
      <w:hyperlink w:anchor="exm-partition">
        <w:ins w:id="797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798" w:author="PR Preview" w:date="2026-01-01T00:00:00Z">
        <w:r>
          <w:t xml:space="preserve">,</w:t>
        </w:r>
      </w:ins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with widths</w:t>
        </w:r>
      </w:ins>
      <w:ins w:id="801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ins w:id="802" w:author="PR Preview" w:date="2026-01-01T00:00:00Z">
        <w:r>
          <w:t xml:space="preserve">,</w:t>
        </w:r>
      </w:ins>
      <w:ins w:id="803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ins w:id="804" w:author="PR Preview" w:date="2026-01-01T00:00:00Z">
        <w:r>
          <w:t xml:space="preserve">, and</w:t>
        </w:r>
      </w:ins>
      <w:ins w:id="805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ins w:id="806" w:author="PR Preview" w:date="2026-01-01T00:00:00Z">
        <w:r>
          <w:t xml:space="preserve">,</w:t>
        </w:r>
      </w:ins>
      <w:ins w:id="807" w:author="PR Preview" w:date="2026-01-01T00:00:00Z">
        <w:r>
          <w:t xml:space="preserve"> </w:t>
        </w:r>
      </w:ins>
      <w:ins w:id="808" w:author="PR Preview" w:date="2026-01-01T00:00:00Z">
        <w:r>
          <w:t xml:space="preserve">and take each sample point at the right end of its subinterval:</w:t>
        </w:r>
      </w:ins>
      <w:ins w:id="809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ins w:id="810" w:author="PR Preview" w:date="2026-01-01T00:00:00Z">
        <w:r>
          <w:t xml:space="preserve">,</w:t>
        </w:r>
      </w:ins>
      <w:ins w:id="811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ins w:id="812" w:author="PR Preview" w:date="2026-01-01T00:00:00Z">
        <w:r>
          <w:t xml:space="preserve">, and</w:t>
        </w:r>
      </w:ins>
      <w:ins w:id="813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ins w:id="814" w:author="PR Preview" w:date="2026-01-01T00:00:00Z">
        <w:r>
          <w:t xml:space="preserve">.</w:t>
        </w:r>
      </w:ins>
      <w:ins w:id="815" w:author="PR Preview" w:date="2026-01-01T00:00:00Z">
        <w:r>
          <w:t xml:space="preserve"> </w:t>
        </w:r>
      </w:ins>
      <w:ins w:id="816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del w:id="817" w:author="PR Preview" w:date="2026-01-01T00:00:00Z">
        <w:r>
          <w:rPr>
            <w:b/>
            <w:bCs/>
          </w:rPr>
          <w:delText xml:space="preserve">Example 25 (A constant function is integrable)</w:delText>
        </w:r>
      </w:del>
      <w:del w:id="818" w:author="PR Preview" w:date="2026-01-01T00:00:00Z">
        <w:r>
          <w:delText xml:space="preserve"> </w:delText>
        </w:r>
      </w:del>
      <w:del w:id="819" w:author="PR Preview" w:date="2026-01-01T00:00:00Z">
        <w:r>
          <w:delText xml:space="preserve">Let</w:delText>
        </w:r>
      </w:del>
      <w:del w:id="82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del w:id="821" w:author="PR Preview" w:date="2026-01-01T00:00:00Z">
        <w:r>
          <w:delText xml:space="preserve"> </w:delText>
        </w:r>
      </w:del>
      <w:del w:id="822" w:author="PR Preview" w:date="2026-01-01T00:00:00Z">
        <w:r>
          <w:delText xml:space="preserve">on</w:delText>
        </w:r>
      </w:del>
      <w:del w:id="823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del w:id="824" w:author="PR Preview" w:date="2026-01-01T00:00:00Z">
        <w:r>
          <w:delText xml:space="preserve">.</w:delText>
        </w:r>
      </w:del>
      <w:del w:id="825" w:author="PR Preview" w:date="2026-01-01T00:00:00Z">
        <w:r>
          <w:delText xml:space="preserve"> </w:delText>
        </w:r>
      </w:del>
      <w:del w:id="826" w:author="PR Preview" w:date="2026-01-01T00:00:00Z">
        <w:r>
          <w:delText xml:space="preserve">For every partition and every choice of sample points,</w:delText>
        </w:r>
      </w:del>
    </w:p>
    <w:p>
      <w:pPr>
        <w:pStyle w:val="BodyText"/>
      </w:pPr>
      <w:ins w:id="827" w:author="PR Preview" w:date="2026-01-01T00:00:00Z">
        <w:r>
          <w:rPr>
            <w:b/>
            <w:bCs/>
          </w:rPr>
          <w:t xml:space="preserve">Example 26 (A constant function is integrable)</w:t>
        </w:r>
      </w:ins>
      <w:ins w:id="828" w:author="PR Preview" w:date="2026-01-01T00:00:00Z">
        <w:r>
          <w:t xml:space="preserve"> </w:t>
        </w:r>
      </w:ins>
      <w:ins w:id="829" w:author="PR Preview" w:date="2026-01-01T00:00:00Z">
        <w:r>
          <w:t xml:space="preserve">Let</w:t>
        </w:r>
      </w:ins>
      <w:ins w:id="83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ins w:id="831" w:author="PR Preview" w:date="2026-01-01T00:00:00Z">
        <w:r>
          <w:t xml:space="preserve"> </w:t>
        </w:r>
      </w:ins>
      <w:ins w:id="832" w:author="PR Preview" w:date="2026-01-01T00:00:00Z">
        <w:r>
          <w:t xml:space="preserve">on</w:t>
        </w:r>
      </w:ins>
      <w:ins w:id="83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ins w:id="834" w:author="PR Preview" w:date="2026-01-01T00:00:00Z">
        <w:r>
          <w:t xml:space="preserve">.</w:t>
        </w:r>
      </w:ins>
      <w:ins w:id="835" w:author="PR Preview" w:date="2026-01-01T00:00:00Z">
        <w:r>
          <w:t xml:space="preserve"> </w:t>
        </w:r>
      </w:ins>
      <w:ins w:id="836" w:author="PR Preview" w:date="2026-01-01T00:00:00Z">
        <w:r>
          <w:t xml:space="preserve">For every partition and every choice of sample points,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del w:id="837" w:author="PR Preview" w:date="2026-01-01T00:00:00Z">
        <w:r>
          <w:rPr>
            <w:b/>
            <w:bCs/>
          </w:rPr>
          <w:delText xml:space="preserve">Example 26 (Integrands)</w:delText>
        </w:r>
      </w:del>
      <w:del w:id="838" w:author="PR Preview" w:date="2026-01-01T00:00:00Z">
        <w:r>
          <w:delText xml:space="preserve"> </w:delText>
        </w:r>
      </w:del>
      <w:del w:id="839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29"/>
        </w:numPr>
      </w:pPr>
      <w:del w:id="840" w:author="PR Preview" w:date="2026-01-01T00:00:00Z">
        <w:r>
          <w:delText xml:space="preserve">In</w:delText>
        </w:r>
      </w:del>
      <w:del w:id="841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del w:id="842" w:author="PR Preview" w:date="2026-01-01T00:00:00Z">
        <w:r>
          <w:delText xml:space="preserve"> </w:delText>
        </w:r>
      </w:del>
      <w:del w:id="843" w:author="PR Preview" w:date="2026-01-01T00:00:00Z">
        <w:r>
          <w:delText xml:space="preserve">(</w:delText>
        </w:r>
      </w:del>
      <w:hyperlink w:anchor="exm-integrable-constant">
        <w:del w:id="844" w:author="PR Preview" w:date="2026-01-01T00:00:00Z">
          <w:r>
            <w:rPr>
              <w:rStyle w:val="Hyperlink"/>
            </w:rPr>
            <w:delText xml:space="preserve">Example 25</w:delText>
          </w:r>
        </w:del>
      </w:hyperlink>
      <w:del w:id="845" w:author="PR Preview" w:date="2026-01-01T00:00:00Z">
        <w:r>
          <w:delText xml:space="preserve">), the integrand is the</w:delText>
        </w:r>
      </w:del>
      <w:del w:id="846" w:author="PR Preview" w:date="2026-01-01T00:00:00Z">
        <w:r>
          <w:delText xml:space="preserve"> </w:delText>
        </w:r>
      </w:del>
      <w:hyperlink r:id="rId216">
        <w:del w:id="847" w:author="PR Preview" w:date="2026-01-01T00:00:00Z">
          <w:r>
            <w:rPr>
              <w:rStyle w:val="Hyperlink"/>
            </w:rPr>
            <w:delText xml:space="preserve">constant function</w:delText>
          </w:r>
        </w:del>
      </w:hyperlink>
      <w:del w:id="84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del w:id="849" w:author="PR Preview" w:date="2026-01-01T00:00:00Z">
        <w:r>
          <w:delText xml:space="preserve">,</w:delText>
        </w:r>
      </w:del>
      <w:del w:id="850" w:author="PR Preview" w:date="2026-01-01T00:00:00Z">
        <w:r>
          <w:delText xml:space="preserve"> </w:delText>
        </w:r>
      </w:del>
      <w:del w:id="851" w:author="PR Preview" w:date="2026-01-01T00:00:00Z">
        <w:r>
          <w:delText xml:space="preserve">and the</w:delText>
        </w:r>
      </w:del>
      <w:del w:id="852" w:author="PR Preview" w:date="2026-01-01T00:00:00Z">
        <w:r>
          <w:delText xml:space="preserve"> </w:delText>
        </w:r>
      </w:del>
      <w:hyperlink r:id="rId217">
        <w:del w:id="853" w:author="PR Preview" w:date="2026-01-01T00:00:00Z">
          <w:r>
            <w:rPr>
              <w:rStyle w:val="Hyperlink"/>
            </w:rPr>
            <w:delText xml:space="preserve">limits of integration</w:delText>
          </w:r>
        </w:del>
      </w:hyperlink>
      <w:del w:id="854" w:author="PR Preview" w:date="2026-01-01T00:00:00Z">
        <w:r>
          <w:delText xml:space="preserve"> </w:delText>
        </w:r>
      </w:del>
      <w:del w:id="855" w:author="PR Preview" w:date="2026-01-01T00:00:00Z">
        <w:r>
          <w:delText xml:space="preserve">are</w:delText>
        </w:r>
      </w:del>
      <w:del w:id="856" w:author="PR Preview" w:date="2026-01-01T00:00:00Z">
        <w:r>
          <w:delText xml:space="preserve"> </w:delText>
        </w:r>
      </w:del>
      <m:oMath>
        <m:r>
          <m:t>0</m:t>
        </m:r>
      </m:oMath>
      <w:del w:id="857" w:author="PR Preview" w:date="2026-01-01T00:00:00Z">
        <w:r>
          <w:delText xml:space="preserve"> </w:delText>
        </w:r>
      </w:del>
      <w:del w:id="858" w:author="PR Preview" w:date="2026-01-01T00:00:00Z">
        <w:r>
          <w:delText xml:space="preserve">and</w:delText>
        </w:r>
      </w:del>
      <w:del w:id="859" w:author="PR Preview" w:date="2026-01-01T00:00:00Z">
        <w:r>
          <w:delText xml:space="preserve"> </w:delText>
        </w:r>
      </w:del>
      <m:oMath>
        <m:r>
          <m:t>3</m:t>
        </m:r>
      </m:oMath>
      <w:del w:id="860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29"/>
        </w:numPr>
      </w:pPr>
      <w:del w:id="861" w:author="PR Preview" w:date="2026-01-01T00:00:00Z">
        <w:r>
          <w:delText xml:space="preserve">In</w:delText>
        </w:r>
      </w:del>
      <w:del w:id="862" w:author="PR Preview" w:date="2026-01-01T00:00:00Z">
        <w:r>
          <w:delText xml:space="preserve"> </w:delText>
        </w:r>
      </w:del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del w:id="863" w:author="PR Preview" w:date="2026-01-01T00:00:00Z">
        <w:r>
          <w:delText xml:space="preserve"> </w:delText>
        </w:r>
      </w:del>
      <w:del w:id="864" w:author="PR Preview" w:date="2026-01-01T00:00:00Z">
        <w:r>
          <w:delText xml:space="preserve">(</w:delText>
        </w:r>
      </w:del>
      <w:hyperlink w:anchor="exm-integral-rules-quadratic">
        <w:del w:id="865" w:author="PR Preview" w:date="2026-01-01T00:00:00Z">
          <w:r>
            <w:rPr>
              <w:rStyle w:val="Hyperlink"/>
            </w:rPr>
            <w:delText xml:space="preserve">Example 15</w:delText>
          </w:r>
        </w:del>
      </w:hyperlink>
      <w:del w:id="866" w:author="PR Preview" w:date="2026-01-01T00:00:00Z">
        <w:r>
          <w:delText xml:space="preserve">),</w:delText>
        </w:r>
      </w:del>
      <w:del w:id="867" w:author="PR Preview" w:date="2026-01-01T00:00:00Z">
        <w:r>
          <w:delText xml:space="preserve"> </w:delText>
        </w:r>
      </w:del>
      <w:del w:id="868" w:author="PR Preview" w:date="2026-01-01T00:00:00Z">
        <w:r>
          <w:delText xml:space="preserve">the integrand is</w:delText>
        </w:r>
      </w:del>
      <w:del w:id="86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del w:id="870" w:author="PR Preview" w:date="2026-01-01T00:00:00Z">
        <w:r>
          <w:delText xml:space="preserve">; its value at</w:delText>
        </w:r>
      </w:del>
      <w:del w:id="87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2</m:t>
        </m:r>
      </m:oMath>
      <w:del w:id="872" w:author="PR Preview" w:date="2026-01-01T00:00:00Z">
        <w:r>
          <w:delText xml:space="preserve"> </w:delText>
        </w:r>
      </w:del>
      <w:del w:id="873" w:author="PR Preview" w:date="2026-01-01T00:00:00Z">
        <w:r>
          <w:delText xml:space="preserve">is</w:delText>
        </w:r>
      </w:del>
      <w:del w:id="874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del w:id="875" w:author="PR Preview" w:date="2026-01-01T00:00:00Z">
        <w:r>
          <w:delText xml:space="preserve">.</w:delText>
        </w:r>
      </w:del>
    </w:p>
    <w:p>
      <w:pPr>
        <w:pStyle w:val="BodyText"/>
      </w:pPr>
      <w:ins w:id="876" w:author="PR Preview" w:date="2026-01-01T00:00:00Z">
        <w:r>
          <w:rPr>
            <w:b/>
            <w:bCs/>
          </w:rPr>
          <w:t xml:space="preserve">Example 27 (Integrands)</w:t>
        </w:r>
      </w:ins>
      <w:ins w:id="877" w:author="PR Preview" w:date="2026-01-01T00:00:00Z">
        <w:r>
          <w:t xml:space="preserve"> </w:t>
        </w:r>
      </w:ins>
      <w:ins w:id="878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29"/>
        </w:numPr>
      </w:pPr>
      <w:ins w:id="879" w:author="PR Preview" w:date="2026-01-01T00:00:00Z">
        <w:r>
          <w:t xml:space="preserve">In</w:t>
        </w:r>
      </w:ins>
      <w:ins w:id="880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(</w:t>
        </w:r>
      </w:ins>
      <w:hyperlink w:anchor="exm-integrable-constant">
        <w:ins w:id="883" w:author="PR Preview" w:date="2026-01-01T00:00:00Z">
          <w:r>
            <w:rPr>
              <w:rStyle w:val="Hyperlink"/>
            </w:rPr>
            <w:t xml:space="preserve">Example 26</w:t>
          </w:r>
        </w:ins>
      </w:hyperlink>
      <w:ins w:id="884" w:author="PR Preview" w:date="2026-01-01T00:00:00Z">
        <w:r>
          <w:t xml:space="preserve">), the integrand is the</w:t>
        </w:r>
      </w:ins>
      <w:ins w:id="885" w:author="PR Preview" w:date="2026-01-01T00:00:00Z">
        <w:r>
          <w:t xml:space="preserve"> </w:t>
        </w:r>
      </w:ins>
      <w:hyperlink r:id="rId216">
        <w:ins w:id="886" w:author="PR Preview" w:date="2026-01-01T00:00:00Z">
          <w:r>
            <w:rPr>
              <w:rStyle w:val="Hyperlink"/>
            </w:rPr>
            <w:t xml:space="preserve">constant function</w:t>
          </w:r>
        </w:ins>
      </w:hyperlink>
      <w:ins w:id="88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ins w:id="888" w:author="PR Preview" w:date="2026-01-01T00:00:00Z">
        <w:r>
          <w:t xml:space="preserve">,</w:t>
        </w:r>
      </w:ins>
      <w:ins w:id="889" w:author="PR Preview" w:date="2026-01-01T00:00:00Z">
        <w:r>
          <w:t xml:space="preserve"> </w:t>
        </w:r>
      </w:ins>
      <w:ins w:id="890" w:author="PR Preview" w:date="2026-01-01T00:00:00Z">
        <w:r>
          <w:t xml:space="preserve">and the</w:t>
        </w:r>
      </w:ins>
      <w:ins w:id="891" w:author="PR Preview" w:date="2026-01-01T00:00:00Z">
        <w:r>
          <w:t xml:space="preserve"> </w:t>
        </w:r>
      </w:ins>
      <w:hyperlink r:id="rId217">
        <w:ins w:id="892" w:author="PR Preview" w:date="2026-01-01T00:00:00Z">
          <w:r>
            <w:rPr>
              <w:rStyle w:val="Hyperlink"/>
            </w:rPr>
            <w:t xml:space="preserve">limits of integration</w:t>
          </w:r>
        </w:ins>
      </w:hyperlink>
      <w:ins w:id="893" w:author="PR Preview" w:date="2026-01-01T00:00:00Z">
        <w:r>
          <w:t xml:space="preserve"> </w:t>
        </w:r>
      </w:ins>
      <w:ins w:id="894" w:author="PR Preview" w:date="2026-01-01T00:00:00Z">
        <w:r>
          <w:t xml:space="preserve">are</w:t>
        </w:r>
      </w:ins>
      <w:ins w:id="895" w:author="PR Preview" w:date="2026-01-01T00:00:00Z">
        <w:r>
          <w:t xml:space="preserve"> </w:t>
        </w:r>
      </w:ins>
      <m:oMath>
        <m:r>
          <m:t>0</m:t>
        </m:r>
      </m:oMath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and</w:t>
        </w:r>
      </w:ins>
      <w:ins w:id="898" w:author="PR Preview" w:date="2026-01-01T00:00:00Z">
        <w:r>
          <w:t xml:space="preserve"> </w:t>
        </w:r>
      </w:ins>
      <m:oMath>
        <m:r>
          <m:t>3</m:t>
        </m:r>
      </m:oMath>
      <w:ins w:id="89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29"/>
        </w:numPr>
      </w:pPr>
      <w:ins w:id="900" w:author="PR Preview" w:date="2026-01-01T00:00:00Z">
        <w:r>
          <w:t xml:space="preserve">In</w:t>
        </w:r>
      </w:ins>
      <w:ins w:id="901" w:author="PR Preview" w:date="2026-01-01T00:00:00Z">
        <w:r>
          <w:t xml:space="preserve"> </w:t>
        </w:r>
      </w:ins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(</w:t>
        </w:r>
      </w:ins>
      <w:hyperlink w:anchor="exm-integral-rules-quadratic">
        <w:ins w:id="904" w:author="PR Preview" w:date="2026-01-01T00:00:00Z">
          <w:r>
            <w:rPr>
              <w:rStyle w:val="Hyperlink"/>
            </w:rPr>
            <w:t xml:space="preserve">Example 16</w:t>
          </w:r>
        </w:ins>
      </w:hyperlink>
      <w:ins w:id="905" w:author="PR Preview" w:date="2026-01-01T00:00:00Z">
        <w:r>
          <w:t xml:space="preserve">),</w:t>
        </w:r>
      </w:ins>
      <w:ins w:id="906" w:author="PR Preview" w:date="2026-01-01T00:00:00Z">
        <w:r>
          <w:t xml:space="preserve"> </w:t>
        </w:r>
      </w:ins>
      <w:ins w:id="907" w:author="PR Preview" w:date="2026-01-01T00:00:00Z">
        <w:r>
          <w:t xml:space="preserve">the integrand is</w:t>
        </w:r>
      </w:ins>
      <w:ins w:id="90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ins w:id="909" w:author="PR Preview" w:date="2026-01-01T00:00:00Z">
        <w:r>
          <w:t xml:space="preserve">; its value at</w:t>
        </w:r>
      </w:ins>
      <w:ins w:id="91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</m:t>
        </m:r>
      </m:oMath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is</w:t>
        </w:r>
      </w:ins>
      <w:ins w:id="913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ins w:id="914" w:author="PR Preview" w:date="2026-01-01T00:00:00Z">
        <w:r>
          <w:t xml:space="preserve">.</w:t>
        </w:r>
      </w:ins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del w:id="915" w:author="PR Preview" w:date="2026-01-01T00:00:00Z">
        <w:r>
          <w:rPr>
            <w:b/>
            <w:bCs/>
          </w:rPr>
          <w:delText xml:space="preserve">Example 27 (An equal-width Riemann sum)</w:delText>
        </w:r>
      </w:del>
      <w:del w:id="916" w:author="PR Preview" w:date="2026-01-01T00:00:00Z">
        <w:r>
          <w:delText xml:space="preserve"> </w:delText>
        </w:r>
      </w:del>
      <w:del w:id="917" w:author="PR Preview" w:date="2026-01-01T00:00:00Z">
        <w:r>
          <w:delText xml:space="preserve">Let</w:delText>
        </w:r>
      </w:del>
      <w:del w:id="91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919" w:author="PR Preview" w:date="2026-01-01T00:00:00Z">
        <w:r>
          <w:delText xml:space="preserve"> </w:delText>
        </w:r>
      </w:del>
      <w:del w:id="920" w:author="PR Preview" w:date="2026-01-01T00:00:00Z">
        <w:r>
          <w:delText xml:space="preserve">on</w:delText>
        </w:r>
      </w:del>
      <w:del w:id="92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922" w:author="PR Preview" w:date="2026-01-01T00:00:00Z">
        <w:r>
          <w:delText xml:space="preserve">, with</w:delText>
        </w:r>
      </w:del>
      <w:del w:id="92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2</m:t>
        </m:r>
      </m:oMath>
      <w:del w:id="924" w:author="PR Preview" w:date="2026-01-01T00:00:00Z">
        <w:r>
          <w:delText xml:space="preserve">,</w:delText>
        </w:r>
      </w:del>
      <w:del w:id="925" w:author="PR Preview" w:date="2026-01-01T00:00:00Z">
        <w:r>
          <w:delText xml:space="preserve"> </w:delText>
        </w:r>
      </w:del>
      <w:del w:id="926" w:author="PR Preview" w:date="2026-01-01T00:00:00Z">
        <w:r>
          <w:delText xml:space="preserve">so</w:delText>
        </w:r>
      </w:del>
      <w:del w:id="927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del w:id="928" w:author="PR Preview" w:date="2026-01-01T00:00:00Z">
        <w:r>
          <w:delText xml:space="preserve">,</w:delText>
        </w:r>
      </w:del>
      <w:del w:id="929" w:author="PR Preview" w:date="2026-01-01T00:00:00Z">
        <w:r>
          <w:delText xml:space="preserve"> </w:delText>
        </w:r>
      </w:del>
      <w:del w:id="930" w:author="PR Preview" w:date="2026-01-01T00:00:00Z">
        <w:r>
          <w:delText xml:space="preserve">and take each sample point at the right end of its subinterval:</w:delText>
        </w:r>
      </w:del>
      <w:del w:id="931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del w:id="932" w:author="PR Preview" w:date="2026-01-01T00:00:00Z">
        <w:r>
          <w:delText xml:space="preserve"> </w:delText>
        </w:r>
      </w:del>
      <w:del w:id="933" w:author="PR Preview" w:date="2026-01-01T00:00:00Z">
        <w:r>
          <w:delText xml:space="preserve">and</w:delText>
        </w:r>
      </w:del>
      <w:del w:id="934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del w:id="935" w:author="PR Preview" w:date="2026-01-01T00:00:00Z">
        <w:r>
          <w:delText xml:space="preserve">.</w:delText>
        </w:r>
      </w:del>
      <w:del w:id="936" w:author="PR Preview" w:date="2026-01-01T00:00:00Z">
        <w:r>
          <w:delText xml:space="preserve"> </w:delText>
        </w:r>
      </w:del>
      <w:del w:id="937" w:author="PR Preview" w:date="2026-01-01T00:00:00Z">
        <w:r>
          <w:delText xml:space="preserve">Then</w:delText>
        </w:r>
      </w:del>
    </w:p>
    <w:p>
      <w:pPr>
        <w:pStyle w:val="FirstParagraph"/>
      </w:pPr>
      <w:ins w:id="938" w:author="PR Preview" w:date="2026-01-01T00:00:00Z">
        <w:r>
          <w:rPr>
            <w:b/>
            <w:bCs/>
          </w:rPr>
          <w:t xml:space="preserve">Example 28 (An equal-width Riemann sum)</w:t>
        </w:r>
      </w:ins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Let</w:t>
        </w:r>
      </w:ins>
      <w:ins w:id="94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942" w:author="PR Preview" w:date="2026-01-01T00:00:00Z">
        <w:r>
          <w:t xml:space="preserve"> </w:t>
        </w:r>
      </w:ins>
      <w:ins w:id="943" w:author="PR Preview" w:date="2026-01-01T00:00:00Z">
        <w:r>
          <w:t xml:space="preserve">on</w:t>
        </w:r>
      </w:ins>
      <w:ins w:id="94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945" w:author="PR Preview" w:date="2026-01-01T00:00:00Z">
        <w:r>
          <w:t xml:space="preserve">, with</w:t>
        </w:r>
      </w:ins>
      <w:ins w:id="94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</m:oMath>
      <w:ins w:id="947" w:author="PR Preview" w:date="2026-01-01T00:00:00Z">
        <w:r>
          <w:t xml:space="preserve">,</w:t>
        </w:r>
      </w:ins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so</w:t>
        </w:r>
      </w:ins>
      <w:ins w:id="950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ins w:id="951" w:author="PR Preview" w:date="2026-01-01T00:00:00Z">
        <w:r>
          <w:t xml:space="preserve">,</w:t>
        </w:r>
      </w:ins>
      <w:ins w:id="952" w:author="PR Preview" w:date="2026-01-01T00:00:00Z">
        <w:r>
          <w:t xml:space="preserve"> </w:t>
        </w:r>
      </w:ins>
      <w:ins w:id="953" w:author="PR Preview" w:date="2026-01-01T00:00:00Z">
        <w:r>
          <w:t xml:space="preserve">and take each sample point at the right end of its subinterval:</w:t>
        </w:r>
      </w:ins>
      <w:ins w:id="954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ins w:id="955" w:author="PR Preview" w:date="2026-01-01T00:00:00Z">
        <w:r>
          <w:t xml:space="preserve"> </w:t>
        </w:r>
      </w:ins>
      <w:ins w:id="956" w:author="PR Preview" w:date="2026-01-01T00:00:00Z">
        <w:r>
          <w:t xml:space="preserve">and</w:t>
        </w:r>
      </w:ins>
      <w:ins w:id="957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ins w:id="958" w:author="PR Preview" w:date="2026-01-01T00:00:00Z">
        <w:r>
          <w:t xml:space="preserve">.</w:t>
        </w:r>
      </w:ins>
      <w:ins w:id="959" w:author="PR Preview" w:date="2026-01-01T00:00:00Z">
        <w:r>
          <w:t xml:space="preserve"> </w:t>
        </w:r>
      </w:ins>
      <w:ins w:id="960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del w:id="961" w:author="PR Preview" w:date="2026-01-01T00:00:00Z">
        <w:r>
          <w:rPr>
            <w:b/>
            <w:bCs/>
          </w:rPr>
          <w:delText xml:space="preserve">Theorem 12 (Differentiability implies continuity)</w:delText>
        </w:r>
      </w:del>
      <w:del w:id="962" w:author="PR Preview" w:date="2026-01-01T00:00:00Z">
        <w:r>
          <w:delText xml:space="preserve"> </w:delText>
        </w:r>
      </w:del>
      <w:del w:id="963" w:author="PR Preview" w:date="2026-01-01T00:00:00Z">
        <w:r>
          <w:delText xml:space="preserve">If</w:delText>
        </w:r>
      </w:del>
      <w:del w:id="964" w:author="PR Preview" w:date="2026-01-01T00:00:00Z">
        <w:r>
          <w:delText xml:space="preserve"> </w:delText>
        </w:r>
      </w:del>
      <m:oMath>
        <m:r>
          <m:t>f</m:t>
        </m:r>
      </m:oMath>
      <w:del w:id="965" w:author="PR Preview" w:date="2026-01-01T00:00:00Z">
        <w:r>
          <w:delText xml:space="preserve"> </w:delText>
        </w:r>
      </w:del>
      <w:del w:id="966" w:author="PR Preview" w:date="2026-01-01T00:00:00Z">
        <w:r>
          <w:delText xml:space="preserve">is differentiable at</w:delText>
        </w:r>
      </w:del>
      <w:del w:id="967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c</m:t>
        </m:r>
      </m:oMath>
      <w:del w:id="968" w:author="PR Preview" w:date="2026-01-01T00:00:00Z">
        <w:r>
          <w:delText xml:space="preserve">, then</w:delText>
        </w:r>
      </w:del>
      <w:del w:id="969" w:author="PR Preview" w:date="2026-01-01T00:00:00Z">
        <w:r>
          <w:delText xml:space="preserve"> </w:delText>
        </w:r>
      </w:del>
      <m:oMath>
        <m:r>
          <m:t>f</m:t>
        </m:r>
      </m:oMath>
      <w:del w:id="970" w:author="PR Preview" w:date="2026-01-01T00:00:00Z">
        <w:r>
          <w:delText xml:space="preserve"> </w:delText>
        </w:r>
      </w:del>
      <w:del w:id="971" w:author="PR Preview" w:date="2026-01-01T00:00:00Z">
        <w:r>
          <w:delText xml:space="preserve">is continuous at</w:delText>
        </w:r>
      </w:del>
      <w:del w:id="972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c</m:t>
        </m:r>
      </m:oMath>
      <w:del w:id="973" w:author="PR Preview" w:date="2026-01-01T00:00:00Z">
        <w:r>
          <w:delText xml:space="preserve">.</w:delText>
        </w:r>
      </w:del>
    </w:p>
    <w:p>
      <w:pPr>
        <w:pStyle w:val="BodyText"/>
      </w:pPr>
      <w:ins w:id="974" w:author="PR Preview" w:date="2026-01-01T00:00:00Z">
        <w:r>
          <w:rPr>
            <w:b/>
            <w:bCs/>
          </w:rPr>
          <w:t xml:space="preserve">Theorem 13 (Differentiability implies continuity)</w:t>
        </w:r>
      </w:ins>
      <w:ins w:id="975" w:author="PR Preview" w:date="2026-01-01T00:00:00Z">
        <w:r>
          <w:t xml:space="preserve"> </w:t>
        </w:r>
      </w:ins>
      <w:ins w:id="976" w:author="PR Preview" w:date="2026-01-01T00:00:00Z">
        <w:r>
          <w:t xml:space="preserve">If</w:t>
        </w:r>
      </w:ins>
      <w:ins w:id="977" w:author="PR Preview" w:date="2026-01-01T00:00:00Z">
        <w:r>
          <w:t xml:space="preserve"> </w:t>
        </w:r>
      </w:ins>
      <m:oMath>
        <m:r>
          <m:t>f</m:t>
        </m:r>
      </m:oMath>
      <w:ins w:id="978" w:author="PR Preview" w:date="2026-01-01T00:00:00Z">
        <w:r>
          <w:t xml:space="preserve"> </w:t>
        </w:r>
      </w:ins>
      <w:ins w:id="979" w:author="PR Preview" w:date="2026-01-01T00:00:00Z">
        <w:r>
          <w:t xml:space="preserve">is differentiable at</w:t>
        </w:r>
      </w:ins>
      <w:ins w:id="98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c</m:t>
        </m:r>
      </m:oMath>
      <w:ins w:id="981" w:author="PR Preview" w:date="2026-01-01T00:00:00Z">
        <w:r>
          <w:t xml:space="preserve">, then</w:t>
        </w:r>
      </w:ins>
      <w:ins w:id="982" w:author="PR Preview" w:date="2026-01-01T00:00:00Z">
        <w:r>
          <w:t xml:space="preserve"> </w:t>
        </w:r>
      </w:ins>
      <m:oMath>
        <m:r>
          <m:t>f</m:t>
        </m:r>
      </m:oMath>
      <w:ins w:id="983" w:author="PR Preview" w:date="2026-01-01T00:00:00Z">
        <w:r>
          <w:t xml:space="preserve"> </w:t>
        </w:r>
      </w:ins>
      <w:ins w:id="984" w:author="PR Preview" w:date="2026-01-01T00:00:00Z">
        <w:r>
          <w:t xml:space="preserve">is continuous at</w:t>
        </w:r>
      </w:ins>
      <w:ins w:id="98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c</m:t>
        </m:r>
      </m:oMath>
      <w:ins w:id="986" w:author="PR Preview" w:date="2026-01-01T00:00:00Z">
        <w:r>
          <w:t xml:space="preserve">.</w:t>
        </w:r>
      </w:ins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del w:id="987" w:author="PR Preview" w:date="2026-01-01T00:00:00Z">
        <w:r>
          <w:rPr>
            <w:b/>
            <w:bCs/>
          </w:rPr>
          <w:delText xml:space="preserve">Example 28 (Differentiable, hence continuous:</w:delText>
        </w:r>
      </w:del>
      <w:del w:id="988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del w:id="989" w:author="PR Preview" w:date="2026-01-01T00:00:00Z">
        <w:r>
          <w:rPr>
            <w:b/>
            <w:bCs/>
          </w:rPr>
          <w:delText xml:space="preserve">)</w:delText>
        </w:r>
      </w:del>
      <w:del w:id="99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del w:id="991" w:author="PR Preview" w:date="2026-01-01T00:00:00Z">
        <w:r>
          <w:delText xml:space="preserve"> </w:delText>
        </w:r>
      </w:del>
      <w:del w:id="992" w:author="PR Preview" w:date="2026-01-01T00:00:00Z">
        <w:r>
          <w:delText xml:space="preserve">is differentiable everywhere</w:delText>
        </w:r>
      </w:del>
      <w:del w:id="993" w:author="PR Preview" w:date="2026-01-01T00:00:00Z">
        <w:r>
          <w:delText xml:space="preserve"> </w:delText>
        </w:r>
      </w:del>
      <w:del w:id="994" w:author="PR Preview" w:date="2026-01-01T00:00:00Z">
        <w:r>
          <w:delText xml:space="preserve">(with derivative</w:delText>
        </w:r>
      </w:del>
      <w:del w:id="995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del w:id="996" w:author="PR Preview" w:date="2026-01-01T00:00:00Z">
        <w:r>
          <w:delText xml:space="preserve">),</w:delText>
        </w:r>
      </w:del>
      <w:del w:id="997" w:author="PR Preview" w:date="2026-01-01T00:00:00Z">
        <w:r>
          <w:delText xml:space="preserve"> </w:delText>
        </w:r>
      </w:del>
      <w:del w:id="998" w:author="PR Preview" w:date="2026-01-01T00:00:00Z">
        <w:r>
          <w:delText xml:space="preserve">so by</w:delText>
        </w:r>
      </w:del>
      <w:del w:id="999" w:author="PR Preview" w:date="2026-01-01T00:00:00Z">
        <w:r>
          <w:delText xml:space="preserve"> </w:delText>
        </w:r>
      </w:del>
      <w:hyperlink w:anchor="thm-diff-implies-cont">
        <w:del w:id="1000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001" w:author="PR Preview" w:date="2026-01-01T00:00:00Z">
        <w:r>
          <w:delText xml:space="preserve"> </w:delText>
        </w:r>
      </w:del>
      <w:del w:id="1002" w:author="PR Preview" w:date="2026-01-01T00:00:00Z">
        <w:r>
          <w:delText xml:space="preserve">it is continuous everywhere.</w:delText>
        </w:r>
      </w:del>
    </w:p>
    <w:p>
      <w:pPr>
        <w:pStyle w:val="BodyText"/>
      </w:pPr>
      <w:del w:id="1003" w:author="PR Preview" w:date="2026-01-01T00:00:00Z">
        <w:r>
          <w:rPr>
            <w:b/>
            <w:bCs/>
          </w:rPr>
          <w:delText xml:space="preserve">Example 29 (Continuous but not differentiable:</w:delText>
        </w:r>
      </w:del>
      <w:del w:id="1004" w:author="PR Preview" w:date="2026-01-01T00:00:00Z">
        <w:r>
          <w:rPr>
            <w:b/>
            <w:bCs/>
          </w:rP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del w:id="1005" w:author="PR Preview" w:date="2026-01-01T00:00:00Z">
        <w:r>
          <w:rPr>
            <w:b/>
            <w:bCs/>
          </w:rPr>
          <w:delText xml:space="preserve">)</w:delText>
        </w:r>
      </w:del>
      <w:del w:id="1006" w:author="PR Preview" w:date="2026-01-01T00:00:00Z">
        <w:r>
          <w:delText xml:space="preserve"> </w:delText>
        </w:r>
      </w:del>
      <w:del w:id="1007" w:author="PR Preview" w:date="2026-01-01T00:00:00Z">
        <w:r>
          <w:delText xml:space="preserve">The absolute-value function</w:delText>
        </w:r>
      </w:del>
      <w:del w:id="100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del w:id="1009" w:author="PR Preview" w:date="2026-01-01T00:00:00Z">
        <w:r>
          <w:delText xml:space="preserve"> </w:delText>
        </w:r>
      </w:del>
      <w:del w:id="1010" w:author="PR Preview" w:date="2026-01-01T00:00:00Z">
        <w:r>
          <w:delText xml:space="preserve">is continuous at</w:delText>
        </w:r>
      </w:del>
      <w:del w:id="101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</m:t>
        </m:r>
      </m:oMath>
      <w:del w:id="1012" w:author="PR Preview" w:date="2026-01-01T00:00:00Z">
        <w:r>
          <w:delText xml:space="preserve">, since</w:delText>
        </w:r>
      </w:del>
    </w:p>
    <w:p>
      <w:pPr>
        <w:pStyle w:val="BodyText"/>
      </w:pPr>
      <w:ins w:id="1013" w:author="PR Preview" w:date="2026-01-01T00:00:00Z">
        <w:r>
          <w:rPr>
            <w:b/>
            <w:bCs/>
          </w:rPr>
          <w:t xml:space="preserve">Example 29 (Differentiable, hence continuous:</w:t>
        </w:r>
      </w:ins>
      <w:ins w:id="1014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ins w:id="1015" w:author="PR Preview" w:date="2026-01-01T00:00:00Z">
        <w:r>
          <w:rPr>
            <w:b/>
            <w:bCs/>
          </w:rPr>
          <w:t xml:space="preserve">)</w:t>
        </w:r>
      </w:ins>
      <w:ins w:id="101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ins w:id="1017" w:author="PR Preview" w:date="2026-01-01T00:00:00Z">
        <w:r>
          <w:t xml:space="preserve"> </w:t>
        </w:r>
      </w:ins>
      <w:ins w:id="1018" w:author="PR Preview" w:date="2026-01-01T00:00:00Z">
        <w:r>
          <w:t xml:space="preserve">is differentiable everywhere</w:t>
        </w:r>
      </w:ins>
      <w:ins w:id="1019" w:author="PR Preview" w:date="2026-01-01T00:00:00Z">
        <w:r>
          <w:t xml:space="preserve"> </w:t>
        </w:r>
      </w:ins>
      <w:ins w:id="1020" w:author="PR Preview" w:date="2026-01-01T00:00:00Z">
        <w:r>
          <w:t xml:space="preserve">(with derivative</w:t>
        </w:r>
      </w:ins>
      <w:ins w:id="1021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ins w:id="1022" w:author="PR Preview" w:date="2026-01-01T00:00:00Z">
        <w:r>
          <w:t xml:space="preserve">),</w:t>
        </w:r>
      </w:ins>
      <w:ins w:id="1023" w:author="PR Preview" w:date="2026-01-01T00:00:00Z">
        <w:r>
          <w:t xml:space="preserve"> </w:t>
        </w:r>
      </w:ins>
      <w:ins w:id="1024" w:author="PR Preview" w:date="2026-01-01T00:00:00Z">
        <w:r>
          <w:t xml:space="preserve">so by</w:t>
        </w:r>
      </w:ins>
      <w:ins w:id="1025" w:author="PR Preview" w:date="2026-01-01T00:00:00Z">
        <w:r>
          <w:t xml:space="preserve"> </w:t>
        </w:r>
      </w:ins>
      <w:hyperlink w:anchor="thm-diff-implies-cont">
        <w:ins w:id="1026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1027" w:author="PR Preview" w:date="2026-01-01T00:00:00Z">
        <w:r>
          <w:t xml:space="preserve"> </w:t>
        </w:r>
      </w:ins>
      <w:ins w:id="1028" w:author="PR Preview" w:date="2026-01-01T00:00:00Z">
        <w:r>
          <w:t xml:space="preserve">it is continuous everywhere.</w:t>
        </w:r>
      </w:ins>
    </w:p>
    <w:bookmarkEnd w:id="230"/>
    <w:bookmarkStart w:id="237" w:name="exm-cont-not-diff"/>
    <w:p>
      <w:pPr>
        <w:pStyle w:val="BodyText"/>
      </w:pPr>
      <w:ins w:id="1029" w:author="PR Preview" w:date="2026-01-01T00:00:00Z">
        <w:r>
          <w:rPr>
            <w:b/>
            <w:bCs/>
          </w:rPr>
          <w:t xml:space="preserve">Example 30 (Continuous but not differentiable:</w:t>
        </w:r>
      </w:ins>
      <w:ins w:id="1030" w:author="PR Preview" w:date="2026-01-01T00:00:00Z">
        <w:r>
          <w:rPr>
            <w:b/>
            <w:bCs/>
          </w:rP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ins w:id="1031" w:author="PR Preview" w:date="2026-01-01T00:00:00Z">
        <w:r>
          <w:rPr>
            <w:b/>
            <w:bCs/>
          </w:rPr>
          <w:t xml:space="preserve">)</w:t>
        </w:r>
      </w:ins>
      <w:ins w:id="1032" w:author="PR Preview" w:date="2026-01-01T00:00:00Z">
        <w:r>
          <w:t xml:space="preserve"> </w:t>
        </w:r>
      </w:ins>
      <w:ins w:id="1033" w:author="PR Preview" w:date="2026-01-01T00:00:00Z">
        <w:r>
          <w:t xml:space="preserve">The absolute-value function</w:t>
        </w:r>
      </w:ins>
      <w:ins w:id="103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ins w:id="1035" w:author="PR Preview" w:date="2026-01-01T00:00:00Z">
        <w:r>
          <w:t xml:space="preserve"> </w:t>
        </w:r>
      </w:ins>
      <w:ins w:id="1036" w:author="PR Preview" w:date="2026-01-01T00:00:00Z">
        <w:r>
          <w:t xml:space="preserve">is continuous at</w:t>
        </w:r>
      </w:ins>
      <w:ins w:id="103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1038" w:author="PR Preview" w:date="2026-01-01T00:00:00Z">
        <w:r>
          <w:t xml:space="preserve">, since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del w:id="1039" w:author="PR Preview" w:date="2026-01-01T00:00:00Z">
        <w:r>
          <w:delText xml:space="preserve">This</w:delText>
        </w:r>
      </w:del>
      <w:del w:id="1040" w:author="PR Preview" w:date="2026-01-01T00:00:00Z">
        <w:r>
          <w:delText xml:space="preserve"> </w:delText>
        </w:r>
      </w:del>
      <w:hyperlink r:id="rId231">
        <w:del w:id="1041" w:author="PR Preview" w:date="2026-01-01T00:00:00Z">
          <w:r>
            <w:rPr>
              <w:rStyle w:val="Hyperlink"/>
            </w:rPr>
            <w:delText xml:space="preserve">counterexample</w:delText>
          </w:r>
        </w:del>
      </w:hyperlink>
      <w:del w:id="1042" w:author="PR Preview" w:date="2026-01-01T00:00:00Z">
        <w:r>
          <w:delText xml:space="preserve"> </w:delText>
        </w:r>
      </w:del>
      <w:del w:id="1043" w:author="PR Preview" w:date="2026-01-01T00:00:00Z">
        <w:r>
          <w:delText xml:space="preserve">shows that the</w:delText>
        </w:r>
      </w:del>
      <w:del w:id="1044" w:author="PR Preview" w:date="2026-01-01T00:00:00Z">
        <w:r>
          <w:delText xml:space="preserve"> </w:delText>
        </w:r>
      </w:del>
      <w:hyperlink r:id="rId232">
        <w:del w:id="1045" w:author="PR Preview" w:date="2026-01-01T00:00:00Z">
          <w:r>
            <w:rPr>
              <w:rStyle w:val="Hyperlink"/>
            </w:rPr>
            <w:delText xml:space="preserve">converse</w:delText>
          </w:r>
        </w:del>
      </w:hyperlink>
      <w:del w:id="1046" w:author="PR Preview" w:date="2026-01-01T00:00:00Z">
        <w:r>
          <w:delText xml:space="preserve"> </w:delText>
        </w:r>
      </w:del>
      <w:del w:id="1047" w:author="PR Preview" w:date="2026-01-01T00:00:00Z">
        <w:r>
          <w:delText xml:space="preserve">of</w:delText>
        </w:r>
      </w:del>
      <w:del w:id="1048" w:author="PR Preview" w:date="2026-01-01T00:00:00Z">
        <w:r>
          <w:delText xml:space="preserve"> </w:delText>
        </w:r>
      </w:del>
      <w:hyperlink w:anchor="thm-diff-implies-cont">
        <w:del w:id="1049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050" w:author="PR Preview" w:date="2026-01-01T00:00:00Z">
        <w:r>
          <w:delText xml:space="preserve"> </w:delText>
        </w:r>
      </w:del>
      <w:del w:id="1051" w:author="PR Preview" w:date="2026-01-01T00:00:00Z">
        <w:r>
          <w:delText xml:space="preserve">fails:</w:delText>
        </w:r>
      </w:del>
      <w:del w:id="1052" w:author="PR Preview" w:date="2026-01-01T00:00:00Z">
        <w:r>
          <w:delText xml:space="preserve"> </w:delText>
        </w:r>
      </w:del>
      <w:del w:id="1053" w:author="PR Preview" w:date="2026-01-01T00:00:00Z">
        <w:r>
          <w:delText xml:space="preserve">continuity does not imply differentiability.</w:delText>
        </w:r>
      </w:del>
      <w:del w:id="1054" w:author="PR Preview" w:date="2026-01-01T00:00:00Z">
        <w:r>
          <w:delText xml:space="preserve"> </w:delText>
        </w:r>
      </w:del>
      <w:del w:id="1055" w:author="PR Preview" w:date="2026-01-01T00:00:00Z">
        <w:r>
          <w:delText xml:space="preserve">See</w:delText>
        </w:r>
      </w:del>
      <w:del w:id="1056" w:author="PR Preview" w:date="2026-01-01T00:00:00Z">
        <w:r>
          <w:delText xml:space="preserve"> </w:delText>
        </w:r>
      </w:del>
      <w:hyperlink w:anchor="fig-abs-value">
        <w:del w:id="1057" w:author="PR Preview" w:date="2026-01-01T00:00:00Z">
          <w:r>
            <w:rPr>
              <w:rStyle w:val="Hyperlink"/>
            </w:rPr>
            <w:delText xml:space="preserve">Figure 3</w:delText>
          </w:r>
        </w:del>
      </w:hyperlink>
      <w:del w:id="1058" w:author="PR Preview" w:date="2026-01-01T00:00:00Z">
        <w:r>
          <w:delText xml:space="preserve">.</w:delText>
        </w:r>
      </w:del>
    </w:p>
    <w:p>
      <w:pPr>
        <w:pStyle w:val="BodyText"/>
      </w:pPr>
      <w:del w:id="1059" w:author="PR Preview" w:date="2026-01-01T00:00:00Z">
        <w:r>
          <w:rPr>
            <w:b/>
            <w:bCs/>
          </w:rPr>
          <w:delText xml:space="preserve">Theorem 13 (Continuity implies integrability)</w:delText>
        </w:r>
      </w:del>
      <w:del w:id="1060" w:author="PR Preview" w:date="2026-01-01T00:00:00Z">
        <w:r>
          <w:delText xml:space="preserve"> </w:delText>
        </w:r>
      </w:del>
      <w:del w:id="1061" w:author="PR Preview" w:date="2026-01-01T00:00:00Z">
        <w:r>
          <w:delText xml:space="preserve">If</w:delText>
        </w:r>
      </w:del>
      <w:del w:id="1062" w:author="PR Preview" w:date="2026-01-01T00:00:00Z">
        <w:r>
          <w:delText xml:space="preserve"> </w:delText>
        </w:r>
      </w:del>
      <m:oMath>
        <m:r>
          <m:t>f</m:t>
        </m:r>
      </m:oMath>
      <w:del w:id="1063" w:author="PR Preview" w:date="2026-01-01T00:00:00Z">
        <w:r>
          <w:delText xml:space="preserve"> </w:delText>
        </w:r>
      </w:del>
      <w:del w:id="1064" w:author="PR Preview" w:date="2026-01-01T00:00:00Z">
        <w:r>
          <w:delText xml:space="preserve">is continuous on the closed interval</w:delText>
        </w:r>
      </w:del>
      <w:del w:id="1065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1066" w:author="PR Preview" w:date="2026-01-01T00:00:00Z">
        <w:r>
          <w:delText xml:space="preserve">,</w:delText>
        </w:r>
      </w:del>
      <w:del w:id="1067" w:author="PR Preview" w:date="2026-01-01T00:00:00Z">
        <w:r>
          <w:delText xml:space="preserve"> </w:delText>
        </w:r>
      </w:del>
      <w:del w:id="1068" w:author="PR Preview" w:date="2026-01-01T00:00:00Z">
        <w:r>
          <w:delText xml:space="preserve">then</w:delText>
        </w:r>
      </w:del>
      <w:del w:id="1069" w:author="PR Preview" w:date="2026-01-01T00:00:00Z">
        <w:r>
          <w:delText xml:space="preserve"> </w:delText>
        </w:r>
      </w:del>
      <m:oMath>
        <m:r>
          <m:t>f</m:t>
        </m:r>
      </m:oMath>
      <w:del w:id="1070" w:author="PR Preview" w:date="2026-01-01T00:00:00Z">
        <w:r>
          <w:delText xml:space="preserve"> </w:delText>
        </w:r>
      </w:del>
      <w:del w:id="1071" w:author="PR Preview" w:date="2026-01-01T00:00:00Z">
        <w:r>
          <w:delText xml:space="preserve">is integrable on</w:delText>
        </w:r>
      </w:del>
      <w:del w:id="1072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1073" w:author="PR Preview" w:date="2026-01-01T00:00:00Z">
        <w:r>
          <w:delText xml:space="preserve"> </w:delText>
        </w:r>
      </w:del>
      <w:del w:id="1074" w:author="PR Preview" w:date="2026-01-01T00:00:00Z">
        <w:r>
          <w:delText xml:space="preserve">(i.e., the Riemann integral</w:delText>
        </w:r>
      </w:del>
      <w:del w:id="1075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1076" w:author="PR Preview" w:date="2026-01-01T00:00:00Z">
        <w:r>
          <w:delText xml:space="preserve"> </w:delText>
        </w:r>
      </w:del>
      <w:del w:id="1077" w:author="PR Preview" w:date="2026-01-01T00:00:00Z">
        <w:r>
          <w:delText xml:space="preserve">exists and is finite).</w:delText>
        </w:r>
      </w:del>
    </w:p>
    <w:p>
      <w:pPr>
        <w:pStyle w:val="BodyText"/>
      </w:pPr>
      <w:ins w:id="1078" w:author="PR Preview" w:date="2026-01-01T00:00:00Z">
        <w:r>
          <w:t xml:space="preserve">This</w:t>
        </w:r>
      </w:ins>
      <w:ins w:id="1079" w:author="PR Preview" w:date="2026-01-01T00:00:00Z">
        <w:r>
          <w:t xml:space="preserve"> </w:t>
        </w:r>
      </w:ins>
      <w:hyperlink r:id="rId231">
        <w:ins w:id="1080" w:author="PR Preview" w:date="2026-01-01T00:00:00Z">
          <w:r>
            <w:rPr>
              <w:rStyle w:val="Hyperlink"/>
            </w:rPr>
            <w:t xml:space="preserve">counterexample</w:t>
          </w:r>
        </w:ins>
      </w:hyperlink>
      <w:ins w:id="1081" w:author="PR Preview" w:date="2026-01-01T00:00:00Z">
        <w:r>
          <w:t xml:space="preserve"> </w:t>
        </w:r>
      </w:ins>
      <w:ins w:id="1082" w:author="PR Preview" w:date="2026-01-01T00:00:00Z">
        <w:r>
          <w:t xml:space="preserve">shows that the</w:t>
        </w:r>
      </w:ins>
      <w:ins w:id="1083" w:author="PR Preview" w:date="2026-01-01T00:00:00Z">
        <w:r>
          <w:t xml:space="preserve"> </w:t>
        </w:r>
      </w:ins>
      <w:hyperlink r:id="rId232">
        <w:ins w:id="1084" w:author="PR Preview" w:date="2026-01-01T00:00:00Z">
          <w:r>
            <w:rPr>
              <w:rStyle w:val="Hyperlink"/>
            </w:rPr>
            <w:t xml:space="preserve">converse</w:t>
          </w:r>
        </w:ins>
      </w:hyperlink>
      <w:ins w:id="1085" w:author="PR Preview" w:date="2026-01-01T00:00:00Z">
        <w:r>
          <w:t xml:space="preserve"> </w:t>
        </w:r>
      </w:ins>
      <w:ins w:id="1086" w:author="PR Preview" w:date="2026-01-01T00:00:00Z">
        <w:r>
          <w:t xml:space="preserve">of</w:t>
        </w:r>
      </w:ins>
      <w:ins w:id="1087" w:author="PR Preview" w:date="2026-01-01T00:00:00Z">
        <w:r>
          <w:t xml:space="preserve"> </w:t>
        </w:r>
      </w:ins>
      <w:hyperlink w:anchor="thm-diff-implies-cont">
        <w:ins w:id="1088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1089" w:author="PR Preview" w:date="2026-01-01T00:00:00Z">
        <w:r>
          <w:t xml:space="preserve"> </w:t>
        </w:r>
      </w:ins>
      <w:ins w:id="1090" w:author="PR Preview" w:date="2026-01-01T00:00:00Z">
        <w:r>
          <w:t xml:space="preserve">fails:</w:t>
        </w:r>
      </w:ins>
      <w:ins w:id="1091" w:author="PR Preview" w:date="2026-01-01T00:00:00Z">
        <w:r>
          <w:t xml:space="preserve"> </w:t>
        </w:r>
      </w:ins>
      <w:ins w:id="1092" w:author="PR Preview" w:date="2026-01-01T00:00:00Z">
        <w:r>
          <w:t xml:space="preserve">continuity does not imply differentiability.</w:t>
        </w:r>
      </w:ins>
      <w:ins w:id="1093" w:author="PR Preview" w:date="2026-01-01T00:00:00Z">
        <w:r>
          <w:t xml:space="preserve"> </w:t>
        </w:r>
      </w:ins>
      <w:ins w:id="1094" w:author="PR Preview" w:date="2026-01-01T00:00:00Z">
        <w:r>
          <w:t xml:space="preserve">See</w:t>
        </w:r>
      </w:ins>
      <w:ins w:id="1095" w:author="PR Preview" w:date="2026-01-01T00:00:00Z">
        <w:r>
          <w:t xml:space="preserve"> </w:t>
        </w:r>
      </w:ins>
      <w:hyperlink w:anchor="fig-abs-value">
        <w:ins w:id="1096" w:author="PR Preview" w:date="2026-01-01T00:00:00Z">
          <w:r>
            <w:rPr>
              <w:rStyle w:val="Hyperlink"/>
            </w:rPr>
            <w:t xml:space="preserve">Figure 3</w:t>
          </w:r>
        </w:ins>
      </w:hyperlink>
      <w:ins w:id="1097" w:author="PR Preview" w:date="2026-01-01T00:00:00Z">
        <w:r>
          <w:t xml:space="preserve">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ins w:id="1098" w:author="PR Preview" w:date="2026-01-01T00:00:00Z">
        <w:r>
          <w:rPr>
            <w:b/>
            <w:bCs/>
          </w:rPr>
          <w:t xml:space="preserve">Theorem 14 (Continuity implies integrability)</w:t>
        </w:r>
      </w:ins>
      <w:ins w:id="1099" w:author="PR Preview" w:date="2026-01-01T00:00:00Z">
        <w:r>
          <w:t xml:space="preserve"> </w:t>
        </w:r>
      </w:ins>
      <w:ins w:id="1100" w:author="PR Preview" w:date="2026-01-01T00:00:00Z">
        <w:r>
          <w:t xml:space="preserve">If</w:t>
        </w:r>
      </w:ins>
      <w:ins w:id="1101" w:author="PR Preview" w:date="2026-01-01T00:00:00Z">
        <w:r>
          <w:t xml:space="preserve"> </w:t>
        </w:r>
      </w:ins>
      <m:oMath>
        <m:r>
          <m:t>f</m:t>
        </m:r>
      </m:oMath>
      <w:ins w:id="1102" w:author="PR Preview" w:date="2026-01-01T00:00:00Z">
        <w:r>
          <w:t xml:space="preserve"> </w:t>
        </w:r>
      </w:ins>
      <w:ins w:id="1103" w:author="PR Preview" w:date="2026-01-01T00:00:00Z">
        <w:r>
          <w:t xml:space="preserve">is continuous on the closed interval</w:t>
        </w:r>
      </w:ins>
      <w:ins w:id="110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1105" w:author="PR Preview" w:date="2026-01-01T00:00:00Z">
        <w:r>
          <w:t xml:space="preserve">,</w:t>
        </w:r>
      </w:ins>
      <w:ins w:id="1106" w:author="PR Preview" w:date="2026-01-01T00:00:00Z">
        <w:r>
          <w:t xml:space="preserve"> </w:t>
        </w:r>
      </w:ins>
      <w:ins w:id="1107" w:author="PR Preview" w:date="2026-01-01T00:00:00Z">
        <w:r>
          <w:t xml:space="preserve">then</w:t>
        </w:r>
      </w:ins>
      <w:ins w:id="1108" w:author="PR Preview" w:date="2026-01-01T00:00:00Z">
        <w:r>
          <w:t xml:space="preserve"> </w:t>
        </w:r>
      </w:ins>
      <m:oMath>
        <m:r>
          <m:t>f</m:t>
        </m:r>
      </m:oMath>
      <w:ins w:id="1109" w:author="PR Preview" w:date="2026-01-01T00:00:00Z">
        <w:r>
          <w:t xml:space="preserve"> </w:t>
        </w:r>
      </w:ins>
      <w:ins w:id="1110" w:author="PR Preview" w:date="2026-01-01T00:00:00Z">
        <w:r>
          <w:t xml:space="preserve">is integrable on</w:t>
        </w:r>
      </w:ins>
      <w:ins w:id="111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1112" w:author="PR Preview" w:date="2026-01-01T00:00:00Z">
        <w:r>
          <w:t xml:space="preserve"> </w:t>
        </w:r>
      </w:ins>
      <w:ins w:id="1113" w:author="PR Preview" w:date="2026-01-01T00:00:00Z">
        <w:r>
          <w:t xml:space="preserve">(i.e., the Riemann integral</w:t>
        </w:r>
      </w:ins>
      <w:ins w:id="1114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1115" w:author="PR Preview" w:date="2026-01-01T00:00:00Z">
        <w:r>
          <w:t xml:space="preserve"> </w:t>
        </w:r>
      </w:ins>
      <w:ins w:id="1116" w:author="PR Preview" w:date="2026-01-01T00:00:00Z">
        <w:r>
          <w:t xml:space="preserve">exists and is finite).</w:t>
        </w:r>
      </w:ins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del w:id="1117" w:author="PR Preview" w:date="2026-01-01T00:00:00Z">
        <w:r>
          <w:rPr>
            <w:b/>
            <w:bCs/>
          </w:rPr>
          <w:delText xml:space="preserve">Example 30 (Continuous, hence integrable: polynomials)</w:delText>
        </w:r>
      </w:del>
      <w:del w:id="1118" w:author="PR Preview" w:date="2026-01-01T00:00:00Z">
        <w:r>
          <w:delText xml:space="preserve"> </w:delText>
        </w:r>
      </w:del>
      <w:del w:id="1119" w:author="PR Preview" w:date="2026-01-01T00:00:00Z">
        <w:r>
          <w:delText xml:space="preserve">Every</w:delText>
        </w:r>
      </w:del>
      <w:del w:id="1120" w:author="PR Preview" w:date="2026-01-01T00:00:00Z">
        <w:r>
          <w:delText xml:space="preserve"> </w:delText>
        </w:r>
      </w:del>
      <w:hyperlink r:id="rId239">
        <w:del w:id="1121" w:author="PR Preview" w:date="2026-01-01T00:00:00Z">
          <w:r>
            <w:rPr>
              <w:rStyle w:val="Hyperlink"/>
            </w:rPr>
            <w:delText xml:space="preserve">polynomial</w:delText>
          </w:r>
        </w:del>
      </w:hyperlink>
      <w:del w:id="1122" w:author="PR Preview" w:date="2026-01-01T00:00:00Z">
        <w:r>
          <w:delText xml:space="preserve"> </w:delText>
        </w:r>
      </w:del>
      <w:del w:id="1123" w:author="PR Preview" w:date="2026-01-01T00:00:00Z">
        <w:r>
          <w:delText xml:space="preserve">is continuous on</w:delText>
        </w:r>
      </w:del>
      <w:del w:id="1124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1125" w:author="PR Preview" w:date="2026-01-01T00:00:00Z">
        <w:r>
          <w:delText xml:space="preserve">,</w:delText>
        </w:r>
      </w:del>
      <w:del w:id="1126" w:author="PR Preview" w:date="2026-01-01T00:00:00Z">
        <w:r>
          <w:delText xml:space="preserve"> </w:delText>
        </w:r>
      </w:del>
      <w:del w:id="1127" w:author="PR Preview" w:date="2026-01-01T00:00:00Z">
        <w:r>
          <w:delText xml:space="preserve">so by</w:delText>
        </w:r>
      </w:del>
      <w:del w:id="1128" w:author="PR Preview" w:date="2026-01-01T00:00:00Z">
        <w:r>
          <w:delText xml:space="preserve"> </w:delText>
        </w:r>
      </w:del>
      <w:hyperlink w:anchor="thm-cont-implies-int">
        <w:del w:id="1129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1130" w:author="PR Preview" w:date="2026-01-01T00:00:00Z">
        <w:r>
          <w:delText xml:space="preserve"> </w:delText>
        </w:r>
      </w:del>
      <w:del w:id="1131" w:author="PR Preview" w:date="2026-01-01T00:00:00Z">
        <w:r>
          <w:delText xml:space="preserve">every polynomial is integrable on every</w:delText>
        </w:r>
      </w:del>
      <w:del w:id="1132" w:author="PR Preview" w:date="2026-01-01T00:00:00Z">
        <w:r>
          <w:delText xml:space="preserve"> </w:delText>
        </w:r>
      </w:del>
      <w:del w:id="1133" w:author="PR Preview" w:date="2026-01-01T00:00:00Z">
        <w:r>
          <w:delText xml:space="preserve">closed interval</w:delText>
        </w:r>
      </w:del>
      <w:del w:id="1134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1135" w:author="PR Preview" w:date="2026-01-01T00:00:00Z">
        <w:r>
          <w:delText xml:space="preserve">.</w:delText>
        </w:r>
      </w:del>
    </w:p>
    <w:p>
      <w:pPr>
        <w:pStyle w:val="BodyText"/>
      </w:pPr>
      <w:del w:id="1136" w:author="PR Preview" w:date="2026-01-01T00:00:00Z">
        <w:r>
          <w:rPr>
            <w:b/>
            <w:bCs/>
          </w:rPr>
          <w:delText xml:space="preserve">Example 31 (Integrable but not continuous: a step function)</w:delText>
        </w:r>
      </w:del>
      <w:del w:id="1137" w:author="PR Preview" w:date="2026-01-01T00:00:00Z">
        <w:r>
          <w:delText xml:space="preserve"> </w:delText>
        </w:r>
      </w:del>
      <w:del w:id="1138" w:author="PR Preview" w:date="2026-01-01T00:00:00Z">
        <w:r>
          <w:delText xml:space="preserve">Let</w:delText>
        </w:r>
      </w:del>
      <w:del w:id="113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140" w:author="PR Preview" w:date="2026-01-01T00:00:00Z">
        <w:r>
          <w:delText xml:space="preserve"> </w:delText>
        </w:r>
      </w:del>
      <w:del w:id="1141" w:author="PR Preview" w:date="2026-01-01T00:00:00Z">
        <w:r>
          <w:delText xml:space="preserve">for</w:delText>
        </w:r>
      </w:del>
      <w:del w:id="1142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1143" w:author="PR Preview" w:date="2026-01-01T00:00:00Z">
        <w:r>
          <w:delText xml:space="preserve"> </w:delText>
        </w:r>
      </w:del>
      <w:del w:id="1144" w:author="PR Preview" w:date="2026-01-01T00:00:00Z">
        <w:r>
          <w:delText xml:space="preserve">and</w:delText>
        </w:r>
      </w:del>
      <w:del w:id="114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1146" w:author="PR Preview" w:date="2026-01-01T00:00:00Z">
        <w:r>
          <w:delText xml:space="preserve"> </w:delText>
        </w:r>
      </w:del>
      <w:del w:id="1147" w:author="PR Preview" w:date="2026-01-01T00:00:00Z">
        <w:r>
          <w:delText xml:space="preserve">for</w:delText>
        </w:r>
      </w:del>
      <w:del w:id="1148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1149" w:author="PR Preview" w:date="2026-01-01T00:00:00Z">
        <w:r>
          <w:delText xml:space="preserve">.</w:delText>
        </w:r>
      </w:del>
      <w:del w:id="1150" w:author="PR Preview" w:date="2026-01-01T00:00:00Z">
        <w:r>
          <w:delText xml:space="preserve"> </w:delText>
        </w:r>
      </w:del>
      <w:del w:id="1151" w:author="PR Preview" w:date="2026-01-01T00:00:00Z">
        <w:r>
          <w:delText xml:space="preserve">Then</w:delText>
        </w:r>
      </w:del>
      <w:del w:id="1152" w:author="PR Preview" w:date="2026-01-01T00:00:00Z">
        <w:r>
          <w:delText xml:space="preserve"> </w:delText>
        </w:r>
      </w:del>
      <m:oMath>
        <m:r>
          <m:t>f</m:t>
        </m:r>
      </m:oMath>
      <w:del w:id="1153" w:author="PR Preview" w:date="2026-01-01T00:00:00Z">
        <w:r>
          <w:delText xml:space="preserve"> </w:delText>
        </w:r>
      </w:del>
      <w:del w:id="1154" w:author="PR Preview" w:date="2026-01-01T00:00:00Z">
        <w:r>
          <w:delText xml:space="preserve">has a jump discontinuity (</w:delText>
        </w:r>
      </w:del>
      <w:hyperlink w:anchor="def-jump-discontinuity">
        <w:del w:id="1155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1156" w:author="PR Preview" w:date="2026-01-01T00:00:00Z">
        <w:r>
          <w:delText xml:space="preserve">) at</w:delText>
        </w:r>
      </w:del>
      <w:del w:id="1157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1158" w:author="PR Preview" w:date="2026-01-01T00:00:00Z">
        <w:r>
          <w:delText xml:space="preserve">,</w:delText>
        </w:r>
      </w:del>
      <w:del w:id="1159" w:author="PR Preview" w:date="2026-01-01T00:00:00Z">
        <w:r>
          <w:delText xml:space="preserve"> </w:delText>
        </w:r>
      </w:del>
      <w:del w:id="1160" w:author="PR Preview" w:date="2026-01-01T00:00:00Z">
        <w:r>
          <w:delText xml:space="preserve">but it is integrable on</w:delText>
        </w:r>
      </w:del>
      <w:del w:id="116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1162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163" w:author="PR Preview" w:date="2026-01-01T00:00:00Z">
        <w:r>
          <w:delText xml:space="preserve">This counterexample shows that the converse of</w:delText>
        </w:r>
      </w:del>
      <w:del w:id="1164" w:author="PR Preview" w:date="2026-01-01T00:00:00Z">
        <w:r>
          <w:delText xml:space="preserve"> </w:delText>
        </w:r>
      </w:del>
      <w:hyperlink w:anchor="thm-cont-implies-int">
        <w:del w:id="1165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1166" w:author="PR Preview" w:date="2026-01-01T00:00:00Z">
        <w:r>
          <w:delText xml:space="preserve"> </w:delText>
        </w:r>
      </w:del>
      <w:del w:id="1167" w:author="PR Preview" w:date="2026-01-01T00:00:00Z">
        <w:r>
          <w:delText xml:space="preserve">fails:</w:delText>
        </w:r>
      </w:del>
      <w:del w:id="1168" w:author="PR Preview" w:date="2026-01-01T00:00:00Z">
        <w:r>
          <w:delText xml:space="preserve"> </w:delText>
        </w:r>
      </w:del>
      <w:del w:id="1169" w:author="PR Preview" w:date="2026-01-01T00:00:00Z">
        <w:r>
          <w:delText xml:space="preserve">integrability does not imply continuity.</w:delText>
        </w:r>
      </w:del>
      <w:del w:id="1170" w:author="PR Preview" w:date="2026-01-01T00:00:00Z">
        <w:r>
          <w:delText xml:space="preserve"> </w:delText>
        </w:r>
      </w:del>
      <w:del w:id="1171" w:author="PR Preview" w:date="2026-01-01T00:00:00Z">
        <w:r>
          <w:delText xml:space="preserve">See</w:delText>
        </w:r>
      </w:del>
      <w:del w:id="1172" w:author="PR Preview" w:date="2026-01-01T00:00:00Z">
        <w:r>
          <w:delText xml:space="preserve"> </w:delText>
        </w:r>
      </w:del>
      <w:hyperlink w:anchor="fig-step">
        <w:del w:id="1173" w:author="PR Preview" w:date="2026-01-01T00:00:00Z">
          <w:r>
            <w:rPr>
              <w:rStyle w:val="Hyperlink"/>
            </w:rPr>
            <w:delText xml:space="preserve">Figure 4</w:delText>
          </w:r>
        </w:del>
      </w:hyperlink>
      <w:del w:id="1174" w:author="PR Preview" w:date="2026-01-01T00:00:00Z">
        <w:r>
          <w:delText xml:space="preserve">.</w:delText>
        </w:r>
      </w:del>
    </w:p>
    <w:p>
      <w:pPr>
        <w:pStyle w:val="BodyText"/>
      </w:pPr>
      <w:del w:id="1175" w:author="PR Preview" w:date="2026-01-01T00:00:00Z">
        <w:r>
          <w:delText xml:space="preserve">Together,</w:delText>
        </w:r>
      </w:del>
      <w:del w:id="1176" w:author="PR Preview" w:date="2026-01-01T00:00:00Z">
        <w:r>
          <w:delText xml:space="preserve"> </w:delText>
        </w:r>
      </w:del>
      <w:hyperlink w:anchor="thm-diff-implies-cont">
        <w:del w:id="1177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178" w:author="PR Preview" w:date="2026-01-01T00:00:00Z">
        <w:r>
          <w:delText xml:space="preserve"> </w:delText>
        </w:r>
      </w:del>
      <w:del w:id="1179" w:author="PR Preview" w:date="2026-01-01T00:00:00Z">
        <w:r>
          <w:delText xml:space="preserve">and</w:delText>
        </w:r>
      </w:del>
      <w:del w:id="1180" w:author="PR Preview" w:date="2026-01-01T00:00:00Z">
        <w:r>
          <w:delText xml:space="preserve"> </w:delText>
        </w:r>
      </w:del>
      <w:hyperlink w:anchor="thm-cont-implies-int">
        <w:del w:id="1181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1182" w:author="PR Preview" w:date="2026-01-01T00:00:00Z">
        <w:r>
          <w:delText xml:space="preserve"> </w:delText>
        </w:r>
      </w:del>
      <w:del w:id="1183" w:author="PR Preview" w:date="2026-01-01T00:00:00Z">
        <w:r>
          <w:delText xml:space="preserve">establish the chain: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del w:id="1184" w:author="PR Preview" w:date="2026-01-01T00:00:00Z">
          <w:r>
            <w:rPr>
              <w:rStyle w:val="Hyperlink"/>
            </w:rPr>
            <w:delText xml:space="preserve">Example 29</w:delText>
          </w:r>
        </w:del>
      </w:hyperlink>
      <w:del w:id="1185" w:author="PR Preview" w:date="2026-01-01T00:00:00Z">
        <w:r>
          <w:delText xml:space="preserve"> </w:delText>
        </w:r>
      </w:del>
      <w:del w:id="1186" w:author="PR Preview" w:date="2026-01-01T00:00:00Z">
        <w:r>
          <w:delText xml:space="preserve">and</w:delText>
        </w:r>
      </w:del>
      <w:del w:id="1187" w:author="PR Preview" w:date="2026-01-01T00:00:00Z">
        <w:r>
          <w:delText xml:space="preserve"> </w:delText>
        </w:r>
      </w:del>
      <w:hyperlink w:anchor="exm-int-not-cont">
        <w:del w:id="1188" w:author="PR Preview" w:date="2026-01-01T00:00:00Z">
          <w:r>
            <w:rPr>
              <w:rStyle w:val="Hyperlink"/>
            </w:rPr>
            <w:delText xml:space="preserve">Example 31</w:delText>
          </w:r>
        </w:del>
      </w:hyperlink>
      <w:del w:id="1189" w:author="PR Preview" w:date="2026-01-01T00:00:00Z">
        <w:r>
          <w:delText xml:space="preserve"> </w:delText>
        </w:r>
      </w:del>
      <w:del w:id="1190" w:author="PR Preview" w:date="2026-01-01T00:00:00Z">
        <w:r>
          <w:delText xml:space="preserve">show that neither implication reverses in general.</w:delText>
        </w:r>
      </w:del>
    </w:p>
    <w:p>
      <w:pPr>
        <w:pStyle w:val="BodyText"/>
      </w:pPr>
      <w:del w:id="1191" w:author="PR Preview" w:date="2026-01-01T00:00:00Z">
        <w:r>
          <w:rPr>
            <w:b/>
            <w:bCs/>
          </w:rPr>
          <w:delText xml:space="preserve">Theorem 14 (Equal-width Riemann sums converge to the integral)</w:delText>
        </w:r>
      </w:del>
      <w:del w:id="1192" w:author="PR Preview" w:date="2026-01-01T00:00:00Z">
        <w:r>
          <w:delText xml:space="preserve"> </w:delText>
        </w:r>
      </w:del>
      <w:del w:id="1193" w:author="PR Preview" w:date="2026-01-01T00:00:00Z">
        <w:r>
          <w:delText xml:space="preserve">If</w:delText>
        </w:r>
      </w:del>
      <w:del w:id="1194" w:author="PR Preview" w:date="2026-01-01T00:00:00Z">
        <w:r>
          <w:delText xml:space="preserve"> </w:delText>
        </w:r>
      </w:del>
      <m:oMath>
        <m:r>
          <m:t>f</m:t>
        </m:r>
      </m:oMath>
      <w:del w:id="1195" w:author="PR Preview" w:date="2026-01-01T00:00:00Z">
        <w:r>
          <w:delText xml:space="preserve"> </w:delText>
        </w:r>
      </w:del>
      <w:del w:id="1196" w:author="PR Preview" w:date="2026-01-01T00:00:00Z">
        <w:r>
          <w:delText xml:space="preserve">is Riemann integrable on</w:delText>
        </w:r>
      </w:del>
      <w:del w:id="1197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1198" w:author="PR Preview" w:date="2026-01-01T00:00:00Z">
        <w:r>
          <w:delText xml:space="preserve"> </w:delText>
        </w:r>
      </w:del>
      <w:del w:id="1199" w:author="PR Preview" w:date="2026-01-01T00:00:00Z">
        <w:r>
          <w:delText xml:space="preserve">(</w:delText>
        </w:r>
      </w:del>
      <w:hyperlink w:anchor="def-integrable">
        <w:del w:id="1200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1201" w:author="PR Preview" w:date="2026-01-01T00:00:00Z">
        <w:r>
          <w:delText xml:space="preserve">),</w:delText>
        </w:r>
      </w:del>
      <w:del w:id="1202" w:author="PR Preview" w:date="2026-01-01T00:00:00Z">
        <w:r>
          <w:delText xml:space="preserve"> </w:delText>
        </w:r>
      </w:del>
      <w:del w:id="1203" w:author="PR Preview" w:date="2026-01-01T00:00:00Z">
        <w:r>
          <w:delText xml:space="preserve">then for every choice of the sample points</w:delText>
        </w:r>
      </w:del>
      <w:del w:id="1204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del w:id="1205" w:author="PR Preview" w:date="2026-01-01T00:00:00Z">
        <w:r>
          <w:delText xml:space="preserve">,</w:delText>
        </w:r>
      </w:del>
      <w:del w:id="1206" w:author="PR Preview" w:date="2026-01-01T00:00:00Z">
        <w:r>
          <w:delText xml:space="preserve"> </w:delText>
        </w:r>
      </w:del>
      <w:del w:id="1207" w:author="PR Preview" w:date="2026-01-01T00:00:00Z">
        <w:r>
          <w:delText xml:space="preserve">the equal-width Riemann sums (</w:delText>
        </w:r>
      </w:del>
      <w:hyperlink w:anchor="def-riemann-sum-equal-width">
        <w:del w:id="1208" w:author="PR Preview" w:date="2026-01-01T00:00:00Z">
          <w:r>
            <w:rPr>
              <w:rStyle w:val="Hyperlink"/>
            </w:rPr>
            <w:delText xml:space="preserve">Definition 25</w:delText>
          </w:r>
        </w:del>
      </w:hyperlink>
      <w:del w:id="1209" w:author="PR Preview" w:date="2026-01-01T00:00:00Z">
        <w:r>
          <w:delText xml:space="preserve">) converge to the integral:</w:delText>
        </w:r>
      </w:del>
    </w:p>
    <w:p>
      <w:pPr>
        <w:pStyle w:val="BodyText"/>
      </w:pPr>
      <w:ins w:id="1210" w:author="PR Preview" w:date="2026-01-01T00:00:00Z">
        <w:r>
          <w:rPr>
            <w:b/>
            <w:bCs/>
          </w:rPr>
          <w:t xml:space="preserve">Example 31 (Continuous, hence integrable: polynomials)</w:t>
        </w:r>
      </w:ins>
      <w:ins w:id="1211" w:author="PR Preview" w:date="2026-01-01T00:00:00Z">
        <w:r>
          <w:t xml:space="preserve"> </w:t>
        </w:r>
      </w:ins>
      <w:ins w:id="1212" w:author="PR Preview" w:date="2026-01-01T00:00:00Z">
        <w:r>
          <w:t xml:space="preserve">Every</w:t>
        </w:r>
      </w:ins>
      <w:ins w:id="1213" w:author="PR Preview" w:date="2026-01-01T00:00:00Z">
        <w:r>
          <w:t xml:space="preserve"> </w:t>
        </w:r>
      </w:ins>
      <w:hyperlink r:id="rId239">
        <w:ins w:id="1214" w:author="PR Preview" w:date="2026-01-01T00:00:00Z">
          <w:r>
            <w:rPr>
              <w:rStyle w:val="Hyperlink"/>
            </w:rPr>
            <w:t xml:space="preserve">polynomial</w:t>
          </w:r>
        </w:ins>
      </w:hyperlink>
      <w:ins w:id="1215" w:author="PR Preview" w:date="2026-01-01T00:00:00Z">
        <w:r>
          <w:t xml:space="preserve"> </w:t>
        </w:r>
      </w:ins>
      <w:ins w:id="1216" w:author="PR Preview" w:date="2026-01-01T00:00:00Z">
        <w:r>
          <w:t xml:space="preserve">is continuous on</w:t>
        </w:r>
      </w:ins>
      <w:ins w:id="1217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1218" w:author="PR Preview" w:date="2026-01-01T00:00:00Z">
        <w:r>
          <w:t xml:space="preserve">,</w:t>
        </w:r>
      </w:ins>
      <w:ins w:id="1219" w:author="PR Preview" w:date="2026-01-01T00:00:00Z">
        <w:r>
          <w:t xml:space="preserve"> </w:t>
        </w:r>
      </w:ins>
      <w:ins w:id="1220" w:author="PR Preview" w:date="2026-01-01T00:00:00Z">
        <w:r>
          <w:t xml:space="preserve">so by</w:t>
        </w:r>
      </w:ins>
      <w:ins w:id="1221" w:author="PR Preview" w:date="2026-01-01T00:00:00Z">
        <w:r>
          <w:t xml:space="preserve"> </w:t>
        </w:r>
      </w:ins>
      <w:hyperlink w:anchor="thm-cont-implies-int">
        <w:ins w:id="1222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1223" w:author="PR Preview" w:date="2026-01-01T00:00:00Z">
        <w:r>
          <w:t xml:space="preserve"> </w:t>
        </w:r>
      </w:ins>
      <w:ins w:id="1224" w:author="PR Preview" w:date="2026-01-01T00:00:00Z">
        <w:r>
          <w:t xml:space="preserve">every polynomial is integrable on every</w:t>
        </w:r>
      </w:ins>
      <w:ins w:id="1225" w:author="PR Preview" w:date="2026-01-01T00:00:00Z">
        <w:r>
          <w:t xml:space="preserve"> </w:t>
        </w:r>
      </w:ins>
      <w:ins w:id="1226" w:author="PR Preview" w:date="2026-01-01T00:00:00Z">
        <w:r>
          <w:t xml:space="preserve">closed interval</w:t>
        </w:r>
      </w:ins>
      <w:ins w:id="1227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1228" w:author="PR Preview" w:date="2026-01-01T00:00:00Z">
        <w:r>
          <w:t xml:space="preserve">.</w:t>
        </w:r>
      </w:ins>
    </w:p>
    <w:bookmarkEnd w:id="240"/>
    <w:bookmarkStart w:id="245" w:name="exm-int-not-cont"/>
    <w:p>
      <w:pPr>
        <w:pStyle w:val="BodyText"/>
      </w:pPr>
      <w:ins w:id="1229" w:author="PR Preview" w:date="2026-01-01T00:00:00Z">
        <w:r>
          <w:rPr>
            <w:b/>
            <w:bCs/>
          </w:rPr>
          <w:t xml:space="preserve">Example 32 (Integrable but not continuous: a step function)</w:t>
        </w:r>
      </w:ins>
      <w:ins w:id="1230" w:author="PR Preview" w:date="2026-01-01T00:00:00Z">
        <w:r>
          <w:t xml:space="preserve"> </w:t>
        </w:r>
      </w:ins>
      <w:ins w:id="1231" w:author="PR Preview" w:date="2026-01-01T00:00:00Z">
        <w:r>
          <w:t xml:space="preserve">Let</w:t>
        </w:r>
      </w:ins>
      <w:ins w:id="123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233" w:author="PR Preview" w:date="2026-01-01T00:00:00Z">
        <w:r>
          <w:t xml:space="preserve"> </w:t>
        </w:r>
      </w:ins>
      <w:ins w:id="1234" w:author="PR Preview" w:date="2026-01-01T00:00:00Z">
        <w:r>
          <w:t xml:space="preserve">for</w:t>
        </w:r>
      </w:ins>
      <w:ins w:id="123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1236" w:author="PR Preview" w:date="2026-01-01T00:00:00Z">
        <w:r>
          <w:t xml:space="preserve"> </w:t>
        </w:r>
      </w:ins>
      <w:ins w:id="1237" w:author="PR Preview" w:date="2026-01-01T00:00:00Z">
        <w:r>
          <w:t xml:space="preserve">and</w:t>
        </w:r>
      </w:ins>
      <w:ins w:id="123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1239" w:author="PR Preview" w:date="2026-01-01T00:00:00Z">
        <w:r>
          <w:t xml:space="preserve"> </w:t>
        </w:r>
      </w:ins>
      <w:ins w:id="1240" w:author="PR Preview" w:date="2026-01-01T00:00:00Z">
        <w:r>
          <w:t xml:space="preserve">for</w:t>
        </w:r>
      </w:ins>
      <w:ins w:id="124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1242" w:author="PR Preview" w:date="2026-01-01T00:00:00Z">
        <w:r>
          <w:t xml:space="preserve">.</w:t>
        </w:r>
      </w:ins>
      <w:ins w:id="1243" w:author="PR Preview" w:date="2026-01-01T00:00:00Z">
        <w:r>
          <w:t xml:space="preserve"> </w:t>
        </w:r>
      </w:ins>
      <w:ins w:id="1244" w:author="PR Preview" w:date="2026-01-01T00:00:00Z">
        <w:r>
          <w:t xml:space="preserve">Then</w:t>
        </w:r>
      </w:ins>
      <w:ins w:id="1245" w:author="PR Preview" w:date="2026-01-01T00:00:00Z">
        <w:r>
          <w:t xml:space="preserve"> </w:t>
        </w:r>
      </w:ins>
      <m:oMath>
        <m:r>
          <m:t>f</m:t>
        </m:r>
      </m:oMath>
      <w:ins w:id="1246" w:author="PR Preview" w:date="2026-01-01T00:00:00Z">
        <w:r>
          <w:t xml:space="preserve"> </w:t>
        </w:r>
      </w:ins>
      <w:ins w:id="1247" w:author="PR Preview" w:date="2026-01-01T00:00:00Z">
        <w:r>
          <w:t xml:space="preserve">has a jump discontinuity (</w:t>
        </w:r>
      </w:ins>
      <w:hyperlink w:anchor="def-jump-discontinuity">
        <w:ins w:id="1248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1249" w:author="PR Preview" w:date="2026-01-01T00:00:00Z">
        <w:r>
          <w:t xml:space="preserve">) at</w:t>
        </w:r>
      </w:ins>
      <w:ins w:id="125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1251" w:author="PR Preview" w:date="2026-01-01T00:00:00Z">
        <w:r>
          <w:t xml:space="preserve">,</w:t>
        </w:r>
      </w:ins>
      <w:ins w:id="1252" w:author="PR Preview" w:date="2026-01-01T00:00:00Z">
        <w:r>
          <w:t xml:space="preserve"> </w:t>
        </w:r>
      </w:ins>
      <w:ins w:id="1253" w:author="PR Preview" w:date="2026-01-01T00:00:00Z">
        <w:r>
          <w:t xml:space="preserve">but it is integrable on</w:t>
        </w:r>
      </w:ins>
      <w:ins w:id="125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25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256" w:author="PR Preview" w:date="2026-01-01T00:00:00Z">
        <w:r>
          <w:t xml:space="preserve">This counterexample shows that the converse of</w:t>
        </w:r>
      </w:ins>
      <w:ins w:id="1257" w:author="PR Preview" w:date="2026-01-01T00:00:00Z">
        <w:r>
          <w:t xml:space="preserve"> </w:t>
        </w:r>
      </w:ins>
      <w:hyperlink w:anchor="thm-cont-implies-int">
        <w:ins w:id="1258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1259" w:author="PR Preview" w:date="2026-01-01T00:00:00Z">
        <w:r>
          <w:t xml:space="preserve"> </w:t>
        </w:r>
      </w:ins>
      <w:ins w:id="1260" w:author="PR Preview" w:date="2026-01-01T00:00:00Z">
        <w:r>
          <w:t xml:space="preserve">fails:</w:t>
        </w:r>
      </w:ins>
      <w:ins w:id="1261" w:author="PR Preview" w:date="2026-01-01T00:00:00Z">
        <w:r>
          <w:t xml:space="preserve"> </w:t>
        </w:r>
      </w:ins>
      <w:ins w:id="1262" w:author="PR Preview" w:date="2026-01-01T00:00:00Z">
        <w:r>
          <w:t xml:space="preserve">integrability does not imply continuity.</w:t>
        </w:r>
      </w:ins>
      <w:ins w:id="1263" w:author="PR Preview" w:date="2026-01-01T00:00:00Z">
        <w:r>
          <w:t xml:space="preserve"> </w:t>
        </w:r>
      </w:ins>
      <w:ins w:id="1264" w:author="PR Preview" w:date="2026-01-01T00:00:00Z">
        <w:r>
          <w:t xml:space="preserve">See</w:t>
        </w:r>
      </w:ins>
      <w:ins w:id="1265" w:author="PR Preview" w:date="2026-01-01T00:00:00Z">
        <w:r>
          <w:t xml:space="preserve"> </w:t>
        </w:r>
      </w:ins>
      <w:hyperlink w:anchor="fig-step">
        <w:ins w:id="1266" w:author="PR Preview" w:date="2026-01-01T00:00:00Z">
          <w:r>
            <w:rPr>
              <w:rStyle w:val="Hyperlink"/>
            </w:rPr>
            <w:t xml:space="preserve">Figure 4</w:t>
          </w:r>
        </w:ins>
      </w:hyperlink>
      <w:ins w:id="1267" w:author="PR Preview" w:date="2026-01-01T00:00:00Z">
        <w:r>
          <w:t xml:space="preserve">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ins w:id="1268" w:author="PR Preview" w:date="2026-01-01T00:00:00Z">
        <w:r>
          <w:t xml:space="preserve">Together,</w:t>
        </w:r>
      </w:ins>
      <w:ins w:id="1269" w:author="PR Preview" w:date="2026-01-01T00:00:00Z">
        <w:r>
          <w:t xml:space="preserve"> </w:t>
        </w:r>
      </w:ins>
      <w:hyperlink w:anchor="thm-diff-implies-cont">
        <w:ins w:id="1270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1271" w:author="PR Preview" w:date="2026-01-01T00:00:00Z">
        <w:r>
          <w:t xml:space="preserve"> </w:t>
        </w:r>
      </w:ins>
      <w:ins w:id="1272" w:author="PR Preview" w:date="2026-01-01T00:00:00Z">
        <w:r>
          <w:t xml:space="preserve">and</w:t>
        </w:r>
      </w:ins>
      <w:ins w:id="1273" w:author="PR Preview" w:date="2026-01-01T00:00:00Z">
        <w:r>
          <w:t xml:space="preserve"> </w:t>
        </w:r>
      </w:ins>
      <w:hyperlink w:anchor="thm-cont-implies-int">
        <w:ins w:id="1274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1275" w:author="PR Preview" w:date="2026-01-01T00:00:00Z">
        <w:r>
          <w:t xml:space="preserve"> </w:t>
        </w:r>
      </w:ins>
      <w:ins w:id="1276" w:author="PR Preview" w:date="2026-01-01T00:00:00Z">
        <w:r>
          <w:t xml:space="preserve">establish the chain: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ins w:id="1277" w:author="PR Preview" w:date="2026-01-01T00:00:00Z">
          <w:r>
            <w:rPr>
              <w:rStyle w:val="Hyperlink"/>
            </w:rPr>
            <w:t xml:space="preserve">Example 30</w:t>
          </w:r>
        </w:ins>
      </w:hyperlink>
      <w:ins w:id="1278" w:author="PR Preview" w:date="2026-01-01T00:00:00Z">
        <w:r>
          <w:t xml:space="preserve"> </w:t>
        </w:r>
      </w:ins>
      <w:ins w:id="1279" w:author="PR Preview" w:date="2026-01-01T00:00:00Z">
        <w:r>
          <w:t xml:space="preserve">and</w:t>
        </w:r>
      </w:ins>
      <w:ins w:id="1280" w:author="PR Preview" w:date="2026-01-01T00:00:00Z">
        <w:r>
          <w:t xml:space="preserve"> </w:t>
        </w:r>
      </w:ins>
      <w:hyperlink w:anchor="exm-int-not-cont">
        <w:ins w:id="1281" w:author="PR Preview" w:date="2026-01-01T00:00:00Z">
          <w:r>
            <w:rPr>
              <w:rStyle w:val="Hyperlink"/>
            </w:rPr>
            <w:t xml:space="preserve">Example 32</w:t>
          </w:r>
        </w:ins>
      </w:hyperlink>
      <w:ins w:id="1282" w:author="PR Preview" w:date="2026-01-01T00:00:00Z">
        <w:r>
          <w:t xml:space="preserve"> </w:t>
        </w:r>
      </w:ins>
      <w:ins w:id="1283" w:author="PR Preview" w:date="2026-01-01T00:00:00Z">
        <w:r>
          <w:t xml:space="preserve">show that neither implication reverses in general.</w:t>
        </w:r>
      </w:ins>
    </w:p>
    <w:bookmarkStart w:id="246" w:name="thm-riemann-general"/>
    <w:p>
      <w:pPr>
        <w:pStyle w:val="BodyText"/>
      </w:pPr>
      <w:ins w:id="1284" w:author="PR Preview" w:date="2026-01-01T00:00:00Z">
        <w:r>
          <w:rPr>
            <w:b/>
            <w:bCs/>
          </w:rPr>
          <w:t xml:space="preserve">Theorem 15 (Equal-width Riemann sums converge to the integral)</w:t>
        </w:r>
      </w:ins>
      <w:ins w:id="1285" w:author="PR Preview" w:date="2026-01-01T00:00:00Z">
        <w:r>
          <w:t xml:space="preserve"> </w:t>
        </w:r>
      </w:ins>
      <w:ins w:id="1286" w:author="PR Preview" w:date="2026-01-01T00:00:00Z">
        <w:r>
          <w:t xml:space="preserve">If</w:t>
        </w:r>
      </w:ins>
      <w:ins w:id="1287" w:author="PR Preview" w:date="2026-01-01T00:00:00Z">
        <w:r>
          <w:t xml:space="preserve"> </w:t>
        </w:r>
      </w:ins>
      <m:oMath>
        <m:r>
          <m:t>f</m:t>
        </m:r>
      </m:oMath>
      <w:ins w:id="1288" w:author="PR Preview" w:date="2026-01-01T00:00:00Z">
        <w:r>
          <w:t xml:space="preserve"> </w:t>
        </w:r>
      </w:ins>
      <w:ins w:id="1289" w:author="PR Preview" w:date="2026-01-01T00:00:00Z">
        <w:r>
          <w:t xml:space="preserve">is Riemann integrable on</w:t>
        </w:r>
      </w:ins>
      <w:ins w:id="129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1291" w:author="PR Preview" w:date="2026-01-01T00:00:00Z">
        <w:r>
          <w:t xml:space="preserve"> </w:t>
        </w:r>
      </w:ins>
      <w:ins w:id="1292" w:author="PR Preview" w:date="2026-01-01T00:00:00Z">
        <w:r>
          <w:t xml:space="preserve">(</w:t>
        </w:r>
      </w:ins>
      <w:hyperlink w:anchor="def-integrable">
        <w:ins w:id="1293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1294" w:author="PR Preview" w:date="2026-01-01T00:00:00Z">
        <w:r>
          <w:t xml:space="preserve">),</w:t>
        </w:r>
      </w:ins>
      <w:ins w:id="1295" w:author="PR Preview" w:date="2026-01-01T00:00:00Z">
        <w:r>
          <w:t xml:space="preserve"> </w:t>
        </w:r>
      </w:ins>
      <w:ins w:id="1296" w:author="PR Preview" w:date="2026-01-01T00:00:00Z">
        <w:r>
          <w:t xml:space="preserve">then for every choice of the sample points</w:t>
        </w:r>
      </w:ins>
      <w:ins w:id="1297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ins w:id="1298" w:author="PR Preview" w:date="2026-01-01T00:00:00Z">
        <w:r>
          <w:t xml:space="preserve">,</w:t>
        </w:r>
      </w:ins>
      <w:ins w:id="1299" w:author="PR Preview" w:date="2026-01-01T00:00:00Z">
        <w:r>
          <w:t xml:space="preserve"> </w:t>
        </w:r>
      </w:ins>
      <w:ins w:id="1300" w:author="PR Preview" w:date="2026-01-01T00:00:00Z">
        <w:r>
          <w:t xml:space="preserve">the equal-width Riemann sums (</w:t>
        </w:r>
      </w:ins>
      <w:hyperlink w:anchor="def-riemann-sum-equal-width">
        <w:ins w:id="1301" w:author="PR Preview" w:date="2026-01-01T00:00:00Z">
          <w:r>
            <w:rPr>
              <w:rStyle w:val="Hyperlink"/>
            </w:rPr>
            <w:t xml:space="preserve">Definition 25</w:t>
          </w:r>
        </w:ins>
      </w:hyperlink>
      <w:ins w:id="1302" w:author="PR Preview" w:date="2026-01-01T00:00:00Z">
        <w:r>
          <w:t xml:space="preserve">) converge to the integral: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del w:id="1303" w:author="PR Preview" w:date="2026-01-01T00:00:00Z">
        <w:r>
          <w:rPr>
            <w:b/>
            <w:bCs/>
          </w:rPr>
          <w:delText xml:space="preserve">Example 32 (Equal-width sums for</w:delText>
        </w:r>
      </w:del>
      <w:del w:id="1304" w:author="PR Preview" w:date="2026-01-01T00:00:00Z">
        <w:r>
          <w:rPr>
            <w:b/>
            <w:bCs/>
          </w:rP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del w:id="1305" w:author="PR Preview" w:date="2026-01-01T00:00:00Z">
        <w:r>
          <w:rPr>
            <w:b/>
            <w:bCs/>
          </w:rPr>
          <w:delText xml:space="preserve">)</w:delText>
        </w:r>
      </w:del>
      <w:del w:id="1306" w:author="PR Preview" w:date="2026-01-01T00:00:00Z">
        <w:r>
          <w:delText xml:space="preserve"> </w:delText>
        </w:r>
      </w:del>
      <w:del w:id="1307" w:author="PR Preview" w:date="2026-01-01T00:00:00Z">
        <w:r>
          <w:delText xml:space="preserve">Let</w:delText>
        </w:r>
      </w:del>
      <w:del w:id="130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del w:id="1309" w:author="PR Preview" w:date="2026-01-01T00:00:00Z">
        <w:r>
          <w:delText xml:space="preserve"> </w:delText>
        </w:r>
      </w:del>
      <w:del w:id="1310" w:author="PR Preview" w:date="2026-01-01T00:00:00Z">
        <w:r>
          <w:delText xml:space="preserve">on</w:delText>
        </w:r>
      </w:del>
      <w:del w:id="131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1312" w:author="PR Preview" w:date="2026-01-01T00:00:00Z">
        <w:r>
          <w:delText xml:space="preserve">,</w:delText>
        </w:r>
      </w:del>
      <w:del w:id="1313" w:author="PR Preview" w:date="2026-01-01T00:00:00Z">
        <w:r>
          <w:delText xml:space="preserve"> </w:delText>
        </w:r>
      </w:del>
      <w:del w:id="1314" w:author="PR Preview" w:date="2026-01-01T00:00:00Z">
        <w:r>
          <w:delText xml:space="preserve">which is continuous and so Riemann integrable (</w:delText>
        </w:r>
      </w:del>
      <w:hyperlink w:anchor="thm-cont-implies-int">
        <w:del w:id="1315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1316" w:author="PR Preview" w:date="2026-01-01T00:00:00Z">
        <w:r>
          <w:delText xml:space="preserve">),</w:delText>
        </w:r>
      </w:del>
      <w:del w:id="1317" w:author="PR Preview" w:date="2026-01-01T00:00:00Z">
        <w:r>
          <w:delText xml:space="preserve"> </w:delText>
        </w:r>
      </w:del>
      <w:del w:id="1318" w:author="PR Preview" w:date="2026-01-01T00:00:00Z">
        <w:r>
          <w:delText xml:space="preserve">and take each sample point at the right end of its subinterval,</w:delText>
        </w:r>
      </w:del>
      <w:del w:id="1319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del w:id="1320" w:author="PR Preview" w:date="2026-01-01T00:00:00Z">
        <w:r>
          <w:delText xml:space="preserve">.</w:delText>
        </w:r>
      </w:del>
      <w:del w:id="1321" w:author="PR Preview" w:date="2026-01-01T00:00:00Z">
        <w:r>
          <w:delText xml:space="preserve"> </w:delText>
        </w:r>
      </w:del>
      <w:del w:id="1322" w:author="PR Preview" w:date="2026-01-01T00:00:00Z">
        <w:r>
          <w:delText xml:space="preserve">With</w:delText>
        </w:r>
      </w:del>
      <w:del w:id="1323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del w:id="1324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325" w:author="PR Preview" w:date="2026-01-01T00:00:00Z">
        <w:r>
          <w:delText xml:space="preserve">So</w:delText>
        </w:r>
      </w:del>
      <w:del w:id="1326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del w:id="1327" w:author="PR Preview" w:date="2026-01-01T00:00:00Z">
        <w:r>
          <w:delText xml:space="preserve">,</w:delText>
        </w:r>
      </w:del>
      <w:del w:id="1328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del w:id="1329" w:author="PR Preview" w:date="2026-01-01T00:00:00Z">
        <w:r>
          <w:delText xml:space="preserve">,</w:delText>
        </w:r>
      </w:del>
      <w:del w:id="1330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del w:id="1331" w:author="PR Preview" w:date="2026-01-01T00:00:00Z">
        <w:r>
          <w:delText xml:space="preserve">,</w:delText>
        </w:r>
      </w:del>
      <w:del w:id="1332" w:author="PR Preview" w:date="2026-01-01T00:00:00Z">
        <w:r>
          <w:delText xml:space="preserve"> </w:delText>
        </w:r>
      </w:del>
      <w:del w:id="1333" w:author="PR Preview" w:date="2026-01-01T00:00:00Z">
        <w:r>
          <w:delText xml:space="preserve">and</w:delText>
        </w:r>
      </w:del>
      <w:del w:id="1334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del w:id="1335" w:author="PR Preview" w:date="2026-01-01T00:00:00Z">
        <w:r>
          <w:delText xml:space="preserve"> </w:delText>
        </w:r>
      </w:del>
      <w:del w:id="1336" w:author="PR Preview" w:date="2026-01-01T00:00:00Z">
        <w:r>
          <w:delText xml:space="preserve">as</w:delText>
        </w:r>
      </w:del>
      <w:del w:id="133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del w:id="1338" w:author="PR Preview" w:date="2026-01-01T00:00:00Z">
        <w:r>
          <w:delText xml:space="preserve">.</w:delText>
        </w:r>
      </w:del>
      <w:del w:id="1339" w:author="PR Preview" w:date="2026-01-01T00:00:00Z">
        <w:r>
          <w:delText xml:space="preserve"> </w:delText>
        </w:r>
      </w:del>
      <w:del w:id="1340" w:author="PR Preview" w:date="2026-01-01T00:00:00Z">
        <w:r>
          <w:delText xml:space="preserve">By</w:delText>
        </w:r>
      </w:del>
      <w:del w:id="1341" w:author="PR Preview" w:date="2026-01-01T00:00:00Z">
        <w:r>
          <w:delText xml:space="preserve"> </w:delText>
        </w:r>
      </w:del>
      <w:hyperlink w:anchor="thm-riemann-general">
        <w:del w:id="1342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1343" w:author="PR Preview" w:date="2026-01-01T00:00:00Z">
        <w:r>
          <w:delText xml:space="preserve">,</w:delText>
        </w:r>
      </w:del>
      <w:del w:id="1344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del w:id="1345" w:author="PR Preview" w:date="2026-01-01T00:00:00Z">
        <w:r>
          <w:delText xml:space="preserve">.</w:delText>
        </w:r>
      </w:del>
    </w:p>
    <w:p>
      <w:pPr>
        <w:pStyle w:val="BodyText"/>
      </w:pPr>
      <w:ins w:id="1346" w:author="PR Preview" w:date="2026-01-01T00:00:00Z">
        <w:r>
          <w:rPr>
            <w:b/>
            <w:bCs/>
          </w:rPr>
          <w:t xml:space="preserve">Example 33 (Equal-width sums for</w:t>
        </w:r>
      </w:ins>
      <w:ins w:id="1347" w:author="PR Preview" w:date="2026-01-01T00:00:00Z">
        <w:r>
          <w:rPr>
            <w:b/>
            <w:bCs/>
          </w:rP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ins w:id="1348" w:author="PR Preview" w:date="2026-01-01T00:00:00Z">
        <w:r>
          <w:rPr>
            <w:b/>
            <w:bCs/>
          </w:rPr>
          <w:t xml:space="preserve">)</w:t>
        </w:r>
      </w:ins>
      <w:ins w:id="1349" w:author="PR Preview" w:date="2026-01-01T00:00:00Z">
        <w:r>
          <w:t xml:space="preserve"> </w:t>
        </w:r>
      </w:ins>
      <w:ins w:id="1350" w:author="PR Preview" w:date="2026-01-01T00:00:00Z">
        <w:r>
          <w:t xml:space="preserve">Let</w:t>
        </w:r>
      </w:ins>
      <w:ins w:id="135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ins w:id="1352" w:author="PR Preview" w:date="2026-01-01T00:00:00Z">
        <w:r>
          <w:t xml:space="preserve"> </w:t>
        </w:r>
      </w:ins>
      <w:ins w:id="1353" w:author="PR Preview" w:date="2026-01-01T00:00:00Z">
        <w:r>
          <w:t xml:space="preserve">on</w:t>
        </w:r>
      </w:ins>
      <w:ins w:id="135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355" w:author="PR Preview" w:date="2026-01-01T00:00:00Z">
        <w:r>
          <w:t xml:space="preserve">,</w:t>
        </w:r>
      </w:ins>
      <w:ins w:id="1356" w:author="PR Preview" w:date="2026-01-01T00:00:00Z">
        <w:r>
          <w:t xml:space="preserve"> </w:t>
        </w:r>
      </w:ins>
      <w:ins w:id="1357" w:author="PR Preview" w:date="2026-01-01T00:00:00Z">
        <w:r>
          <w:t xml:space="preserve">which is continuous and so Riemann integrable (</w:t>
        </w:r>
      </w:ins>
      <w:hyperlink w:anchor="thm-cont-implies-int">
        <w:ins w:id="1358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1359" w:author="PR Preview" w:date="2026-01-01T00:00:00Z">
        <w:r>
          <w:t xml:space="preserve">),</w:t>
        </w:r>
      </w:ins>
      <w:ins w:id="1360" w:author="PR Preview" w:date="2026-01-01T00:00:00Z">
        <w:r>
          <w:t xml:space="preserve"> </w:t>
        </w:r>
      </w:ins>
      <w:ins w:id="1361" w:author="PR Preview" w:date="2026-01-01T00:00:00Z">
        <w:r>
          <w:t xml:space="preserve">and take each sample point at the right end of its subinterval,</w:t>
        </w:r>
      </w:ins>
      <w:ins w:id="1362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ins w:id="1363" w:author="PR Preview" w:date="2026-01-01T00:00:00Z">
        <w:r>
          <w:t xml:space="preserve">.</w:t>
        </w:r>
      </w:ins>
      <w:ins w:id="1364" w:author="PR Preview" w:date="2026-01-01T00:00:00Z">
        <w:r>
          <w:t xml:space="preserve"> </w:t>
        </w:r>
      </w:ins>
      <w:ins w:id="1365" w:author="PR Preview" w:date="2026-01-01T00:00:00Z">
        <w:r>
          <w:t xml:space="preserve">With</w:t>
        </w:r>
      </w:ins>
      <w:ins w:id="1366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ins w:id="136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368" w:author="PR Preview" w:date="2026-01-01T00:00:00Z">
        <w:r>
          <w:t xml:space="preserve">So</w:t>
        </w:r>
      </w:ins>
      <w:ins w:id="1369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ins w:id="1370" w:author="PR Preview" w:date="2026-01-01T00:00:00Z">
        <w:r>
          <w:t xml:space="preserve">,</w:t>
        </w:r>
      </w:ins>
      <w:ins w:id="1371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ins w:id="1372" w:author="PR Preview" w:date="2026-01-01T00:00:00Z">
        <w:r>
          <w:t xml:space="preserve">,</w:t>
        </w:r>
      </w:ins>
      <w:ins w:id="1373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ins w:id="1374" w:author="PR Preview" w:date="2026-01-01T00:00:00Z">
        <w:r>
          <w:t xml:space="preserve">,</w:t>
        </w:r>
      </w:ins>
      <w:ins w:id="1375" w:author="PR Preview" w:date="2026-01-01T00:00:00Z">
        <w:r>
          <w:t xml:space="preserve"> </w:t>
        </w:r>
      </w:ins>
      <w:ins w:id="1376" w:author="PR Preview" w:date="2026-01-01T00:00:00Z">
        <w:r>
          <w:t xml:space="preserve">and</w:t>
        </w:r>
      </w:ins>
      <w:ins w:id="1377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ins w:id="1378" w:author="PR Preview" w:date="2026-01-01T00:00:00Z">
        <w:r>
          <w:t xml:space="preserve"> </w:t>
        </w:r>
      </w:ins>
      <w:ins w:id="1379" w:author="PR Preview" w:date="2026-01-01T00:00:00Z">
        <w:r>
          <w:t xml:space="preserve">as</w:t>
        </w:r>
      </w:ins>
      <w:ins w:id="138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ins w:id="1381" w:author="PR Preview" w:date="2026-01-01T00:00:00Z">
        <w:r>
          <w:t xml:space="preserve">.</w:t>
        </w:r>
      </w:ins>
      <w:ins w:id="1382" w:author="PR Preview" w:date="2026-01-01T00:00:00Z">
        <w:r>
          <w:t xml:space="preserve"> </w:t>
        </w:r>
      </w:ins>
      <w:ins w:id="1383" w:author="PR Preview" w:date="2026-01-01T00:00:00Z">
        <w:r>
          <w:t xml:space="preserve">By</w:t>
        </w:r>
      </w:ins>
      <w:ins w:id="1384" w:author="PR Preview" w:date="2026-01-01T00:00:00Z">
        <w:r>
          <w:t xml:space="preserve"> </w:t>
        </w:r>
      </w:ins>
      <w:hyperlink w:anchor="thm-riemann-general">
        <w:ins w:id="1385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1386" w:author="PR Preview" w:date="2026-01-01T00:00:00Z">
        <w:r>
          <w:t xml:space="preserve">,</w:t>
        </w:r>
      </w:ins>
      <w:ins w:id="1387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ins w:id="1388" w:author="PR Preview" w:date="2026-01-01T00:00:00Z">
        <w:r>
          <w:t xml:space="preserve">.</w:t>
        </w:r>
      </w:ins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del w:id="1389" w:author="PR Preview" w:date="2026-01-01T00:00:00Z">
        <w:r>
          <w:rPr>
            <w:b/>
            <w:bCs/>
          </w:rPr>
          <w:delText xml:space="preserve">Example 33 (The accumulation function of a constant)</w:delText>
        </w:r>
      </w:del>
      <w:del w:id="1390" w:author="PR Preview" w:date="2026-01-01T00:00:00Z">
        <w:r>
          <w:delText xml:space="preserve"> </w:delText>
        </w:r>
      </w:del>
      <w:del w:id="1391" w:author="PR Preview" w:date="2026-01-01T00:00:00Z">
        <w:r>
          <w:delText xml:space="preserve">Let</w:delText>
        </w:r>
      </w:del>
      <w:del w:id="139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del w:id="1393" w:author="PR Preview" w:date="2026-01-01T00:00:00Z">
        <w:r>
          <w:delText xml:space="preserve"> </w:delText>
        </w:r>
      </w:del>
      <w:del w:id="1394" w:author="PR Preview" w:date="2026-01-01T00:00:00Z">
        <w:r>
          <w:delText xml:space="preserve">on</w:delText>
        </w:r>
      </w:del>
      <w:del w:id="1395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del w:id="1396" w:author="PR Preview" w:date="2026-01-01T00:00:00Z">
        <w:r>
          <w:delText xml:space="preserve">, which is Riemann integrable (</w:delText>
        </w:r>
      </w:del>
      <w:hyperlink w:anchor="exm-integrable-constant">
        <w:del w:id="1397" w:author="PR Preview" w:date="2026-01-01T00:00:00Z">
          <w:r>
            <w:rPr>
              <w:rStyle w:val="Hyperlink"/>
            </w:rPr>
            <w:delText xml:space="preserve">Example 25</w:delText>
          </w:r>
        </w:del>
      </w:hyperlink>
      <w:del w:id="1398" w:author="PR Preview" w:date="2026-01-01T00:00:00Z">
        <w:r>
          <w:delText xml:space="preserve">).</w:delText>
        </w:r>
      </w:del>
      <w:del w:id="1399" w:author="PR Preview" w:date="2026-01-01T00:00:00Z">
        <w:r>
          <w:delText xml:space="preserve"> </w:delText>
        </w:r>
      </w:del>
      <w:del w:id="1400" w:author="PR Preview" w:date="2026-01-01T00:00:00Z">
        <w:r>
          <w:delText xml:space="preserve">For</w:delText>
        </w:r>
      </w:del>
      <w:del w:id="1401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del w:id="1402" w:author="PR Preview" w:date="2026-01-01T00:00:00Z">
        <w:r>
          <w:delText xml:space="preserve">, the computation of</w:delText>
        </w:r>
      </w:del>
      <w:del w:id="1403" w:author="PR Preview" w:date="2026-01-01T00:00:00Z">
        <w:r>
          <w:delText xml:space="preserve"> </w:delText>
        </w:r>
      </w:del>
      <w:hyperlink w:anchor="exm-integrable-constant">
        <w:del w:id="1404" w:author="PR Preview" w:date="2026-01-01T00:00:00Z">
          <w:r>
            <w:rPr>
              <w:rStyle w:val="Hyperlink"/>
            </w:rPr>
            <w:delText xml:space="preserve">Example 25</w:delText>
          </w:r>
        </w:del>
      </w:hyperlink>
      <w:del w:id="1405" w:author="PR Preview" w:date="2026-01-01T00:00:00Z">
        <w:r>
          <w:delText xml:space="preserve">,</w:delText>
        </w:r>
      </w:del>
      <w:del w:id="1406" w:author="PR Preview" w:date="2026-01-01T00:00:00Z">
        <w:r>
          <w:delText xml:space="preserve"> </w:delText>
        </w:r>
      </w:del>
      <w:del w:id="1407" w:author="PR Preview" w:date="2026-01-01T00:00:00Z">
        <w:r>
          <w:delText xml:space="preserve">with the interval</w:delText>
        </w:r>
      </w:del>
      <w:del w:id="1408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del w:id="1409" w:author="PR Preview" w:date="2026-01-01T00:00:00Z">
        <w:r>
          <w:delText xml:space="preserve"> </w:delText>
        </w:r>
      </w:del>
      <w:del w:id="1410" w:author="PR Preview" w:date="2026-01-01T00:00:00Z">
        <w:r>
          <w:delText xml:space="preserve">replaced by</w:delText>
        </w:r>
      </w:del>
      <w:del w:id="141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del w:id="1412" w:author="PR Preview" w:date="2026-01-01T00:00:00Z">
        <w:r>
          <w:delText xml:space="preserve">, gives</w:delText>
        </w:r>
      </w:del>
    </w:p>
    <w:p>
      <w:pPr>
        <w:pStyle w:val="BodyText"/>
      </w:pPr>
      <w:ins w:id="1413" w:author="PR Preview" w:date="2026-01-01T00:00:00Z">
        <w:r>
          <w:rPr>
            <w:b/>
            <w:bCs/>
          </w:rPr>
          <w:t xml:space="preserve">Example 34 (The accumulation function of a constant)</w:t>
        </w:r>
      </w:ins>
      <w:ins w:id="1414" w:author="PR Preview" w:date="2026-01-01T00:00:00Z">
        <w:r>
          <w:t xml:space="preserve"> </w:t>
        </w:r>
      </w:ins>
      <w:ins w:id="1415" w:author="PR Preview" w:date="2026-01-01T00:00:00Z">
        <w:r>
          <w:t xml:space="preserve">Let</w:t>
        </w:r>
      </w:ins>
      <w:ins w:id="141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ins w:id="1417" w:author="PR Preview" w:date="2026-01-01T00:00:00Z">
        <w:r>
          <w:t xml:space="preserve"> </w:t>
        </w:r>
      </w:ins>
      <w:ins w:id="1418" w:author="PR Preview" w:date="2026-01-01T00:00:00Z">
        <w:r>
          <w:t xml:space="preserve">on</w:t>
        </w:r>
      </w:ins>
      <w:ins w:id="141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ins w:id="1420" w:author="PR Preview" w:date="2026-01-01T00:00:00Z">
        <w:r>
          <w:t xml:space="preserve">, which is Riemann integrable (</w:t>
        </w:r>
      </w:ins>
      <w:hyperlink w:anchor="exm-integrable-constant">
        <w:ins w:id="1421" w:author="PR Preview" w:date="2026-01-01T00:00:00Z">
          <w:r>
            <w:rPr>
              <w:rStyle w:val="Hyperlink"/>
            </w:rPr>
            <w:t xml:space="preserve">Example 26</w:t>
          </w:r>
        </w:ins>
      </w:hyperlink>
      <w:ins w:id="1422" w:author="PR Preview" w:date="2026-01-01T00:00:00Z">
        <w:r>
          <w:t xml:space="preserve">).</w:t>
        </w:r>
      </w:ins>
      <w:ins w:id="1423" w:author="PR Preview" w:date="2026-01-01T00:00:00Z">
        <w:r>
          <w:t xml:space="preserve"> </w:t>
        </w:r>
      </w:ins>
      <w:ins w:id="1424" w:author="PR Preview" w:date="2026-01-01T00:00:00Z">
        <w:r>
          <w:t xml:space="preserve">For</w:t>
        </w:r>
      </w:ins>
      <w:ins w:id="1425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ins w:id="1426" w:author="PR Preview" w:date="2026-01-01T00:00:00Z">
        <w:r>
          <w:t xml:space="preserve">, the computation of</w:t>
        </w:r>
      </w:ins>
      <w:ins w:id="1427" w:author="PR Preview" w:date="2026-01-01T00:00:00Z">
        <w:r>
          <w:t xml:space="preserve"> </w:t>
        </w:r>
      </w:ins>
      <w:hyperlink w:anchor="exm-integrable-constant">
        <w:ins w:id="1428" w:author="PR Preview" w:date="2026-01-01T00:00:00Z">
          <w:r>
            <w:rPr>
              <w:rStyle w:val="Hyperlink"/>
            </w:rPr>
            <w:t xml:space="preserve">Example 26</w:t>
          </w:r>
        </w:ins>
      </w:hyperlink>
      <w:ins w:id="1429" w:author="PR Preview" w:date="2026-01-01T00:00:00Z">
        <w:r>
          <w:t xml:space="preserve">,</w:t>
        </w:r>
      </w:ins>
      <w:ins w:id="1430" w:author="PR Preview" w:date="2026-01-01T00:00:00Z">
        <w:r>
          <w:t xml:space="preserve"> </w:t>
        </w:r>
      </w:ins>
      <w:ins w:id="1431" w:author="PR Preview" w:date="2026-01-01T00:00:00Z">
        <w:r>
          <w:t xml:space="preserve">with the interval</w:t>
        </w:r>
      </w:ins>
      <w:ins w:id="143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ins w:id="1433" w:author="PR Preview" w:date="2026-01-01T00:00:00Z">
        <w:r>
          <w:t xml:space="preserve"> </w:t>
        </w:r>
      </w:ins>
      <w:ins w:id="1434" w:author="PR Preview" w:date="2026-01-01T00:00:00Z">
        <w:r>
          <w:t xml:space="preserve">replaced by</w:t>
        </w:r>
      </w:ins>
      <w:ins w:id="143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ins w:id="1436" w:author="PR Preview" w:date="2026-01-01T00:00:00Z">
        <w:r>
          <w:t xml:space="preserve">,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del w:id="1437" w:author="PR Preview" w:date="2026-01-01T00:00:00Z">
        <w:r>
          <w:rPr>
            <w:b/>
            <w:bCs/>
          </w:rPr>
          <w:delText xml:space="preserve">Theorem 15 (Fundamental Theorem of Calculus)</w:delText>
        </w:r>
      </w:del>
      <w:del w:id="1438" w:author="PR Preview" w:date="2026-01-01T00:00:00Z">
        <w:r>
          <w:delText xml:space="preserve"> </w:delText>
        </w:r>
      </w:del>
      <w:del w:id="1439" w:author="PR Preview" w:date="2026-01-01T00:00:00Z">
        <w:r>
          <w:delText xml:space="preserve">Let</w:delText>
        </w:r>
      </w:del>
      <w:del w:id="1440" w:author="PR Preview" w:date="2026-01-01T00:00:00Z">
        <w:r>
          <w:delText xml:space="preserve"> </w:delText>
        </w:r>
      </w:del>
      <m:oMath>
        <m:r>
          <m:t>f</m:t>
        </m:r>
      </m:oMath>
      <w:del w:id="1441" w:author="PR Preview" w:date="2026-01-01T00:00:00Z">
        <w:r>
          <w:delText xml:space="preserve"> </w:delText>
        </w:r>
      </w:del>
      <w:del w:id="1442" w:author="PR Preview" w:date="2026-01-01T00:00:00Z">
        <w:r>
          <w:delText xml:space="preserve">be a continuous function on a closed interval</w:delText>
        </w:r>
      </w:del>
      <w:del w:id="1443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1444" w:author="PR Preview" w:date="2026-01-01T00:00:00Z">
        <w:r>
          <w:delText xml:space="preserve">.</w:delText>
        </w:r>
      </w:del>
    </w:p>
    <w:p>
      <w:pPr>
        <w:pStyle w:val="BodyText"/>
      </w:pPr>
      <w:ins w:id="1445" w:author="PR Preview" w:date="2026-01-01T00:00:00Z">
        <w:r>
          <w:rPr>
            <w:b/>
            <w:bCs/>
          </w:rPr>
          <w:t xml:space="preserve">Theorem 16 (Fundamental Theorem of Calculus)</w:t>
        </w:r>
      </w:ins>
      <w:ins w:id="1446" w:author="PR Preview" w:date="2026-01-01T00:00:00Z">
        <w:r>
          <w:t xml:space="preserve"> </w:t>
        </w:r>
      </w:ins>
      <w:ins w:id="1447" w:author="PR Preview" w:date="2026-01-01T00:00:00Z">
        <w:r>
          <w:t xml:space="preserve">Let</w:t>
        </w:r>
      </w:ins>
      <w:ins w:id="1448" w:author="PR Preview" w:date="2026-01-01T00:00:00Z">
        <w:r>
          <w:t xml:space="preserve"> </w:t>
        </w:r>
      </w:ins>
      <m:oMath>
        <m:r>
          <m:t>f</m:t>
        </m:r>
      </m:oMath>
      <w:ins w:id="1449" w:author="PR Preview" w:date="2026-01-01T00:00:00Z">
        <w:r>
          <w:t xml:space="preserve"> </w:t>
        </w:r>
      </w:ins>
      <w:ins w:id="1450" w:author="PR Preview" w:date="2026-01-01T00:00:00Z">
        <w:r>
          <w:t xml:space="preserve">be a continuous function on a closed interval</w:t>
        </w:r>
      </w:ins>
      <w:ins w:id="145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1452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del w:id="1453" w:author="PR Preview" w:date="2026-01-01T00:00:00Z">
        <w:r>
          <w:delText xml:space="preserve">The standard form of the FTC assumes</w:delText>
        </w:r>
      </w:del>
      <w:del w:id="1454" w:author="PR Preview" w:date="2026-01-01T00:00:00Z">
        <w:r>
          <w:delText xml:space="preserve"> </w:delText>
        </w:r>
      </w:del>
      <m:oMath>
        <m:r>
          <m:t>f</m:t>
        </m:r>
      </m:oMath>
      <w:del w:id="1455" w:author="PR Preview" w:date="2026-01-01T00:00:00Z">
        <w:r>
          <w:delText xml:space="preserve"> </w:delText>
        </w:r>
      </w:del>
      <w:del w:id="1456" w:author="PR Preview" w:date="2026-01-01T00:00:00Z">
        <w:r>
          <w:delText xml:space="preserve">is continuous on</w:delText>
        </w:r>
      </w:del>
      <w:del w:id="1457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1458" w:author="PR Preview" w:date="2026-01-01T00:00:00Z">
        <w:r>
          <w:delText xml:space="preserve">;</w:delText>
        </w:r>
      </w:del>
      <w:del w:id="1459" w:author="PR Preview" w:date="2026-01-01T00:00:00Z">
        <w:r>
          <w:delText xml:space="preserve"> </w:delText>
        </w:r>
      </w:del>
      <w:del w:id="1460" w:author="PR Preview" w:date="2026-01-01T00:00:00Z">
        <w:r>
          <w:delText xml:space="preserve">continuity is</w:delText>
        </w:r>
      </w:del>
      <w:del w:id="1461" w:author="PR Preview" w:date="2026-01-01T00:00:00Z">
        <w:r>
          <w:delText xml:space="preserve"> </w:delText>
        </w:r>
      </w:del>
      <w:del w:id="1462" w:author="PR Preview" w:date="2026-01-01T00:00:00Z">
        <w:r>
          <w:rPr>
            <w:i/>
            <w:iCs/>
          </w:rPr>
          <w:delText xml:space="preserve">sufficient</w:delText>
        </w:r>
      </w:del>
      <w:del w:id="1463" w:author="PR Preview" w:date="2026-01-01T00:00:00Z">
        <w:r>
          <w:delText xml:space="preserve"> </w:delText>
        </w:r>
      </w:del>
      <w:del w:id="1464" w:author="PR Preview" w:date="2026-01-01T00:00:00Z">
        <w:r>
          <w:delText xml:space="preserve">but not strictly necessary (see the</w:delText>
        </w:r>
      </w:del>
      <w:del w:id="1465" w:author="PR Preview" w:date="2026-01-01T00:00:00Z">
        <w:r>
          <w:delText xml:space="preserve"> </w:delText>
        </w:r>
      </w:del>
      <w:del w:id="1466" w:author="PR Preview" w:date="2026-01-01T00:00:00Z">
        <w:r>
          <w:delText xml:space="preserve">callout note inside</w:delText>
        </w:r>
      </w:del>
      <w:del w:id="1467" w:author="PR Preview" w:date="2026-01-01T00:00:00Z">
        <w:r>
          <w:delText xml:space="preserve"> </w:delText>
        </w:r>
      </w:del>
      <w:hyperlink w:anchor="thm-ftc">
        <w:del w:id="1468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  <w:del w:id="1469" w:author="PR Preview" w:date="2026-01-01T00:00:00Z">
        <w:r>
          <w:delText xml:space="preserve"> </w:delText>
        </w:r>
      </w:del>
      <w:del w:id="1470" w:author="PR Preview" w:date="2026-01-01T00:00:00Z">
        <w:r>
          <w:delText xml:space="preserve">for the more general statement).</w:delText>
        </w:r>
      </w:del>
      <w:del w:id="1471" w:author="PR Preview" w:date="2026-01-01T00:00:00Z">
        <w:r>
          <w:delText xml:space="preserve"> </w:delText>
        </w:r>
      </w:del>
      <w:del w:id="1472" w:author="PR Preview" w:date="2026-01-01T00:00:00Z">
        <w:r>
          <w:delText xml:space="preserve">Since differentiability implies continuity (</w:delText>
        </w:r>
      </w:del>
      <w:hyperlink w:anchor="thm-diff-implies-cont">
        <w:del w:id="1473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474" w:author="PR Preview" w:date="2026-01-01T00:00:00Z">
        <w:r>
          <w:delText xml:space="preserve">),</w:delText>
        </w:r>
      </w:del>
      <w:del w:id="1475" w:author="PR Preview" w:date="2026-01-01T00:00:00Z">
        <w:r>
          <w:delText xml:space="preserve"> </w:delText>
        </w:r>
      </w:del>
      <w:del w:id="1476" w:author="PR Preview" w:date="2026-01-01T00:00:00Z">
        <w:r>
          <w:delText xml:space="preserve">the FTC applies in particular whenever</w:delText>
        </w:r>
      </w:del>
      <w:del w:id="1477" w:author="PR Preview" w:date="2026-01-01T00:00:00Z">
        <w:r>
          <w:delText xml:space="preserve"> </w:delText>
        </w:r>
      </w:del>
      <m:oMath>
        <m:r>
          <m:t>f</m:t>
        </m:r>
      </m:oMath>
      <w:del w:id="1478" w:author="PR Preview" w:date="2026-01-01T00:00:00Z">
        <w:r>
          <w:delText xml:space="preserve"> </w:delText>
        </w:r>
      </w:del>
      <w:del w:id="1479" w:author="PR Preview" w:date="2026-01-01T00:00:00Z">
        <w:r>
          <w:delText xml:space="preserve">is differentiable —</w:delText>
        </w:r>
      </w:del>
      <w:del w:id="1480" w:author="PR Preview" w:date="2026-01-01T00:00:00Z">
        <w:r>
          <w:delText xml:space="preserve"> </w:delText>
        </w:r>
      </w:del>
      <w:del w:id="1481" w:author="PR Preview" w:date="2026-01-01T00:00:00Z">
        <w:r>
          <w:delText xml:space="preserve">a common situation in applied statistics.</w:delText>
        </w:r>
      </w:del>
    </w:p>
    <w:p>
      <w:pPr>
        <w:pStyle w:val="FirstParagraph"/>
      </w:pPr>
      <w:ins w:id="1482" w:author="PR Preview" w:date="2026-01-01T00:00:00Z">
        <w:r>
          <w:t xml:space="preserve">The standard form of the FTC assumes</w:t>
        </w:r>
      </w:ins>
      <w:ins w:id="1483" w:author="PR Preview" w:date="2026-01-01T00:00:00Z">
        <w:r>
          <w:t xml:space="preserve"> </w:t>
        </w:r>
      </w:ins>
      <m:oMath>
        <m:r>
          <m:t>f</m:t>
        </m:r>
      </m:oMath>
      <w:ins w:id="1484" w:author="PR Preview" w:date="2026-01-01T00:00:00Z">
        <w:r>
          <w:t xml:space="preserve"> </w:t>
        </w:r>
      </w:ins>
      <w:ins w:id="1485" w:author="PR Preview" w:date="2026-01-01T00:00:00Z">
        <w:r>
          <w:t xml:space="preserve">is continuous on</w:t>
        </w:r>
      </w:ins>
      <w:ins w:id="148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1487" w:author="PR Preview" w:date="2026-01-01T00:00:00Z">
        <w:r>
          <w:t xml:space="preserve">;</w:t>
        </w:r>
      </w:ins>
      <w:ins w:id="1488" w:author="PR Preview" w:date="2026-01-01T00:00:00Z">
        <w:r>
          <w:t xml:space="preserve"> </w:t>
        </w:r>
      </w:ins>
      <w:ins w:id="1489" w:author="PR Preview" w:date="2026-01-01T00:00:00Z">
        <w:r>
          <w:t xml:space="preserve">continuity is</w:t>
        </w:r>
      </w:ins>
      <w:ins w:id="1490" w:author="PR Preview" w:date="2026-01-01T00:00:00Z">
        <w:r>
          <w:t xml:space="preserve"> </w:t>
        </w:r>
      </w:ins>
      <w:ins w:id="1491" w:author="PR Preview" w:date="2026-01-01T00:00:00Z">
        <w:r>
          <w:rPr>
            <w:i/>
            <w:iCs/>
          </w:rPr>
          <w:t xml:space="preserve">sufficient</w:t>
        </w:r>
      </w:ins>
      <w:ins w:id="1492" w:author="PR Preview" w:date="2026-01-01T00:00:00Z">
        <w:r>
          <w:t xml:space="preserve"> </w:t>
        </w:r>
      </w:ins>
      <w:ins w:id="1493" w:author="PR Preview" w:date="2026-01-01T00:00:00Z">
        <w:r>
          <w:t xml:space="preserve">but not strictly necessary (see the</w:t>
        </w:r>
      </w:ins>
      <w:ins w:id="1494" w:author="PR Preview" w:date="2026-01-01T00:00:00Z">
        <w:r>
          <w:t xml:space="preserve"> </w:t>
        </w:r>
      </w:ins>
      <w:ins w:id="1495" w:author="PR Preview" w:date="2026-01-01T00:00:00Z">
        <w:r>
          <w:t xml:space="preserve">callout note inside</w:t>
        </w:r>
      </w:ins>
      <w:ins w:id="1496" w:author="PR Preview" w:date="2026-01-01T00:00:00Z">
        <w:r>
          <w:t xml:space="preserve"> </w:t>
        </w:r>
      </w:ins>
      <w:hyperlink w:anchor="thm-ftc">
        <w:ins w:id="1497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1498" w:author="PR Preview" w:date="2026-01-01T00:00:00Z">
        <w:r>
          <w:t xml:space="preserve"> </w:t>
        </w:r>
      </w:ins>
      <w:ins w:id="1499" w:author="PR Preview" w:date="2026-01-01T00:00:00Z">
        <w:r>
          <w:t xml:space="preserve">for the more general statement).</w:t>
        </w:r>
      </w:ins>
      <w:ins w:id="1500" w:author="PR Preview" w:date="2026-01-01T00:00:00Z">
        <w:r>
          <w:t xml:space="preserve"> </w:t>
        </w:r>
      </w:ins>
      <w:ins w:id="1501" w:author="PR Preview" w:date="2026-01-01T00:00:00Z">
        <w:r>
          <w:t xml:space="preserve">Since differentiability implies continuity (</w:t>
        </w:r>
      </w:ins>
      <w:hyperlink w:anchor="thm-diff-implies-cont">
        <w:ins w:id="1502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1503" w:author="PR Preview" w:date="2026-01-01T00:00:00Z">
        <w:r>
          <w:t xml:space="preserve">),</w:t>
        </w:r>
      </w:ins>
      <w:ins w:id="1504" w:author="PR Preview" w:date="2026-01-01T00:00:00Z">
        <w:r>
          <w:t xml:space="preserve"> </w:t>
        </w:r>
      </w:ins>
      <w:ins w:id="1505" w:author="PR Preview" w:date="2026-01-01T00:00:00Z">
        <w:r>
          <w:t xml:space="preserve">the FTC applies in particular whenever</w:t>
        </w:r>
      </w:ins>
      <w:ins w:id="1506" w:author="PR Preview" w:date="2026-01-01T00:00:00Z">
        <w:r>
          <w:t xml:space="preserve"> </w:t>
        </w:r>
      </w:ins>
      <m:oMath>
        <m:r>
          <m:t>f</m:t>
        </m:r>
      </m:oMath>
      <w:ins w:id="1507" w:author="PR Preview" w:date="2026-01-01T00:00:00Z">
        <w:r>
          <w:t xml:space="preserve"> </w:t>
        </w:r>
      </w:ins>
      <w:ins w:id="1508" w:author="PR Preview" w:date="2026-01-01T00:00:00Z">
        <w:r>
          <w:t xml:space="preserve">is differentiable —</w:t>
        </w:r>
      </w:ins>
      <w:ins w:id="1509" w:author="PR Preview" w:date="2026-01-01T00:00:00Z">
        <w:r>
          <w:t xml:space="preserve"> </w:t>
        </w:r>
      </w:ins>
      <w:ins w:id="1510" w:author="PR Preview" w:date="2026-01-01T00:00:00Z">
        <w:r>
          <w:t xml:space="preserve">a common situation in applied statistics.</w:t>
        </w:r>
      </w:ins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511" w:author="PR Preview" w:date="2026-01-01T00:00:00Z">
        <w:r>
          <w:delText xml:space="preserve">When the variable is clear from the context, it is written</w:delText>
        </w:r>
      </w:del>
      <w:del w:id="151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del w:id="1513" w:author="PR Preview" w:date="2026-01-01T00:00:00Z">
        <w:r>
          <w:delText xml:space="preserve">.</w:delText>
        </w:r>
      </w:del>
      <w:del w:id="1514" w:author="PR Preview" w:date="2026-01-01T00:00:00Z">
        <w:r>
          <w:delText xml:space="preserve"> </w:delText>
        </w:r>
      </w:del>
      <w:del w:id="1515" w:author="PR Preview" w:date="2026-01-01T00:00:00Z">
        <w:r>
          <w:delText xml:space="preserve">With FTC Part 2 (</w:delText>
        </w:r>
      </w:del>
      <w:hyperlink w:anchor="thm-ftc">
        <w:del w:id="1516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  <w:del w:id="1517" w:author="PR Preview" w:date="2026-01-01T00:00:00Z">
        <w:r>
          <w:delText xml:space="preserve">),</w:delText>
        </w:r>
      </w:del>
      <w:del w:id="1518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del w:id="1519" w:author="PR Preview" w:date="2026-01-01T00:00:00Z">
        <w:r>
          <w:delText xml:space="preserve"> </w:delText>
        </w:r>
      </w:del>
      <w:del w:id="1520" w:author="PR Preview" w:date="2026-01-01T00:00:00Z">
        <w:r>
          <w:delText xml:space="preserve">for any antiderivative</w:delText>
        </w:r>
      </w:del>
      <w:del w:id="1521" w:author="PR Preview" w:date="2026-01-01T00:00:00Z">
        <w:r>
          <w:delText xml:space="preserve"> </w:delText>
        </w:r>
      </w:del>
      <m:oMath>
        <m:r>
          <m:t>F</m:t>
        </m:r>
      </m:oMath>
      <w:del w:id="1522" w:author="PR Preview" w:date="2026-01-01T00:00:00Z">
        <w:r>
          <w:delText xml:space="preserve"> </w:delText>
        </w:r>
      </w:del>
      <w:del w:id="1523" w:author="PR Preview" w:date="2026-01-01T00:00:00Z">
        <w:r>
          <w:delText xml:space="preserve">of a continuous</w:delText>
        </w:r>
      </w:del>
      <w:del w:id="1524" w:author="PR Preview" w:date="2026-01-01T00:00:00Z">
        <w:r>
          <w:delText xml:space="preserve"> </w:delText>
        </w:r>
      </w:del>
      <m:oMath>
        <m:r>
          <m:t>f</m:t>
        </m:r>
      </m:oMath>
      <w:del w:id="1525" w:author="PR Preview" w:date="2026-01-01T00:00:00Z">
        <w:r>
          <w:delText xml:space="preserve">,</w:delText>
        </w:r>
      </w:del>
      <w:del w:id="1526" w:author="PR Preview" w:date="2026-01-01T00:00:00Z">
        <w:r>
          <w:delText xml:space="preserve"> </w:delText>
        </w:r>
      </w:del>
      <w:del w:id="1527" w:author="PR Preview" w:date="2026-01-01T00:00:00Z">
        <w:r>
          <w:delText xml:space="preserve">and computing</w:delText>
        </w:r>
      </w:del>
      <w:del w:id="152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del w:id="1529" w:author="PR Preview" w:date="2026-01-01T00:00:00Z">
        <w:r>
          <w:delText xml:space="preserve"> </w:delText>
        </w:r>
      </w:del>
      <w:del w:id="1530" w:author="PR Preview" w:date="2026-01-01T00:00:00Z">
        <w:r>
          <w:delText xml:space="preserve">from the bracket is called</w:delText>
        </w:r>
      </w:del>
      <w:del w:id="1531" w:author="PR Preview" w:date="2026-01-01T00:00:00Z">
        <w:r>
          <w:delText xml:space="preserve"> </w:delText>
        </w:r>
      </w:del>
      <w:del w:id="1532" w:author="PR Preview" w:date="2026-01-01T00:00:00Z">
        <w:r>
          <w:rPr>
            <w:b/>
            <w:bCs/>
          </w:rPr>
          <w:delText xml:space="preserve">evaluating at the limits</w:delText>
        </w:r>
      </w:del>
      <w:del w:id="1533" w:author="PR Preview" w:date="2026-01-01T00:00:00Z">
        <w:r>
          <w:delText xml:space="preserve"> </w:delText>
        </w:r>
      </w:del>
      <w:del w:id="1534" w:author="PR Preview" w:date="2026-01-01T00:00:00Z">
        <w:r>
          <w:delText xml:space="preserve">(the</w:delText>
        </w:r>
      </w:del>
      <w:del w:id="1535" w:author="PR Preview" w:date="2026-01-01T00:00:00Z">
        <w:r>
          <w:delText xml:space="preserve"> </w:delText>
        </w:r>
      </w:del>
      <w:hyperlink r:id="rId217">
        <w:del w:id="1536" w:author="PR Preview" w:date="2026-01-01T00:00:00Z">
          <w:r>
            <w:rPr>
              <w:rStyle w:val="Hyperlink"/>
            </w:rPr>
            <w:delText xml:space="preserve">limits of integration</w:delText>
          </w:r>
        </w:del>
      </w:hyperlink>
      <w:del w:id="1537" w:author="PR Preview" w:date="2026-01-01T00:00:00Z">
        <w:r>
          <w:delText xml:space="preserve"> </w:delText>
        </w:r>
      </w:del>
      <m:oMath>
        <m:r>
          <m:t>a</m:t>
        </m:r>
      </m:oMath>
      <w:del w:id="1538" w:author="PR Preview" w:date="2026-01-01T00:00:00Z">
        <w:r>
          <w:delText xml:space="preserve"> </w:delText>
        </w:r>
      </w:del>
      <w:del w:id="1539" w:author="PR Preview" w:date="2026-01-01T00:00:00Z">
        <w:r>
          <w:delText xml:space="preserve">and</w:delText>
        </w:r>
      </w:del>
      <w:del w:id="1540" w:author="PR Preview" w:date="2026-01-01T00:00:00Z">
        <w:r>
          <w:delText xml:space="preserve"> </w:delText>
        </w:r>
      </w:del>
      <m:oMath>
        <m:r>
          <m:t>b</m:t>
        </m:r>
      </m:oMath>
      <w:del w:id="1541" w:author="PR Preview" w:date="2026-01-01T00:00:00Z">
        <w:r>
          <w:delText xml:space="preserve">).</w:delText>
        </w:r>
      </w:del>
    </w:p>
    <w:p>
      <w:pPr>
        <w:pStyle w:val="BodyText"/>
      </w:pPr>
      <w:del w:id="1542" w:author="PR Preview" w:date="2026-01-01T00:00:00Z">
        <w:r>
          <w:rPr>
            <w:b/>
            <w:bCs/>
          </w:rPr>
          <w:delText xml:space="preserve">Example 34 (Evaluating</w:delText>
        </w:r>
      </w:del>
      <w:del w:id="1543" w:author="PR Preview" w:date="2026-01-01T00:00:00Z">
        <w:r>
          <w:rPr>
            <w:b/>
            <w:bCs/>
          </w:rP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del w:id="1544" w:author="PR Preview" w:date="2026-01-01T00:00:00Z">
        <w:r>
          <w:rPr>
            <w:b/>
            <w:bCs/>
          </w:rPr>
          <w:delText xml:space="preserve"> </w:delText>
        </w:r>
      </w:del>
      <w:del w:id="1545" w:author="PR Preview" w:date="2026-01-01T00:00:00Z">
        <w:r>
          <w:rPr>
            <w:b/>
            <w:bCs/>
          </w:rPr>
          <w:delText xml:space="preserve">with a bracket)</w:delText>
        </w:r>
      </w:del>
      <w:del w:id="154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del w:id="1547" w:author="PR Preview" w:date="2026-01-01T00:00:00Z">
        <w:r>
          <w:delText xml:space="preserve"> </w:delText>
        </w:r>
      </w:del>
      <w:del w:id="1548" w:author="PR Preview" w:date="2026-01-01T00:00:00Z">
        <w:r>
          <w:delText xml:space="preserve">is an antiderivative of</w:delText>
        </w:r>
      </w:del>
      <w:del w:id="154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del w:id="1550" w:author="PR Preview" w:date="2026-01-01T00:00:00Z">
        <w:r>
          <w:delText xml:space="preserve">, since</w:delText>
        </w:r>
      </w:del>
      <w:del w:id="155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del w:id="1552" w:author="PR Preview" w:date="2026-01-01T00:00:00Z">
        <w:r>
          <w:delText xml:space="preserve">, so</w:delText>
        </w:r>
      </w:del>
    </w:p>
    <w:p>
      <w:pPr>
        <w:pStyle w:val="FirstParagraph"/>
      </w:pPr>
      <w:ins w:id="1553" w:author="PR Preview" w:date="2026-01-01T00:00:00Z">
        <w:r>
          <w:t xml:space="preserve">When the variable is clear from the context, it is written</w:t>
        </w:r>
      </w:ins>
      <w:ins w:id="1554" w:author="PR Preview" w:date="2026-01-01T00:00:00Z">
        <w:r>
          <w:t xml:space="preserve"> </w:t>
        </w:r>
      </w:ins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ins w:id="1555" w:author="PR Preview" w:date="2026-01-01T00:00:00Z">
        <w:r>
          <w:t xml:space="preserve">.</w:t>
        </w:r>
      </w:ins>
      <w:ins w:id="1556" w:author="PR Preview" w:date="2026-01-01T00:00:00Z">
        <w:r>
          <w:t xml:space="preserve"> </w:t>
        </w:r>
      </w:ins>
      <w:ins w:id="1557" w:author="PR Preview" w:date="2026-01-01T00:00:00Z">
        <w:r>
          <w:t xml:space="preserve">With FTC Part 2 (</w:t>
        </w:r>
      </w:ins>
      <w:hyperlink w:anchor="thm-ftc">
        <w:ins w:id="1558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1559" w:author="PR Preview" w:date="2026-01-01T00:00:00Z">
        <w:r>
          <w:t xml:space="preserve">),</w:t>
        </w:r>
      </w:ins>
      <w:ins w:id="1560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ins w:id="1561" w:author="PR Preview" w:date="2026-01-01T00:00:00Z">
        <w:r>
          <w:t xml:space="preserve"> </w:t>
        </w:r>
      </w:ins>
      <w:ins w:id="1562" w:author="PR Preview" w:date="2026-01-01T00:00:00Z">
        <w:r>
          <w:t xml:space="preserve">for any antiderivative</w:t>
        </w:r>
      </w:ins>
      <w:ins w:id="1563" w:author="PR Preview" w:date="2026-01-01T00:00:00Z">
        <w:r>
          <w:t xml:space="preserve"> </w:t>
        </w:r>
      </w:ins>
      <m:oMath>
        <m:r>
          <m:t>F</m:t>
        </m:r>
      </m:oMath>
      <w:ins w:id="1564" w:author="PR Preview" w:date="2026-01-01T00:00:00Z">
        <w:r>
          <w:t xml:space="preserve"> </w:t>
        </w:r>
      </w:ins>
      <w:ins w:id="1565" w:author="PR Preview" w:date="2026-01-01T00:00:00Z">
        <w:r>
          <w:t xml:space="preserve">of a continuous</w:t>
        </w:r>
      </w:ins>
      <w:ins w:id="1566" w:author="PR Preview" w:date="2026-01-01T00:00:00Z">
        <w:r>
          <w:t xml:space="preserve"> </w:t>
        </w:r>
      </w:ins>
      <m:oMath>
        <m:r>
          <m:t>f</m:t>
        </m:r>
      </m:oMath>
      <w:ins w:id="1567" w:author="PR Preview" w:date="2026-01-01T00:00:00Z">
        <w:r>
          <w:t xml:space="preserve">,</w:t>
        </w:r>
      </w:ins>
      <w:ins w:id="1568" w:author="PR Preview" w:date="2026-01-01T00:00:00Z">
        <w:r>
          <w:t xml:space="preserve"> </w:t>
        </w:r>
      </w:ins>
      <w:ins w:id="1569" w:author="PR Preview" w:date="2026-01-01T00:00:00Z">
        <w:r>
          <w:t xml:space="preserve">and computing</w:t>
        </w:r>
      </w:ins>
      <w:ins w:id="157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1571" w:author="PR Preview" w:date="2026-01-01T00:00:00Z">
        <w:r>
          <w:t xml:space="preserve"> </w:t>
        </w:r>
      </w:ins>
      <w:ins w:id="1572" w:author="PR Preview" w:date="2026-01-01T00:00:00Z">
        <w:r>
          <w:t xml:space="preserve">from the bracket is called</w:t>
        </w:r>
      </w:ins>
      <w:ins w:id="1573" w:author="PR Preview" w:date="2026-01-01T00:00:00Z">
        <w:r>
          <w:t xml:space="preserve"> </w:t>
        </w:r>
      </w:ins>
      <w:ins w:id="1574" w:author="PR Preview" w:date="2026-01-01T00:00:00Z">
        <w:r>
          <w:rPr>
            <w:b/>
            <w:bCs/>
          </w:rPr>
          <w:t xml:space="preserve">evaluating at the limits</w:t>
        </w:r>
      </w:ins>
      <w:ins w:id="1575" w:author="PR Preview" w:date="2026-01-01T00:00:00Z">
        <w:r>
          <w:t xml:space="preserve"> </w:t>
        </w:r>
      </w:ins>
      <w:ins w:id="1576" w:author="PR Preview" w:date="2026-01-01T00:00:00Z">
        <w:r>
          <w:t xml:space="preserve">(the</w:t>
        </w:r>
      </w:ins>
      <w:ins w:id="1577" w:author="PR Preview" w:date="2026-01-01T00:00:00Z">
        <w:r>
          <w:t xml:space="preserve"> </w:t>
        </w:r>
      </w:ins>
      <w:hyperlink r:id="rId217">
        <w:ins w:id="1578" w:author="PR Preview" w:date="2026-01-01T00:00:00Z">
          <w:r>
            <w:rPr>
              <w:rStyle w:val="Hyperlink"/>
            </w:rPr>
            <w:t xml:space="preserve">limits of integration</w:t>
          </w:r>
        </w:ins>
      </w:hyperlink>
      <w:ins w:id="1579" w:author="PR Preview" w:date="2026-01-01T00:00:00Z">
        <w:r>
          <w:t xml:space="preserve"> </w:t>
        </w:r>
      </w:ins>
      <m:oMath>
        <m:r>
          <m:t>a</m:t>
        </m:r>
      </m:oMath>
      <w:ins w:id="1580" w:author="PR Preview" w:date="2026-01-01T00:00:00Z">
        <w:r>
          <w:t xml:space="preserve"> </w:t>
        </w:r>
      </w:ins>
      <w:ins w:id="1581" w:author="PR Preview" w:date="2026-01-01T00:00:00Z">
        <w:r>
          <w:t xml:space="preserve">and</w:t>
        </w:r>
      </w:ins>
      <w:ins w:id="1582" w:author="PR Preview" w:date="2026-01-01T00:00:00Z">
        <w:r>
          <w:t xml:space="preserve"> </w:t>
        </w:r>
      </w:ins>
      <m:oMath>
        <m:r>
          <m:t>b</m:t>
        </m:r>
      </m:oMath>
      <w:ins w:id="1583" w:author="PR Preview" w:date="2026-01-01T00:00:00Z">
        <w:r>
          <w:t xml:space="preserve">).</w:t>
        </w:r>
      </w:ins>
    </w:p>
    <w:bookmarkEnd w:id="258"/>
    <w:bookmarkStart w:id="259" w:name="exm-evaluation-bracket"/>
    <w:p>
      <w:pPr>
        <w:pStyle w:val="BodyText"/>
      </w:pPr>
      <w:ins w:id="1584" w:author="PR Preview" w:date="2026-01-01T00:00:00Z">
        <w:r>
          <w:rPr>
            <w:b/>
            <w:bCs/>
          </w:rPr>
          <w:t xml:space="preserve">Example 35 (Evaluating</w:t>
        </w:r>
      </w:ins>
      <w:ins w:id="1585" w:author="PR Preview" w:date="2026-01-01T00:00:00Z">
        <w:r>
          <w:rPr>
            <w:b/>
            <w:bCs/>
          </w:rP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ins w:id="1586" w:author="PR Preview" w:date="2026-01-01T00:00:00Z">
        <w:r>
          <w:rPr>
            <w:b/>
            <w:bCs/>
          </w:rPr>
          <w:t xml:space="preserve"> </w:t>
        </w:r>
      </w:ins>
      <w:ins w:id="1587" w:author="PR Preview" w:date="2026-01-01T00:00:00Z">
        <w:r>
          <w:rPr>
            <w:b/>
            <w:bCs/>
          </w:rPr>
          <w:t xml:space="preserve">with a bracket)</w:t>
        </w:r>
      </w:ins>
      <w:ins w:id="158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ins w:id="1589" w:author="PR Preview" w:date="2026-01-01T00:00:00Z">
        <w:r>
          <w:t xml:space="preserve"> </w:t>
        </w:r>
      </w:ins>
      <w:ins w:id="1590" w:author="PR Preview" w:date="2026-01-01T00:00:00Z">
        <w:r>
          <w:t xml:space="preserve">is an antiderivative of</w:t>
        </w:r>
      </w:ins>
      <w:ins w:id="159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ins w:id="1592" w:author="PR Preview" w:date="2026-01-01T00:00:00Z">
        <w:r>
          <w:t xml:space="preserve">, since</w:t>
        </w:r>
      </w:ins>
      <w:ins w:id="1593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ins w:id="1594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del w:id="1595" w:author="PR Preview" w:date="2026-01-01T00:00:00Z">
        <w:r>
          <w:rPr>
            <w:b/>
            <w:bCs/>
          </w:rPr>
          <w:delText xml:space="preserve">Example 35 (FTC Part 1 visualized: accumulation function for</w:delText>
        </w:r>
      </w:del>
      <w:del w:id="1596" w:author="PR Preview" w:date="2026-01-01T00:00:00Z">
        <w:r>
          <w:rPr>
            <w:b/>
            <w:bCs/>
          </w:rP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del w:id="1597" w:author="PR Preview" w:date="2026-01-01T00:00:00Z">
        <w:r>
          <w:rPr>
            <w:b/>
            <w:bCs/>
          </w:rPr>
          <w:delText xml:space="preserve">)</w:delText>
        </w:r>
      </w:del>
      <w:del w:id="1598" w:author="PR Preview" w:date="2026-01-01T00:00:00Z">
        <w:r>
          <w:delText xml:space="preserve"> </w:delText>
        </w:r>
      </w:del>
      <w:del w:id="1599" w:author="PR Preview" w:date="2026-01-01T00:00:00Z">
        <w:r>
          <w:delText xml:space="preserve">Take</w:delText>
        </w:r>
      </w:del>
      <w:del w:id="160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del w:id="1601" w:author="PR Preview" w:date="2026-01-01T00:00:00Z">
        <w:r>
          <w:delText xml:space="preserve"> </w:delText>
        </w:r>
      </w:del>
      <w:del w:id="1602" w:author="PR Preview" w:date="2026-01-01T00:00:00Z">
        <w:r>
          <w:delText xml:space="preserve">on</w:delText>
        </w:r>
      </w:del>
      <w:del w:id="1603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del w:id="1604" w:author="PR Preview" w:date="2026-01-01T00:00:00Z">
        <w:r>
          <w:delText xml:space="preserve">. The accumulation function from</w:delText>
        </w:r>
      </w:del>
      <w:del w:id="1605" w:author="PR Preview" w:date="2026-01-01T00:00:00Z">
        <w:r>
          <w:delText xml:space="preserve"> </w:delText>
        </w:r>
      </w:del>
      <m:oMath>
        <m:r>
          <m:t>0</m:t>
        </m:r>
      </m:oMath>
      <w:del w:id="1606" w:author="PR Preview" w:date="2026-01-01T00:00:00Z">
        <w:r>
          <w:delText xml:space="preserve"> </w:delText>
        </w:r>
      </w:del>
      <w:del w:id="1607" w:author="PR Preview" w:date="2026-01-01T00:00:00Z">
        <w:r>
          <w:delText xml:space="preserve">is</w:delText>
        </w:r>
      </w:del>
    </w:p>
    <w:p>
      <w:pPr>
        <w:pStyle w:val="FirstParagraph"/>
      </w:pPr>
      <w:ins w:id="1608" w:author="PR Preview" w:date="2026-01-01T00:00:00Z">
        <w:r>
          <w:rPr>
            <w:b/>
            <w:bCs/>
          </w:rPr>
          <w:t xml:space="preserve">Example 36 (FTC Part 1 visualized: accumulation function for</w:t>
        </w:r>
      </w:ins>
      <w:ins w:id="1609" w:author="PR Preview" w:date="2026-01-01T00:00:00Z">
        <w:r>
          <w:rPr>
            <w:b/>
            <w:bCs/>
          </w:rP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ins w:id="1610" w:author="PR Preview" w:date="2026-01-01T00:00:00Z">
        <w:r>
          <w:rPr>
            <w:b/>
            <w:bCs/>
          </w:rPr>
          <w:t xml:space="preserve">)</w:t>
        </w:r>
      </w:ins>
      <w:ins w:id="1611" w:author="PR Preview" w:date="2026-01-01T00:00:00Z">
        <w:r>
          <w:t xml:space="preserve"> </w:t>
        </w:r>
      </w:ins>
      <w:ins w:id="1612" w:author="PR Preview" w:date="2026-01-01T00:00:00Z">
        <w:r>
          <w:t xml:space="preserve">Take</w:t>
        </w:r>
      </w:ins>
      <w:ins w:id="161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ins w:id="1614" w:author="PR Preview" w:date="2026-01-01T00:00:00Z">
        <w:r>
          <w:t xml:space="preserve"> </w:t>
        </w:r>
      </w:ins>
      <w:ins w:id="1615" w:author="PR Preview" w:date="2026-01-01T00:00:00Z">
        <w:r>
          <w:t xml:space="preserve">on</w:t>
        </w:r>
      </w:ins>
      <w:ins w:id="161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ins w:id="1617" w:author="PR Preview" w:date="2026-01-01T00:00:00Z">
        <w:r>
          <w:t xml:space="preserve">. The accumulation function from</w:t>
        </w:r>
      </w:ins>
      <w:ins w:id="1618" w:author="PR Preview" w:date="2026-01-01T00:00:00Z">
        <w:r>
          <w:t xml:space="preserve"> </w:t>
        </w:r>
      </w:ins>
      <m:oMath>
        <m:r>
          <m:t>0</m:t>
        </m:r>
      </m:oMath>
      <w:ins w:id="1619" w:author="PR Preview" w:date="2026-01-01T00:00:00Z">
        <w:r>
          <w:t xml:space="preserve"> </w:t>
        </w:r>
      </w:ins>
      <w:ins w:id="1620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1621" w:author="PR Preview" w:date="2026-01-01T00:00:00Z">
        <w:r>
          <w:delText xml:space="preserve">as</w:delText>
        </w:r>
      </w:del>
      <w:del w:id="1622" w:author="PR Preview" w:date="2026-01-01T00:00:00Z">
        <w:r>
          <w:delText xml:space="preserve"> </w:delText>
        </w:r>
      </w:del>
      <w:hyperlink w:anchor="thm-ftc">
        <w:del w:id="1623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  <w:del w:id="1624" w:author="PR Preview" w:date="2026-01-01T00:00:00Z">
        <w:r>
          <w:delText xml:space="preserve"> </w:delText>
        </w:r>
      </w:del>
      <w:del w:id="1625" w:author="PR Preview" w:date="2026-01-01T00:00:00Z">
        <w:r>
          <w:delText xml:space="preserve">Part 1</w:delText>
        </w:r>
      </w:del>
      <w:del w:id="1626" w:author="PR Preview" w:date="2026-01-01T00:00:00Z">
        <w:r>
          <w:delText xml:space="preserve"> </w:delText>
        </w:r>
      </w:del>
      <w:del w:id="1627" w:author="PR Preview" w:date="2026-01-01T00:00:00Z">
        <w:r>
          <w:delText xml:space="preserve">predicts.</w:delText>
        </w:r>
      </w:del>
      <w:del w:id="1628" w:author="PR Preview" w:date="2026-01-01T00:00:00Z">
        <w:r>
          <w:delText xml:space="preserve"> </w:delText>
        </w:r>
      </w:del>
      <w:hyperlink w:anchor="fig-ftc-part1">
        <w:del w:id="1629" w:author="PR Preview" w:date="2026-01-01T00:00:00Z">
          <w:r>
            <w:rPr>
              <w:rStyle w:val="Hyperlink"/>
            </w:rPr>
            <w:delText xml:space="preserve">Figure 5</w:delText>
          </w:r>
        </w:del>
      </w:hyperlink>
      <w:del w:id="1630" w:author="PR Preview" w:date="2026-01-01T00:00:00Z">
        <w:r>
          <w:delText xml:space="preserve"> </w:delText>
        </w:r>
      </w:del>
      <w:del w:id="1631" w:author="PR Preview" w:date="2026-01-01T00:00:00Z">
        <w:r>
          <w:delText xml:space="preserve">shows the integrand on the left</w:delText>
        </w:r>
      </w:del>
      <w:del w:id="1632" w:author="PR Preview" w:date="2026-01-01T00:00:00Z">
        <w:r>
          <w:delText xml:space="preserve"> </w:delText>
        </w:r>
      </w:del>
      <w:del w:id="1633" w:author="PR Preview" w:date="2026-01-01T00:00:00Z">
        <w:r>
          <w:delText xml:space="preserve">(shaded area equals</w:delText>
        </w:r>
      </w:del>
      <w:del w:id="163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635" w:author="PR Preview" w:date="2026-01-01T00:00:00Z">
        <w:r>
          <w:delText xml:space="preserve"> </w:delText>
        </w:r>
      </w:del>
      <w:del w:id="1636" w:author="PR Preview" w:date="2026-01-01T00:00:00Z">
        <w:r>
          <w:delText xml:space="preserve">at each</w:delText>
        </w:r>
      </w:del>
      <w:del w:id="1637" w:author="PR Preview" w:date="2026-01-01T00:00:00Z">
        <w:r>
          <w:delText xml:space="preserve"> </w:delText>
        </w:r>
      </w:del>
      <m:oMath>
        <m:r>
          <m:t>x</m:t>
        </m:r>
      </m:oMath>
      <w:del w:id="1638" w:author="PR Preview" w:date="2026-01-01T00:00:00Z">
        <w:r>
          <w:delText xml:space="preserve">)</w:delText>
        </w:r>
      </w:del>
      <w:del w:id="1639" w:author="PR Preview" w:date="2026-01-01T00:00:00Z">
        <w:r>
          <w:delText xml:space="preserve"> </w:delText>
        </w:r>
      </w:del>
      <w:del w:id="1640" w:author="PR Preview" w:date="2026-01-01T00:00:00Z">
        <w:r>
          <w:delText xml:space="preserve">and the accumulation function</w:delText>
        </w:r>
      </w:del>
      <w:del w:id="164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1642" w:author="PR Preview" w:date="2026-01-01T00:00:00Z">
        <w:r>
          <w:delText xml:space="preserve"> </w:delText>
        </w:r>
      </w:del>
      <w:del w:id="1643" w:author="PR Preview" w:date="2026-01-01T00:00:00Z">
        <w:r>
          <w:delText xml:space="preserve">on the right</w:delText>
        </w:r>
      </w:del>
      <w:del w:id="1644" w:author="PR Preview" w:date="2026-01-01T00:00:00Z">
        <w:r>
          <w:delText xml:space="preserve"> </w:delText>
        </w:r>
      </w:del>
      <w:del w:id="1645" w:author="PR Preview" w:date="2026-01-01T00:00:00Z">
        <w:r>
          <w:delText xml:space="preserve">(its slope at</w:delText>
        </w:r>
      </w:del>
      <w:del w:id="1646" w:author="PR Preview" w:date="2026-01-01T00:00:00Z">
        <w:r>
          <w:delText xml:space="preserve"> </w:delText>
        </w:r>
      </w:del>
      <m:oMath>
        <m:r>
          <m:t>x</m:t>
        </m:r>
      </m:oMath>
      <w:del w:id="1647" w:author="PR Preview" w:date="2026-01-01T00:00:00Z">
        <w:r>
          <w:delText xml:space="preserve"> </w:delText>
        </w:r>
      </w:del>
      <w:del w:id="1648" w:author="PR Preview" w:date="2026-01-01T00:00:00Z">
        <w:r>
          <w:delText xml:space="preserve">equals</w:delText>
        </w:r>
      </w:del>
      <w:del w:id="164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del w:id="1650" w:author="PR Preview" w:date="2026-01-01T00:00:00Z">
        <w:r>
          <w:delText xml:space="preserve">).</w:delText>
        </w:r>
      </w:del>
    </w:p>
    <w:p>
      <w:pPr>
        <w:pStyle w:val="FirstParagraph"/>
      </w:pPr>
      <w:ins w:id="1651" w:author="PR Preview" w:date="2026-01-01T00:00:00Z">
        <w:r>
          <w:t xml:space="preserve">as</w:t>
        </w:r>
      </w:ins>
      <w:ins w:id="1652" w:author="PR Preview" w:date="2026-01-01T00:00:00Z">
        <w:r>
          <w:t xml:space="preserve"> </w:t>
        </w:r>
      </w:ins>
      <w:hyperlink w:anchor="thm-ftc">
        <w:ins w:id="1653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1654" w:author="PR Preview" w:date="2026-01-01T00:00:00Z">
        <w:r>
          <w:t xml:space="preserve"> </w:t>
        </w:r>
      </w:ins>
      <w:ins w:id="1655" w:author="PR Preview" w:date="2026-01-01T00:00:00Z">
        <w:r>
          <w:t xml:space="preserve">Part 1</w:t>
        </w:r>
      </w:ins>
      <w:ins w:id="1656" w:author="PR Preview" w:date="2026-01-01T00:00:00Z">
        <w:r>
          <w:t xml:space="preserve"> </w:t>
        </w:r>
      </w:ins>
      <w:ins w:id="1657" w:author="PR Preview" w:date="2026-01-01T00:00:00Z">
        <w:r>
          <w:t xml:space="preserve">predicts.</w:t>
        </w:r>
      </w:ins>
      <w:ins w:id="1658" w:author="PR Preview" w:date="2026-01-01T00:00:00Z">
        <w:r>
          <w:t xml:space="preserve"> </w:t>
        </w:r>
      </w:ins>
      <w:hyperlink w:anchor="fig-ftc-part1">
        <w:ins w:id="1659" w:author="PR Preview" w:date="2026-01-01T00:00:00Z">
          <w:r>
            <w:rPr>
              <w:rStyle w:val="Hyperlink"/>
            </w:rPr>
            <w:t xml:space="preserve">Figure 5</w:t>
          </w:r>
        </w:ins>
      </w:hyperlink>
      <w:ins w:id="1660" w:author="PR Preview" w:date="2026-01-01T00:00:00Z">
        <w:r>
          <w:t xml:space="preserve"> </w:t>
        </w:r>
      </w:ins>
      <w:ins w:id="1661" w:author="PR Preview" w:date="2026-01-01T00:00:00Z">
        <w:r>
          <w:t xml:space="preserve">shows the integrand on the left</w:t>
        </w:r>
      </w:ins>
      <w:ins w:id="1662" w:author="PR Preview" w:date="2026-01-01T00:00:00Z">
        <w:r>
          <w:t xml:space="preserve"> </w:t>
        </w:r>
      </w:ins>
      <w:ins w:id="1663" w:author="PR Preview" w:date="2026-01-01T00:00:00Z">
        <w:r>
          <w:t xml:space="preserve">(shaded area equals</w:t>
        </w:r>
      </w:ins>
      <w:ins w:id="166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665" w:author="PR Preview" w:date="2026-01-01T00:00:00Z">
        <w:r>
          <w:t xml:space="preserve"> </w:t>
        </w:r>
      </w:ins>
      <w:ins w:id="1666" w:author="PR Preview" w:date="2026-01-01T00:00:00Z">
        <w:r>
          <w:t xml:space="preserve">at each</w:t>
        </w:r>
      </w:ins>
      <w:ins w:id="1667" w:author="PR Preview" w:date="2026-01-01T00:00:00Z">
        <w:r>
          <w:t xml:space="preserve"> </w:t>
        </w:r>
      </w:ins>
      <m:oMath>
        <m:r>
          <m:t>x</m:t>
        </m:r>
      </m:oMath>
      <w:ins w:id="1668" w:author="PR Preview" w:date="2026-01-01T00:00:00Z">
        <w:r>
          <w:t xml:space="preserve">)</w:t>
        </w:r>
      </w:ins>
      <w:ins w:id="1669" w:author="PR Preview" w:date="2026-01-01T00:00:00Z">
        <w:r>
          <w:t xml:space="preserve"> </w:t>
        </w:r>
      </w:ins>
      <w:ins w:id="1670" w:author="PR Preview" w:date="2026-01-01T00:00:00Z">
        <w:r>
          <w:t xml:space="preserve">and the accumulation function</w:t>
        </w:r>
      </w:ins>
      <w:ins w:id="167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1672" w:author="PR Preview" w:date="2026-01-01T00:00:00Z">
        <w:r>
          <w:t xml:space="preserve"> </w:t>
        </w:r>
      </w:ins>
      <w:ins w:id="1673" w:author="PR Preview" w:date="2026-01-01T00:00:00Z">
        <w:r>
          <w:t xml:space="preserve">on the right</w:t>
        </w:r>
      </w:ins>
      <w:ins w:id="1674" w:author="PR Preview" w:date="2026-01-01T00:00:00Z">
        <w:r>
          <w:t xml:space="preserve"> </w:t>
        </w:r>
      </w:ins>
      <w:ins w:id="1675" w:author="PR Preview" w:date="2026-01-01T00:00:00Z">
        <w:r>
          <w:t xml:space="preserve">(its slope at</w:t>
        </w:r>
      </w:ins>
      <w:ins w:id="1676" w:author="PR Preview" w:date="2026-01-01T00:00:00Z">
        <w:r>
          <w:t xml:space="preserve"> </w:t>
        </w:r>
      </w:ins>
      <m:oMath>
        <m:r>
          <m:t>x</m:t>
        </m:r>
      </m:oMath>
      <w:ins w:id="1677" w:author="PR Preview" w:date="2026-01-01T00:00:00Z">
        <w:r>
          <w:t xml:space="preserve"> </w:t>
        </w:r>
      </w:ins>
      <w:ins w:id="1678" w:author="PR Preview" w:date="2026-01-01T00:00:00Z">
        <w:r>
          <w:t xml:space="preserve">equals</w:t>
        </w:r>
      </w:ins>
      <w:ins w:id="167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ins w:id="1680" w:author="PR Preview" w:date="2026-01-01T00:00:00Z">
        <w:r>
          <w:t xml:space="preserve">).</w:t>
        </w:r>
      </w:ins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del w:id="1681" w:author="PR Preview" w:date="2026-01-01T00:00:00Z">
        <w:r>
          <w:rPr>
            <w:b/>
            <w:bCs/>
          </w:rPr>
          <w:delText xml:space="preserve">Example 36 (CDF and PDF of the exponential distribution)</w:delText>
        </w:r>
      </w:del>
      <w:del w:id="1682" w:author="PR Preview" w:date="2026-01-01T00:00:00Z">
        <w:r>
          <w:delText xml:space="preserve"> </w:delText>
        </w:r>
      </w:del>
      <w:del w:id="1683" w:author="PR Preview" w:date="2026-01-01T00:00:00Z">
        <w:r>
          <w:delText xml:space="preserve">In what follows,</w:delText>
        </w:r>
      </w:del>
      <w:del w:id="1684" w:author="PR Preview" w:date="2026-01-01T00:00:00Z">
        <w:r>
          <w:delText xml:space="preserve"> </w:delText>
        </w:r>
      </w:del>
      <m:oMath>
        <m:r>
          <m:t>f</m:t>
        </m:r>
      </m:oMath>
      <w:del w:id="1685" w:author="PR Preview" w:date="2026-01-01T00:00:00Z">
        <w:r>
          <w:delText xml:space="preserve"> </w:delText>
        </w:r>
      </w:del>
      <w:del w:id="1686" w:author="PR Preview" w:date="2026-01-01T00:00:00Z">
        <w:r>
          <w:delText xml:space="preserve">denotes the PDF and</w:delText>
        </w:r>
      </w:del>
      <w:del w:id="1687" w:author="PR Preview" w:date="2026-01-01T00:00:00Z">
        <w:r>
          <w:delText xml:space="preserve"> </w:delText>
        </w:r>
      </w:del>
      <m:oMath>
        <m:r>
          <m:t>F</m:t>
        </m:r>
      </m:oMath>
      <w:del w:id="1688" w:author="PR Preview" w:date="2026-01-01T00:00:00Z">
        <w:r>
          <w:delText xml:space="preserve"> </w:delText>
        </w:r>
      </w:del>
      <w:del w:id="1689" w:author="PR Preview" w:date="2026-01-01T00:00:00Z">
        <w:r>
          <w:delText xml:space="preserve">the CDF — the same letters</w:delText>
        </w:r>
      </w:del>
      <w:del w:id="1690" w:author="PR Preview" w:date="2026-01-01T00:00:00Z">
        <w:r>
          <w:delText xml:space="preserve"> </w:delText>
        </w:r>
      </w:del>
      <w:del w:id="1691" w:author="PR Preview" w:date="2026-01-01T00:00:00Z">
        <w:r>
          <w:delText xml:space="preserve">as the antiderivative pair in</w:delText>
        </w:r>
      </w:del>
      <w:del w:id="1692" w:author="PR Preview" w:date="2026-01-01T00:00:00Z">
        <w:r>
          <w:delText xml:space="preserve"> </w:delText>
        </w:r>
      </w:del>
      <w:hyperlink w:anchor="def-antiderivative">
        <w:del w:id="1693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1694" w:author="PR Preview" w:date="2026-01-01T00:00:00Z">
        <w:r>
          <w:delText xml:space="preserve">, because the FTC will</w:delText>
        </w:r>
      </w:del>
      <w:del w:id="1695" w:author="PR Preview" w:date="2026-01-01T00:00:00Z">
        <w:r>
          <w:delText xml:space="preserve"> </w:delText>
        </w:r>
      </w:del>
      <w:del w:id="1696" w:author="PR Preview" w:date="2026-01-01T00:00:00Z">
        <w:r>
          <w:delText xml:space="preserve">show</w:delText>
        </w:r>
      </w:del>
      <w:del w:id="1697" w:author="PR Preview" w:date="2026-01-01T00:00:00Z">
        <w:r>
          <w:delText xml:space="preserve"> </w:delText>
        </w:r>
      </w:del>
      <m:oMath>
        <m:r>
          <m:t>F</m:t>
        </m:r>
      </m:oMath>
      <w:del w:id="1698" w:author="PR Preview" w:date="2026-01-01T00:00:00Z">
        <w:r>
          <w:delText xml:space="preserve"> </w:delText>
        </w:r>
      </w:del>
      <w:del w:id="1699" w:author="PR Preview" w:date="2026-01-01T00:00:00Z">
        <w:r>
          <w:delText xml:space="preserve">is exactly an antiderivative of</w:delText>
        </w:r>
      </w:del>
      <w:del w:id="1700" w:author="PR Preview" w:date="2026-01-01T00:00:00Z">
        <w:r>
          <w:delText xml:space="preserve"> </w:delText>
        </w:r>
      </w:del>
      <m:oMath>
        <m:r>
          <m:t>f</m:t>
        </m:r>
      </m:oMath>
      <w:del w:id="1701" w:author="PR Preview" w:date="2026-01-01T00:00:00Z">
        <w:r>
          <w:delText xml:space="preserve">.</w:delText>
        </w:r>
      </w:del>
    </w:p>
    <w:p>
      <w:pPr>
        <w:pStyle w:val="BodyText"/>
      </w:pPr>
      <w:ins w:id="1702" w:author="PR Preview" w:date="2026-01-01T00:00:00Z">
        <w:r>
          <w:rPr>
            <w:b/>
            <w:bCs/>
          </w:rPr>
          <w:t xml:space="preserve">Example 37 (CDF and PDF of the exponential distribution)</w:t>
        </w:r>
      </w:ins>
      <w:ins w:id="1703" w:author="PR Preview" w:date="2026-01-01T00:00:00Z">
        <w:r>
          <w:t xml:space="preserve"> </w:t>
        </w:r>
      </w:ins>
      <w:ins w:id="1704" w:author="PR Preview" w:date="2026-01-01T00:00:00Z">
        <w:r>
          <w:t xml:space="preserve">In what follows,</w:t>
        </w:r>
      </w:ins>
      <w:ins w:id="1705" w:author="PR Preview" w:date="2026-01-01T00:00:00Z">
        <w:r>
          <w:t xml:space="preserve"> </w:t>
        </w:r>
      </w:ins>
      <m:oMath>
        <m:r>
          <m:t>f</m:t>
        </m:r>
      </m:oMath>
      <w:ins w:id="1706" w:author="PR Preview" w:date="2026-01-01T00:00:00Z">
        <w:r>
          <w:t xml:space="preserve"> </w:t>
        </w:r>
      </w:ins>
      <w:ins w:id="1707" w:author="PR Preview" w:date="2026-01-01T00:00:00Z">
        <w:r>
          <w:t xml:space="preserve">denotes the PDF and</w:t>
        </w:r>
      </w:ins>
      <w:ins w:id="1708" w:author="PR Preview" w:date="2026-01-01T00:00:00Z">
        <w:r>
          <w:t xml:space="preserve"> </w:t>
        </w:r>
      </w:ins>
      <m:oMath>
        <m:r>
          <m:t>F</m:t>
        </m:r>
      </m:oMath>
      <w:ins w:id="1709" w:author="PR Preview" w:date="2026-01-01T00:00:00Z">
        <w:r>
          <w:t xml:space="preserve"> </w:t>
        </w:r>
      </w:ins>
      <w:ins w:id="1710" w:author="PR Preview" w:date="2026-01-01T00:00:00Z">
        <w:r>
          <w:t xml:space="preserve">the CDF — the same letters</w:t>
        </w:r>
      </w:ins>
      <w:ins w:id="1711" w:author="PR Preview" w:date="2026-01-01T00:00:00Z">
        <w:r>
          <w:t xml:space="preserve"> </w:t>
        </w:r>
      </w:ins>
      <w:ins w:id="1712" w:author="PR Preview" w:date="2026-01-01T00:00:00Z">
        <w:r>
          <w:t xml:space="preserve">as the antiderivative pair in</w:t>
        </w:r>
      </w:ins>
      <w:ins w:id="1713" w:author="PR Preview" w:date="2026-01-01T00:00:00Z">
        <w:r>
          <w:t xml:space="preserve"> </w:t>
        </w:r>
      </w:ins>
      <w:hyperlink w:anchor="def-antiderivative">
        <w:ins w:id="1714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1715" w:author="PR Preview" w:date="2026-01-01T00:00:00Z">
        <w:r>
          <w:t xml:space="preserve">, because the FTC will</w:t>
        </w:r>
      </w:ins>
      <w:ins w:id="1716" w:author="PR Preview" w:date="2026-01-01T00:00:00Z">
        <w:r>
          <w:t xml:space="preserve"> </w:t>
        </w:r>
      </w:ins>
      <w:ins w:id="1717" w:author="PR Preview" w:date="2026-01-01T00:00:00Z">
        <w:r>
          <w:t xml:space="preserve">show</w:t>
        </w:r>
      </w:ins>
      <w:ins w:id="1718" w:author="PR Preview" w:date="2026-01-01T00:00:00Z">
        <w:r>
          <w:t xml:space="preserve"> </w:t>
        </w:r>
      </w:ins>
      <m:oMath>
        <m:r>
          <m:t>F</m:t>
        </m:r>
      </m:oMath>
      <w:ins w:id="1719" w:author="PR Preview" w:date="2026-01-01T00:00:00Z">
        <w:r>
          <w:t xml:space="preserve"> </w:t>
        </w:r>
      </w:ins>
      <w:ins w:id="1720" w:author="PR Preview" w:date="2026-01-01T00:00:00Z">
        <w:r>
          <w:t xml:space="preserve">is exactly an antiderivative of</w:t>
        </w:r>
      </w:ins>
      <w:ins w:id="1721" w:author="PR Preview" w:date="2026-01-01T00:00:00Z">
        <w:r>
          <w:t xml:space="preserve"> </w:t>
        </w:r>
      </w:ins>
      <m:oMath>
        <m:r>
          <m:t>f</m:t>
        </m:r>
      </m:oMath>
      <w:ins w:id="1722" w:author="PR Preview" w:date="2026-01-01T00:00:00Z">
        <w:r>
          <w:t xml:space="preserve">.</w:t>
        </w:r>
      </w:ins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del w:id="1723" w:author="PR Preview" w:date="2026-01-01T00:00:00Z">
        <w:r>
          <w:rPr>
            <w:b/>
            <w:bCs/>
          </w:rPr>
          <w:delText xml:space="preserve">FTC Part 2</w:delText>
        </w:r>
      </w:del>
      <w:del w:id="1724" w:author="PR Preview" w:date="2026-01-01T00:00:00Z">
        <w:r>
          <w:delText xml:space="preserve"> </w:delText>
        </w:r>
      </w:del>
      <w:del w:id="1725" w:author="PR Preview" w:date="2026-01-01T00:00:00Z">
        <w:r>
          <w:delText xml:space="preserve">gives the</w:delText>
        </w:r>
      </w:del>
      <w:del w:id="1726" w:author="PR Preview" w:date="2026-01-01T00:00:00Z">
        <w:r>
          <w:delText xml:space="preserve"> </w:delText>
        </w:r>
      </w:del>
      <w:hyperlink r:id="rId291">
        <w:del w:id="1727" w:author="PR Preview" w:date="2026-01-01T00:00:00Z">
          <w:r>
            <w:rPr>
              <w:rStyle w:val="Hyperlink"/>
            </w:rPr>
            <w:delText xml:space="preserve">cumulative distribution function (CDF)</w:delText>
          </w:r>
        </w:del>
      </w:hyperlink>
      <w:del w:id="1728" w:author="PR Preview" w:date="2026-01-01T00:00:00Z">
        <w:r>
          <w:delText xml:space="preserve">,</w:delText>
        </w:r>
      </w:del>
      <w:del w:id="172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del w:id="1730" w:author="PR Preview" w:date="2026-01-01T00:00:00Z">
        <w:r>
          <w:delText xml:space="preserve">, from the PDF.</w:delText>
        </w:r>
      </w:del>
      <w:del w:id="1731" w:author="PR Preview" w:date="2026-01-01T00:00:00Z">
        <w:r>
          <w:delText xml:space="preserve"> </w:delText>
        </w:r>
      </w:del>
      <w:del w:id="1732" w:author="PR Preview" w:date="2026-01-01T00:00:00Z">
        <w:r>
          <w:delText xml:space="preserve">Apply the</w:delText>
        </w:r>
      </w:del>
      <w:del w:id="1733" w:author="PR Preview" w:date="2026-01-01T00:00:00Z">
        <w:r>
          <w:delText xml:space="preserve"> </w:delText>
        </w:r>
      </w:del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del w:id="1734" w:author="PR Preview" w:date="2026-01-01T00:00:00Z">
        <w:r>
          <w:delText xml:space="preserve"> </w:delText>
        </w:r>
      </w:del>
      <w:del w:id="1735" w:author="PR Preview" w:date="2026-01-01T00:00:00Z">
        <w:r>
          <w:delText xml:space="preserve">rule from</w:delText>
        </w:r>
      </w:del>
      <w:del w:id="1736" w:author="PR Preview" w:date="2026-01-01T00:00:00Z">
        <w:r>
          <w:delText xml:space="preserve"> </w:delText>
        </w:r>
      </w:del>
      <w:hyperlink w:anchor="thm-integral-rules">
        <w:del w:id="1737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1738" w:author="PR Preview" w:date="2026-01-01T00:00:00Z">
        <w:r>
          <w:delText xml:space="preserve"> </w:delText>
        </w:r>
      </w:del>
      <w:del w:id="1739" w:author="PR Preview" w:date="2026-01-01T00:00:00Z">
        <w:r>
          <w:delText xml:space="preserve">with</w:delText>
        </w:r>
      </w:del>
      <w:del w:id="1740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del w:id="1741" w:author="PR Preview" w:date="2026-01-01T00:00:00Z">
        <w:r>
          <w:delText xml:space="preserve"> </w:delText>
        </w:r>
      </w:del>
      <w:del w:id="1742" w:author="PR Preview" w:date="2026-01-01T00:00:00Z">
        <w:r>
          <w:delText xml:space="preserve">to</w:delText>
        </w:r>
      </w:del>
      <w:del w:id="1743" w:author="PR Preview" w:date="2026-01-01T00:00:00Z">
        <w:r>
          <w:delText xml:space="preserve"> </w:delText>
        </w:r>
      </w:del>
      <w:del w:id="1744" w:author="PR Preview" w:date="2026-01-01T00:00:00Z">
        <w:r>
          <w:delText xml:space="preserve">antidifferentiate the integrand:</w:delText>
        </w:r>
      </w:del>
    </w:p>
    <w:p>
      <w:pPr>
        <w:pStyle w:val="FirstParagraph"/>
      </w:pPr>
      <w:ins w:id="1745" w:author="PR Preview" w:date="2026-01-01T00:00:00Z">
        <w:r>
          <w:rPr>
            <w:b/>
            <w:bCs/>
          </w:rPr>
          <w:t xml:space="preserve">FTC Part 2</w:t>
        </w:r>
      </w:ins>
      <w:ins w:id="1746" w:author="PR Preview" w:date="2026-01-01T00:00:00Z">
        <w:r>
          <w:t xml:space="preserve"> </w:t>
        </w:r>
      </w:ins>
      <w:ins w:id="1747" w:author="PR Preview" w:date="2026-01-01T00:00:00Z">
        <w:r>
          <w:t xml:space="preserve">gives the</w:t>
        </w:r>
      </w:ins>
      <w:ins w:id="1748" w:author="PR Preview" w:date="2026-01-01T00:00:00Z">
        <w:r>
          <w:t xml:space="preserve"> </w:t>
        </w:r>
      </w:ins>
      <w:hyperlink r:id="rId291">
        <w:ins w:id="1749" w:author="PR Preview" w:date="2026-01-01T00:00:00Z">
          <w:r>
            <w:rPr>
              <w:rStyle w:val="Hyperlink"/>
            </w:rPr>
            <w:t xml:space="preserve">cumulative distribution function (CDF)</w:t>
          </w:r>
        </w:ins>
      </w:hyperlink>
      <w:ins w:id="1750" w:author="PR Preview" w:date="2026-01-01T00:00:00Z">
        <w:r>
          <w:t xml:space="preserve">,</w:t>
        </w:r>
      </w:ins>
      <w:ins w:id="175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ins w:id="1752" w:author="PR Preview" w:date="2026-01-01T00:00:00Z">
        <w:r>
          <w:t xml:space="preserve">, from the PDF.</w:t>
        </w:r>
      </w:ins>
      <w:ins w:id="1753" w:author="PR Preview" w:date="2026-01-01T00:00:00Z">
        <w:r>
          <w:t xml:space="preserve"> </w:t>
        </w:r>
      </w:ins>
      <w:ins w:id="1754" w:author="PR Preview" w:date="2026-01-01T00:00:00Z">
        <w:r>
          <w:t xml:space="preserve">Apply the</w:t>
        </w:r>
      </w:ins>
      <w:ins w:id="1755" w:author="PR Preview" w:date="2026-01-01T00:00:00Z">
        <w:r>
          <w:t xml:space="preserve"> </w:t>
        </w:r>
      </w:ins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ins w:id="1756" w:author="PR Preview" w:date="2026-01-01T00:00:00Z">
        <w:r>
          <w:t xml:space="preserve"> </w:t>
        </w:r>
      </w:ins>
      <w:ins w:id="1757" w:author="PR Preview" w:date="2026-01-01T00:00:00Z">
        <w:r>
          <w:t xml:space="preserve">rule from</w:t>
        </w:r>
      </w:ins>
      <w:ins w:id="1758" w:author="PR Preview" w:date="2026-01-01T00:00:00Z">
        <w:r>
          <w:t xml:space="preserve"> </w:t>
        </w:r>
      </w:ins>
      <w:hyperlink w:anchor="thm-integral-rules">
        <w:ins w:id="1759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760" w:author="PR Preview" w:date="2026-01-01T00:00:00Z">
        <w:r>
          <w:t xml:space="preserve"> </w:t>
        </w:r>
      </w:ins>
      <w:ins w:id="1761" w:author="PR Preview" w:date="2026-01-01T00:00:00Z">
        <w:r>
          <w:t xml:space="preserve">with</w:t>
        </w:r>
      </w:ins>
      <w:ins w:id="1762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ins w:id="1763" w:author="PR Preview" w:date="2026-01-01T00:00:00Z">
        <w:r>
          <w:t xml:space="preserve"> </w:t>
        </w:r>
      </w:ins>
      <w:ins w:id="1764" w:author="PR Preview" w:date="2026-01-01T00:00:00Z">
        <w:r>
          <w:t xml:space="preserve">to</w:t>
        </w:r>
      </w:ins>
      <w:ins w:id="1765" w:author="PR Preview" w:date="2026-01-01T00:00:00Z">
        <w:r>
          <w:t xml:space="preserve"> </w:t>
        </w:r>
      </w:ins>
      <w:ins w:id="1766" w:author="PR Preview" w:date="2026-01-01T00:00:00Z">
        <w:r>
          <w:t xml:space="preserve">antidifferentiate the integrand: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del w:id="1767" w:author="PR Preview" w:date="2026-01-01T00:00:00Z">
        <w:r>
          <w:delText xml:space="preserve">The</w:delText>
        </w:r>
      </w:del>
      <w:del w:id="1768" w:author="PR Preview" w:date="2026-01-01T00:00:00Z">
        <w:r>
          <w:delText xml:space="preserve"> </w:delText>
        </w:r>
      </w:del>
      <w:del w:id="1769" w:author="PR Preview" w:date="2026-01-01T00:00:00Z">
        <w:r>
          <w:rPr>
            <w:b/>
            <w:bCs/>
          </w:rPr>
          <w:delText xml:space="preserve">Fubini–Tonelli theorem</w:delText>
        </w:r>
      </w:del>
      <w:del w:id="1770" w:author="PR Preview" w:date="2026-01-01T00:00:00Z">
        <w:r>
          <w:delText xml:space="preserve"> </w:delText>
        </w:r>
      </w:del>
      <w:del w:id="1771" w:author="PR Preview" w:date="2026-01-01T00:00:00Z">
        <w:r>
          <w:delText xml:space="preserve">states conditions under which the order</w:delText>
        </w:r>
      </w:del>
      <w:del w:id="1772" w:author="PR Preview" w:date="2026-01-01T00:00:00Z">
        <w:r>
          <w:delText xml:space="preserve"> </w:delText>
        </w:r>
      </w:del>
      <w:del w:id="1773" w:author="PR Preview" w:date="2026-01-01T00:00:00Z">
        <w:r>
          <w:delText xml:space="preserve">of integration in a double integral can be exchanged.</w:delText>
        </w:r>
      </w:del>
      <w:del w:id="1774" w:author="PR Preview" w:date="2026-01-01T00:00:00Z">
        <w:r>
          <w:delText xml:space="preserve"> </w:delText>
        </w:r>
      </w:del>
      <w:del w:id="1775" w:author="PR Preview" w:date="2026-01-01T00:00:00Z">
        <w:r>
          <w:delText xml:space="preserve">We state two versions:</w:delText>
        </w:r>
      </w:del>
      <w:del w:id="1776" w:author="PR Preview" w:date="2026-01-01T00:00:00Z">
        <w:r>
          <w:delText xml:space="preserve"> </w:delText>
        </w:r>
      </w:del>
      <w:del w:id="1777" w:author="PR Preview" w:date="2026-01-01T00:00:00Z">
        <w:r>
          <w:delText xml:space="preserve">the Riemann version (</w:delText>
        </w:r>
      </w:del>
      <w:hyperlink w:anchor="thm-fubini">
        <w:del w:id="1778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1779" w:author="PR Preview" w:date="2026-01-01T00:00:00Z">
        <w:r>
          <w:delText xml:space="preserve">) is what applied courses usually use</w:delText>
        </w:r>
      </w:del>
      <w:del w:id="1780" w:author="PR Preview" w:date="2026-01-01T00:00:00Z">
        <w:r>
          <w:delText xml:space="preserve"> </w:delText>
        </w:r>
      </w:del>
      <w:del w:id="1781" w:author="PR Preview" w:date="2026-01-01T00:00:00Z">
        <w:r>
          <w:delText xml:space="preserve">for double integrals of continuous functions on simple regions;</w:delText>
        </w:r>
      </w:del>
      <w:del w:id="1782" w:author="PR Preview" w:date="2026-01-01T00:00:00Z">
        <w:r>
          <w:delText xml:space="preserve"> </w:delText>
        </w:r>
      </w:del>
      <w:del w:id="1783" w:author="PR Preview" w:date="2026-01-01T00:00:00Z">
        <w:r>
          <w:delText xml:space="preserve">the</w:delText>
        </w:r>
      </w:del>
      <w:del w:id="1784" w:author="PR Preview" w:date="2026-01-01T00:00:00Z">
        <w:r>
          <w:delText xml:space="preserve"> </w:delText>
        </w:r>
      </w:del>
      <w:hyperlink r:id="rId312">
        <m:oMath>
          <m:r>
            <m:t>σ</m:t>
          </m:r>
        </m:oMath>
        <w:del w:id="1785" w:author="PR Preview" w:date="2026-01-01T00:00:00Z">
          <w:r>
            <w:rPr>
              <w:rStyle w:val="Hyperlink"/>
            </w:rPr>
            <w:delText xml:space="preserve">-finite</w:delText>
          </w:r>
        </w:del>
      </w:hyperlink>
      <w:del w:id="1786" w:author="PR Preview" w:date="2026-01-01T00:00:00Z">
        <w:r>
          <w:delText xml:space="preserve"> </w:delText>
        </w:r>
      </w:del>
      <w:del w:id="1787" w:author="PR Preview" w:date="2026-01-01T00:00:00Z">
        <w:r>
          <w:delText xml:space="preserve">measure-theoretic version (</w:delText>
        </w:r>
      </w:del>
      <w:hyperlink w:anchor="thm-fubini-tonelli">
        <w:del w:id="1788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1789" w:author="PR Preview" w:date="2026-01-01T00:00:00Z">
        <w:r>
          <w:delText xml:space="preserve">) is</w:delText>
        </w:r>
      </w:del>
      <w:del w:id="1790" w:author="PR Preview" w:date="2026-01-01T00:00:00Z">
        <w:r>
          <w:delText xml:space="preserve"> </w:delText>
        </w:r>
      </w:del>
      <w:del w:id="1791" w:author="PR Preview" w:date="2026-01-01T00:00:00Z">
        <w:r>
          <w:delText xml:space="preserve">included to make the</w:delText>
        </w:r>
      </w:del>
      <w:del w:id="1792" w:author="PR Preview" w:date="2026-01-01T00:00:00Z">
        <w:r>
          <w:delText xml:space="preserve"> </w:delText>
        </w:r>
      </w:del>
      <w:hyperlink r:id="rId313">
        <w:del w:id="1793" w:author="PR Preview" w:date="2026-01-01T00:00:00Z">
          <w:r>
            <w:rPr>
              <w:rStyle w:val="Hyperlink"/>
            </w:rPr>
            <w:delText xml:space="preserve">joint-distribution form</w:delText>
          </w:r>
        </w:del>
      </w:hyperlink>
      <w:del w:id="1794" w:author="PR Preview" w:date="2026-01-01T00:00:00Z">
        <w:r>
          <w:delText xml:space="preserve"> </w:delText>
        </w:r>
      </w:del>
      <w:del w:id="1795" w:author="PR Preview" w:date="2026-01-01T00:00:00Z">
        <w:r>
          <w:delText xml:space="preserve">corollary in</w:delText>
        </w:r>
      </w:del>
      <w:del w:id="1796" w:author="PR Preview" w:date="2026-01-01T00:00:00Z">
        <w:r>
          <w:delText xml:space="preserve"> </w:delText>
        </w:r>
      </w:del>
      <w:del w:id="1797" w:author="PR Preview" w:date="2026-01-01T00:00:00Z">
        <w:r>
          <w:rPr>
            <w:i/>
            <w:iCs/>
          </w:rPr>
          <w:delText xml:space="preserve">Probability for Data Science</w:delText>
        </w:r>
      </w:del>
      <w:del w:id="1798" w:author="PR Preview" w:date="2026-01-01T00:00:00Z">
        <w:r>
          <w:delText xml:space="preserve"> </w:delText>
        </w:r>
      </w:del>
      <w:del w:id="1799" w:author="PR Preview" w:date="2026-01-01T00:00:00Z">
        <w:r>
          <w:delText xml:space="preserve">follow from a stated theorem rather than from an aside.</w:delText>
        </w:r>
      </w:del>
    </w:p>
    <w:p>
      <w:pPr>
        <w:pStyle w:val="FirstParagraph"/>
      </w:pPr>
      <w:ins w:id="1800" w:author="PR Preview" w:date="2026-01-01T00:00:00Z">
        <w:r>
          <w:t xml:space="preserve">The</w:t>
        </w:r>
      </w:ins>
      <w:ins w:id="1801" w:author="PR Preview" w:date="2026-01-01T00:00:00Z">
        <w:r>
          <w:t xml:space="preserve"> </w:t>
        </w:r>
      </w:ins>
      <w:ins w:id="1802" w:author="PR Preview" w:date="2026-01-01T00:00:00Z">
        <w:r>
          <w:rPr>
            <w:b/>
            <w:bCs/>
          </w:rPr>
          <w:t xml:space="preserve">Fubini–Tonelli theorem</w:t>
        </w:r>
      </w:ins>
      <w:ins w:id="1803" w:author="PR Preview" w:date="2026-01-01T00:00:00Z">
        <w:r>
          <w:t xml:space="preserve"> </w:t>
        </w:r>
      </w:ins>
      <w:ins w:id="1804" w:author="PR Preview" w:date="2026-01-01T00:00:00Z">
        <w:r>
          <w:t xml:space="preserve">states conditions under which the order</w:t>
        </w:r>
      </w:ins>
      <w:ins w:id="1805" w:author="PR Preview" w:date="2026-01-01T00:00:00Z">
        <w:r>
          <w:t xml:space="preserve"> </w:t>
        </w:r>
      </w:ins>
      <w:ins w:id="1806" w:author="PR Preview" w:date="2026-01-01T00:00:00Z">
        <w:r>
          <w:t xml:space="preserve">of integration in a double integral can be exchanged.</w:t>
        </w:r>
      </w:ins>
      <w:ins w:id="1807" w:author="PR Preview" w:date="2026-01-01T00:00:00Z">
        <w:r>
          <w:t xml:space="preserve"> </w:t>
        </w:r>
      </w:ins>
      <w:ins w:id="1808" w:author="PR Preview" w:date="2026-01-01T00:00:00Z">
        <w:r>
          <w:t xml:space="preserve">We state two versions:</w:t>
        </w:r>
      </w:ins>
      <w:ins w:id="1809" w:author="PR Preview" w:date="2026-01-01T00:00:00Z">
        <w:r>
          <w:t xml:space="preserve"> </w:t>
        </w:r>
      </w:ins>
      <w:ins w:id="1810" w:author="PR Preview" w:date="2026-01-01T00:00:00Z">
        <w:r>
          <w:t xml:space="preserve">the Riemann version (</w:t>
        </w:r>
      </w:ins>
      <w:hyperlink w:anchor="thm-fubini">
        <w:ins w:id="1811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1812" w:author="PR Preview" w:date="2026-01-01T00:00:00Z">
        <w:r>
          <w:t xml:space="preserve">) is what applied courses usually use</w:t>
        </w:r>
      </w:ins>
      <w:ins w:id="1813" w:author="PR Preview" w:date="2026-01-01T00:00:00Z">
        <w:r>
          <w:t xml:space="preserve"> </w:t>
        </w:r>
      </w:ins>
      <w:ins w:id="1814" w:author="PR Preview" w:date="2026-01-01T00:00:00Z">
        <w:r>
          <w:t xml:space="preserve">for double integrals of continuous functions on simple regions;</w:t>
        </w:r>
      </w:ins>
      <w:ins w:id="1815" w:author="PR Preview" w:date="2026-01-01T00:00:00Z">
        <w:r>
          <w:t xml:space="preserve"> </w:t>
        </w:r>
      </w:ins>
      <w:ins w:id="1816" w:author="PR Preview" w:date="2026-01-01T00:00:00Z">
        <w:r>
          <w:t xml:space="preserve">the</w:t>
        </w:r>
      </w:ins>
      <w:ins w:id="1817" w:author="PR Preview" w:date="2026-01-01T00:00:00Z">
        <w:r>
          <w:t xml:space="preserve"> </w:t>
        </w:r>
      </w:ins>
      <w:hyperlink r:id="rId312">
        <m:oMath>
          <m:r>
            <m:t>σ</m:t>
          </m:r>
        </m:oMath>
        <w:ins w:id="1818" w:author="PR Preview" w:date="2026-01-01T00:00:00Z">
          <w:r>
            <w:rPr>
              <w:rStyle w:val="Hyperlink"/>
            </w:rPr>
            <w:t xml:space="preserve">-finite</w:t>
          </w:r>
        </w:ins>
      </w:hyperlink>
      <w:ins w:id="1819" w:author="PR Preview" w:date="2026-01-01T00:00:00Z">
        <w:r>
          <w:t xml:space="preserve"> </w:t>
        </w:r>
      </w:ins>
      <w:ins w:id="1820" w:author="PR Preview" w:date="2026-01-01T00:00:00Z">
        <w:r>
          <w:t xml:space="preserve">measure-theoretic version (</w:t>
        </w:r>
      </w:ins>
      <w:hyperlink w:anchor="thm-fubini-tonelli">
        <w:ins w:id="1821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1822" w:author="PR Preview" w:date="2026-01-01T00:00:00Z">
        <w:r>
          <w:t xml:space="preserve">) is</w:t>
        </w:r>
      </w:ins>
      <w:ins w:id="1823" w:author="PR Preview" w:date="2026-01-01T00:00:00Z">
        <w:r>
          <w:t xml:space="preserve"> </w:t>
        </w:r>
      </w:ins>
      <w:ins w:id="1824" w:author="PR Preview" w:date="2026-01-01T00:00:00Z">
        <w:r>
          <w:t xml:space="preserve">included to make the</w:t>
        </w:r>
      </w:ins>
      <w:ins w:id="1825" w:author="PR Preview" w:date="2026-01-01T00:00:00Z">
        <w:r>
          <w:t xml:space="preserve"> </w:t>
        </w:r>
      </w:ins>
      <w:hyperlink r:id="rId313">
        <w:ins w:id="1826" w:author="PR Preview" w:date="2026-01-01T00:00:00Z">
          <w:r>
            <w:rPr>
              <w:rStyle w:val="Hyperlink"/>
            </w:rPr>
            <w:t xml:space="preserve">joint-distribution form</w:t>
          </w:r>
        </w:ins>
      </w:hyperlink>
      <w:ins w:id="1827" w:author="PR Preview" w:date="2026-01-01T00:00:00Z">
        <w:r>
          <w:t xml:space="preserve"> </w:t>
        </w:r>
      </w:ins>
      <w:ins w:id="1828" w:author="PR Preview" w:date="2026-01-01T00:00:00Z">
        <w:r>
          <w:t xml:space="preserve">corollary in</w:t>
        </w:r>
      </w:ins>
      <w:ins w:id="1829" w:author="PR Preview" w:date="2026-01-01T00:00:00Z">
        <w:r>
          <w:t xml:space="preserve"> </w:t>
        </w:r>
      </w:ins>
      <w:ins w:id="1830" w:author="PR Preview" w:date="2026-01-01T00:00:00Z">
        <w:r>
          <w:rPr>
            <w:i/>
            <w:iCs/>
          </w:rPr>
          <w:t xml:space="preserve">Probability for Data Science</w:t>
        </w:r>
      </w:ins>
      <w:ins w:id="1831" w:author="PR Preview" w:date="2026-01-01T00:00:00Z">
        <w:r>
          <w:t xml:space="preserve"> </w:t>
        </w:r>
      </w:ins>
      <w:ins w:id="1832" w:author="PR Preview" w:date="2026-01-01T00:00:00Z">
        <w:r>
          <w:t xml:space="preserve">follow from a stated theorem rather than from an aside.</w:t>
        </w:r>
      </w:ins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del w:id="1833" w:author="PR Preview" w:date="2026-01-01T00:00:00Z">
        <w:r>
          <w:rPr>
            <w:b/>
            <w:bCs/>
          </w:rPr>
          <w:delText xml:space="preserve">Example 37 (The double integral of</w:delText>
        </w:r>
      </w:del>
      <w:del w:id="1834" w:author="PR Preview" w:date="2026-01-01T00:00:00Z">
        <w:r>
          <w:rPr>
            <w:b/>
            <w:bCs/>
          </w:rPr>
          <w:delText xml:space="preserve"> </w:delText>
        </w:r>
      </w:del>
      <m:oMath>
        <m:r>
          <m:t>1</m:t>
        </m:r>
      </m:oMath>
      <w:del w:id="1835" w:author="PR Preview" w:date="2026-01-01T00:00:00Z">
        <w:r>
          <w:rPr>
            <w:b/>
            <w:bCs/>
          </w:rPr>
          <w:delText xml:space="preserve"> </w:delText>
        </w:r>
      </w:del>
      <w:del w:id="1836" w:author="PR Preview" w:date="2026-01-01T00:00:00Z">
        <w:r>
          <w:rPr>
            <w:b/>
            <w:bCs/>
          </w:rPr>
          <w:delText xml:space="preserve">is an area)</w:delText>
        </w:r>
      </w:del>
      <w:del w:id="1837" w:author="PR Preview" w:date="2026-01-01T00:00:00Z">
        <w:r>
          <w:delText xml:space="preserve"> </w:delText>
        </w:r>
      </w:del>
      <w:del w:id="1838" w:author="PR Preview" w:date="2026-01-01T00:00:00Z">
        <w:r>
          <w:delText xml:space="preserve">Let</w:delText>
        </w:r>
      </w:del>
      <w:del w:id="183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1840" w:author="PR Preview" w:date="2026-01-01T00:00:00Z">
        <w:r>
          <w:delText xml:space="preserve"> </w:delText>
        </w:r>
      </w:del>
      <w:del w:id="1841" w:author="PR Preview" w:date="2026-01-01T00:00:00Z">
        <w:r>
          <w:delText xml:space="preserve">on the rectangle</w:delText>
        </w:r>
      </w:del>
      <w:del w:id="1842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del w:id="1843" w:author="PR Preview" w:date="2026-01-01T00:00:00Z">
        <w:r>
          <w:delText xml:space="preserve">.</w:delText>
        </w:r>
      </w:del>
      <w:del w:id="1844" w:author="PR Preview" w:date="2026-01-01T00:00:00Z">
        <w:r>
          <w:delText xml:space="preserve"> </w:delText>
        </w:r>
      </w:del>
      <w:del w:id="1845" w:author="PR Preview" w:date="2026-01-01T00:00:00Z">
        <w:r>
          <w:delText xml:space="preserve">Every sum in</w:delText>
        </w:r>
      </w:del>
      <w:del w:id="1846" w:author="PR Preview" w:date="2026-01-01T00:00:00Z">
        <w:r>
          <w:delText xml:space="preserve"> </w:delText>
        </w:r>
      </w:del>
      <w:hyperlink w:anchor="def-double-integral">
        <w:del w:id="1847" w:author="PR Preview" w:date="2026-01-01T00:00:00Z">
          <w:r>
            <w:rPr>
              <w:rStyle w:val="Hyperlink"/>
            </w:rPr>
            <w:delText xml:space="preserve">Definition 28</w:delText>
          </w:r>
        </w:del>
      </w:hyperlink>
      <w:del w:id="1848" w:author="PR Preview" w:date="2026-01-01T00:00:00Z">
        <w:r>
          <w:delText xml:space="preserve"> </w:delText>
        </w:r>
      </w:del>
      <w:del w:id="1849" w:author="PR Preview" w:date="2026-01-01T00:00:00Z">
        <w:r>
          <w:delText xml:space="preserve">adds up the areas of rectangles inside</w:delText>
        </w:r>
      </w:del>
      <w:del w:id="1850" w:author="PR Preview" w:date="2026-01-01T00:00:00Z">
        <w:r>
          <w:delText xml:space="preserve"> </w:delText>
        </w:r>
      </w:del>
      <m:oMath>
        <m:r>
          <m:t>R</m:t>
        </m:r>
      </m:oMath>
      <w:del w:id="1851" w:author="PR Preview" w:date="2026-01-01T00:00:00Z">
        <w:r>
          <w:delText xml:space="preserve">,</w:delText>
        </w:r>
      </w:del>
      <w:del w:id="1852" w:author="PR Preview" w:date="2026-01-01T00:00:00Z">
        <w:r>
          <w:delText xml:space="preserve"> </w:delText>
        </w:r>
      </w:del>
      <w:del w:id="1853" w:author="PR Preview" w:date="2026-01-01T00:00:00Z">
        <w:r>
          <w:delText xml:space="preserve">and those sums approach the area of</w:delText>
        </w:r>
      </w:del>
      <w:del w:id="1854" w:author="PR Preview" w:date="2026-01-01T00:00:00Z">
        <w:r>
          <w:delText xml:space="preserve"> </w:delText>
        </w:r>
      </w:del>
      <m:oMath>
        <m:r>
          <m:t>R</m:t>
        </m:r>
      </m:oMath>
      <w:del w:id="1855" w:author="PR Preview" w:date="2026-01-01T00:00:00Z">
        <w:r>
          <w:delText xml:space="preserve"> </w:delText>
        </w:r>
      </w:del>
      <w:del w:id="1856" w:author="PR Preview" w:date="2026-01-01T00:00:00Z">
        <w:r>
          <w:delText xml:space="preserve">as the grid gets finer,</w:delText>
        </w:r>
      </w:del>
      <w:del w:id="1857" w:author="PR Preview" w:date="2026-01-01T00:00:00Z">
        <w:r>
          <w:delText xml:space="preserve"> </w:delText>
        </w:r>
      </w:del>
      <w:del w:id="1858" w:author="PR Preview" w:date="2026-01-01T00:00:00Z">
        <w:r>
          <w:delText xml:space="preserve">so</w:delText>
        </w:r>
      </w:del>
    </w:p>
    <w:p>
      <w:pPr>
        <w:pStyle w:val="BodyText"/>
      </w:pPr>
      <w:ins w:id="1859" w:author="PR Preview" w:date="2026-01-01T00:00:00Z">
        <w:r>
          <w:rPr>
            <w:b/>
            <w:bCs/>
          </w:rPr>
          <w:t xml:space="preserve">Example 38 (The double integral of</w:t>
        </w:r>
      </w:ins>
      <w:ins w:id="1860" w:author="PR Preview" w:date="2026-01-01T00:00:00Z">
        <w:r>
          <w:rPr>
            <w:b/>
            <w:bCs/>
          </w:rPr>
          <w:t xml:space="preserve"> </w:t>
        </w:r>
      </w:ins>
      <m:oMath>
        <m:r>
          <m:t>1</m:t>
        </m:r>
      </m:oMath>
      <w:ins w:id="1861" w:author="PR Preview" w:date="2026-01-01T00:00:00Z">
        <w:r>
          <w:rPr>
            <w:b/>
            <w:bCs/>
          </w:rPr>
          <w:t xml:space="preserve"> </w:t>
        </w:r>
      </w:ins>
      <w:ins w:id="1862" w:author="PR Preview" w:date="2026-01-01T00:00:00Z">
        <w:r>
          <w:rPr>
            <w:b/>
            <w:bCs/>
          </w:rPr>
          <w:t xml:space="preserve">is an area)</w:t>
        </w:r>
      </w:ins>
      <w:ins w:id="1863" w:author="PR Preview" w:date="2026-01-01T00:00:00Z">
        <w:r>
          <w:t xml:space="preserve"> </w:t>
        </w:r>
      </w:ins>
      <w:ins w:id="1864" w:author="PR Preview" w:date="2026-01-01T00:00:00Z">
        <w:r>
          <w:t xml:space="preserve">Let</w:t>
        </w:r>
      </w:ins>
      <w:ins w:id="186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1866" w:author="PR Preview" w:date="2026-01-01T00:00:00Z">
        <w:r>
          <w:t xml:space="preserve"> </w:t>
        </w:r>
      </w:ins>
      <w:ins w:id="1867" w:author="PR Preview" w:date="2026-01-01T00:00:00Z">
        <w:r>
          <w:t xml:space="preserve">on the rectangle</w:t>
        </w:r>
      </w:ins>
      <w:ins w:id="1868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ins w:id="1869" w:author="PR Preview" w:date="2026-01-01T00:00:00Z">
        <w:r>
          <w:t xml:space="preserve">.</w:t>
        </w:r>
      </w:ins>
      <w:ins w:id="1870" w:author="PR Preview" w:date="2026-01-01T00:00:00Z">
        <w:r>
          <w:t xml:space="preserve"> </w:t>
        </w:r>
      </w:ins>
      <w:ins w:id="1871" w:author="PR Preview" w:date="2026-01-01T00:00:00Z">
        <w:r>
          <w:t xml:space="preserve">Every sum in</w:t>
        </w:r>
      </w:ins>
      <w:ins w:id="1872" w:author="PR Preview" w:date="2026-01-01T00:00:00Z">
        <w:r>
          <w:t xml:space="preserve"> </w:t>
        </w:r>
      </w:ins>
      <w:hyperlink w:anchor="def-double-integral">
        <w:ins w:id="1873" w:author="PR Preview" w:date="2026-01-01T00:00:00Z">
          <w:r>
            <w:rPr>
              <w:rStyle w:val="Hyperlink"/>
            </w:rPr>
            <w:t xml:space="preserve">Definition 28</w:t>
          </w:r>
        </w:ins>
      </w:hyperlink>
      <w:ins w:id="1874" w:author="PR Preview" w:date="2026-01-01T00:00:00Z">
        <w:r>
          <w:t xml:space="preserve"> </w:t>
        </w:r>
      </w:ins>
      <w:ins w:id="1875" w:author="PR Preview" w:date="2026-01-01T00:00:00Z">
        <w:r>
          <w:t xml:space="preserve">adds up the areas of rectangles inside</w:t>
        </w:r>
      </w:ins>
      <w:ins w:id="1876" w:author="PR Preview" w:date="2026-01-01T00:00:00Z">
        <w:r>
          <w:t xml:space="preserve"> </w:t>
        </w:r>
      </w:ins>
      <m:oMath>
        <m:r>
          <m:t>R</m:t>
        </m:r>
      </m:oMath>
      <w:ins w:id="1877" w:author="PR Preview" w:date="2026-01-01T00:00:00Z">
        <w:r>
          <w:t xml:space="preserve">,</w:t>
        </w:r>
      </w:ins>
      <w:ins w:id="1878" w:author="PR Preview" w:date="2026-01-01T00:00:00Z">
        <w:r>
          <w:t xml:space="preserve"> </w:t>
        </w:r>
      </w:ins>
      <w:ins w:id="1879" w:author="PR Preview" w:date="2026-01-01T00:00:00Z">
        <w:r>
          <w:t xml:space="preserve">and those sums approach the area of</w:t>
        </w:r>
      </w:ins>
      <w:ins w:id="1880" w:author="PR Preview" w:date="2026-01-01T00:00:00Z">
        <w:r>
          <w:t xml:space="preserve"> </w:t>
        </w:r>
      </w:ins>
      <m:oMath>
        <m:r>
          <m:t>R</m:t>
        </m:r>
      </m:oMath>
      <w:ins w:id="1881" w:author="PR Preview" w:date="2026-01-01T00:00:00Z">
        <w:r>
          <w:t xml:space="preserve"> </w:t>
        </w:r>
      </w:ins>
      <w:ins w:id="1882" w:author="PR Preview" w:date="2026-01-01T00:00:00Z">
        <w:r>
          <w:t xml:space="preserve">as the grid gets finer,</w:t>
        </w:r>
      </w:ins>
      <w:ins w:id="1883" w:author="PR Preview" w:date="2026-01-01T00:00:00Z">
        <w:r>
          <w:t xml:space="preserve"> </w:t>
        </w:r>
      </w:ins>
      <w:ins w:id="1884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del w:id="1885" w:author="PR Preview" w:date="2026-01-01T00:00:00Z">
        <w:r>
          <w:rPr>
            <w:b/>
            <w:bCs/>
          </w:rPr>
          <w:delText xml:space="preserve">Example 38 (An iterated integral)</w:delText>
        </w:r>
      </w:del>
      <w:del w:id="1886" w:author="PR Preview" w:date="2026-01-01T00:00:00Z">
        <w:r>
          <w:delText xml:space="preserve"> </w:delText>
        </w:r>
      </w:del>
      <w:del w:id="1887" w:author="PR Preview" w:date="2026-01-01T00:00:00Z">
        <w:r>
          <w:delText xml:space="preserve">Integrating over</w:delText>
        </w:r>
      </w:del>
      <w:del w:id="1888" w:author="PR Preview" w:date="2026-01-01T00:00:00Z">
        <w:r>
          <w:delText xml:space="preserve"> </w:delText>
        </w:r>
      </w:del>
      <m:oMath>
        <m:r>
          <m:t>y</m:t>
        </m:r>
      </m:oMath>
      <w:del w:id="1889" w:author="PR Preview" w:date="2026-01-01T00:00:00Z">
        <w:r>
          <w:delText xml:space="preserve"> </w:delText>
        </w:r>
      </w:del>
      <w:del w:id="1890" w:author="PR Preview" w:date="2026-01-01T00:00:00Z">
        <w:r>
          <w:delText xml:space="preserve">first, then</w:delText>
        </w:r>
      </w:del>
      <w:del w:id="1891" w:author="PR Preview" w:date="2026-01-01T00:00:00Z">
        <w:r>
          <w:delText xml:space="preserve"> </w:delText>
        </w:r>
      </w:del>
      <m:oMath>
        <m:r>
          <m:t>x</m:t>
        </m:r>
      </m:oMath>
      <w:del w:id="1892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del w:id="1893" w:author="PR Preview" w:date="2026-01-01T00:00:00Z">
        <w:r>
          <w:rPr>
            <w:b/>
            <w:bCs/>
          </w:rPr>
          <w:delText xml:space="preserve">Theorem 16 (Fubini’s theorem (Riemann version))</w:delText>
        </w:r>
      </w:del>
      <w:del w:id="1894" w:author="PR Preview" w:date="2026-01-01T00:00:00Z">
        <w:r>
          <w:delText xml:space="preserve"> </w:delText>
        </w:r>
      </w:del>
      <w:del w:id="1895" w:author="PR Preview" w:date="2026-01-01T00:00:00Z">
        <w:r>
          <w:delText xml:space="preserve">Let</w:delText>
        </w:r>
      </w:del>
      <w:del w:id="1896" w:author="PR Preview" w:date="2026-01-01T00:00:00Z">
        <w:r>
          <w:delText xml:space="preserve"> </w:delText>
        </w:r>
      </w:del>
      <m:oMath>
        <m:r>
          <m:t>f</m:t>
        </m:r>
      </m:oMath>
      <w:del w:id="1897" w:author="PR Preview" w:date="2026-01-01T00:00:00Z">
        <w:r>
          <w:delText xml:space="preserve"> </w:delText>
        </w:r>
      </w:del>
      <w:del w:id="1898" w:author="PR Preview" w:date="2026-01-01T00:00:00Z">
        <w:r>
          <w:delText xml:space="preserve">be</w:delText>
        </w:r>
      </w:del>
      <w:del w:id="1899" w:author="PR Preview" w:date="2026-01-01T00:00:00Z">
        <w:r>
          <w:delText xml:space="preserve"> </w:delText>
        </w:r>
      </w:del>
      <w:del w:id="1900" w:author="PR Preview" w:date="2026-01-01T00:00:00Z">
        <w:r>
          <w:rPr>
            <w:b/>
            <w:bCs/>
          </w:rPr>
          <w:delText xml:space="preserve">continuous</w:delText>
        </w:r>
      </w:del>
      <w:del w:id="1901" w:author="PR Preview" w:date="2026-01-01T00:00:00Z">
        <w:r>
          <w:delText xml:space="preserve"> </w:delText>
        </w:r>
      </w:del>
      <w:del w:id="1902" w:author="PR Preview" w:date="2026-01-01T00:00:00Z">
        <w:r>
          <w:delText xml:space="preserve">on a plane region</w:delText>
        </w:r>
      </w:del>
      <w:del w:id="1903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904" w:author="PR Preview" w:date="2026-01-01T00:00:00Z">
        <w:r>
          <w:delText xml:space="preserve">.</w:delText>
        </w:r>
      </w:del>
    </w:p>
    <w:p>
      <w:pPr>
        <w:pStyle w:val="BodyText"/>
      </w:pPr>
      <w:ins w:id="1905" w:author="PR Preview" w:date="2026-01-01T00:00:00Z">
        <w:r>
          <w:rPr>
            <w:b/>
            <w:bCs/>
          </w:rPr>
          <w:t xml:space="preserve">Example 39 (An iterated integral)</w:t>
        </w:r>
      </w:ins>
      <w:ins w:id="1906" w:author="PR Preview" w:date="2026-01-01T00:00:00Z">
        <w:r>
          <w:t xml:space="preserve"> </w:t>
        </w:r>
      </w:ins>
      <w:ins w:id="1907" w:author="PR Preview" w:date="2026-01-01T00:00:00Z">
        <w:r>
          <w:t xml:space="preserve">Integrating over</w:t>
        </w:r>
      </w:ins>
      <w:ins w:id="1908" w:author="PR Preview" w:date="2026-01-01T00:00:00Z">
        <w:r>
          <w:t xml:space="preserve"> </w:t>
        </w:r>
      </w:ins>
      <m:oMath>
        <m:r>
          <m:t>y</m:t>
        </m:r>
      </m:oMath>
      <w:ins w:id="1909" w:author="PR Preview" w:date="2026-01-01T00:00:00Z">
        <w:r>
          <w:t xml:space="preserve"> </w:t>
        </w:r>
      </w:ins>
      <w:ins w:id="1910" w:author="PR Preview" w:date="2026-01-01T00:00:00Z">
        <w:r>
          <w:t xml:space="preserve">first, then</w:t>
        </w:r>
      </w:ins>
      <w:ins w:id="1911" w:author="PR Preview" w:date="2026-01-01T00:00:00Z">
        <w:r>
          <w:t xml:space="preserve"> </w:t>
        </w:r>
      </w:ins>
      <m:oMath>
        <m:r>
          <m:t>x</m:t>
        </m:r>
      </m:oMath>
      <w:ins w:id="191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ins w:id="1913" w:author="PR Preview" w:date="2026-01-01T00:00:00Z">
        <w:r>
          <w:rPr>
            <w:b/>
            <w:bCs/>
          </w:rPr>
          <w:t xml:space="preserve">Theorem 17 (Fubini’s theorem (Riemann version))</w:t>
        </w:r>
      </w:ins>
      <w:ins w:id="1914" w:author="PR Preview" w:date="2026-01-01T00:00:00Z">
        <w:r>
          <w:t xml:space="preserve"> </w:t>
        </w:r>
      </w:ins>
      <w:ins w:id="1915" w:author="PR Preview" w:date="2026-01-01T00:00:00Z">
        <w:r>
          <w:t xml:space="preserve">Let</w:t>
        </w:r>
      </w:ins>
      <w:ins w:id="1916" w:author="PR Preview" w:date="2026-01-01T00:00:00Z">
        <w:r>
          <w:t xml:space="preserve"> </w:t>
        </w:r>
      </w:ins>
      <m:oMath>
        <m:r>
          <m:t>f</m:t>
        </m:r>
      </m:oMath>
      <w:ins w:id="1917" w:author="PR Preview" w:date="2026-01-01T00:00:00Z">
        <w:r>
          <w:t xml:space="preserve"> </w:t>
        </w:r>
      </w:ins>
      <w:ins w:id="1918" w:author="PR Preview" w:date="2026-01-01T00:00:00Z">
        <w:r>
          <w:t xml:space="preserve">be</w:t>
        </w:r>
      </w:ins>
      <w:ins w:id="1919" w:author="PR Preview" w:date="2026-01-01T00:00:00Z">
        <w:r>
          <w:t xml:space="preserve"> </w:t>
        </w:r>
      </w:ins>
      <w:ins w:id="1920" w:author="PR Preview" w:date="2026-01-01T00:00:00Z">
        <w:r>
          <w:rPr>
            <w:b/>
            <w:bCs/>
          </w:rPr>
          <w:t xml:space="preserve">continuous</w:t>
        </w:r>
      </w:ins>
      <w:ins w:id="1921" w:author="PR Preview" w:date="2026-01-01T00:00:00Z">
        <w:r>
          <w:t xml:space="preserve"> </w:t>
        </w:r>
      </w:ins>
      <w:ins w:id="1922" w:author="PR Preview" w:date="2026-01-01T00:00:00Z">
        <w:r>
          <w:t xml:space="preserve">on a plane region</w:t>
        </w:r>
      </w:ins>
      <w:ins w:id="1923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924" w:author="PR Preview" w:date="2026-01-01T00:00:00Z">
        <w:r>
          <w:t xml:space="preserve">.</w:t>
        </w:r>
      </w:ins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del w:id="1925" w:author="PR Preview" w:date="2026-01-01T00:00:00Z">
        <w:r>
          <w:rPr>
            <w:b/>
            <w:bCs/>
          </w:rPr>
          <w:delText xml:space="preserve">Example 39 (Changing the order of integration for a non-rectangular region)</w:delText>
        </w:r>
      </w:del>
      <w:del w:id="1926" w:author="PR Preview" w:date="2026-01-01T00:00:00Z">
        <w:r>
          <w:delText xml:space="preserve"> </w:delText>
        </w:r>
      </w:del>
      <w:del w:id="1927" w:author="PR Preview" w:date="2026-01-01T00:00:00Z">
        <w:r>
          <w:delText xml:space="preserve">Adapted from</w:delText>
        </w:r>
      </w:del>
      <w:del w:id="1928" w:author="PR Preview" w:date="2026-01-01T00:00:00Z">
        <w:r>
          <w:delText xml:space="preserve"> </w:delText>
        </w:r>
      </w:del>
      <w:del w:id="1929" w:author="PR Preview" w:date="2026-01-01T00:00:00Z">
        <w:r>
          <w:delText xml:space="preserve">(Larson and Edwards 2018, sec. 14.2, Example 4, pp. 984–985)</w:delText>
        </w:r>
      </w:del>
      <w:del w:id="1930" w:author="PR Preview" w:date="2026-01-01T00:00:00Z">
        <w:r>
          <w:delText xml:space="preserve">.</w:delText>
        </w:r>
      </w:del>
    </w:p>
    <w:p>
      <w:pPr>
        <w:pStyle w:val="BodyText"/>
      </w:pPr>
      <w:ins w:id="1931" w:author="PR Preview" w:date="2026-01-01T00:00:00Z">
        <w:r>
          <w:rPr>
            <w:b/>
            <w:bCs/>
          </w:rPr>
          <w:t xml:space="preserve">Example 40 (Changing the order of integration for a non-rectangular region)</w:t>
        </w:r>
      </w:ins>
      <w:ins w:id="1932" w:author="PR Preview" w:date="2026-01-01T00:00:00Z">
        <w:r>
          <w:t xml:space="preserve"> </w:t>
        </w:r>
      </w:ins>
      <w:ins w:id="1933" w:author="PR Preview" w:date="2026-01-01T00:00:00Z">
        <w:r>
          <w:t xml:space="preserve">Adapted from</w:t>
        </w:r>
      </w:ins>
      <w:ins w:id="1934" w:author="PR Preview" w:date="2026-01-01T00:00:00Z">
        <w:r>
          <w:t xml:space="preserve"> </w:t>
        </w:r>
      </w:ins>
      <w:ins w:id="1935" w:author="PR Preview" w:date="2026-01-01T00:00:00Z">
        <w:r>
          <w:t xml:space="preserve">(Larson and Edwards 2018, sec. 14.2, Example 4, pp. 984–985)</w:t>
        </w:r>
      </w:ins>
      <w:ins w:id="1936" w:author="PR Preview" w:date="2026-01-01T00:00:00Z">
        <w:r>
          <w:t xml:space="preserve">.</w:t>
        </w:r>
      </w:ins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del w:id="1937" w:author="PR Preview" w:date="2026-01-01T00:00:00Z">
        <w:r>
          <w:rPr>
            <w:b/>
            <w:bCs/>
          </w:rPr>
          <w:delText xml:space="preserve">Order</w:delText>
        </w:r>
      </w:del>
      <w:del w:id="1938" w:author="PR Preview" w:date="2026-01-01T00:00:00Z">
        <w:r>
          <w:rPr>
            <w:b/>
            <w:bCs/>
          </w:rPr>
          <w:delText xml:space="preserve"> </w:delText>
        </w:r>
      </w:del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del w:id="1939" w:author="PR Preview" w:date="2026-01-01T00:00:00Z">
        <w:r>
          <w:rPr>
            <w:b/>
            <w:bCs/>
          </w:rPr>
          <w:delText xml:space="preserve"> </w:delText>
        </w:r>
      </w:del>
      <w:del w:id="1940" w:author="PR Preview" w:date="2026-01-01T00:00:00Z">
        <w:r>
          <w:rPr>
            <w:b/>
            <w:bCs/>
          </w:rPr>
          <w:delText xml:space="preserve">works.</w:delText>
        </w:r>
      </w:del>
      <w:del w:id="1941" w:author="PR Preview" w:date="2026-01-01T00:00:00Z">
        <w:r>
          <w:delText xml:space="preserve"> </w:delText>
        </w:r>
      </w:del>
      <w:del w:id="1942" w:author="PR Preview" w:date="2026-01-01T00:00:00Z">
        <w:r>
          <w:delText xml:space="preserve">Applying</w:delText>
        </w:r>
      </w:del>
      <w:del w:id="1943" w:author="PR Preview" w:date="2026-01-01T00:00:00Z">
        <w:r>
          <w:delText xml:space="preserve"> </w:delText>
        </w:r>
      </w:del>
      <w:hyperlink w:anchor="thm-fubini">
        <w:del w:id="1944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1945" w:author="PR Preview" w:date="2026-01-01T00:00:00Z">
        <w:r>
          <w:delText xml:space="preserve"> </w:delText>
        </w:r>
      </w:del>
      <w:del w:id="1946" w:author="PR Preview" w:date="2026-01-01T00:00:00Z">
        <w:r>
          <w:delText xml:space="preserve">Part 1</w:delText>
        </w:r>
      </w:del>
      <w:del w:id="1947" w:author="PR Preview" w:date="2026-01-01T00:00:00Z">
        <w:r>
          <w:delText xml:space="preserve"> </w:delText>
        </w:r>
      </w:del>
      <w:del w:id="1948" w:author="PR Preview" w:date="2026-01-01T00:00:00Z">
        <w:r>
          <w:delText xml:space="preserve">(</w:delText>
        </w:r>
      </w:del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del w:id="1949" w:author="PR Preview" w:date="2026-01-01T00:00:00Z">
        <w:r>
          <w:delText xml:space="preserve"> </w:delText>
        </w:r>
      </w:del>
      <w:del w:id="1950" w:author="PR Preview" w:date="2026-01-01T00:00:00Z">
        <w:r>
          <w:delText xml:space="preserve">is continuous and</w:delText>
        </w:r>
      </w:del>
      <w:del w:id="1951" w:author="PR Preview" w:date="2026-01-01T00:00:00Z">
        <w:r>
          <w:delText xml:space="preserve"> </w:delText>
        </w:r>
      </w:del>
      <m:oMath>
        <m:r>
          <m:t>D</m:t>
        </m:r>
      </m:oMath>
      <w:del w:id="1952" w:author="PR Preview" w:date="2026-01-01T00:00:00Z">
        <w:r>
          <w:delText xml:space="preserve"> </w:delText>
        </w:r>
      </w:del>
      <w:del w:id="1953" w:author="PR Preview" w:date="2026-01-01T00:00:00Z">
        <w:r>
          <w:delText xml:space="preserve">is the vertically simple region</w:delText>
        </w:r>
      </w:del>
      <w:del w:id="195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1955" w:author="PR Preview" w:date="2026-01-01T00:00:00Z">
        <w:r>
          <w:delText xml:space="preserve">,</w:delText>
        </w:r>
      </w:del>
      <w:del w:id="1956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del w:id="1957" w:author="PR Preview" w:date="2026-01-01T00:00:00Z">
        <w:r>
          <w:delText xml:space="preserve">):</w:delText>
        </w:r>
      </w:del>
    </w:p>
    <w:p>
      <w:pPr>
        <w:pStyle w:val="BodyText"/>
      </w:pPr>
      <w:ins w:id="1958" w:author="PR Preview" w:date="2026-01-01T00:00:00Z">
        <w:r>
          <w:rPr>
            <w:b/>
            <w:bCs/>
          </w:rPr>
          <w:t xml:space="preserve">Order</w:t>
        </w:r>
      </w:ins>
      <w:ins w:id="1959" w:author="PR Preview" w:date="2026-01-01T00:00:00Z">
        <w:r>
          <w:rPr>
            <w:b/>
            <w:bCs/>
          </w:rPr>
          <w:t xml:space="preserve"> </w:t>
        </w:r>
      </w:ins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ins w:id="1960" w:author="PR Preview" w:date="2026-01-01T00:00:00Z">
        <w:r>
          <w:rPr>
            <w:b/>
            <w:bCs/>
          </w:rPr>
          <w:t xml:space="preserve"> </w:t>
        </w:r>
      </w:ins>
      <w:ins w:id="1961" w:author="PR Preview" w:date="2026-01-01T00:00:00Z">
        <w:r>
          <w:rPr>
            <w:b/>
            <w:bCs/>
          </w:rPr>
          <w:t xml:space="preserve">works.</w:t>
        </w:r>
      </w:ins>
      <w:ins w:id="1962" w:author="PR Preview" w:date="2026-01-01T00:00:00Z">
        <w:r>
          <w:t xml:space="preserve"> </w:t>
        </w:r>
      </w:ins>
      <w:ins w:id="1963" w:author="PR Preview" w:date="2026-01-01T00:00:00Z">
        <w:r>
          <w:t xml:space="preserve">Applying</w:t>
        </w:r>
      </w:ins>
      <w:ins w:id="1964" w:author="PR Preview" w:date="2026-01-01T00:00:00Z">
        <w:r>
          <w:t xml:space="preserve"> </w:t>
        </w:r>
      </w:ins>
      <w:hyperlink w:anchor="thm-fubini">
        <w:ins w:id="1965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1966" w:author="PR Preview" w:date="2026-01-01T00:00:00Z">
        <w:r>
          <w:t xml:space="preserve"> </w:t>
        </w:r>
      </w:ins>
      <w:ins w:id="1967" w:author="PR Preview" w:date="2026-01-01T00:00:00Z">
        <w:r>
          <w:t xml:space="preserve">Part 1</w:t>
        </w:r>
      </w:ins>
      <w:ins w:id="1968" w:author="PR Preview" w:date="2026-01-01T00:00:00Z">
        <w:r>
          <w:t xml:space="preserve"> </w:t>
        </w:r>
      </w:ins>
      <w:ins w:id="1969" w:author="PR Preview" w:date="2026-01-01T00:00:00Z">
        <w:r>
          <w:t xml:space="preserve">(</w:t>
        </w:r>
      </w:ins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ins w:id="1970" w:author="PR Preview" w:date="2026-01-01T00:00:00Z">
        <w:r>
          <w:t xml:space="preserve"> </w:t>
        </w:r>
      </w:ins>
      <w:ins w:id="1971" w:author="PR Preview" w:date="2026-01-01T00:00:00Z">
        <w:r>
          <w:t xml:space="preserve">is continuous and</w:t>
        </w:r>
      </w:ins>
      <w:ins w:id="1972" w:author="PR Preview" w:date="2026-01-01T00:00:00Z">
        <w:r>
          <w:t xml:space="preserve"> </w:t>
        </w:r>
      </w:ins>
      <m:oMath>
        <m:r>
          <m:t>D</m:t>
        </m:r>
      </m:oMath>
      <w:ins w:id="1973" w:author="PR Preview" w:date="2026-01-01T00:00:00Z">
        <w:r>
          <w:t xml:space="preserve"> </w:t>
        </w:r>
      </w:ins>
      <w:ins w:id="1974" w:author="PR Preview" w:date="2026-01-01T00:00:00Z">
        <w:r>
          <w:t xml:space="preserve">is the vertically simple region</w:t>
        </w:r>
      </w:ins>
      <w:ins w:id="197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976" w:author="PR Preview" w:date="2026-01-01T00:00:00Z">
        <w:r>
          <w:t xml:space="preserve">,</w:t>
        </w:r>
      </w:ins>
      <w:ins w:id="1977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ins w:id="1978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del w:id="1979" w:author="PR Preview" w:date="2026-01-01T00:00:00Z">
        <w:r>
          <w:rPr>
            <w:b/>
            <w:bCs/>
          </w:rPr>
          <w:delText xml:space="preserve">Example 40 (When conditions fail: a counterexample)</w:delText>
        </w:r>
      </w:del>
      <w:del w:id="1980" w:author="PR Preview" w:date="2026-01-01T00:00:00Z">
        <w:r>
          <w:delText xml:space="preserve"> </w:delText>
        </w:r>
      </w:del>
      <w:del w:id="1981" w:author="PR Preview" w:date="2026-01-01T00:00:00Z">
        <w:r>
          <w:delText xml:space="preserve">The conditions in</w:delText>
        </w:r>
      </w:del>
      <w:del w:id="1982" w:author="PR Preview" w:date="2026-01-01T00:00:00Z">
        <w:r>
          <w:delText xml:space="preserve"> </w:delText>
        </w:r>
      </w:del>
      <w:hyperlink w:anchor="thm-fubini">
        <w:del w:id="1983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1984" w:author="PR Preview" w:date="2026-01-01T00:00:00Z">
        <w:r>
          <w:delText xml:space="preserve"> </w:delText>
        </w:r>
      </w:del>
      <w:del w:id="1985" w:author="PR Preview" w:date="2026-01-01T00:00:00Z">
        <w:r>
          <w:delText xml:space="preserve">are not merely technical —</w:delText>
        </w:r>
      </w:del>
      <w:del w:id="1986" w:author="PR Preview" w:date="2026-01-01T00:00:00Z">
        <w:r>
          <w:delText xml:space="preserve"> </w:delText>
        </w:r>
      </w:del>
      <w:del w:id="1987" w:author="PR Preview" w:date="2026-01-01T00:00:00Z">
        <w:r>
          <w:delText xml:space="preserve">when they fail, iterated integrals can exist yet disagree.</w:delText>
        </w:r>
      </w:del>
    </w:p>
    <w:p>
      <w:pPr>
        <w:pStyle w:val="FirstParagraph"/>
      </w:pPr>
      <w:ins w:id="1988" w:author="PR Preview" w:date="2026-01-01T00:00:00Z">
        <w:r>
          <w:rPr>
            <w:b/>
            <w:bCs/>
          </w:rPr>
          <w:t xml:space="preserve">Example 41 (When conditions fail: a counterexample)</w:t>
        </w:r>
      </w:ins>
      <w:ins w:id="1989" w:author="PR Preview" w:date="2026-01-01T00:00:00Z">
        <w:r>
          <w:t xml:space="preserve"> </w:t>
        </w:r>
      </w:ins>
      <w:ins w:id="1990" w:author="PR Preview" w:date="2026-01-01T00:00:00Z">
        <w:r>
          <w:t xml:space="preserve">The conditions in</w:t>
        </w:r>
      </w:ins>
      <w:ins w:id="1991" w:author="PR Preview" w:date="2026-01-01T00:00:00Z">
        <w:r>
          <w:t xml:space="preserve"> </w:t>
        </w:r>
      </w:ins>
      <w:hyperlink w:anchor="thm-fubini">
        <w:ins w:id="1992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1993" w:author="PR Preview" w:date="2026-01-01T00:00:00Z">
        <w:r>
          <w:t xml:space="preserve"> </w:t>
        </w:r>
      </w:ins>
      <w:ins w:id="1994" w:author="PR Preview" w:date="2026-01-01T00:00:00Z">
        <w:r>
          <w:t xml:space="preserve">are not merely technical —</w:t>
        </w:r>
      </w:ins>
      <w:ins w:id="1995" w:author="PR Preview" w:date="2026-01-01T00:00:00Z">
        <w:r>
          <w:t xml:space="preserve"> </w:t>
        </w:r>
      </w:ins>
      <w:ins w:id="1996" w:author="PR Preview" w:date="2026-01-01T00:00:00Z">
        <w:r>
          <w:t xml:space="preserve">when they fail, iterated integrals can exist yet disagree.</w:t>
        </w:r>
      </w:ins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del w:id="1997" w:author="PR Preview" w:date="2026-01-01T00:00:00Z">
        <w:r>
          <w:rPr>
            <w:b/>
            <w:bCs/>
          </w:rPr>
          <w:delText xml:space="preserve">Conclusion:</w:delText>
        </w:r>
      </w:del>
      <w:del w:id="1998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del w:id="1999" w:author="PR Preview" w:date="2026-01-01T00:00:00Z">
        <w:r>
          <w:delText xml:space="preserve">,</w:delText>
        </w:r>
      </w:del>
      <w:del w:id="2000" w:author="PR Preview" w:date="2026-01-01T00:00:00Z">
        <w:r>
          <w:delText xml:space="preserve"> </w:delText>
        </w:r>
      </w:del>
      <w:del w:id="2001" w:author="PR Preview" w:date="2026-01-01T00:00:00Z">
        <w:r>
          <w:delText xml:space="preserve">so the two iterated integrals are unequal.</w:delText>
        </w:r>
      </w:del>
      <w:del w:id="2002" w:author="PR Preview" w:date="2026-01-01T00:00:00Z">
        <w:r>
          <w:delText xml:space="preserve"> </w:delText>
        </w:r>
      </w:del>
      <w:hyperlink w:anchor="thm-fubini">
        <w:del w:id="2003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2004" w:author="PR Preview" w:date="2026-01-01T00:00:00Z">
        <w:r>
          <w:delText xml:space="preserve"> </w:delText>
        </w:r>
      </w:del>
      <w:del w:id="2005" w:author="PR Preview" w:date="2026-01-01T00:00:00Z">
        <w:r>
          <w:delText xml:space="preserve">does not apply here.</w:delText>
        </w:r>
      </w:del>
    </w:p>
    <w:p>
      <w:pPr>
        <w:pStyle w:val="BodyText"/>
      </w:pPr>
      <w:del w:id="2006" w:author="PR Preview" w:date="2026-01-01T00:00:00Z">
        <w:r>
          <w:rPr>
            <w:b/>
            <w:bCs/>
          </w:rPr>
          <w:delText xml:space="preserve">Why</w:delText>
        </w:r>
      </w:del>
      <w:del w:id="2007" w:author="PR Preview" w:date="2026-01-01T00:00:00Z">
        <w:r>
          <w:rPr>
            <w:b/>
            <w:bCs/>
          </w:rPr>
          <w:delText xml:space="preserve"> </w:delText>
        </w:r>
      </w:del>
      <w:hyperlink w:anchor="thm-fubini">
        <w:del w:id="2008" w:author="PR Preview" w:date="2026-01-01T00:00:00Z">
          <w:r>
            <w:rPr>
              <w:rStyle w:val="Hyperlink"/>
              <w:b/>
              <w:bCs/>
            </w:rPr>
            <w:delText xml:space="preserve">Theorem 16</w:delText>
          </w:r>
        </w:del>
      </w:hyperlink>
      <w:del w:id="2009" w:author="PR Preview" w:date="2026-01-01T00:00:00Z">
        <w:r>
          <w:rPr>
            <w:b/>
            <w:bCs/>
          </w:rPr>
          <w:delText xml:space="preserve">’s condition fails:</w:delText>
        </w:r>
      </w:del>
      <w:del w:id="2010" w:author="PR Preview" w:date="2026-01-01T00:00:00Z">
        <w:r>
          <w:delText xml:space="preserve"> </w:delText>
        </w:r>
      </w:del>
      <w:hyperlink w:anchor="thm-fubini">
        <w:del w:id="2011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2012" w:author="PR Preview" w:date="2026-01-01T00:00:00Z">
        <w:r>
          <w:delText xml:space="preserve"> </w:delText>
        </w:r>
      </w:del>
      <w:del w:id="2013" w:author="PR Preview" w:date="2026-01-01T00:00:00Z">
        <w:r>
          <w:delText xml:space="preserve">requires</w:delText>
        </w:r>
      </w:del>
      <w:del w:id="2014" w:author="PR Preview" w:date="2026-01-01T00:00:00Z">
        <w:r>
          <w:delText xml:space="preserve"> </w:delText>
        </w:r>
      </w:del>
      <m:oMath>
        <m:r>
          <m:t>f</m:t>
        </m:r>
      </m:oMath>
      <w:del w:id="2015" w:author="PR Preview" w:date="2026-01-01T00:00:00Z">
        <w:r>
          <w:delText xml:space="preserve"> </w:delText>
        </w:r>
      </w:del>
      <w:del w:id="2016" w:author="PR Preview" w:date="2026-01-01T00:00:00Z">
        <w:r>
          <w:delText xml:space="preserve">to be</w:delText>
        </w:r>
      </w:del>
      <w:del w:id="2017" w:author="PR Preview" w:date="2026-01-01T00:00:00Z">
        <w:r>
          <w:delText xml:space="preserve"> </w:delText>
        </w:r>
      </w:del>
      <w:del w:id="2018" w:author="PR Preview" w:date="2026-01-01T00:00:00Z">
        <w:r>
          <w:rPr>
            <w:b/>
            <w:bCs/>
          </w:rPr>
          <w:delText xml:space="preserve">continuous</w:delText>
        </w:r>
      </w:del>
      <w:del w:id="2019" w:author="PR Preview" w:date="2026-01-01T00:00:00Z">
        <w:r>
          <w:delText xml:space="preserve"> </w:delText>
        </w:r>
      </w:del>
      <w:del w:id="2020" w:author="PR Preview" w:date="2026-01-01T00:00:00Z">
        <w:r>
          <w:delText xml:space="preserve">on</w:delText>
        </w:r>
      </w:del>
      <w:del w:id="2021" w:author="PR Preview" w:date="2026-01-01T00:00:00Z">
        <w:r>
          <w:delText xml:space="preserve"> </w:delText>
        </w:r>
      </w:del>
      <m:oMath>
        <m:r>
          <m:t>R</m:t>
        </m:r>
      </m:oMath>
      <w:del w:id="2022" w:author="PR Preview" w:date="2026-01-01T00:00:00Z">
        <w:r>
          <w:delText xml:space="preserve">.</w:delText>
        </w:r>
      </w:del>
      <w:del w:id="2023" w:author="PR Preview" w:date="2026-01-01T00:00:00Z">
        <w:r>
          <w:delText xml:space="preserve"> </w:delText>
        </w:r>
      </w:del>
      <w:del w:id="2024" w:author="PR Preview" w:date="2026-01-01T00:00:00Z">
        <w:r>
          <w:delText xml:space="preserve">The denominator</w:delText>
        </w:r>
      </w:del>
      <w:del w:id="202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2026" w:author="PR Preview" w:date="2026-01-01T00:00:00Z">
        <w:r>
          <w:delText xml:space="preserve"> </w:delText>
        </w:r>
      </w:del>
      <w:del w:id="2027" w:author="PR Preview" w:date="2026-01-01T00:00:00Z">
        <w:r>
          <w:delText xml:space="preserve">vanishes at the origin</w:delText>
        </w:r>
      </w:del>
      <w:del w:id="202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del w:id="2029" w:author="PR Preview" w:date="2026-01-01T00:00:00Z">
        <w:r>
          <w:delText xml:space="preserve">,</w:delText>
        </w:r>
      </w:del>
      <w:del w:id="2030" w:author="PR Preview" w:date="2026-01-01T00:00:00Z">
        <w:r>
          <w:delText xml:space="preserve"> </w:delText>
        </w:r>
      </w:del>
      <w:del w:id="2031" w:author="PR Preview" w:date="2026-01-01T00:00:00Z">
        <w:r>
          <w:delText xml:space="preserve">so</w:delText>
        </w:r>
      </w:del>
      <w:del w:id="2032" w:author="PR Preview" w:date="2026-01-01T00:00:00Z">
        <w:r>
          <w:delText xml:space="preserve"> </w:delText>
        </w:r>
      </w:del>
      <m:oMath>
        <m:r>
          <m:t>f</m:t>
        </m:r>
      </m:oMath>
      <w:del w:id="2033" w:author="PR Preview" w:date="2026-01-01T00:00:00Z">
        <w:r>
          <w:delText xml:space="preserve"> </w:delText>
        </w:r>
      </w:del>
      <w:del w:id="2034" w:author="PR Preview" w:date="2026-01-01T00:00:00Z">
        <w:r>
          <w:delText xml:space="preserve">is</w:delText>
        </w:r>
      </w:del>
      <w:del w:id="2035" w:author="PR Preview" w:date="2026-01-01T00:00:00Z">
        <w:r>
          <w:delText xml:space="preserve"> </w:delText>
        </w:r>
      </w:del>
      <w:del w:id="2036" w:author="PR Preview" w:date="2026-01-01T00:00:00Z">
        <w:r>
          <w:rPr>
            <w:i/>
            <w:iCs/>
          </w:rPr>
          <w:delText xml:space="preserve">not even defined</w:delText>
        </w:r>
      </w:del>
      <w:del w:id="2037" w:author="PR Preview" w:date="2026-01-01T00:00:00Z">
        <w:r>
          <w:delText xml:space="preserve"> </w:delText>
        </w:r>
      </w:del>
      <w:del w:id="2038" w:author="PR Preview" w:date="2026-01-01T00:00:00Z">
        <w:r>
          <w:delText xml:space="preserve">there — let alone continuous — and the</w:delText>
        </w:r>
      </w:del>
      <w:del w:id="2039" w:author="PR Preview" w:date="2026-01-01T00:00:00Z">
        <w:r>
          <w:delText xml:space="preserve"> </w:delText>
        </w:r>
      </w:del>
      <w:del w:id="2040" w:author="PR Preview" w:date="2026-01-01T00:00:00Z">
        <w:r>
          <w:delText xml:space="preserve">theorem does not apply.</w:delText>
        </w:r>
      </w:del>
    </w:p>
    <w:p>
      <w:pPr>
        <w:pStyle w:val="FirstParagraph"/>
      </w:pPr>
      <w:ins w:id="2041" w:author="PR Preview" w:date="2026-01-01T00:00:00Z">
        <w:r>
          <w:rPr>
            <w:b/>
            <w:bCs/>
          </w:rPr>
          <w:t xml:space="preserve">Conclusion:</w:t>
        </w:r>
      </w:ins>
      <w:ins w:id="2042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ins w:id="2043" w:author="PR Preview" w:date="2026-01-01T00:00:00Z">
        <w:r>
          <w:t xml:space="preserve">,</w:t>
        </w:r>
      </w:ins>
      <w:ins w:id="2044" w:author="PR Preview" w:date="2026-01-01T00:00:00Z">
        <w:r>
          <w:t xml:space="preserve"> </w:t>
        </w:r>
      </w:ins>
      <w:ins w:id="2045" w:author="PR Preview" w:date="2026-01-01T00:00:00Z">
        <w:r>
          <w:t xml:space="preserve">so the two iterated integrals are unequal.</w:t>
        </w:r>
      </w:ins>
      <w:ins w:id="2046" w:author="PR Preview" w:date="2026-01-01T00:00:00Z">
        <w:r>
          <w:t xml:space="preserve"> </w:t>
        </w:r>
      </w:ins>
      <w:hyperlink w:anchor="thm-fubini">
        <w:ins w:id="2047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2048" w:author="PR Preview" w:date="2026-01-01T00:00:00Z">
        <w:r>
          <w:t xml:space="preserve"> </w:t>
        </w:r>
      </w:ins>
      <w:ins w:id="2049" w:author="PR Preview" w:date="2026-01-01T00:00:00Z">
        <w:r>
          <w:t xml:space="preserve">does not apply here.</w:t>
        </w:r>
      </w:ins>
    </w:p>
    <w:p>
      <w:pPr>
        <w:pStyle w:val="BodyText"/>
      </w:pPr>
      <w:ins w:id="2050" w:author="PR Preview" w:date="2026-01-01T00:00:00Z">
        <w:r>
          <w:rPr>
            <w:b/>
            <w:bCs/>
          </w:rPr>
          <w:t xml:space="preserve">Why</w:t>
        </w:r>
      </w:ins>
      <w:ins w:id="2051" w:author="PR Preview" w:date="2026-01-01T00:00:00Z">
        <w:r>
          <w:rPr>
            <w:b/>
            <w:bCs/>
          </w:rPr>
          <w:t xml:space="preserve"> </w:t>
        </w:r>
      </w:ins>
      <w:hyperlink w:anchor="thm-fubini">
        <w:ins w:id="2052" w:author="PR Preview" w:date="2026-01-01T00:00:00Z">
          <w:r>
            <w:rPr>
              <w:rStyle w:val="Hyperlink"/>
              <w:b/>
              <w:bCs/>
            </w:rPr>
            <w:t xml:space="preserve">Theorem 17</w:t>
          </w:r>
        </w:ins>
      </w:hyperlink>
      <w:ins w:id="2053" w:author="PR Preview" w:date="2026-01-01T00:00:00Z">
        <w:r>
          <w:rPr>
            <w:b/>
            <w:bCs/>
          </w:rPr>
          <w:t xml:space="preserve">’s condition fails:</w:t>
        </w:r>
      </w:ins>
      <w:ins w:id="2054" w:author="PR Preview" w:date="2026-01-01T00:00:00Z">
        <w:r>
          <w:t xml:space="preserve"> </w:t>
        </w:r>
      </w:ins>
      <w:hyperlink w:anchor="thm-fubini">
        <w:ins w:id="2055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2056" w:author="PR Preview" w:date="2026-01-01T00:00:00Z">
        <w:r>
          <w:t xml:space="preserve"> </w:t>
        </w:r>
      </w:ins>
      <w:ins w:id="2057" w:author="PR Preview" w:date="2026-01-01T00:00:00Z">
        <w:r>
          <w:t xml:space="preserve">requires</w:t>
        </w:r>
      </w:ins>
      <w:ins w:id="2058" w:author="PR Preview" w:date="2026-01-01T00:00:00Z">
        <w:r>
          <w:t xml:space="preserve"> </w:t>
        </w:r>
      </w:ins>
      <m:oMath>
        <m:r>
          <m:t>f</m:t>
        </m:r>
      </m:oMath>
      <w:ins w:id="2059" w:author="PR Preview" w:date="2026-01-01T00:00:00Z">
        <w:r>
          <w:t xml:space="preserve"> </w:t>
        </w:r>
      </w:ins>
      <w:ins w:id="2060" w:author="PR Preview" w:date="2026-01-01T00:00:00Z">
        <w:r>
          <w:t xml:space="preserve">to be</w:t>
        </w:r>
      </w:ins>
      <w:ins w:id="2061" w:author="PR Preview" w:date="2026-01-01T00:00:00Z">
        <w:r>
          <w:t xml:space="preserve"> </w:t>
        </w:r>
      </w:ins>
      <w:ins w:id="2062" w:author="PR Preview" w:date="2026-01-01T00:00:00Z">
        <w:r>
          <w:rPr>
            <w:b/>
            <w:bCs/>
          </w:rPr>
          <w:t xml:space="preserve">continuous</w:t>
        </w:r>
      </w:ins>
      <w:ins w:id="2063" w:author="PR Preview" w:date="2026-01-01T00:00:00Z">
        <w:r>
          <w:t xml:space="preserve"> </w:t>
        </w:r>
      </w:ins>
      <w:ins w:id="2064" w:author="PR Preview" w:date="2026-01-01T00:00:00Z">
        <w:r>
          <w:t xml:space="preserve">on</w:t>
        </w:r>
      </w:ins>
      <w:ins w:id="2065" w:author="PR Preview" w:date="2026-01-01T00:00:00Z">
        <w:r>
          <w:t xml:space="preserve"> </w:t>
        </w:r>
      </w:ins>
      <m:oMath>
        <m:r>
          <m:t>R</m:t>
        </m:r>
      </m:oMath>
      <w:ins w:id="2066" w:author="PR Preview" w:date="2026-01-01T00:00:00Z">
        <w:r>
          <w:t xml:space="preserve">.</w:t>
        </w:r>
      </w:ins>
      <w:ins w:id="2067" w:author="PR Preview" w:date="2026-01-01T00:00:00Z">
        <w:r>
          <w:t xml:space="preserve"> </w:t>
        </w:r>
      </w:ins>
      <w:ins w:id="2068" w:author="PR Preview" w:date="2026-01-01T00:00:00Z">
        <w:r>
          <w:t xml:space="preserve">The denominator</w:t>
        </w:r>
      </w:ins>
      <w:ins w:id="206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2070" w:author="PR Preview" w:date="2026-01-01T00:00:00Z">
        <w:r>
          <w:t xml:space="preserve"> </w:t>
        </w:r>
      </w:ins>
      <w:ins w:id="2071" w:author="PR Preview" w:date="2026-01-01T00:00:00Z">
        <w:r>
          <w:t xml:space="preserve">vanishes at the origin</w:t>
        </w:r>
      </w:ins>
      <w:ins w:id="207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ins w:id="2073" w:author="PR Preview" w:date="2026-01-01T00:00:00Z">
        <w:r>
          <w:t xml:space="preserve">,</w:t>
        </w:r>
      </w:ins>
      <w:ins w:id="2074" w:author="PR Preview" w:date="2026-01-01T00:00:00Z">
        <w:r>
          <w:t xml:space="preserve"> </w:t>
        </w:r>
      </w:ins>
      <w:ins w:id="2075" w:author="PR Preview" w:date="2026-01-01T00:00:00Z">
        <w:r>
          <w:t xml:space="preserve">so</w:t>
        </w:r>
      </w:ins>
      <w:ins w:id="2076" w:author="PR Preview" w:date="2026-01-01T00:00:00Z">
        <w:r>
          <w:t xml:space="preserve"> </w:t>
        </w:r>
      </w:ins>
      <m:oMath>
        <m:r>
          <m:t>f</m:t>
        </m:r>
      </m:oMath>
      <w:ins w:id="2077" w:author="PR Preview" w:date="2026-01-01T00:00:00Z">
        <w:r>
          <w:t xml:space="preserve"> </w:t>
        </w:r>
      </w:ins>
      <w:ins w:id="2078" w:author="PR Preview" w:date="2026-01-01T00:00:00Z">
        <w:r>
          <w:t xml:space="preserve">is</w:t>
        </w:r>
      </w:ins>
      <w:ins w:id="2079" w:author="PR Preview" w:date="2026-01-01T00:00:00Z">
        <w:r>
          <w:t xml:space="preserve"> </w:t>
        </w:r>
      </w:ins>
      <w:ins w:id="2080" w:author="PR Preview" w:date="2026-01-01T00:00:00Z">
        <w:r>
          <w:rPr>
            <w:i/>
            <w:iCs/>
          </w:rPr>
          <w:t xml:space="preserve">not even defined</w:t>
        </w:r>
      </w:ins>
      <w:ins w:id="2081" w:author="PR Preview" w:date="2026-01-01T00:00:00Z">
        <w:r>
          <w:t xml:space="preserve"> </w:t>
        </w:r>
      </w:ins>
      <w:ins w:id="2082" w:author="PR Preview" w:date="2026-01-01T00:00:00Z">
        <w:r>
          <w:t xml:space="preserve">there — let alone continuous — and the</w:t>
        </w:r>
      </w:ins>
      <w:ins w:id="2083" w:author="PR Preview" w:date="2026-01-01T00:00:00Z">
        <w:r>
          <w:t xml:space="preserve"> </w:t>
        </w:r>
      </w:ins>
      <w:ins w:id="2084" w:author="PR Preview" w:date="2026-01-01T00:00:00Z">
        <w:r>
          <w:t xml:space="preserve">theorem does not apply.</w:t>
        </w:r>
      </w:ins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del w:id="2085" w:author="PR Preview" w:date="2026-01-01T00:00:00Z">
        <w:r>
          <w:rPr>
            <w:b/>
            <w:bCs/>
          </w:rPr>
          <w:delText xml:space="preserve">Corollary 2 (Continuous functions on a rectangle (corollary of</w:delText>
        </w:r>
      </w:del>
      <w:del w:id="2086" w:author="PR Preview" w:date="2026-01-01T00:00:00Z">
        <w:r>
          <w:rPr>
            <w:b/>
            <w:bCs/>
          </w:rPr>
          <w:delText xml:space="preserve"> </w:delText>
        </w:r>
      </w:del>
      <w:hyperlink w:anchor="thm-fubini">
        <w:del w:id="2087" w:author="PR Preview" w:date="2026-01-01T00:00:00Z">
          <w:r>
            <w:rPr>
              <w:rStyle w:val="Hyperlink"/>
              <w:b/>
              <w:bCs/>
            </w:rPr>
            <w:delText xml:space="preserve">Theorem 16</w:delText>
          </w:r>
        </w:del>
      </w:hyperlink>
      <w:del w:id="2088" w:author="PR Preview" w:date="2026-01-01T00:00:00Z">
        <w:r>
          <w:rPr>
            <w:b/>
            <w:bCs/>
          </w:rPr>
          <w:delText xml:space="preserve">))</w:delText>
        </w:r>
      </w:del>
      <w:del w:id="2089" w:author="PR Preview" w:date="2026-01-01T00:00:00Z">
        <w:r>
          <w:delText xml:space="preserve"> </w:delText>
        </w:r>
      </w:del>
      <w:del w:id="2090" w:author="PR Preview" w:date="2026-01-01T00:00:00Z">
        <w:r>
          <w:delText xml:space="preserve">If</w:delText>
        </w:r>
      </w:del>
      <w:del w:id="209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2092" w:author="PR Preview" w:date="2026-01-01T00:00:00Z">
        <w:r>
          <w:delText xml:space="preserve"> </w:delText>
        </w:r>
      </w:del>
      <w:del w:id="2093" w:author="PR Preview" w:date="2026-01-01T00:00:00Z">
        <w:r>
          <w:delText xml:space="preserve">is</w:delText>
        </w:r>
      </w:del>
      <w:del w:id="2094" w:author="PR Preview" w:date="2026-01-01T00:00:00Z">
        <w:r>
          <w:delText xml:space="preserve"> </w:delText>
        </w:r>
      </w:del>
      <w:del w:id="2095" w:author="PR Preview" w:date="2026-01-01T00:00:00Z">
        <w:r>
          <w:rPr>
            <w:b/>
            <w:bCs/>
          </w:rPr>
          <w:delText xml:space="preserve">continuous</w:delText>
        </w:r>
      </w:del>
      <w:del w:id="2096" w:author="PR Preview" w:date="2026-01-01T00:00:00Z">
        <w:r>
          <w:delText xml:space="preserve"> </w:delText>
        </w:r>
      </w:del>
      <w:del w:id="2097" w:author="PR Preview" w:date="2026-01-01T00:00:00Z">
        <w:r>
          <w:delText xml:space="preserve">on the</w:delText>
        </w:r>
      </w:del>
      <w:del w:id="2098" w:author="PR Preview" w:date="2026-01-01T00:00:00Z">
        <w:r>
          <w:delText xml:space="preserve"> </w:delText>
        </w:r>
      </w:del>
      <w:del w:id="2099" w:author="PR Preview" w:date="2026-01-01T00:00:00Z">
        <w:r>
          <w:delText xml:space="preserve">closed bounded rectangle</w:delText>
        </w:r>
      </w:del>
      <w:del w:id="2100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del w:id="2101" w:author="PR Preview" w:date="2026-01-01T00:00:00Z">
        <w:r>
          <w:delText xml:space="preserve">, then:</w:delText>
        </w:r>
      </w:del>
    </w:p>
    <w:p>
      <w:pPr>
        <w:pStyle w:val="BodyText"/>
      </w:pPr>
      <w:ins w:id="2102" w:author="PR Preview" w:date="2026-01-01T00:00:00Z">
        <w:r>
          <w:rPr>
            <w:b/>
            <w:bCs/>
          </w:rPr>
          <w:t xml:space="preserve">Corollary 2 (Continuous functions on a rectangle (corollary of</w:t>
        </w:r>
      </w:ins>
      <w:ins w:id="2103" w:author="PR Preview" w:date="2026-01-01T00:00:00Z">
        <w:r>
          <w:rPr>
            <w:b/>
            <w:bCs/>
          </w:rPr>
          <w:t xml:space="preserve"> </w:t>
        </w:r>
      </w:ins>
      <w:hyperlink w:anchor="thm-fubini">
        <w:ins w:id="2104" w:author="PR Preview" w:date="2026-01-01T00:00:00Z">
          <w:r>
            <w:rPr>
              <w:rStyle w:val="Hyperlink"/>
              <w:b/>
              <w:bCs/>
            </w:rPr>
            <w:t xml:space="preserve">Theorem 17</w:t>
          </w:r>
        </w:ins>
      </w:hyperlink>
      <w:ins w:id="2105" w:author="PR Preview" w:date="2026-01-01T00:00:00Z">
        <w:r>
          <w:rPr>
            <w:b/>
            <w:bCs/>
          </w:rPr>
          <w:t xml:space="preserve">))</w:t>
        </w:r>
      </w:ins>
      <w:ins w:id="2106" w:author="PR Preview" w:date="2026-01-01T00:00:00Z">
        <w:r>
          <w:t xml:space="preserve"> </w:t>
        </w:r>
      </w:ins>
      <w:ins w:id="2107" w:author="PR Preview" w:date="2026-01-01T00:00:00Z">
        <w:r>
          <w:t xml:space="preserve">If</w:t>
        </w:r>
      </w:ins>
      <w:ins w:id="210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2109" w:author="PR Preview" w:date="2026-01-01T00:00:00Z">
        <w:r>
          <w:t xml:space="preserve"> </w:t>
        </w:r>
      </w:ins>
      <w:ins w:id="2110" w:author="PR Preview" w:date="2026-01-01T00:00:00Z">
        <w:r>
          <w:t xml:space="preserve">is</w:t>
        </w:r>
      </w:ins>
      <w:ins w:id="2111" w:author="PR Preview" w:date="2026-01-01T00:00:00Z">
        <w:r>
          <w:t xml:space="preserve"> </w:t>
        </w:r>
      </w:ins>
      <w:ins w:id="2112" w:author="PR Preview" w:date="2026-01-01T00:00:00Z">
        <w:r>
          <w:rPr>
            <w:b/>
            <w:bCs/>
          </w:rPr>
          <w:t xml:space="preserve">continuous</w:t>
        </w:r>
      </w:ins>
      <w:ins w:id="2113" w:author="PR Preview" w:date="2026-01-01T00:00:00Z">
        <w:r>
          <w:t xml:space="preserve"> </w:t>
        </w:r>
      </w:ins>
      <w:ins w:id="2114" w:author="PR Preview" w:date="2026-01-01T00:00:00Z">
        <w:r>
          <w:t xml:space="preserve">on the</w:t>
        </w:r>
      </w:ins>
      <w:ins w:id="2115" w:author="PR Preview" w:date="2026-01-01T00:00:00Z">
        <w:r>
          <w:t xml:space="preserve"> </w:t>
        </w:r>
      </w:ins>
      <w:ins w:id="2116" w:author="PR Preview" w:date="2026-01-01T00:00:00Z">
        <w:r>
          <w:t xml:space="preserve">closed bounded rectangle</w:t>
        </w:r>
      </w:ins>
      <w:ins w:id="2117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ins w:id="2118" w:author="PR Preview" w:date="2026-01-01T00:00:00Z">
        <w:r>
          <w:t xml:space="preserve">, then: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del w:id="2119" w:author="PR Preview" w:date="2026-01-01T00:00:00Z">
        <w:r>
          <w:rPr>
            <w:i/>
            <w:iCs/>
          </w:rPr>
          <w:delText xml:space="preserve">Proof</w:delText>
        </w:r>
      </w:del>
      <w:del w:id="2120" w:author="PR Preview" w:date="2026-01-01T00:00:00Z">
        <w:r>
          <w:delText xml:space="preserve">. </w:delText>
        </w:r>
      </w:del>
      <w:del w:id="2121" w:author="PR Preview" w:date="2026-01-01T00:00:00Z">
        <w:r>
          <w:delText xml:space="preserve">A closed bounded rectangle</w:delText>
        </w:r>
      </w:del>
      <w:del w:id="2122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del w:id="2123" w:author="PR Preview" w:date="2026-01-01T00:00:00Z">
        <w:r>
          <w:delText xml:space="preserve"> </w:delText>
        </w:r>
      </w:del>
      <w:del w:id="2124" w:author="PR Preview" w:date="2026-01-01T00:00:00Z">
        <w:r>
          <w:delText xml:space="preserve">is both vertically</w:delText>
        </w:r>
      </w:del>
      <w:del w:id="2125" w:author="PR Preview" w:date="2026-01-01T00:00:00Z">
        <w:r>
          <w:delText xml:space="preserve"> </w:delText>
        </w:r>
      </w:del>
      <w:del w:id="2126" w:author="PR Preview" w:date="2026-01-01T00:00:00Z">
        <w:r>
          <w:delText xml:space="preserve">simple (with</w:delText>
        </w:r>
      </w:del>
      <w:del w:id="2127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del w:id="2128" w:author="PR Preview" w:date="2026-01-01T00:00:00Z">
        <w:r>
          <w:delText xml:space="preserve">,</w:delText>
        </w:r>
      </w:del>
      <w:del w:id="2129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del w:id="2130" w:author="PR Preview" w:date="2026-01-01T00:00:00Z">
        <w:r>
          <w:delText xml:space="preserve">) and horizontally simple</w:delText>
        </w:r>
      </w:del>
      <w:del w:id="2131" w:author="PR Preview" w:date="2026-01-01T00:00:00Z">
        <w:r>
          <w:delText xml:space="preserve"> </w:delText>
        </w:r>
      </w:del>
      <w:del w:id="2132" w:author="PR Preview" w:date="2026-01-01T00:00:00Z">
        <w:r>
          <w:delText xml:space="preserve">(with</w:delText>
        </w:r>
      </w:del>
      <w:del w:id="2133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del w:id="2134" w:author="PR Preview" w:date="2026-01-01T00:00:00Z">
        <w:r>
          <w:delText xml:space="preserve">,</w:delText>
        </w:r>
      </w:del>
      <w:del w:id="2135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del w:id="2136" w:author="PR Preview" w:date="2026-01-01T00:00:00Z">
        <w:r>
          <w:delText xml:space="preserve">).</w:delText>
        </w:r>
      </w:del>
      <w:del w:id="2137" w:author="PR Preview" w:date="2026-01-01T00:00:00Z">
        <w:r>
          <w:delText xml:space="preserve"> </w:delText>
        </w:r>
      </w:del>
      <w:del w:id="2138" w:author="PR Preview" w:date="2026-01-01T00:00:00Z">
        <w:r>
          <w:delText xml:space="preserve">Applying both parts of</w:delText>
        </w:r>
      </w:del>
      <w:del w:id="2139" w:author="PR Preview" w:date="2026-01-01T00:00:00Z">
        <w:r>
          <w:delText xml:space="preserve"> </w:delText>
        </w:r>
      </w:del>
      <w:hyperlink w:anchor="thm-fubini">
        <w:del w:id="2140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2141" w:author="PR Preview" w:date="2026-01-01T00:00:00Z">
        <w:r>
          <w:delText xml:space="preserve"> </w:delText>
        </w:r>
      </w:del>
      <w:del w:id="2142" w:author="PR Preview" w:date="2026-01-01T00:00:00Z">
        <w:r>
          <w:delText xml:space="preserve">to</w:delText>
        </w:r>
      </w:del>
      <w:del w:id="2143" w:author="PR Preview" w:date="2026-01-01T00:00:00Z">
        <w:r>
          <w:delText xml:space="preserve"> </w:delText>
        </w:r>
      </w:del>
      <m:oMath>
        <m:r>
          <m:t>f</m:t>
        </m:r>
      </m:oMath>
      <w:del w:id="2144" w:author="PR Preview" w:date="2026-01-01T00:00:00Z">
        <w:r>
          <w:delText xml:space="preserve"> </w:delText>
        </w:r>
      </w:del>
      <w:del w:id="2145" w:author="PR Preview" w:date="2026-01-01T00:00:00Z">
        <w:r>
          <w:delText xml:space="preserve">on this rectangle gives the</w:delText>
        </w:r>
      </w:del>
      <w:del w:id="2146" w:author="PR Preview" w:date="2026-01-01T00:00:00Z">
        <w:r>
          <w:delText xml:space="preserve"> </w:delText>
        </w:r>
      </w:del>
      <w:del w:id="2147" w:author="PR Preview" w:date="2026-01-01T00:00:00Z">
        <w:r>
          <w:delText xml:space="preserve">two iterated forms shown.</w:delText>
        </w:r>
      </w:del>
    </w:p>
    <w:p>
      <w:pPr>
        <w:pStyle w:val="BodyText"/>
      </w:pPr>
      <w:del w:id="2148" w:author="PR Preview" w:date="2026-01-01T00:00:00Z">
        <w:r>
          <w:rPr>
            <w:b/>
            <w:bCs/>
          </w:rPr>
          <w:delText xml:space="preserve">Example 41 (Evaluating a double integral on a rectangle)</w:delText>
        </w:r>
      </w:del>
      <w:del w:id="2149" w:author="PR Preview" w:date="2026-01-01T00:00:00Z">
        <w:r>
          <w:delText xml:space="preserve"> </w:delText>
        </w:r>
      </w:del>
      <w:del w:id="2150" w:author="PR Preview" w:date="2026-01-01T00:00:00Z">
        <w:r>
          <w:delText xml:space="preserve">Structure adapted from</w:delText>
        </w:r>
      </w:del>
      <w:del w:id="2151" w:author="PR Preview" w:date="2026-01-01T00:00:00Z">
        <w:r>
          <w:delText xml:space="preserve"> </w:delText>
        </w:r>
      </w:del>
      <w:del w:id="2152" w:author="PR Preview" w:date="2026-01-01T00:00:00Z">
        <w:r>
          <w:delText xml:space="preserve">(Larson and Edwards 2018, sec. 14.2, Example 2, pp. 982–983)</w:delText>
        </w:r>
      </w:del>
      <w:del w:id="2153" w:author="PR Preview" w:date="2026-01-01T00:00:00Z">
        <w:r>
          <w:delText xml:space="preserve">;</w:delText>
        </w:r>
      </w:del>
      <w:del w:id="2154" w:author="PR Preview" w:date="2026-01-01T00:00:00Z">
        <w:r>
          <w:delText xml:space="preserve"> </w:delText>
        </w:r>
      </w:del>
      <w:del w:id="2155" w:author="PR Preview" w:date="2026-01-01T00:00:00Z">
        <w:r>
          <w:delText xml:space="preserve">the integrand</w:delText>
        </w:r>
      </w:del>
      <w:del w:id="2156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del w:id="2157" w:author="PR Preview" w:date="2026-01-01T00:00:00Z">
        <w:r>
          <w:delText xml:space="preserve"> </w:delText>
        </w:r>
      </w:del>
      <w:del w:id="2158" w:author="PR Preview" w:date="2026-01-01T00:00:00Z">
        <w:r>
          <w:delText xml:space="preserve">is original, chosen so the integral equals</w:delText>
        </w:r>
      </w:del>
      <w:del w:id="2159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2160" w:author="PR Preview" w:date="2026-01-01T00:00:00Z">
        <w:r>
          <w:delText xml:space="preserve"> </w:delText>
        </w:r>
      </w:del>
      <w:del w:id="2161" w:author="PR Preview" w:date="2026-01-01T00:00:00Z">
        <w:r>
          <w:delText xml:space="preserve">for</w:delText>
        </w:r>
      </w:del>
      <w:del w:id="2162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del w:id="2163" w:author="PR Preview" w:date="2026-01-01T00:00:00Z">
        <w:r>
          <w:delText xml:space="preserve">.</w:delText>
        </w:r>
      </w:del>
    </w:p>
    <w:p>
      <w:pPr>
        <w:pStyle w:val="BodyText"/>
      </w:pPr>
      <w:ins w:id="2164" w:author="PR Preview" w:date="2026-01-01T00:00:00Z">
        <w:r>
          <w:rPr>
            <w:i/>
            <w:iCs/>
          </w:rPr>
          <w:t xml:space="preserve">Proof</w:t>
        </w:r>
      </w:ins>
      <w:ins w:id="2165" w:author="PR Preview" w:date="2026-01-01T00:00:00Z">
        <w:r>
          <w:t xml:space="preserve">. </w:t>
        </w:r>
      </w:ins>
      <w:ins w:id="2166" w:author="PR Preview" w:date="2026-01-01T00:00:00Z">
        <w:r>
          <w:t xml:space="preserve">A closed bounded rectangle</w:t>
        </w:r>
      </w:ins>
      <w:ins w:id="2167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ins w:id="2168" w:author="PR Preview" w:date="2026-01-01T00:00:00Z">
        <w:r>
          <w:t xml:space="preserve"> </w:t>
        </w:r>
      </w:ins>
      <w:ins w:id="2169" w:author="PR Preview" w:date="2026-01-01T00:00:00Z">
        <w:r>
          <w:t xml:space="preserve">is both vertically</w:t>
        </w:r>
      </w:ins>
      <w:ins w:id="2170" w:author="PR Preview" w:date="2026-01-01T00:00:00Z">
        <w:r>
          <w:t xml:space="preserve"> </w:t>
        </w:r>
      </w:ins>
      <w:ins w:id="2171" w:author="PR Preview" w:date="2026-01-01T00:00:00Z">
        <w:r>
          <w:t xml:space="preserve">simple (with</w:t>
        </w:r>
      </w:ins>
      <w:ins w:id="2172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ins w:id="2173" w:author="PR Preview" w:date="2026-01-01T00:00:00Z">
        <w:r>
          <w:t xml:space="preserve">,</w:t>
        </w:r>
      </w:ins>
      <w:ins w:id="2174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ins w:id="2175" w:author="PR Preview" w:date="2026-01-01T00:00:00Z">
        <w:r>
          <w:t xml:space="preserve">) and horizontally simple</w:t>
        </w:r>
      </w:ins>
      <w:ins w:id="2176" w:author="PR Preview" w:date="2026-01-01T00:00:00Z">
        <w:r>
          <w:t xml:space="preserve"> </w:t>
        </w:r>
      </w:ins>
      <w:ins w:id="2177" w:author="PR Preview" w:date="2026-01-01T00:00:00Z">
        <w:r>
          <w:t xml:space="preserve">(with</w:t>
        </w:r>
      </w:ins>
      <w:ins w:id="2178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ins w:id="2179" w:author="PR Preview" w:date="2026-01-01T00:00:00Z">
        <w:r>
          <w:t xml:space="preserve">,</w:t>
        </w:r>
      </w:ins>
      <w:ins w:id="2180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ins w:id="2181" w:author="PR Preview" w:date="2026-01-01T00:00:00Z">
        <w:r>
          <w:t xml:space="preserve">).</w:t>
        </w:r>
      </w:ins>
      <w:ins w:id="2182" w:author="PR Preview" w:date="2026-01-01T00:00:00Z">
        <w:r>
          <w:t xml:space="preserve"> </w:t>
        </w:r>
      </w:ins>
      <w:ins w:id="2183" w:author="PR Preview" w:date="2026-01-01T00:00:00Z">
        <w:r>
          <w:t xml:space="preserve">Applying both parts of</w:t>
        </w:r>
      </w:ins>
      <w:ins w:id="2184" w:author="PR Preview" w:date="2026-01-01T00:00:00Z">
        <w:r>
          <w:t xml:space="preserve"> </w:t>
        </w:r>
      </w:ins>
      <w:hyperlink w:anchor="thm-fubini">
        <w:ins w:id="2185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2186" w:author="PR Preview" w:date="2026-01-01T00:00:00Z">
        <w:r>
          <w:t xml:space="preserve"> </w:t>
        </w:r>
      </w:ins>
      <w:ins w:id="2187" w:author="PR Preview" w:date="2026-01-01T00:00:00Z">
        <w:r>
          <w:t xml:space="preserve">to</w:t>
        </w:r>
      </w:ins>
      <w:ins w:id="2188" w:author="PR Preview" w:date="2026-01-01T00:00:00Z">
        <w:r>
          <w:t xml:space="preserve"> </w:t>
        </w:r>
      </w:ins>
      <m:oMath>
        <m:r>
          <m:t>f</m:t>
        </m:r>
      </m:oMath>
      <w:ins w:id="2189" w:author="PR Preview" w:date="2026-01-01T00:00:00Z">
        <w:r>
          <w:t xml:space="preserve"> </w:t>
        </w:r>
      </w:ins>
      <w:ins w:id="2190" w:author="PR Preview" w:date="2026-01-01T00:00:00Z">
        <w:r>
          <w:t xml:space="preserve">on this rectangle gives the</w:t>
        </w:r>
      </w:ins>
      <w:ins w:id="2191" w:author="PR Preview" w:date="2026-01-01T00:00:00Z">
        <w:r>
          <w:t xml:space="preserve"> </w:t>
        </w:r>
      </w:ins>
      <w:ins w:id="2192" w:author="PR Preview" w:date="2026-01-01T00:00:00Z">
        <w:r>
          <w:t xml:space="preserve">two iterated forms shown.</w:t>
        </w:r>
      </w:ins>
    </w:p>
    <w:bookmarkStart w:id="343" w:name="exm-fubini-rect"/>
    <w:p>
      <w:pPr>
        <w:pStyle w:val="BodyText"/>
      </w:pPr>
      <w:ins w:id="2193" w:author="PR Preview" w:date="2026-01-01T00:00:00Z">
        <w:r>
          <w:rPr>
            <w:b/>
            <w:bCs/>
          </w:rPr>
          <w:t xml:space="preserve">Example 42 (Evaluating a double integral on a rectangle)</w:t>
        </w:r>
      </w:ins>
      <w:ins w:id="2194" w:author="PR Preview" w:date="2026-01-01T00:00:00Z">
        <w:r>
          <w:t xml:space="preserve"> </w:t>
        </w:r>
      </w:ins>
      <w:ins w:id="2195" w:author="PR Preview" w:date="2026-01-01T00:00:00Z">
        <w:r>
          <w:t xml:space="preserve">Structure adapted from</w:t>
        </w:r>
      </w:ins>
      <w:ins w:id="2196" w:author="PR Preview" w:date="2026-01-01T00:00:00Z">
        <w:r>
          <w:t xml:space="preserve"> </w:t>
        </w:r>
      </w:ins>
      <w:ins w:id="2197" w:author="PR Preview" w:date="2026-01-01T00:00:00Z">
        <w:r>
          <w:t xml:space="preserve">(Larson and Edwards 2018, sec. 14.2, Example 2, pp. 982–983)</w:t>
        </w:r>
      </w:ins>
      <w:ins w:id="2198" w:author="PR Preview" w:date="2026-01-01T00:00:00Z">
        <w:r>
          <w:t xml:space="preserve">;</w:t>
        </w:r>
      </w:ins>
      <w:ins w:id="2199" w:author="PR Preview" w:date="2026-01-01T00:00:00Z">
        <w:r>
          <w:t xml:space="preserve"> </w:t>
        </w:r>
      </w:ins>
      <w:ins w:id="2200" w:author="PR Preview" w:date="2026-01-01T00:00:00Z">
        <w:r>
          <w:t xml:space="preserve">the integrand</w:t>
        </w:r>
      </w:ins>
      <w:ins w:id="2201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ins w:id="2202" w:author="PR Preview" w:date="2026-01-01T00:00:00Z">
        <w:r>
          <w:t xml:space="preserve"> </w:t>
        </w:r>
      </w:ins>
      <w:ins w:id="2203" w:author="PR Preview" w:date="2026-01-01T00:00:00Z">
        <w:r>
          <w:t xml:space="preserve">is original, chosen so the integral equals</w:t>
        </w:r>
      </w:ins>
      <w:ins w:id="2204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205" w:author="PR Preview" w:date="2026-01-01T00:00:00Z">
        <w:r>
          <w:t xml:space="preserve"> </w:t>
        </w:r>
      </w:ins>
      <w:ins w:id="2206" w:author="PR Preview" w:date="2026-01-01T00:00:00Z">
        <w:r>
          <w:t xml:space="preserve">for</w:t>
        </w:r>
      </w:ins>
      <w:ins w:id="2207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ins w:id="2208" w:author="PR Preview" w:date="2026-01-01T00:00:00Z">
        <w:r>
          <w:t xml:space="preserve">.</w:t>
        </w:r>
      </w:ins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del w:id="2209" w:author="PR Preview" w:date="2026-01-01T00:00:00Z">
        <w:r>
          <w:rPr>
            <w:b/>
            <w:bCs/>
          </w:rPr>
          <w:delText xml:space="preserve">Theorem 17 (Fubini–Tonelli theorem (measure-theoretic form))</w:delText>
        </w:r>
      </w:del>
      <w:del w:id="2210" w:author="PR Preview" w:date="2026-01-01T00:00:00Z">
        <w:r>
          <w:delText xml:space="preserve"> </w:delText>
        </w:r>
      </w:del>
      <w:del w:id="2211" w:author="PR Preview" w:date="2026-01-01T00:00:00Z">
        <w:r>
          <w:delText xml:space="preserve">Let</w:delText>
        </w:r>
      </w:del>
      <w:del w:id="221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del w:id="2213" w:author="PR Preview" w:date="2026-01-01T00:00:00Z">
        <w:r>
          <w:delText xml:space="preserve"> </w:delText>
        </w:r>
      </w:del>
      <w:del w:id="2214" w:author="PR Preview" w:date="2026-01-01T00:00:00Z">
        <w:r>
          <w:delText xml:space="preserve">and</w:delText>
        </w:r>
      </w:del>
      <w:del w:id="221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2216" w:author="PR Preview" w:date="2026-01-01T00:00:00Z">
        <w:r>
          <w:delText xml:space="preserve"> </w:delText>
        </w:r>
      </w:del>
      <w:del w:id="2217" w:author="PR Preview" w:date="2026-01-01T00:00:00Z">
        <w:r>
          <w:delText xml:space="preserve">be</w:delText>
        </w:r>
      </w:del>
      <w:del w:id="2218" w:author="PR Preview" w:date="2026-01-01T00:00:00Z">
        <w:r>
          <w:delText xml:space="preserve"> </w:delText>
        </w:r>
      </w:del>
      <w:hyperlink r:id="rId356">
        <w:del w:id="2219" w:author="PR Preview" w:date="2026-01-01T00:00:00Z">
          <w:r>
            <w:rPr>
              <w:rStyle w:val="Hyperlink"/>
            </w:rPr>
            <w:delText xml:space="preserve">measure spaces</w:delText>
          </w:r>
        </w:del>
      </w:hyperlink>
      <w:del w:id="2220" w:author="PR Preview" w:date="2026-01-01T00:00:00Z">
        <w:r>
          <w:delText xml:space="preserve"> </w:delText>
        </w:r>
      </w:del>
      <w:del w:id="2221" w:author="PR Preview" w:date="2026-01-01T00:00:00Z">
        <w:r>
          <w:delText xml:space="preserve">with</w:delText>
        </w:r>
      </w:del>
      <w:del w:id="2222" w:author="PR Preview" w:date="2026-01-01T00:00:00Z">
        <w:r>
          <w:delText xml:space="preserve"> </w:delText>
        </w:r>
      </w:del>
      <w:hyperlink r:id="rId312">
        <m:oMath>
          <m:r>
            <m:t>σ</m:t>
          </m:r>
        </m:oMath>
        <w:del w:id="2223" w:author="PR Preview" w:date="2026-01-01T00:00:00Z">
          <w:r>
            <w:rPr>
              <w:rStyle w:val="Hyperlink"/>
            </w:rPr>
            <w:delText xml:space="preserve">-finite</w:delText>
          </w:r>
        </w:del>
      </w:hyperlink>
      <w:del w:id="2224" w:author="PR Preview" w:date="2026-01-01T00:00:00Z">
        <w:r>
          <w:delText xml:space="preserve"> </w:delText>
        </w:r>
      </w:del>
      <w:del w:id="2225" w:author="PR Preview" w:date="2026-01-01T00:00:00Z">
        <w:r>
          <w:delText xml:space="preserve">measures,</w:delText>
        </w:r>
      </w:del>
      <w:del w:id="2226" w:author="PR Preview" w:date="2026-01-01T00:00:00Z">
        <w:r>
          <w:delText xml:space="preserve"> </w:delText>
        </w:r>
      </w:del>
      <w:del w:id="2227" w:author="PR Preview" w:date="2026-01-01T00:00:00Z">
        <w:r>
          <w:delText xml:space="preserve">and let</w:delText>
        </w:r>
      </w:del>
      <w:del w:id="222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2229" w:author="PR Preview" w:date="2026-01-01T00:00:00Z">
        <w:r>
          <w:delText xml:space="preserve"> </w:delText>
        </w:r>
      </w:del>
      <w:del w:id="2230" w:author="PR Preview" w:date="2026-01-01T00:00:00Z">
        <w:r>
          <w:delText xml:space="preserve">be</w:delText>
        </w:r>
      </w:del>
      <w:del w:id="2231" w:author="PR Preview" w:date="2026-01-01T00:00:00Z">
        <w:r>
          <w:delText xml:space="preserve"> </w:delText>
        </w:r>
      </w:del>
      <w:hyperlink r:id="rId357">
        <w:del w:id="2232" w:author="PR Preview" w:date="2026-01-01T00:00:00Z">
          <w:r>
            <w:rPr>
              <w:rStyle w:val="Hyperlink"/>
            </w:rPr>
            <w:delText xml:space="preserve">measurable</w:delText>
          </w:r>
        </w:del>
      </w:hyperlink>
      <w:del w:id="2233" w:author="PR Preview" w:date="2026-01-01T00:00:00Z">
        <w:r>
          <w:delText xml:space="preserve"> </w:delText>
        </w:r>
      </w:del>
      <w:del w:id="2234" w:author="PR Preview" w:date="2026-01-01T00:00:00Z">
        <w:r>
          <w:delText xml:space="preserve">with respect to the</w:delText>
        </w:r>
      </w:del>
      <w:del w:id="2235" w:author="PR Preview" w:date="2026-01-01T00:00:00Z">
        <w:r>
          <w:delText xml:space="preserve"> </w:delText>
        </w:r>
      </w:del>
      <w:hyperlink r:id="rId358">
        <w:del w:id="2236" w:author="PR Preview" w:date="2026-01-01T00:00:00Z">
          <w:r>
            <w:rPr>
              <w:rStyle w:val="Hyperlink"/>
            </w:rPr>
            <w:delText xml:space="preserve">product</w:delText>
          </w:r>
        </w:del>
        <w:del w:id="2237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σ</m:t>
          </m:r>
        </m:oMath>
        <w:del w:id="2238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223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del w:id="2240" w:author="PR Preview" w:date="2026-01-01T00:00:00Z">
        <w:r>
          <w:delText xml:space="preserve">.</w:delText>
        </w:r>
      </w:del>
      <w:del w:id="2241" w:author="PR Preview" w:date="2026-01-01T00:00:00Z">
        <w:r>
          <w:delText xml:space="preserve"> </w:delText>
        </w:r>
      </w:del>
      <w:del w:id="2242" w:author="PR Preview" w:date="2026-01-01T00:00:00Z">
        <w:r>
          <w:delText xml:space="preserve">If either</w:delText>
        </w:r>
      </w:del>
    </w:p>
    <w:p>
      <w:pPr>
        <w:pStyle w:val="BodyText"/>
      </w:pPr>
      <w:ins w:id="2243" w:author="PR Preview" w:date="2026-01-01T00:00:00Z">
        <w:r>
          <w:rPr>
            <w:b/>
            <w:bCs/>
          </w:rPr>
          <w:t xml:space="preserve">Theorem 18 (Fubini–Tonelli theorem (measure-theoretic form))</w:t>
        </w:r>
      </w:ins>
      <w:ins w:id="2244" w:author="PR Preview" w:date="2026-01-01T00:00:00Z">
        <w:r>
          <w:t xml:space="preserve"> </w:t>
        </w:r>
      </w:ins>
      <w:ins w:id="2245" w:author="PR Preview" w:date="2026-01-01T00:00:00Z">
        <w:r>
          <w:t xml:space="preserve">Let</w:t>
        </w:r>
      </w:ins>
      <w:ins w:id="224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ins w:id="2247" w:author="PR Preview" w:date="2026-01-01T00:00:00Z">
        <w:r>
          <w:t xml:space="preserve"> </w:t>
        </w:r>
      </w:ins>
      <w:ins w:id="2248" w:author="PR Preview" w:date="2026-01-01T00:00:00Z">
        <w:r>
          <w:t xml:space="preserve">and</w:t>
        </w:r>
      </w:ins>
      <w:ins w:id="224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2250" w:author="PR Preview" w:date="2026-01-01T00:00:00Z">
        <w:r>
          <w:t xml:space="preserve"> </w:t>
        </w:r>
      </w:ins>
      <w:ins w:id="2251" w:author="PR Preview" w:date="2026-01-01T00:00:00Z">
        <w:r>
          <w:t xml:space="preserve">be</w:t>
        </w:r>
      </w:ins>
      <w:ins w:id="2252" w:author="PR Preview" w:date="2026-01-01T00:00:00Z">
        <w:r>
          <w:t xml:space="preserve"> </w:t>
        </w:r>
      </w:ins>
      <w:hyperlink r:id="rId356">
        <w:ins w:id="2253" w:author="PR Preview" w:date="2026-01-01T00:00:00Z">
          <w:r>
            <w:rPr>
              <w:rStyle w:val="Hyperlink"/>
            </w:rPr>
            <w:t xml:space="preserve">measure spaces</w:t>
          </w:r>
        </w:ins>
      </w:hyperlink>
      <w:ins w:id="2254" w:author="PR Preview" w:date="2026-01-01T00:00:00Z">
        <w:r>
          <w:t xml:space="preserve"> </w:t>
        </w:r>
      </w:ins>
      <w:ins w:id="2255" w:author="PR Preview" w:date="2026-01-01T00:00:00Z">
        <w:r>
          <w:t xml:space="preserve">with</w:t>
        </w:r>
      </w:ins>
      <w:ins w:id="2256" w:author="PR Preview" w:date="2026-01-01T00:00:00Z">
        <w:r>
          <w:t xml:space="preserve"> </w:t>
        </w:r>
      </w:ins>
      <w:hyperlink r:id="rId312">
        <m:oMath>
          <m:r>
            <m:t>σ</m:t>
          </m:r>
        </m:oMath>
        <w:ins w:id="2257" w:author="PR Preview" w:date="2026-01-01T00:00:00Z">
          <w:r>
            <w:rPr>
              <w:rStyle w:val="Hyperlink"/>
            </w:rPr>
            <w:t xml:space="preserve">-finite</w:t>
          </w:r>
        </w:ins>
      </w:hyperlink>
      <w:ins w:id="2258" w:author="PR Preview" w:date="2026-01-01T00:00:00Z">
        <w:r>
          <w:t xml:space="preserve"> </w:t>
        </w:r>
      </w:ins>
      <w:ins w:id="2259" w:author="PR Preview" w:date="2026-01-01T00:00:00Z">
        <w:r>
          <w:t xml:space="preserve">measures,</w:t>
        </w:r>
      </w:ins>
      <w:ins w:id="2260" w:author="PR Preview" w:date="2026-01-01T00:00:00Z">
        <w:r>
          <w:t xml:space="preserve"> </w:t>
        </w:r>
      </w:ins>
      <w:ins w:id="2261" w:author="PR Preview" w:date="2026-01-01T00:00:00Z">
        <w:r>
          <w:t xml:space="preserve">and let</w:t>
        </w:r>
      </w:ins>
      <w:ins w:id="226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2263" w:author="PR Preview" w:date="2026-01-01T00:00:00Z">
        <w:r>
          <w:t xml:space="preserve"> </w:t>
        </w:r>
      </w:ins>
      <w:ins w:id="2264" w:author="PR Preview" w:date="2026-01-01T00:00:00Z">
        <w:r>
          <w:t xml:space="preserve">be</w:t>
        </w:r>
      </w:ins>
      <w:ins w:id="2265" w:author="PR Preview" w:date="2026-01-01T00:00:00Z">
        <w:r>
          <w:t xml:space="preserve"> </w:t>
        </w:r>
      </w:ins>
      <w:hyperlink r:id="rId357">
        <w:ins w:id="2266" w:author="PR Preview" w:date="2026-01-01T00:00:00Z">
          <w:r>
            <w:rPr>
              <w:rStyle w:val="Hyperlink"/>
            </w:rPr>
            <w:t xml:space="preserve">measurable</w:t>
          </w:r>
        </w:ins>
      </w:hyperlink>
      <w:ins w:id="2267" w:author="PR Preview" w:date="2026-01-01T00:00:00Z">
        <w:r>
          <w:t xml:space="preserve"> </w:t>
        </w:r>
      </w:ins>
      <w:ins w:id="2268" w:author="PR Preview" w:date="2026-01-01T00:00:00Z">
        <w:r>
          <w:t xml:space="preserve">with respect to the</w:t>
        </w:r>
      </w:ins>
      <w:ins w:id="2269" w:author="PR Preview" w:date="2026-01-01T00:00:00Z">
        <w:r>
          <w:t xml:space="preserve"> </w:t>
        </w:r>
      </w:ins>
      <w:hyperlink r:id="rId358">
        <w:ins w:id="2270" w:author="PR Preview" w:date="2026-01-01T00:00:00Z">
          <w:r>
            <w:rPr>
              <w:rStyle w:val="Hyperlink"/>
            </w:rPr>
            <w:t xml:space="preserve">product</w:t>
          </w:r>
        </w:ins>
        <w:ins w:id="2271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σ</m:t>
          </m:r>
        </m:oMath>
        <w:ins w:id="2272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227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ins w:id="2274" w:author="PR Preview" w:date="2026-01-01T00:00:00Z">
        <w:r>
          <w:t xml:space="preserve">.</w:t>
        </w:r>
      </w:ins>
      <w:ins w:id="2275" w:author="PR Preview" w:date="2026-01-01T00:00:00Z">
        <w:r>
          <w:t xml:space="preserve"> </w:t>
        </w:r>
      </w:ins>
      <w:ins w:id="2276" w:author="PR Preview" w:date="2026-01-01T00:00:00Z">
        <w:r>
          <w:t xml:space="preserve">If either</w:t>
        </w:r>
      </w:ins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del w:id="2277" w:author="PR Preview" w:date="2026-01-01T00:00:00Z">
        <w:r>
          <w:delText xml:space="preserve">The integrability conditions</w:delText>
        </w:r>
      </w:del>
      <w:del w:id="2278" w:author="PR Preview" w:date="2026-01-01T00:00:00Z">
        <w:r>
          <w:delText xml:space="preserve"> </w:delText>
        </w:r>
      </w:del>
      <w:del w:id="2279" w:author="PR Preview" w:date="2026-01-01T00:00:00Z">
        <w:r>
          <w:delText xml:space="preserve">(nonnegativity or</w:delText>
        </w:r>
      </w:del>
      <w:del w:id="2280" w:author="PR Preview" w:date="2026-01-01T00:00:00Z">
        <w:r>
          <w:delText xml:space="preserve"> </w:delText>
        </w:r>
      </w:del>
      <w:hyperlink r:id="rId361">
        <w:del w:id="2281" w:author="PR Preview" w:date="2026-01-01T00:00:00Z">
          <w:r>
            <w:rPr>
              <w:rStyle w:val="Hyperlink"/>
            </w:rPr>
            <w:delText xml:space="preserve">absolute integrability</w:delText>
          </w:r>
        </w:del>
      </w:hyperlink>
      <w:del w:id="2282" w:author="PR Preview" w:date="2026-01-01T00:00:00Z">
        <w:r>
          <w:delText xml:space="preserve">) still need to be verified</w:delText>
        </w:r>
      </w:del>
      <w:del w:id="2283" w:author="PR Preview" w:date="2026-01-01T00:00:00Z">
        <w:r>
          <w:delText xml:space="preserve"> </w:delText>
        </w:r>
      </w:del>
      <w:del w:id="2284" w:author="PR Preview" w:date="2026-01-01T00:00:00Z">
        <w:r>
          <w:delText xml:space="preserve">in each application.</w:delText>
        </w:r>
      </w:del>
      <w:del w:id="2285" w:author="PR Preview" w:date="2026-01-01T00:00:00Z">
        <w:r>
          <w:delText xml:space="preserve"> </w:delText>
        </w:r>
      </w:del>
      <w:del w:id="2286" w:author="PR Preview" w:date="2026-01-01T00:00:00Z">
        <w:r>
          <w:delText xml:space="preserve">For example,</w:delText>
        </w:r>
      </w:del>
      <w:del w:id="2287" w:author="PR Preview" w:date="2026-01-01T00:00:00Z">
        <w:r>
          <w:delText xml:space="preserve"> </w:delText>
        </w:r>
      </w:del>
      <w:hyperlink r:id="rId366">
        <w:del w:id="2288" w:author="PR Preview" w:date="2026-01-01T00:00:00Z">
          <w:r>
            <w:rPr>
              <w:rStyle w:val="Hyperlink"/>
            </w:rPr>
            <w:delText xml:space="preserve">Lebesgue measure</w:delText>
          </w:r>
        </w:del>
      </w:hyperlink>
      <w:del w:id="2289" w:author="PR Preview" w:date="2026-01-01T00:00:00Z">
        <w:r>
          <w:delText xml:space="preserve"> </w:delText>
        </w:r>
      </w:del>
      <w:del w:id="2290" w:author="PR Preview" w:date="2026-01-01T00:00:00Z">
        <w:r>
          <w:delText xml:space="preserve">(ordinary length) on</w:delText>
        </w:r>
      </w:del>
      <w:del w:id="229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292" w:author="PR Preview" w:date="2026-01-01T00:00:00Z">
        <w:r>
          <w:delText xml:space="preserve"> </w:delText>
        </w:r>
      </w:del>
      <w:del w:id="2293" w:author="PR Preview" w:date="2026-01-01T00:00:00Z">
        <w:r>
          <w:delText xml:space="preserve">is a probability measure,</w:delText>
        </w:r>
      </w:del>
      <w:del w:id="2294" w:author="PR Preview" w:date="2026-01-01T00:00:00Z">
        <w:r>
          <w:delText xml:space="preserve"> </w:delText>
        </w:r>
      </w:del>
      <w:del w:id="2295" w:author="PR Preview" w:date="2026-01-01T00:00:00Z">
        <w:r>
          <w:delText xml:space="preserve">so the</w:delText>
        </w:r>
      </w:del>
      <w:del w:id="2296" w:author="PR Preview" w:date="2026-01-01T00:00:00Z">
        <w:r>
          <w:delText xml:space="preserve"> </w:delText>
        </w:r>
      </w:del>
      <m:oMath>
        <m:r>
          <m:t>σ</m:t>
        </m:r>
      </m:oMath>
      <w:del w:id="2297" w:author="PR Preview" w:date="2026-01-01T00:00:00Z">
        <w:r>
          <w:delText xml:space="preserve">-finiteness condition holds for both factors</w:delText>
        </w:r>
      </w:del>
      <w:del w:id="2298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299" w:author="PR Preview" w:date="2026-01-01T00:00:00Z">
        <w:r>
          <w:delText xml:space="preserve">,</w:delText>
        </w:r>
      </w:del>
      <w:del w:id="2300" w:author="PR Preview" w:date="2026-01-01T00:00:00Z">
        <w:r>
          <w:delText xml:space="preserve"> </w:delText>
        </w:r>
      </w:del>
      <w:del w:id="2301" w:author="PR Preview" w:date="2026-01-01T00:00:00Z">
        <w:r>
          <w:delText xml:space="preserve">yet the two iterated integrals in</w:delText>
        </w:r>
      </w:del>
      <w:del w:id="2302" w:author="PR Preview" w:date="2026-01-01T00:00:00Z">
        <w:r>
          <w:delText xml:space="preserve"> </w:delText>
        </w:r>
      </w:del>
      <w:hyperlink w:anchor="exm-fubini-fail">
        <w:del w:id="2303" w:author="PR Preview" w:date="2026-01-01T00:00:00Z">
          <w:r>
            <w:rPr>
              <w:rStyle w:val="Hyperlink"/>
            </w:rPr>
            <w:delText xml:space="preserve">Example 40</w:delText>
          </w:r>
        </w:del>
      </w:hyperlink>
      <w:del w:id="2304" w:author="PR Preview" w:date="2026-01-01T00:00:00Z">
        <w:r>
          <w:delText xml:space="preserve"> </w:delText>
        </w:r>
      </w:del>
      <w:del w:id="2305" w:author="PR Preview" w:date="2026-01-01T00:00:00Z">
        <w:r>
          <w:delText xml:space="preserve">are</w:delText>
        </w:r>
      </w:del>
      <w:del w:id="2306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/</m:t>
        </m:r>
        <m:r>
          <m:t>4</m:t>
        </m:r>
      </m:oMath>
      <w:del w:id="2307" w:author="PR Preview" w:date="2026-01-01T00:00:00Z">
        <w:r>
          <w:delText xml:space="preserve"> </w:delText>
        </w:r>
      </w:del>
      <w:del w:id="2308" w:author="PR Preview" w:date="2026-01-01T00:00:00Z">
        <w:r>
          <w:delText xml:space="preserve">and</w:delText>
        </w:r>
      </w:del>
      <w:del w:id="2309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del w:id="2310" w:author="PR Preview" w:date="2026-01-01T00:00:00Z">
        <w:r>
          <w:delText xml:space="preserve">.</w:delText>
        </w:r>
      </w:del>
      <w:del w:id="2311" w:author="PR Preview" w:date="2026-01-01T00:00:00Z">
        <w:r>
          <w:delText xml:space="preserve"> </w:delText>
        </w:r>
      </w:del>
      <w:del w:id="2312" w:author="PR Preview" w:date="2026-01-01T00:00:00Z">
        <w:r>
          <w:delText xml:space="preserve">So</w:delText>
        </w:r>
      </w:del>
      <w:del w:id="2313" w:author="PR Preview" w:date="2026-01-01T00:00:00Z">
        <w:r>
          <w:delText xml:space="preserve"> </w:delText>
        </w:r>
      </w:del>
      <m:oMath>
        <m:r>
          <m:t>σ</m:t>
        </m:r>
      </m:oMath>
      <w:del w:id="2314" w:author="PR Preview" w:date="2026-01-01T00:00:00Z">
        <w:r>
          <w:delText xml:space="preserve">-finiteness alone does not make the iterated integrals agree.</w:delText>
        </w:r>
      </w:del>
    </w:p>
    <w:p>
      <w:pPr>
        <w:pStyle w:val="BodyText"/>
      </w:pPr>
      <w:del w:id="2315" w:author="PR Preview" w:date="2026-01-01T00:00:00Z">
        <w:r>
          <w:rPr>
            <w:b/>
            <w:bCs/>
          </w:rPr>
          <w:delText xml:space="preserve">Example 42 (Positive application of</w:delText>
        </w:r>
      </w:del>
      <w:del w:id="2316" w:author="PR Preview" w:date="2026-01-01T00:00:00Z">
        <w:r>
          <w:rPr>
            <w:b/>
            <w:bCs/>
          </w:rPr>
          <w:delText xml:space="preserve"> </w:delText>
        </w:r>
      </w:del>
      <w:hyperlink w:anchor="thm-fubini-tonelli">
        <w:del w:id="2317" w:author="PR Preview" w:date="2026-01-01T00:00:00Z">
          <w:r>
            <w:rPr>
              <w:rStyle w:val="Hyperlink"/>
              <w:b/>
              <w:bCs/>
            </w:rPr>
            <w:delText xml:space="preserve">Theorem 17</w:delText>
          </w:r>
        </w:del>
      </w:hyperlink>
      <w:del w:id="2318" w:author="PR Preview" w:date="2026-01-01T00:00:00Z">
        <w:r>
          <w:rPr>
            <w:b/>
            <w:bCs/>
          </w:rPr>
          <w:delText xml:space="preserve">)</w:delText>
        </w:r>
      </w:del>
      <w:del w:id="2319" w:author="PR Preview" w:date="2026-01-01T00:00:00Z">
        <w:r>
          <w:delText xml:space="preserve"> </w:delText>
        </w:r>
      </w:del>
      <w:del w:id="2320" w:author="PR Preview" w:date="2026-01-01T00:00:00Z">
        <w:r>
          <w:delText xml:space="preserve">Let</w:delText>
        </w:r>
      </w:del>
      <w:del w:id="2321" w:author="PR Preview" w:date="2026-01-01T00:00:00Z">
        <w:r>
          <w:delText xml:space="preserve"> </w:delText>
        </w:r>
      </w:del>
      <m:oMath>
        <m:r>
          <m:t>X</m:t>
        </m:r>
      </m:oMath>
      <w:del w:id="2322" w:author="PR Preview" w:date="2026-01-01T00:00:00Z">
        <w:r>
          <w:delText xml:space="preserve"> </w:delText>
        </w:r>
      </w:del>
      <w:del w:id="2323" w:author="PR Preview" w:date="2026-01-01T00:00:00Z">
        <w:r>
          <w:delText xml:space="preserve">and</w:delText>
        </w:r>
      </w:del>
      <w:del w:id="2324" w:author="PR Preview" w:date="2026-01-01T00:00:00Z">
        <w:r>
          <w:delText xml:space="preserve"> </w:delText>
        </w:r>
      </w:del>
      <m:oMath>
        <m:r>
          <m:t>Y</m:t>
        </m:r>
      </m:oMath>
      <w:del w:id="2325" w:author="PR Preview" w:date="2026-01-01T00:00:00Z">
        <w:r>
          <w:delText xml:space="preserve"> </w:delText>
        </w:r>
      </w:del>
      <w:del w:id="2326" w:author="PR Preview" w:date="2026-01-01T00:00:00Z">
        <w:r>
          <w:delText xml:space="preserve">be</w:delText>
        </w:r>
      </w:del>
      <w:del w:id="2327" w:author="PR Preview" w:date="2026-01-01T00:00:00Z">
        <w:r>
          <w:delText xml:space="preserve"> </w:delText>
        </w:r>
      </w:del>
      <w:hyperlink r:id="rId319">
        <w:del w:id="2328" w:author="PR Preview" w:date="2026-01-01T00:00:00Z">
          <w:r>
            <w:rPr>
              <w:rStyle w:val="Hyperlink"/>
            </w:rPr>
            <w:delText xml:space="preserve">independent</w:delText>
          </w:r>
        </w:del>
      </w:hyperlink>
      <w:del w:id="2329" w:author="PR Preview" w:date="2026-01-01T00:00:00Z">
        <w:r>
          <w:delText xml:space="preserve"> </w:delText>
        </w:r>
      </w:del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del w:id="2330" w:author="PR Preview" w:date="2026-01-01T00:00:00Z">
        <w:r>
          <w:delText xml:space="preserve"> </w:delText>
        </w:r>
      </w:del>
      <w:hyperlink r:id="rId288">
        <w:del w:id="2331" w:author="PR Preview" w:date="2026-01-01T00:00:00Z">
          <w:r>
            <w:rPr>
              <w:rStyle w:val="Hyperlink"/>
            </w:rPr>
            <w:delText xml:space="preserve">random variables</w:delText>
          </w:r>
        </w:del>
      </w:hyperlink>
      <w:del w:id="2332" w:author="PR Preview" w:date="2026-01-01T00:00:00Z">
        <w:r>
          <w:delText xml:space="preserve">,</w:delText>
        </w:r>
      </w:del>
      <w:del w:id="2333" w:author="PR Preview" w:date="2026-01-01T00:00:00Z">
        <w:r>
          <w:delText xml:space="preserve"> </w:delText>
        </w:r>
      </w:del>
      <w:del w:id="2334" w:author="PR Preview" w:date="2026-01-01T00:00:00Z">
        <w:r>
          <w:delText xml:space="preserve">with</w:delText>
        </w:r>
      </w:del>
      <w:del w:id="2335" w:author="PR Preview" w:date="2026-01-01T00:00:00Z">
        <w:r>
          <w:delText xml:space="preserve"> </w:delText>
        </w:r>
      </w:del>
      <w:hyperlink r:id="rId290">
        <w:del w:id="2336" w:author="PR Preview" w:date="2026-01-01T00:00:00Z">
          <w:r>
            <w:rPr>
              <w:rStyle w:val="Hyperlink"/>
            </w:rPr>
            <w:delText xml:space="preserve">joint density</w:delText>
          </w:r>
        </w:del>
      </w:hyperlink>
      <w:del w:id="233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del w:id="2338" w:author="PR Preview" w:date="2026-01-01T00:00:00Z">
        <w:r>
          <w:delText xml:space="preserve"> </w:delText>
        </w:r>
      </w:del>
      <w:del w:id="2339" w:author="PR Preview" w:date="2026-01-01T00:00:00Z">
        <w:r>
          <w:delText xml:space="preserve">for</w:delText>
        </w:r>
      </w:del>
      <w:del w:id="234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del w:id="2341" w:author="PR Preview" w:date="2026-01-01T00:00:00Z">
        <w:r>
          <w:delText xml:space="preserve">.</w:delText>
        </w:r>
      </w:del>
    </w:p>
    <w:p>
      <w:pPr>
        <w:pStyle w:val="BodyText"/>
      </w:pPr>
      <w:del w:id="2342" w:author="PR Preview" w:date="2026-01-01T00:00:00Z">
        <w:r>
          <w:delText xml:space="preserve">The probability</w:delText>
        </w:r>
      </w:del>
      <w:del w:id="234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del w:id="2344" w:author="PR Preview" w:date="2026-01-01T00:00:00Z">
        <w:r>
          <w:delText xml:space="preserve"> </w:delText>
        </w:r>
      </w:del>
      <w:del w:id="2345" w:author="PR Preview" w:date="2026-01-01T00:00:00Z">
        <w:r>
          <w:delText xml:space="preserve">is the integral of</w:delText>
        </w:r>
      </w:del>
      <w:del w:id="2346" w:author="PR Preview" w:date="2026-01-01T00:00:00Z">
        <w:r>
          <w:delText xml:space="preserve"> </w:delText>
        </w:r>
      </w:del>
      <m:oMath>
        <m:r>
          <m:t>f</m:t>
        </m:r>
      </m:oMath>
      <w:del w:id="2347" w:author="PR Preview" w:date="2026-01-01T00:00:00Z">
        <w:r>
          <w:delText xml:space="preserve"> </w:delText>
        </w:r>
      </w:del>
      <w:del w:id="2348" w:author="PR Preview" w:date="2026-01-01T00:00:00Z">
        <w:r>
          <w:delText xml:space="preserve">over</w:delText>
        </w:r>
      </w:del>
      <w:del w:id="2349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del w:id="2350" w:author="PR Preview" w:date="2026-01-01T00:00:00Z">
        <w:r>
          <w:delText xml:space="preserve"> </w:delText>
        </w:r>
      </w:del>
      <w:del w:id="2351" w:author="PR Preview" w:date="2026-01-01T00:00:00Z">
        <w:r>
          <w:delText xml:space="preserve">with respect to Lebesgue measure (ordinary length) in each coordinate.</w:delText>
        </w:r>
      </w:del>
      <w:del w:id="2352" w:author="PR Preview" w:date="2026-01-01T00:00:00Z">
        <w:r>
          <w:delText xml:space="preserve"> </w:delText>
        </w:r>
      </w:del>
      <w:del w:id="2353" w:author="PR Preview" w:date="2026-01-01T00:00:00Z">
        <w:r>
          <w:delText xml:space="preserve">Lebesgue measure on</w:delText>
        </w:r>
      </w:del>
      <w:del w:id="2354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2355" w:author="PR Preview" w:date="2026-01-01T00:00:00Z">
        <w:r>
          <w:delText xml:space="preserve"> </w:delText>
        </w:r>
      </w:del>
      <w:del w:id="2356" w:author="PR Preview" w:date="2026-01-01T00:00:00Z">
        <w:r>
          <w:delText xml:space="preserve">is</w:delText>
        </w:r>
      </w:del>
      <w:del w:id="2357" w:author="PR Preview" w:date="2026-01-01T00:00:00Z">
        <w:r>
          <w:delText xml:space="preserve"> </w:delText>
        </w:r>
      </w:del>
      <m:oMath>
        <m:r>
          <m:t>σ</m:t>
        </m:r>
      </m:oMath>
      <w:del w:id="2358" w:author="PR Preview" w:date="2026-01-01T00:00:00Z">
        <w:r>
          <w:delText xml:space="preserve">-finite,</w:delText>
        </w:r>
      </w:del>
      <w:del w:id="2359" w:author="PR Preview" w:date="2026-01-01T00:00:00Z">
        <w:r>
          <w:delText xml:space="preserve"> </w:delText>
        </w:r>
      </w:del>
      <w:del w:id="2360" w:author="PR Preview" w:date="2026-01-01T00:00:00Z">
        <w:r>
          <w:delText xml:space="preserve">because</w:delText>
        </w:r>
      </w:del>
      <w:del w:id="236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2362" w:author="PR Preview" w:date="2026-01-01T00:00:00Z">
        <w:r>
          <w:delText xml:space="preserve"> </w:delText>
        </w:r>
      </w:del>
      <w:del w:id="2363" w:author="PR Preview" w:date="2026-01-01T00:00:00Z">
        <w:r>
          <w:delText xml:space="preserve">is the union of the intervals</w:delText>
        </w:r>
      </w:del>
      <w:del w:id="2364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del w:id="2365" w:author="PR Preview" w:date="2026-01-01T00:00:00Z">
        <w:r>
          <w:delText xml:space="preserve">,</w:delText>
        </w:r>
      </w:del>
      <w:del w:id="236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del w:id="2367" w:author="PR Preview" w:date="2026-01-01T00:00:00Z">
        <w:r>
          <w:delText xml:space="preserve">,</w:delText>
        </w:r>
      </w:del>
      <w:del w:id="2368" w:author="PR Preview" w:date="2026-01-01T00:00:00Z">
        <w:r>
          <w:delText xml:space="preserve"> </w:delText>
        </w:r>
      </w:del>
      <w:del w:id="2369" w:author="PR Preview" w:date="2026-01-01T00:00:00Z">
        <w:r>
          <w:delText xml:space="preserve">each of finite length</w:delText>
        </w:r>
      </w:del>
      <w:del w:id="2370" w:author="PR Preview" w:date="2026-01-01T00:00:00Z">
        <w:r>
          <w:delText xml:space="preserve"> </w:delText>
        </w:r>
      </w:del>
      <m:oMath>
        <m:r>
          <m:t>n</m:t>
        </m:r>
      </m:oMath>
      <w:del w:id="2371" w:author="PR Preview" w:date="2026-01-01T00:00:00Z">
        <w:r>
          <w:delText xml:space="preserve">;</w:delText>
        </w:r>
      </w:del>
      <w:del w:id="2372" w:author="PR Preview" w:date="2026-01-01T00:00:00Z">
        <w:r>
          <w:delText xml:space="preserve"> </w:delText>
        </w:r>
      </w:del>
      <w:del w:id="2373" w:author="PR Preview" w:date="2026-01-01T00:00:00Z">
        <w:r>
          <w:delText xml:space="preserve">so the</w:delText>
        </w:r>
      </w:del>
      <w:del w:id="2374" w:author="PR Preview" w:date="2026-01-01T00:00:00Z">
        <w:r>
          <w:delText xml:space="preserve"> </w:delText>
        </w:r>
      </w:del>
      <m:oMath>
        <m:r>
          <m:t>σ</m:t>
        </m:r>
      </m:oMath>
      <w:del w:id="2375" w:author="PR Preview" w:date="2026-01-01T00:00:00Z">
        <w:r>
          <w:delText xml:space="preserve">-finiteness condition of</w:delText>
        </w:r>
      </w:del>
      <w:del w:id="2376" w:author="PR Preview" w:date="2026-01-01T00:00:00Z">
        <w:r>
          <w:delText xml:space="preserve"> </w:delText>
        </w:r>
      </w:del>
      <w:hyperlink w:anchor="thm-fubini-tonelli">
        <w:del w:id="2377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2378" w:author="PR Preview" w:date="2026-01-01T00:00:00Z">
        <w:r>
          <w:delText xml:space="preserve"> </w:delText>
        </w:r>
      </w:del>
      <w:del w:id="2379" w:author="PR Preview" w:date="2026-01-01T00:00:00Z">
        <w:r>
          <w:delText xml:space="preserve">holds.</w:delText>
        </w:r>
      </w:del>
      <w:del w:id="2380" w:author="PR Preview" w:date="2026-01-01T00:00:00Z">
        <w:r>
          <w:delText xml:space="preserve"> </w:delText>
        </w:r>
      </w:del>
      <w:del w:id="2381" w:author="PR Preview" w:date="2026-01-01T00:00:00Z">
        <w:r>
          <w:delText xml:space="preserve">Since</w:delText>
        </w:r>
      </w:del>
      <w:del w:id="238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del w:id="2383" w:author="PR Preview" w:date="2026-01-01T00:00:00Z">
        <w:r>
          <w:delText xml:space="preserve">,</w:delText>
        </w:r>
      </w:del>
      <w:del w:id="2384" w:author="PR Preview" w:date="2026-01-01T00:00:00Z">
        <w:r>
          <w:delText xml:space="preserve"> </w:delText>
        </w:r>
      </w:del>
      <w:del w:id="2385" w:author="PR Preview" w:date="2026-01-01T00:00:00Z">
        <w:r>
          <w:delText xml:space="preserve">condition (a) (Tonelli’s theorem, nonnegativity) is also satisfied.</w:delText>
        </w:r>
      </w:del>
    </w:p>
    <w:p>
      <w:pPr>
        <w:pStyle w:val="BodyText"/>
      </w:pPr>
      <w:del w:id="2386" w:author="PR Preview" w:date="2026-01-01T00:00:00Z">
        <w:r>
          <w:delText xml:space="preserve">By</w:delText>
        </w:r>
      </w:del>
      <w:del w:id="2387" w:author="PR Preview" w:date="2026-01-01T00:00:00Z">
        <w:r>
          <w:delText xml:space="preserve"> </w:delText>
        </w:r>
      </w:del>
      <w:hyperlink w:anchor="thm-fubini-tonelli">
        <w:del w:id="2388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2389" w:author="PR Preview" w:date="2026-01-01T00:00:00Z">
        <w:r>
          <w:delText xml:space="preserve">, both iterated integrals exist and agree.</w:delText>
        </w:r>
      </w:del>
      <w:del w:id="2390" w:author="PR Preview" w:date="2026-01-01T00:00:00Z">
        <w:r>
          <w:delText xml:space="preserve"> </w:delText>
        </w:r>
      </w:del>
      <w:del w:id="2391" w:author="PR Preview" w:date="2026-01-01T00:00:00Z">
        <w:r>
          <w:delText xml:space="preserve">Integrating</w:delText>
        </w:r>
      </w:del>
      <w:del w:id="2392" w:author="PR Preview" w:date="2026-01-01T00:00:00Z">
        <w:r>
          <w:delText xml:space="preserve"> </w:delText>
        </w:r>
      </w:del>
      <m:oMath>
        <m:r>
          <m:t>y</m:t>
        </m:r>
      </m:oMath>
      <w:del w:id="2393" w:author="PR Preview" w:date="2026-01-01T00:00:00Z">
        <w:r>
          <w:delText xml:space="preserve"> </w:delText>
        </w:r>
      </w:del>
      <w:del w:id="2394" w:author="PR Preview" w:date="2026-01-01T00:00:00Z">
        <w:r>
          <w:delText xml:space="preserve">first, then</w:delText>
        </w:r>
      </w:del>
      <w:del w:id="2395" w:author="PR Preview" w:date="2026-01-01T00:00:00Z">
        <w:r>
          <w:delText xml:space="preserve"> </w:delText>
        </w:r>
      </w:del>
      <m:oMath>
        <m:r>
          <m:t>x</m:t>
        </m:r>
      </m:oMath>
      <w:del w:id="2396" w:author="PR Preview" w:date="2026-01-01T00:00:00Z">
        <w:r>
          <w:delText xml:space="preserve">:</w:delText>
        </w:r>
      </w:del>
    </w:p>
    <w:p>
      <w:pPr>
        <w:pStyle w:val="BodyText"/>
      </w:pPr>
      <w:ins w:id="2397" w:author="PR Preview" w:date="2026-01-01T00:00:00Z">
        <w:r>
          <w:t xml:space="preserve">The integrability conditions</w:t>
        </w:r>
      </w:ins>
      <w:ins w:id="2398" w:author="PR Preview" w:date="2026-01-01T00:00:00Z">
        <w:r>
          <w:t xml:space="preserve"> </w:t>
        </w:r>
      </w:ins>
      <w:ins w:id="2399" w:author="PR Preview" w:date="2026-01-01T00:00:00Z">
        <w:r>
          <w:t xml:space="preserve">(nonnegativity or</w:t>
        </w:r>
      </w:ins>
      <w:ins w:id="2400" w:author="PR Preview" w:date="2026-01-01T00:00:00Z">
        <w:r>
          <w:t xml:space="preserve"> </w:t>
        </w:r>
      </w:ins>
      <w:hyperlink r:id="rId361">
        <w:ins w:id="2401" w:author="PR Preview" w:date="2026-01-01T00:00:00Z">
          <w:r>
            <w:rPr>
              <w:rStyle w:val="Hyperlink"/>
            </w:rPr>
            <w:t xml:space="preserve">absolute integrability</w:t>
          </w:r>
        </w:ins>
      </w:hyperlink>
      <w:ins w:id="2402" w:author="PR Preview" w:date="2026-01-01T00:00:00Z">
        <w:r>
          <w:t xml:space="preserve">) still need to be verified</w:t>
        </w:r>
      </w:ins>
      <w:ins w:id="2403" w:author="PR Preview" w:date="2026-01-01T00:00:00Z">
        <w:r>
          <w:t xml:space="preserve"> </w:t>
        </w:r>
      </w:ins>
      <w:ins w:id="2404" w:author="PR Preview" w:date="2026-01-01T00:00:00Z">
        <w:r>
          <w:t xml:space="preserve">in each application.</w:t>
        </w:r>
      </w:ins>
      <w:ins w:id="2405" w:author="PR Preview" w:date="2026-01-01T00:00:00Z">
        <w:r>
          <w:t xml:space="preserve"> </w:t>
        </w:r>
      </w:ins>
      <w:ins w:id="2406" w:author="PR Preview" w:date="2026-01-01T00:00:00Z">
        <w:r>
          <w:t xml:space="preserve">For example,</w:t>
        </w:r>
      </w:ins>
      <w:ins w:id="2407" w:author="PR Preview" w:date="2026-01-01T00:00:00Z">
        <w:r>
          <w:t xml:space="preserve"> </w:t>
        </w:r>
      </w:ins>
      <w:hyperlink r:id="rId366">
        <w:ins w:id="2408" w:author="PR Preview" w:date="2026-01-01T00:00:00Z">
          <w:r>
            <w:rPr>
              <w:rStyle w:val="Hyperlink"/>
            </w:rPr>
            <w:t xml:space="preserve">Lebesgue measure</w:t>
          </w:r>
        </w:ins>
      </w:hyperlink>
      <w:ins w:id="2409" w:author="PR Preview" w:date="2026-01-01T00:00:00Z">
        <w:r>
          <w:t xml:space="preserve"> </w:t>
        </w:r>
      </w:ins>
      <w:ins w:id="2410" w:author="PR Preview" w:date="2026-01-01T00:00:00Z">
        <w:r>
          <w:t xml:space="preserve">(ordinary length) on</w:t>
        </w:r>
      </w:ins>
      <w:ins w:id="241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412" w:author="PR Preview" w:date="2026-01-01T00:00:00Z">
        <w:r>
          <w:t xml:space="preserve"> </w:t>
        </w:r>
      </w:ins>
      <w:ins w:id="2413" w:author="PR Preview" w:date="2026-01-01T00:00:00Z">
        <w:r>
          <w:t xml:space="preserve">is a probability measure,</w:t>
        </w:r>
      </w:ins>
      <w:ins w:id="2414" w:author="PR Preview" w:date="2026-01-01T00:00:00Z">
        <w:r>
          <w:t xml:space="preserve"> </w:t>
        </w:r>
      </w:ins>
      <w:ins w:id="2415" w:author="PR Preview" w:date="2026-01-01T00:00:00Z">
        <w:r>
          <w:t xml:space="preserve">so the</w:t>
        </w:r>
      </w:ins>
      <w:ins w:id="2416" w:author="PR Preview" w:date="2026-01-01T00:00:00Z">
        <w:r>
          <w:t xml:space="preserve"> </w:t>
        </w:r>
      </w:ins>
      <m:oMath>
        <m:r>
          <m:t>σ</m:t>
        </m:r>
      </m:oMath>
      <w:ins w:id="2417" w:author="PR Preview" w:date="2026-01-01T00:00:00Z">
        <w:r>
          <w:t xml:space="preserve">-finiteness condition holds for both factors</w:t>
        </w:r>
      </w:ins>
      <w:ins w:id="241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419" w:author="PR Preview" w:date="2026-01-01T00:00:00Z">
        <w:r>
          <w:t xml:space="preserve">,</w:t>
        </w:r>
      </w:ins>
      <w:ins w:id="2420" w:author="PR Preview" w:date="2026-01-01T00:00:00Z">
        <w:r>
          <w:t xml:space="preserve"> </w:t>
        </w:r>
      </w:ins>
      <w:ins w:id="2421" w:author="PR Preview" w:date="2026-01-01T00:00:00Z">
        <w:r>
          <w:t xml:space="preserve">yet the two iterated integrals in</w:t>
        </w:r>
      </w:ins>
      <w:ins w:id="2422" w:author="PR Preview" w:date="2026-01-01T00:00:00Z">
        <w:r>
          <w:t xml:space="preserve"> </w:t>
        </w:r>
      </w:ins>
      <w:hyperlink w:anchor="exm-fubini-fail">
        <w:ins w:id="2423" w:author="PR Preview" w:date="2026-01-01T00:00:00Z">
          <w:r>
            <w:rPr>
              <w:rStyle w:val="Hyperlink"/>
            </w:rPr>
            <w:t xml:space="preserve">Example 41</w:t>
          </w:r>
        </w:ins>
      </w:hyperlink>
      <w:ins w:id="2424" w:author="PR Preview" w:date="2026-01-01T00:00:00Z">
        <w:r>
          <w:t xml:space="preserve"> </w:t>
        </w:r>
      </w:ins>
      <w:ins w:id="2425" w:author="PR Preview" w:date="2026-01-01T00:00:00Z">
        <w:r>
          <w:t xml:space="preserve">are</w:t>
        </w:r>
      </w:ins>
      <w:ins w:id="2426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4</m:t>
        </m:r>
      </m:oMath>
      <w:ins w:id="2427" w:author="PR Preview" w:date="2026-01-01T00:00:00Z">
        <w:r>
          <w:t xml:space="preserve"> </w:t>
        </w:r>
      </w:ins>
      <w:ins w:id="2428" w:author="PR Preview" w:date="2026-01-01T00:00:00Z">
        <w:r>
          <w:t xml:space="preserve">and</w:t>
        </w:r>
      </w:ins>
      <w:ins w:id="242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ins w:id="2430" w:author="PR Preview" w:date="2026-01-01T00:00:00Z">
        <w:r>
          <w:t xml:space="preserve">.</w:t>
        </w:r>
      </w:ins>
      <w:ins w:id="2431" w:author="PR Preview" w:date="2026-01-01T00:00:00Z">
        <w:r>
          <w:t xml:space="preserve"> </w:t>
        </w:r>
      </w:ins>
      <w:ins w:id="2432" w:author="PR Preview" w:date="2026-01-01T00:00:00Z">
        <w:r>
          <w:t xml:space="preserve">So</w:t>
        </w:r>
      </w:ins>
      <w:ins w:id="2433" w:author="PR Preview" w:date="2026-01-01T00:00:00Z">
        <w:r>
          <w:t xml:space="preserve"> </w:t>
        </w:r>
      </w:ins>
      <m:oMath>
        <m:r>
          <m:t>σ</m:t>
        </m:r>
      </m:oMath>
      <w:ins w:id="2434" w:author="PR Preview" w:date="2026-01-01T00:00:00Z">
        <w:r>
          <w:t xml:space="preserve">-finiteness alone does not make the iterated integrals agree.</w:t>
        </w:r>
      </w:ins>
    </w:p>
    <w:bookmarkEnd w:id="367"/>
    <w:bookmarkStart w:id="368" w:name="exm-fubini-tonelli-apply"/>
    <w:p>
      <w:pPr>
        <w:pStyle w:val="BodyText"/>
      </w:pPr>
      <w:ins w:id="2435" w:author="PR Preview" w:date="2026-01-01T00:00:00Z">
        <w:r>
          <w:rPr>
            <w:b/>
            <w:bCs/>
          </w:rPr>
          <w:t xml:space="preserve">Example 43 (Positive application of</w:t>
        </w:r>
      </w:ins>
      <w:ins w:id="2436" w:author="PR Preview" w:date="2026-01-01T00:00:00Z">
        <w:r>
          <w:rPr>
            <w:b/>
            <w:bCs/>
          </w:rPr>
          <w:t xml:space="preserve"> </w:t>
        </w:r>
      </w:ins>
      <w:hyperlink w:anchor="thm-fubini-tonelli">
        <w:ins w:id="2437" w:author="PR Preview" w:date="2026-01-01T00:00:00Z">
          <w:r>
            <w:rPr>
              <w:rStyle w:val="Hyperlink"/>
              <w:b/>
              <w:bCs/>
            </w:rPr>
            <w:t xml:space="preserve">Theorem 18</w:t>
          </w:r>
        </w:ins>
      </w:hyperlink>
      <w:ins w:id="2438" w:author="PR Preview" w:date="2026-01-01T00:00:00Z">
        <w:r>
          <w:rPr>
            <w:b/>
            <w:bCs/>
          </w:rPr>
          <w:t xml:space="preserve">)</w:t>
        </w:r>
      </w:ins>
      <w:ins w:id="2439" w:author="PR Preview" w:date="2026-01-01T00:00:00Z">
        <w:r>
          <w:t xml:space="preserve"> </w:t>
        </w:r>
      </w:ins>
      <w:ins w:id="2440" w:author="PR Preview" w:date="2026-01-01T00:00:00Z">
        <w:r>
          <w:t xml:space="preserve">Let</w:t>
        </w:r>
      </w:ins>
      <w:ins w:id="2441" w:author="PR Preview" w:date="2026-01-01T00:00:00Z">
        <w:r>
          <w:t xml:space="preserve"> </w:t>
        </w:r>
      </w:ins>
      <m:oMath>
        <m:r>
          <m:t>X</m:t>
        </m:r>
      </m:oMath>
      <w:ins w:id="2442" w:author="PR Preview" w:date="2026-01-01T00:00:00Z">
        <w:r>
          <w:t xml:space="preserve"> </w:t>
        </w:r>
      </w:ins>
      <w:ins w:id="2443" w:author="PR Preview" w:date="2026-01-01T00:00:00Z">
        <w:r>
          <w:t xml:space="preserve">and</w:t>
        </w:r>
      </w:ins>
      <w:ins w:id="2444" w:author="PR Preview" w:date="2026-01-01T00:00:00Z">
        <w:r>
          <w:t xml:space="preserve"> </w:t>
        </w:r>
      </w:ins>
      <m:oMath>
        <m:r>
          <m:t>Y</m:t>
        </m:r>
      </m:oMath>
      <w:ins w:id="2445" w:author="PR Preview" w:date="2026-01-01T00:00:00Z">
        <w:r>
          <w:t xml:space="preserve"> </w:t>
        </w:r>
      </w:ins>
      <w:ins w:id="2446" w:author="PR Preview" w:date="2026-01-01T00:00:00Z">
        <w:r>
          <w:t xml:space="preserve">be</w:t>
        </w:r>
      </w:ins>
      <w:ins w:id="2447" w:author="PR Preview" w:date="2026-01-01T00:00:00Z">
        <w:r>
          <w:t xml:space="preserve"> </w:t>
        </w:r>
      </w:ins>
      <w:hyperlink r:id="rId319">
        <w:ins w:id="2448" w:author="PR Preview" w:date="2026-01-01T00:00:00Z">
          <w:r>
            <w:rPr>
              <w:rStyle w:val="Hyperlink"/>
            </w:rPr>
            <w:t xml:space="preserve">independent</w:t>
          </w:r>
        </w:ins>
      </w:hyperlink>
      <w:ins w:id="2449" w:author="PR Preview" w:date="2026-01-01T00:00:00Z">
        <w:r>
          <w:t xml:space="preserve"> </w:t>
        </w:r>
      </w:ins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ins w:id="2450" w:author="PR Preview" w:date="2026-01-01T00:00:00Z">
        <w:r>
          <w:t xml:space="preserve"> </w:t>
        </w:r>
      </w:ins>
      <w:hyperlink r:id="rId288">
        <w:ins w:id="2451" w:author="PR Preview" w:date="2026-01-01T00:00:00Z">
          <w:r>
            <w:rPr>
              <w:rStyle w:val="Hyperlink"/>
            </w:rPr>
            <w:t xml:space="preserve">random variables</w:t>
          </w:r>
        </w:ins>
      </w:hyperlink>
      <w:ins w:id="2452" w:author="PR Preview" w:date="2026-01-01T00:00:00Z">
        <w:r>
          <w:t xml:space="preserve">,</w:t>
        </w:r>
      </w:ins>
      <w:ins w:id="2453" w:author="PR Preview" w:date="2026-01-01T00:00:00Z">
        <w:r>
          <w:t xml:space="preserve"> </w:t>
        </w:r>
      </w:ins>
      <w:ins w:id="2454" w:author="PR Preview" w:date="2026-01-01T00:00:00Z">
        <w:r>
          <w:t xml:space="preserve">with</w:t>
        </w:r>
      </w:ins>
      <w:ins w:id="2455" w:author="PR Preview" w:date="2026-01-01T00:00:00Z">
        <w:r>
          <w:t xml:space="preserve"> </w:t>
        </w:r>
      </w:ins>
      <w:hyperlink r:id="rId290">
        <w:ins w:id="2456" w:author="PR Preview" w:date="2026-01-01T00:00:00Z">
          <w:r>
            <w:rPr>
              <w:rStyle w:val="Hyperlink"/>
            </w:rPr>
            <w:t xml:space="preserve">joint density</w:t>
          </w:r>
        </w:ins>
      </w:hyperlink>
      <w:ins w:id="245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ins w:id="2458" w:author="PR Preview" w:date="2026-01-01T00:00:00Z">
        <w:r>
          <w:t xml:space="preserve"> </w:t>
        </w:r>
      </w:ins>
      <w:ins w:id="2459" w:author="PR Preview" w:date="2026-01-01T00:00:00Z">
        <w:r>
          <w:t xml:space="preserve">for</w:t>
        </w:r>
      </w:ins>
      <w:ins w:id="246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ins w:id="2461" w:author="PR Preview" w:date="2026-01-01T00:00:00Z">
        <w:r>
          <w:t xml:space="preserve">.</w:t>
        </w:r>
      </w:ins>
    </w:p>
    <w:p>
      <w:pPr>
        <w:pStyle w:val="BodyText"/>
      </w:pPr>
      <w:ins w:id="2462" w:author="PR Preview" w:date="2026-01-01T00:00:00Z">
        <w:r>
          <w:t xml:space="preserve">The probability</w:t>
        </w:r>
      </w:ins>
      <w:ins w:id="246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ins w:id="2464" w:author="PR Preview" w:date="2026-01-01T00:00:00Z">
        <w:r>
          <w:t xml:space="preserve"> </w:t>
        </w:r>
      </w:ins>
      <w:ins w:id="2465" w:author="PR Preview" w:date="2026-01-01T00:00:00Z">
        <w:r>
          <w:t xml:space="preserve">is the integral of</w:t>
        </w:r>
      </w:ins>
      <w:ins w:id="2466" w:author="PR Preview" w:date="2026-01-01T00:00:00Z">
        <w:r>
          <w:t xml:space="preserve"> </w:t>
        </w:r>
      </w:ins>
      <m:oMath>
        <m:r>
          <m:t>f</m:t>
        </m:r>
      </m:oMath>
      <w:ins w:id="2467" w:author="PR Preview" w:date="2026-01-01T00:00:00Z">
        <w:r>
          <w:t xml:space="preserve"> </w:t>
        </w:r>
      </w:ins>
      <w:ins w:id="2468" w:author="PR Preview" w:date="2026-01-01T00:00:00Z">
        <w:r>
          <w:t xml:space="preserve">over</w:t>
        </w:r>
      </w:ins>
      <w:ins w:id="246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ins w:id="2470" w:author="PR Preview" w:date="2026-01-01T00:00:00Z">
        <w:r>
          <w:t xml:space="preserve"> </w:t>
        </w:r>
      </w:ins>
      <w:ins w:id="2471" w:author="PR Preview" w:date="2026-01-01T00:00:00Z">
        <w:r>
          <w:t xml:space="preserve">with respect to Lebesgue measure (ordinary length) in each coordinate.</w:t>
        </w:r>
      </w:ins>
      <w:ins w:id="2472" w:author="PR Preview" w:date="2026-01-01T00:00:00Z">
        <w:r>
          <w:t xml:space="preserve"> </w:t>
        </w:r>
      </w:ins>
      <w:ins w:id="2473" w:author="PR Preview" w:date="2026-01-01T00:00:00Z">
        <w:r>
          <w:t xml:space="preserve">Lebesgue measure on</w:t>
        </w:r>
      </w:ins>
      <w:ins w:id="247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2475" w:author="PR Preview" w:date="2026-01-01T00:00:00Z">
        <w:r>
          <w:t xml:space="preserve"> </w:t>
        </w:r>
      </w:ins>
      <w:ins w:id="2476" w:author="PR Preview" w:date="2026-01-01T00:00:00Z">
        <w:r>
          <w:t xml:space="preserve">is</w:t>
        </w:r>
      </w:ins>
      <w:ins w:id="2477" w:author="PR Preview" w:date="2026-01-01T00:00:00Z">
        <w:r>
          <w:t xml:space="preserve"> </w:t>
        </w:r>
      </w:ins>
      <m:oMath>
        <m:r>
          <m:t>σ</m:t>
        </m:r>
      </m:oMath>
      <w:ins w:id="2478" w:author="PR Preview" w:date="2026-01-01T00:00:00Z">
        <w:r>
          <w:t xml:space="preserve">-finite,</w:t>
        </w:r>
      </w:ins>
      <w:ins w:id="2479" w:author="PR Preview" w:date="2026-01-01T00:00:00Z">
        <w:r>
          <w:t xml:space="preserve"> </w:t>
        </w:r>
      </w:ins>
      <w:ins w:id="2480" w:author="PR Preview" w:date="2026-01-01T00:00:00Z">
        <w:r>
          <w:t xml:space="preserve">because</w:t>
        </w:r>
      </w:ins>
      <w:ins w:id="248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2482" w:author="PR Preview" w:date="2026-01-01T00:00:00Z">
        <w:r>
          <w:t xml:space="preserve"> </w:t>
        </w:r>
      </w:ins>
      <w:ins w:id="2483" w:author="PR Preview" w:date="2026-01-01T00:00:00Z">
        <w:r>
          <w:t xml:space="preserve">is the union of the intervals</w:t>
        </w:r>
      </w:ins>
      <w:ins w:id="248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ins w:id="2485" w:author="PR Preview" w:date="2026-01-01T00:00:00Z">
        <w:r>
          <w:t xml:space="preserve">,</w:t>
        </w:r>
      </w:ins>
      <w:ins w:id="248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ins w:id="2487" w:author="PR Preview" w:date="2026-01-01T00:00:00Z">
        <w:r>
          <w:t xml:space="preserve">,</w:t>
        </w:r>
      </w:ins>
      <w:ins w:id="2488" w:author="PR Preview" w:date="2026-01-01T00:00:00Z">
        <w:r>
          <w:t xml:space="preserve"> </w:t>
        </w:r>
      </w:ins>
      <w:ins w:id="2489" w:author="PR Preview" w:date="2026-01-01T00:00:00Z">
        <w:r>
          <w:t xml:space="preserve">each of finite length</w:t>
        </w:r>
      </w:ins>
      <w:ins w:id="2490" w:author="PR Preview" w:date="2026-01-01T00:00:00Z">
        <w:r>
          <w:t xml:space="preserve"> </w:t>
        </w:r>
      </w:ins>
      <m:oMath>
        <m:r>
          <m:t>n</m:t>
        </m:r>
      </m:oMath>
      <w:ins w:id="2491" w:author="PR Preview" w:date="2026-01-01T00:00:00Z">
        <w:r>
          <w:t xml:space="preserve">;</w:t>
        </w:r>
      </w:ins>
      <w:ins w:id="2492" w:author="PR Preview" w:date="2026-01-01T00:00:00Z">
        <w:r>
          <w:t xml:space="preserve"> </w:t>
        </w:r>
      </w:ins>
      <w:ins w:id="2493" w:author="PR Preview" w:date="2026-01-01T00:00:00Z">
        <w:r>
          <w:t xml:space="preserve">so the</w:t>
        </w:r>
      </w:ins>
      <w:ins w:id="2494" w:author="PR Preview" w:date="2026-01-01T00:00:00Z">
        <w:r>
          <w:t xml:space="preserve"> </w:t>
        </w:r>
      </w:ins>
      <m:oMath>
        <m:r>
          <m:t>σ</m:t>
        </m:r>
      </m:oMath>
      <w:ins w:id="2495" w:author="PR Preview" w:date="2026-01-01T00:00:00Z">
        <w:r>
          <w:t xml:space="preserve">-finiteness condition of</w:t>
        </w:r>
      </w:ins>
      <w:ins w:id="2496" w:author="PR Preview" w:date="2026-01-01T00:00:00Z">
        <w:r>
          <w:t xml:space="preserve"> </w:t>
        </w:r>
      </w:ins>
      <w:hyperlink w:anchor="thm-fubini-tonelli">
        <w:ins w:id="2497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2498" w:author="PR Preview" w:date="2026-01-01T00:00:00Z">
        <w:r>
          <w:t xml:space="preserve"> </w:t>
        </w:r>
      </w:ins>
      <w:ins w:id="2499" w:author="PR Preview" w:date="2026-01-01T00:00:00Z">
        <w:r>
          <w:t xml:space="preserve">holds.</w:t>
        </w:r>
      </w:ins>
      <w:ins w:id="2500" w:author="PR Preview" w:date="2026-01-01T00:00:00Z">
        <w:r>
          <w:t xml:space="preserve"> </w:t>
        </w:r>
      </w:ins>
      <w:ins w:id="2501" w:author="PR Preview" w:date="2026-01-01T00:00:00Z">
        <w:r>
          <w:t xml:space="preserve">Since</w:t>
        </w:r>
      </w:ins>
      <w:ins w:id="250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ins w:id="2503" w:author="PR Preview" w:date="2026-01-01T00:00:00Z">
        <w:r>
          <w:t xml:space="preserve">,</w:t>
        </w:r>
      </w:ins>
      <w:ins w:id="2504" w:author="PR Preview" w:date="2026-01-01T00:00:00Z">
        <w:r>
          <w:t xml:space="preserve"> </w:t>
        </w:r>
      </w:ins>
      <w:ins w:id="2505" w:author="PR Preview" w:date="2026-01-01T00:00:00Z">
        <w:r>
          <w:t xml:space="preserve">condition (a) (Tonelli’s theorem, nonnegativity) is also satisfied.</w:t>
        </w:r>
      </w:ins>
    </w:p>
    <w:p>
      <w:pPr>
        <w:pStyle w:val="BodyText"/>
      </w:pPr>
      <w:ins w:id="2506" w:author="PR Preview" w:date="2026-01-01T00:00:00Z">
        <w:r>
          <w:t xml:space="preserve">By</w:t>
        </w:r>
      </w:ins>
      <w:ins w:id="2507" w:author="PR Preview" w:date="2026-01-01T00:00:00Z">
        <w:r>
          <w:t xml:space="preserve"> </w:t>
        </w:r>
      </w:ins>
      <w:hyperlink w:anchor="thm-fubini-tonelli">
        <w:ins w:id="2508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2509" w:author="PR Preview" w:date="2026-01-01T00:00:00Z">
        <w:r>
          <w:t xml:space="preserve">, both iterated integrals exist and agree.</w:t>
        </w:r>
      </w:ins>
      <w:ins w:id="2510" w:author="PR Preview" w:date="2026-01-01T00:00:00Z">
        <w:r>
          <w:t xml:space="preserve"> </w:t>
        </w:r>
      </w:ins>
      <w:ins w:id="2511" w:author="PR Preview" w:date="2026-01-01T00:00:00Z">
        <w:r>
          <w:t xml:space="preserve">Integrating</w:t>
        </w:r>
      </w:ins>
      <w:ins w:id="2512" w:author="PR Preview" w:date="2026-01-01T00:00:00Z">
        <w:r>
          <w:t xml:space="preserve"> </w:t>
        </w:r>
      </w:ins>
      <m:oMath>
        <m:r>
          <m:t>y</m:t>
        </m:r>
      </m:oMath>
      <w:ins w:id="2513" w:author="PR Preview" w:date="2026-01-01T00:00:00Z">
        <w:r>
          <w:t xml:space="preserve"> </w:t>
        </w:r>
      </w:ins>
      <w:ins w:id="2514" w:author="PR Preview" w:date="2026-01-01T00:00:00Z">
        <w:r>
          <w:t xml:space="preserve">first, then</w:t>
        </w:r>
      </w:ins>
      <w:ins w:id="2515" w:author="PR Preview" w:date="2026-01-01T00:00:00Z">
        <w:r>
          <w:t xml:space="preserve"> </w:t>
        </w:r>
      </w:ins>
      <m:oMath>
        <m:r>
          <m:t>x</m:t>
        </m:r>
      </m:oMath>
      <w:ins w:id="251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del w:id="2517" w:author="PR Preview" w:date="2026-01-01T00:00:00Z">
        <w:r>
          <w:delText xml:space="preserve">Both iterated integrals equal</w:delText>
        </w:r>
      </w:del>
      <w:del w:id="251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del w:id="2519" w:author="PR Preview" w:date="2026-01-01T00:00:00Z">
        <w:r>
          <w:delText xml:space="preserve">,</w:delText>
        </w:r>
      </w:del>
      <w:del w:id="2520" w:author="PR Preview" w:date="2026-01-01T00:00:00Z">
        <w:r>
          <w:delText xml:space="preserve"> </w:delText>
        </w:r>
      </w:del>
      <w:del w:id="2521" w:author="PR Preview" w:date="2026-01-01T00:00:00Z">
        <w:r>
          <w:delText xml:space="preserve">as</w:delText>
        </w:r>
      </w:del>
      <w:del w:id="2522" w:author="PR Preview" w:date="2026-01-01T00:00:00Z">
        <w:r>
          <w:delText xml:space="preserve"> </w:delText>
        </w:r>
      </w:del>
      <w:hyperlink w:anchor="thm-fubini-tonelli">
        <w:del w:id="2523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2524" w:author="PR Preview" w:date="2026-01-01T00:00:00Z">
        <w:r>
          <w:delText xml:space="preserve"> </w:delText>
        </w:r>
      </w:del>
      <w:del w:id="2525" w:author="PR Preview" w:date="2026-01-01T00:00:00Z">
        <w:r>
          <w:delText xml:space="preserve">guarantees when condition (a) holds.</w:delText>
        </w:r>
      </w:del>
    </w:p>
    <w:p>
      <w:pPr>
        <w:pStyle w:val="BodyText"/>
      </w:pPr>
      <w:del w:id="2526" w:author="PR Preview" w:date="2026-01-01T00:00:00Z">
        <w:r>
          <w:rPr>
            <w:b/>
            <w:bCs/>
          </w:rPr>
          <w:delText xml:space="preserve">Example 43 (When neither Fubini–Tonelli condition is satisfied)</w:delText>
        </w:r>
      </w:del>
      <w:del w:id="2527" w:author="PR Preview" w:date="2026-01-01T00:00:00Z">
        <w:r>
          <w:delText xml:space="preserve"> </w:delText>
        </w:r>
      </w:del>
      <w:del w:id="2528" w:author="PR Preview" w:date="2026-01-01T00:00:00Z">
        <w:r>
          <w:delText xml:space="preserve">The same function</w:delText>
        </w:r>
      </w:del>
      <w:del w:id="252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2530" w:author="PR Preview" w:date="2026-01-01T00:00:00Z">
        <w:r>
          <w:delText xml:space="preserve"> </w:delText>
        </w:r>
      </w:del>
      <w:del w:id="2531" w:author="PR Preview" w:date="2026-01-01T00:00:00Z">
        <w:r>
          <w:delText xml:space="preserve">from</w:delText>
        </w:r>
      </w:del>
      <w:del w:id="2532" w:author="PR Preview" w:date="2026-01-01T00:00:00Z">
        <w:r>
          <w:delText xml:space="preserve"> </w:delText>
        </w:r>
      </w:del>
      <w:hyperlink w:anchor="exm-fubini-fail">
        <w:del w:id="2533" w:author="PR Preview" w:date="2026-01-01T00:00:00Z">
          <w:r>
            <w:rPr>
              <w:rStyle w:val="Hyperlink"/>
            </w:rPr>
            <w:delText xml:space="preserve">Example 40</w:delText>
          </w:r>
        </w:del>
      </w:hyperlink>
      <w:del w:id="2534" w:author="PR Preview" w:date="2026-01-01T00:00:00Z">
        <w:r>
          <w:delText xml:space="preserve"> </w:delText>
        </w:r>
      </w:del>
      <w:del w:id="2535" w:author="PR Preview" w:date="2026-01-01T00:00:00Z">
        <w:r>
          <w:delText xml:space="preserve">illustrates a case where neither condition of</w:delText>
        </w:r>
      </w:del>
      <w:del w:id="2536" w:author="PR Preview" w:date="2026-01-01T00:00:00Z">
        <w:r>
          <w:delText xml:space="preserve"> </w:delText>
        </w:r>
      </w:del>
      <w:hyperlink w:anchor="thm-fubini-tonelli">
        <w:del w:id="2537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2538" w:author="PR Preview" w:date="2026-01-01T00:00:00Z">
        <w:r>
          <w:delText xml:space="preserve"> </w:delText>
        </w:r>
      </w:del>
      <w:del w:id="2539" w:author="PR Preview" w:date="2026-01-01T00:00:00Z">
        <w:r>
          <w:delText xml:space="preserve">is satisfied.</w:delText>
        </w:r>
      </w:del>
    </w:p>
    <w:p>
      <w:pPr>
        <w:pStyle w:val="BodyText"/>
      </w:pPr>
      <w:del w:id="2540" w:author="PR Preview" w:date="2026-01-01T00:00:00Z">
        <w:r>
          <w:rPr>
            <w:b/>
            <w:bCs/>
          </w:rPr>
          <w:delText xml:space="preserve">Why</w:delText>
        </w:r>
      </w:del>
      <w:del w:id="2541" w:author="PR Preview" w:date="2026-01-01T00:00:00Z">
        <w:r>
          <w:rPr>
            <w:b/>
            <w:bCs/>
          </w:rPr>
          <w:delText xml:space="preserve"> </w:delText>
        </w:r>
      </w:del>
      <w:hyperlink w:anchor="thm-fubini-tonelli">
        <w:del w:id="2542" w:author="PR Preview" w:date="2026-01-01T00:00:00Z">
          <w:r>
            <w:rPr>
              <w:rStyle w:val="Hyperlink"/>
              <w:b/>
              <w:bCs/>
            </w:rPr>
            <w:delText xml:space="preserve">Theorem 17</w:delText>
          </w:r>
        </w:del>
      </w:hyperlink>
      <w:del w:id="2543" w:author="PR Preview" w:date="2026-01-01T00:00:00Z">
        <w:r>
          <w:rPr>
            <w:b/>
            <w:bCs/>
          </w:rPr>
          <w:delText xml:space="preserve">’s conditions fail:</w:delText>
        </w:r>
      </w:del>
      <w:del w:id="2544" w:author="PR Preview" w:date="2026-01-01T00:00:00Z">
        <w:r>
          <w:delText xml:space="preserve"> </w:delText>
        </w:r>
      </w:del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2545" w:author="PR Preview" w:date="2026-01-01T00:00:00Z">
        <w:r>
          <w:delText xml:space="preserve">, which violates condition (b).</w:delText>
        </w:r>
      </w:del>
      <w:del w:id="2546" w:author="PR Preview" w:date="2026-01-01T00:00:00Z">
        <w:r>
          <w:delText xml:space="preserve"> </w:delText>
        </w:r>
      </w:del>
      <w:del w:id="2547" w:author="PR Preview" w:date="2026-01-01T00:00:00Z">
        <w:r>
          <w:delText xml:space="preserve">Switching to polar coordinates</w:delText>
        </w:r>
      </w:del>
      <w:del w:id="254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del w:id="2549" w:author="PR Preview" w:date="2026-01-01T00:00:00Z">
        <w:r>
          <w:delText xml:space="preserve"> </w:delText>
        </w:r>
      </w:del>
      <w:del w:id="2550" w:author="PR Preview" w:date="2026-01-01T00:00:00Z">
        <w:r>
          <w:delText xml:space="preserve">near the origin, the</w:delText>
        </w:r>
      </w:del>
      <w:del w:id="2551" w:author="PR Preview" w:date="2026-01-01T00:00:00Z">
        <w:r>
          <w:delText xml:space="preserve"> </w:delText>
        </w:r>
      </w:del>
      <w:del w:id="2552" w:author="PR Preview" w:date="2026-01-01T00:00:00Z">
        <w:r>
          <w:delText xml:space="preserve">integrand satisfies</w:delText>
        </w:r>
      </w:del>
    </w:p>
    <w:p>
      <w:pPr>
        <w:pStyle w:val="FirstParagraph"/>
      </w:pPr>
      <w:ins w:id="2553" w:author="PR Preview" w:date="2026-01-01T00:00:00Z">
        <w:r>
          <w:t xml:space="preserve">Both iterated integrals equal</w:t>
        </w:r>
      </w:ins>
      <w:ins w:id="255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ins w:id="2555" w:author="PR Preview" w:date="2026-01-01T00:00:00Z">
        <w:r>
          <w:t xml:space="preserve">,</w:t>
        </w:r>
      </w:ins>
      <w:ins w:id="2556" w:author="PR Preview" w:date="2026-01-01T00:00:00Z">
        <w:r>
          <w:t xml:space="preserve"> </w:t>
        </w:r>
      </w:ins>
      <w:ins w:id="2557" w:author="PR Preview" w:date="2026-01-01T00:00:00Z">
        <w:r>
          <w:t xml:space="preserve">as</w:t>
        </w:r>
      </w:ins>
      <w:ins w:id="2558" w:author="PR Preview" w:date="2026-01-01T00:00:00Z">
        <w:r>
          <w:t xml:space="preserve"> </w:t>
        </w:r>
      </w:ins>
      <w:hyperlink w:anchor="thm-fubini-tonelli">
        <w:ins w:id="2559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2560" w:author="PR Preview" w:date="2026-01-01T00:00:00Z">
        <w:r>
          <w:t xml:space="preserve"> </w:t>
        </w:r>
      </w:ins>
      <w:ins w:id="2561" w:author="PR Preview" w:date="2026-01-01T00:00:00Z">
        <w:r>
          <w:t xml:space="preserve">guarantees when condition (a) holds.</w:t>
        </w:r>
      </w:ins>
    </w:p>
    <w:bookmarkEnd w:id="368"/>
    <w:bookmarkStart w:id="369" w:name="exm-fubini-fail-tonelli"/>
    <w:p>
      <w:pPr>
        <w:pStyle w:val="BodyText"/>
      </w:pPr>
      <w:ins w:id="2562" w:author="PR Preview" w:date="2026-01-01T00:00:00Z">
        <w:r>
          <w:rPr>
            <w:b/>
            <w:bCs/>
          </w:rPr>
          <w:t xml:space="preserve">Example 44 (When neither Fubini–Tonelli condition is satisfied)</w:t>
        </w:r>
      </w:ins>
      <w:ins w:id="2563" w:author="PR Preview" w:date="2026-01-01T00:00:00Z">
        <w:r>
          <w:t xml:space="preserve"> </w:t>
        </w:r>
      </w:ins>
      <w:ins w:id="2564" w:author="PR Preview" w:date="2026-01-01T00:00:00Z">
        <w:r>
          <w:t xml:space="preserve">The same function</w:t>
        </w:r>
      </w:ins>
      <w:ins w:id="256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2566" w:author="PR Preview" w:date="2026-01-01T00:00:00Z">
        <w:r>
          <w:t xml:space="preserve"> </w:t>
        </w:r>
      </w:ins>
      <w:ins w:id="2567" w:author="PR Preview" w:date="2026-01-01T00:00:00Z">
        <w:r>
          <w:t xml:space="preserve">from</w:t>
        </w:r>
      </w:ins>
      <w:ins w:id="2568" w:author="PR Preview" w:date="2026-01-01T00:00:00Z">
        <w:r>
          <w:t xml:space="preserve"> </w:t>
        </w:r>
      </w:ins>
      <w:hyperlink w:anchor="exm-fubini-fail">
        <w:ins w:id="2569" w:author="PR Preview" w:date="2026-01-01T00:00:00Z">
          <w:r>
            <w:rPr>
              <w:rStyle w:val="Hyperlink"/>
            </w:rPr>
            <w:t xml:space="preserve">Example 41</w:t>
          </w:r>
        </w:ins>
      </w:hyperlink>
      <w:ins w:id="2570" w:author="PR Preview" w:date="2026-01-01T00:00:00Z">
        <w:r>
          <w:t xml:space="preserve"> </w:t>
        </w:r>
      </w:ins>
      <w:ins w:id="2571" w:author="PR Preview" w:date="2026-01-01T00:00:00Z">
        <w:r>
          <w:t xml:space="preserve">illustrates a case where neither condition of</w:t>
        </w:r>
      </w:ins>
      <w:ins w:id="2572" w:author="PR Preview" w:date="2026-01-01T00:00:00Z">
        <w:r>
          <w:t xml:space="preserve"> </w:t>
        </w:r>
      </w:ins>
      <w:hyperlink w:anchor="thm-fubini-tonelli">
        <w:ins w:id="2573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2574" w:author="PR Preview" w:date="2026-01-01T00:00:00Z">
        <w:r>
          <w:t xml:space="preserve"> </w:t>
        </w:r>
      </w:ins>
      <w:ins w:id="2575" w:author="PR Preview" w:date="2026-01-01T00:00:00Z">
        <w:r>
          <w:t xml:space="preserve">is satisfied.</w:t>
        </w:r>
      </w:ins>
    </w:p>
    <w:p>
      <w:pPr>
        <w:pStyle w:val="BodyText"/>
      </w:pPr>
      <w:ins w:id="2576" w:author="PR Preview" w:date="2026-01-01T00:00:00Z">
        <w:r>
          <w:rPr>
            <w:b/>
            <w:bCs/>
          </w:rPr>
          <w:t xml:space="preserve">Why</w:t>
        </w:r>
      </w:ins>
      <w:ins w:id="2577" w:author="PR Preview" w:date="2026-01-01T00:00:00Z">
        <w:r>
          <w:rPr>
            <w:b/>
            <w:bCs/>
          </w:rPr>
          <w:t xml:space="preserve"> </w:t>
        </w:r>
      </w:ins>
      <w:hyperlink w:anchor="thm-fubini-tonelli">
        <w:ins w:id="2578" w:author="PR Preview" w:date="2026-01-01T00:00:00Z">
          <w:r>
            <w:rPr>
              <w:rStyle w:val="Hyperlink"/>
              <w:b/>
              <w:bCs/>
            </w:rPr>
            <w:t xml:space="preserve">Theorem 18</w:t>
          </w:r>
        </w:ins>
      </w:hyperlink>
      <w:ins w:id="2579" w:author="PR Preview" w:date="2026-01-01T00:00:00Z">
        <w:r>
          <w:rPr>
            <w:b/>
            <w:bCs/>
          </w:rPr>
          <w:t xml:space="preserve">’s conditions fail:</w:t>
        </w:r>
      </w:ins>
      <w:ins w:id="2580" w:author="PR Preview" w:date="2026-01-01T00:00:00Z">
        <w:r>
          <w:t xml:space="preserve"> </w:t>
        </w:r>
      </w:ins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2581" w:author="PR Preview" w:date="2026-01-01T00:00:00Z">
        <w:r>
          <w:t xml:space="preserve">, which violates condition (b).</w:t>
        </w:r>
      </w:ins>
      <w:ins w:id="2582" w:author="PR Preview" w:date="2026-01-01T00:00:00Z">
        <w:r>
          <w:t xml:space="preserve"> </w:t>
        </w:r>
      </w:ins>
      <w:ins w:id="2583" w:author="PR Preview" w:date="2026-01-01T00:00:00Z">
        <w:r>
          <w:t xml:space="preserve">Switching to polar coordinates</w:t>
        </w:r>
      </w:ins>
      <w:ins w:id="258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ins w:id="2585" w:author="PR Preview" w:date="2026-01-01T00:00:00Z">
        <w:r>
          <w:t xml:space="preserve"> </w:t>
        </w:r>
      </w:ins>
      <w:ins w:id="2586" w:author="PR Preview" w:date="2026-01-01T00:00:00Z">
        <w:r>
          <w:t xml:space="preserve">near the origin, the</w:t>
        </w:r>
      </w:ins>
      <w:ins w:id="2587" w:author="PR Preview" w:date="2026-01-01T00:00:00Z">
        <w:r>
          <w:t xml:space="preserve"> </w:t>
        </w:r>
      </w:ins>
      <w:ins w:id="2588" w:author="PR Preview" w:date="2026-01-01T00:00:00Z">
        <w:r>
          <w:t xml:space="preserve">integrand satisfies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2589" w:author="PR Preview" w:date="2026-01-01T00:00:00Z">
        <w:r>
          <w:delText xml:space="preserve">since</w:delText>
        </w:r>
      </w:del>
      <w:del w:id="2590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del w:id="2591" w:author="PR Preview" w:date="2026-01-01T00:00:00Z">
        <w:r>
          <w:delText xml:space="preserve"> </w:delText>
        </w:r>
      </w:del>
      <w:del w:id="2592" w:author="PR Preview" w:date="2026-01-01T00:00:00Z">
        <w:r>
          <w:delText xml:space="preserve">diverges.</w:delText>
        </w:r>
      </w:del>
      <w:del w:id="2593" w:author="PR Preview" w:date="2026-01-01T00:00:00Z">
        <w:r>
          <w:delText xml:space="preserve"> </w:delText>
        </w:r>
      </w:del>
      <w:del w:id="2594" w:author="PR Preview" w:date="2026-01-01T00:00:00Z">
        <w:r>
          <w:delText xml:space="preserve">Therefore</w:delText>
        </w:r>
      </w:del>
      <w:del w:id="2595" w:author="PR Preview" w:date="2026-01-01T00:00:00Z">
        <w:r>
          <w:delText xml:space="preserve"> </w:delText>
        </w:r>
      </w:del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2596" w:author="PR Preview" w:date="2026-01-01T00:00:00Z">
        <w:r>
          <w:delText xml:space="preserve">,</w:delText>
        </w:r>
      </w:del>
      <w:del w:id="2597" w:author="PR Preview" w:date="2026-01-01T00:00:00Z">
        <w:r>
          <w:delText xml:space="preserve"> </w:delText>
        </w:r>
      </w:del>
      <w:del w:id="2598" w:author="PR Preview" w:date="2026-01-01T00:00:00Z">
        <w:r>
          <w:delText xml:space="preserve">and condition (b) of</w:delText>
        </w:r>
      </w:del>
      <w:del w:id="2599" w:author="PR Preview" w:date="2026-01-01T00:00:00Z">
        <w:r>
          <w:delText xml:space="preserve"> </w:delText>
        </w:r>
      </w:del>
      <w:hyperlink w:anchor="thm-fubini-tonelli">
        <w:del w:id="2600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2601" w:author="PR Preview" w:date="2026-01-01T00:00:00Z">
        <w:r>
          <w:delText xml:space="preserve"> </w:delText>
        </w:r>
      </w:del>
      <w:del w:id="2602" w:author="PR Preview" w:date="2026-01-01T00:00:00Z">
        <w:r>
          <w:delText xml:space="preserve">is not satisfied.</w:delText>
        </w:r>
      </w:del>
      <w:del w:id="2603" w:author="PR Preview" w:date="2026-01-01T00:00:00Z">
        <w:r>
          <w:delText xml:space="preserve"> </w:delText>
        </w:r>
      </w:del>
      <w:del w:id="2604" w:author="PR Preview" w:date="2026-01-01T00:00:00Z">
        <w:r>
          <w:delText xml:space="preserve">(Condition (a) also fails:</w:delText>
        </w:r>
      </w:del>
      <w:del w:id="2605" w:author="PR Preview" w:date="2026-01-01T00:00:00Z">
        <w:r>
          <w:delText xml:space="preserve"> </w:delText>
        </w:r>
      </w:del>
      <m:oMath>
        <m:r>
          <m:t>f</m:t>
        </m:r>
      </m:oMath>
      <w:del w:id="2606" w:author="PR Preview" w:date="2026-01-01T00:00:00Z">
        <w:r>
          <w:delText xml:space="preserve"> </w:delText>
        </w:r>
      </w:del>
      <w:del w:id="2607" w:author="PR Preview" w:date="2026-01-01T00:00:00Z">
        <w:r>
          <w:delText xml:space="preserve">takes both positive and negative values,</w:delText>
        </w:r>
      </w:del>
      <w:del w:id="2608" w:author="PR Preview" w:date="2026-01-01T00:00:00Z">
        <w:r>
          <w:delText xml:space="preserve"> </w:delText>
        </w:r>
      </w:del>
      <w:del w:id="2609" w:author="PR Preview" w:date="2026-01-01T00:00:00Z">
        <w:r>
          <w:delText xml:space="preserve">so it is not nonnegative a.e.)</w:delText>
        </w:r>
      </w:del>
      <w:del w:id="2610" w:author="PR Preview" w:date="2026-01-01T00:00:00Z">
        <w:r>
          <w:delText xml:space="preserve"> </w:delText>
        </w:r>
      </w:del>
      <w:del w:id="2611" w:author="PR Preview" w:date="2026-01-01T00:00:00Z">
        <w:r>
          <w:delText xml:space="preserve">The unequal iterated integrals from</w:delText>
        </w:r>
      </w:del>
      <w:del w:id="2612" w:author="PR Preview" w:date="2026-01-01T00:00:00Z">
        <w:r>
          <w:delText xml:space="preserve"> </w:delText>
        </w:r>
      </w:del>
      <w:hyperlink w:anchor="exm-fubini-fail">
        <w:del w:id="2613" w:author="PR Preview" w:date="2026-01-01T00:00:00Z">
          <w:r>
            <w:rPr>
              <w:rStyle w:val="Hyperlink"/>
            </w:rPr>
            <w:delText xml:space="preserve">Example 40</w:delText>
          </w:r>
        </w:del>
      </w:hyperlink>
      <w:del w:id="2614" w:author="PR Preview" w:date="2026-01-01T00:00:00Z">
        <w:r>
          <w:delText xml:space="preserve"> </w:delText>
        </w:r>
      </w:del>
      <w:del w:id="2615" w:author="PR Preview" w:date="2026-01-01T00:00:00Z">
        <w:r>
          <w:delText xml:space="preserve">are thus consistent</w:delText>
        </w:r>
      </w:del>
      <w:del w:id="2616" w:author="PR Preview" w:date="2026-01-01T00:00:00Z">
        <w:r>
          <w:delText xml:space="preserve"> </w:delText>
        </w:r>
      </w:del>
      <w:del w:id="2617" w:author="PR Preview" w:date="2026-01-01T00:00:00Z">
        <w:r>
          <w:delText xml:space="preserve">with</w:delText>
        </w:r>
      </w:del>
      <w:del w:id="2618" w:author="PR Preview" w:date="2026-01-01T00:00:00Z">
        <w:r>
          <w:delText xml:space="preserve"> </w:delText>
        </w:r>
      </w:del>
      <w:hyperlink w:anchor="thm-fubini-tonelli">
        <w:del w:id="2619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2620" w:author="PR Preview" w:date="2026-01-01T00:00:00Z">
        <w:r>
          <w:delText xml:space="preserve">: the theorem simply does not apply.</w:delText>
        </w:r>
      </w:del>
    </w:p>
    <w:p>
      <w:pPr>
        <w:pStyle w:val="FirstParagraph"/>
      </w:pPr>
      <w:ins w:id="2621" w:author="PR Preview" w:date="2026-01-01T00:00:00Z">
        <w:r>
          <w:t xml:space="preserve">since</w:t>
        </w:r>
      </w:ins>
      <w:ins w:id="2622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ins w:id="2623" w:author="PR Preview" w:date="2026-01-01T00:00:00Z">
        <w:r>
          <w:t xml:space="preserve"> </w:t>
        </w:r>
      </w:ins>
      <w:ins w:id="2624" w:author="PR Preview" w:date="2026-01-01T00:00:00Z">
        <w:r>
          <w:t xml:space="preserve">diverges.</w:t>
        </w:r>
      </w:ins>
      <w:ins w:id="2625" w:author="PR Preview" w:date="2026-01-01T00:00:00Z">
        <w:r>
          <w:t xml:space="preserve"> </w:t>
        </w:r>
      </w:ins>
      <w:ins w:id="2626" w:author="PR Preview" w:date="2026-01-01T00:00:00Z">
        <w:r>
          <w:t xml:space="preserve">Therefore</w:t>
        </w:r>
      </w:ins>
      <w:ins w:id="2627" w:author="PR Preview" w:date="2026-01-01T00:00:00Z">
        <w:r>
          <w:t xml:space="preserve"> </w:t>
        </w:r>
      </w:ins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2628" w:author="PR Preview" w:date="2026-01-01T00:00:00Z">
        <w:r>
          <w:t xml:space="preserve">,</w:t>
        </w:r>
      </w:ins>
      <w:ins w:id="2629" w:author="PR Preview" w:date="2026-01-01T00:00:00Z">
        <w:r>
          <w:t xml:space="preserve"> </w:t>
        </w:r>
      </w:ins>
      <w:ins w:id="2630" w:author="PR Preview" w:date="2026-01-01T00:00:00Z">
        <w:r>
          <w:t xml:space="preserve">and condition (b) of</w:t>
        </w:r>
      </w:ins>
      <w:ins w:id="2631" w:author="PR Preview" w:date="2026-01-01T00:00:00Z">
        <w:r>
          <w:t xml:space="preserve"> </w:t>
        </w:r>
      </w:ins>
      <w:hyperlink w:anchor="thm-fubini-tonelli">
        <w:ins w:id="2632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2633" w:author="PR Preview" w:date="2026-01-01T00:00:00Z">
        <w:r>
          <w:t xml:space="preserve"> </w:t>
        </w:r>
      </w:ins>
      <w:ins w:id="2634" w:author="PR Preview" w:date="2026-01-01T00:00:00Z">
        <w:r>
          <w:t xml:space="preserve">is not satisfied.</w:t>
        </w:r>
      </w:ins>
      <w:ins w:id="2635" w:author="PR Preview" w:date="2026-01-01T00:00:00Z">
        <w:r>
          <w:t xml:space="preserve"> </w:t>
        </w:r>
      </w:ins>
      <w:ins w:id="2636" w:author="PR Preview" w:date="2026-01-01T00:00:00Z">
        <w:r>
          <w:t xml:space="preserve">(Condition (a) also fails:</w:t>
        </w:r>
      </w:ins>
      <w:ins w:id="2637" w:author="PR Preview" w:date="2026-01-01T00:00:00Z">
        <w:r>
          <w:t xml:space="preserve"> </w:t>
        </w:r>
      </w:ins>
      <m:oMath>
        <m:r>
          <m:t>f</m:t>
        </m:r>
      </m:oMath>
      <w:ins w:id="2638" w:author="PR Preview" w:date="2026-01-01T00:00:00Z">
        <w:r>
          <w:t xml:space="preserve"> </w:t>
        </w:r>
      </w:ins>
      <w:ins w:id="2639" w:author="PR Preview" w:date="2026-01-01T00:00:00Z">
        <w:r>
          <w:t xml:space="preserve">takes both positive and negative values,</w:t>
        </w:r>
      </w:ins>
      <w:ins w:id="2640" w:author="PR Preview" w:date="2026-01-01T00:00:00Z">
        <w:r>
          <w:t xml:space="preserve"> </w:t>
        </w:r>
      </w:ins>
      <w:ins w:id="2641" w:author="PR Preview" w:date="2026-01-01T00:00:00Z">
        <w:r>
          <w:t xml:space="preserve">so it is not nonnegative a.e.)</w:t>
        </w:r>
      </w:ins>
      <w:ins w:id="2642" w:author="PR Preview" w:date="2026-01-01T00:00:00Z">
        <w:r>
          <w:t xml:space="preserve"> </w:t>
        </w:r>
      </w:ins>
      <w:ins w:id="2643" w:author="PR Preview" w:date="2026-01-01T00:00:00Z">
        <w:r>
          <w:t xml:space="preserve">The unequal iterated integrals from</w:t>
        </w:r>
      </w:ins>
      <w:ins w:id="2644" w:author="PR Preview" w:date="2026-01-01T00:00:00Z">
        <w:r>
          <w:t xml:space="preserve"> </w:t>
        </w:r>
      </w:ins>
      <w:hyperlink w:anchor="exm-fubini-fail">
        <w:ins w:id="2645" w:author="PR Preview" w:date="2026-01-01T00:00:00Z">
          <w:r>
            <w:rPr>
              <w:rStyle w:val="Hyperlink"/>
            </w:rPr>
            <w:t xml:space="preserve">Example 41</w:t>
          </w:r>
        </w:ins>
      </w:hyperlink>
      <w:ins w:id="2646" w:author="PR Preview" w:date="2026-01-01T00:00:00Z">
        <w:r>
          <w:t xml:space="preserve"> </w:t>
        </w:r>
      </w:ins>
      <w:ins w:id="2647" w:author="PR Preview" w:date="2026-01-01T00:00:00Z">
        <w:r>
          <w:t xml:space="preserve">are thus consistent</w:t>
        </w:r>
      </w:ins>
      <w:ins w:id="2648" w:author="PR Preview" w:date="2026-01-01T00:00:00Z">
        <w:r>
          <w:t xml:space="preserve"> </w:t>
        </w:r>
      </w:ins>
      <w:ins w:id="2649" w:author="PR Preview" w:date="2026-01-01T00:00:00Z">
        <w:r>
          <w:t xml:space="preserve">with</w:t>
        </w:r>
      </w:ins>
      <w:ins w:id="2650" w:author="PR Preview" w:date="2026-01-01T00:00:00Z">
        <w:r>
          <w:t xml:space="preserve"> </w:t>
        </w:r>
      </w:ins>
      <w:hyperlink w:anchor="thm-fubini-tonelli">
        <w:ins w:id="2651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2652" w:author="PR Preview" w:date="2026-01-01T00:00:00Z">
        <w:r>
          <w:t xml:space="preserve">: the theorem simply does not apply.</w:t>
        </w:r>
      </w:ins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this page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2" Type="http://schemas.openxmlformats.org/officeDocument/2006/relationships/image" Target="media/rId252.png"/><Relationship Id="rId18" Type="http://schemas.openxmlformats.org/officeDocument/2006/relationships/image" Target="media/rId18.png"/><Relationship Id="rId233" Type="http://schemas.openxmlformats.org/officeDocument/2006/relationships/image" Target="media/rId233.png"/><Relationship Id="rId181" Type="http://schemas.openxmlformats.org/officeDocument/2006/relationships/image" Target="media/rId181.png"/><Relationship Id="rId177" Type="http://schemas.openxmlformats.org/officeDocument/2006/relationships/image" Target="media/rId177.png"/><Relationship Id="rId296" Type="http://schemas.openxmlformats.org/officeDocument/2006/relationships/image" Target="media/rId296.png"/><Relationship Id="rId292" Type="http://schemas.openxmlformats.org/officeDocument/2006/relationships/image" Target="media/rId292.png"/><Relationship Id="rId278" Type="http://schemas.openxmlformats.org/officeDocument/2006/relationships/image" Target="media/rId278.png"/><Relationship Id="rId282" Type="http://schemas.openxmlformats.org/officeDocument/2006/relationships/image" Target="media/rId282.png"/><Relationship Id="rId241" Type="http://schemas.openxmlformats.org/officeDocument/2006/relationships/image" Target="media/rId241.png"/><Relationship Id="rId338" Type="http://schemas.openxmlformats.org/officeDocument/2006/relationships/image" Target="media/rId338.png"/><Relationship Id="rId324" Type="http://schemas.openxmlformats.org/officeDocument/2006/relationships/image" Target="media/rId324.png"/><Relationship Id="rId12" Type="http://schemas.openxmlformats.org/officeDocument/2006/relationships/hyperlink" Target="algebra.qmd#def-absolute-value" TargetMode="External"/><Relationship Id="rId26" Type="http://schemas.openxmlformats.org/officeDocument/2006/relationships/hyperlink" Target="algebra.qmd#def-affine-function" TargetMode="External"/><Relationship Id="rId211" Type="http://schemas.openxmlformats.org/officeDocument/2006/relationships/hyperlink" Target="algebra.qmd#def-bounded" TargetMode="External"/><Relationship Id="rId216" Type="http://schemas.openxmlformats.org/officeDocument/2006/relationships/hyperlink" Target="algebra.qmd#def-constant-function" TargetMode="External"/><Relationship Id="rId14" Type="http://schemas.openxmlformats.org/officeDocument/2006/relationships/hyperlink" Target="algebra.qmd#def-distributive" TargetMode="External"/><Relationship Id="rId321" Type="http://schemas.openxmlformats.org/officeDocument/2006/relationships/hyperlink" Target="algebra.qmd#def-euler-number" TargetMode="External"/><Relationship Id="rId62" Type="http://schemas.openxmlformats.org/officeDocument/2006/relationships/hyperlink" Target="algebra.qmd#def-exponential-function" TargetMode="External"/><Relationship Id="rId107" Type="http://schemas.openxmlformats.org/officeDocument/2006/relationships/hyperlink" Target="algebra.qmd#def-linear-function" TargetMode="External"/><Relationship Id="rId116" Type="http://schemas.openxmlformats.org/officeDocument/2006/relationships/hyperlink" Target="algebra.qmd#def-maximum" TargetMode="External"/><Relationship Id="rId115" Type="http://schemas.openxmlformats.org/officeDocument/2006/relationships/hyperlink" Target="algebra.qmd#def-minimum" TargetMode="External"/><Relationship Id="rId58" Type="http://schemas.openxmlformats.org/officeDocument/2006/relationships/hyperlink" Target="algebra.qmd#def-natural-log" TargetMode="External"/><Relationship Id="rId239" Type="http://schemas.openxmlformats.org/officeDocument/2006/relationships/hyperlink" Target="algebra.qmd#def-polynomial" TargetMode="External"/><Relationship Id="rId46" Type="http://schemas.openxmlformats.org/officeDocument/2006/relationships/hyperlink" Target="algebra.qmd#def-real-power" TargetMode="External"/><Relationship Id="rId201" Type="http://schemas.openxmlformats.org/officeDocument/2006/relationships/hyperlink" Target="algebra.qmd#def-square-root" TargetMode="External"/><Relationship Id="rId108" Type="http://schemas.openxmlformats.org/officeDocument/2006/relationships/hyperlink" Target="algebra.qmd#rem-linear-function-terminology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.qmd#def-absolute-value" TargetMode="External"/><Relationship Id="rId26" Type="http://schemas.openxmlformats.org/officeDocument/2006/relationships/hyperlink" Target="algebra.qmd#def-affine-function" TargetMode="External"/><Relationship Id="rId211" Type="http://schemas.openxmlformats.org/officeDocument/2006/relationships/hyperlink" Target="algebra.qmd#def-bounded" TargetMode="External"/><Relationship Id="rId216" Type="http://schemas.openxmlformats.org/officeDocument/2006/relationships/hyperlink" Target="algebra.qmd#def-constant-function" TargetMode="External"/><Relationship Id="rId14" Type="http://schemas.openxmlformats.org/officeDocument/2006/relationships/hyperlink" Target="algebra.qmd#def-distributive" TargetMode="External"/><Relationship Id="rId321" Type="http://schemas.openxmlformats.org/officeDocument/2006/relationships/hyperlink" Target="algebra.qmd#def-euler-number" TargetMode="External"/><Relationship Id="rId62" Type="http://schemas.openxmlformats.org/officeDocument/2006/relationships/hyperlink" Target="algebra.qmd#def-exponential-function" TargetMode="External"/><Relationship Id="rId107" Type="http://schemas.openxmlformats.org/officeDocument/2006/relationships/hyperlink" Target="algebra.qmd#def-linear-function" TargetMode="External"/><Relationship Id="rId116" Type="http://schemas.openxmlformats.org/officeDocument/2006/relationships/hyperlink" Target="algebra.qmd#def-maximum" TargetMode="External"/><Relationship Id="rId115" Type="http://schemas.openxmlformats.org/officeDocument/2006/relationships/hyperlink" Target="algebra.qmd#def-minimum" TargetMode="External"/><Relationship Id="rId58" Type="http://schemas.openxmlformats.org/officeDocument/2006/relationships/hyperlink" Target="algebra.qmd#def-natural-log" TargetMode="External"/><Relationship Id="rId239" Type="http://schemas.openxmlformats.org/officeDocument/2006/relationships/hyperlink" Target="algebra.qmd#def-polynomial" TargetMode="External"/><Relationship Id="rId46" Type="http://schemas.openxmlformats.org/officeDocument/2006/relationships/hyperlink" Target="algebra.qmd#def-real-power" TargetMode="External"/><Relationship Id="rId201" Type="http://schemas.openxmlformats.org/officeDocument/2006/relationships/hyperlink" Target="algebra.qmd#def-square-root" TargetMode="External"/><Relationship Id="rId108" Type="http://schemas.openxmlformats.org/officeDocument/2006/relationships/hyperlink" Target="algebra.qmd#rem-linear-function-terminology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2026-10-09T19:54:20Z</dcterms:created>
  <dcterms:modified xsi:type="dcterms:W3CDTF">2026-10-09T19:54:20Z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12:43:11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