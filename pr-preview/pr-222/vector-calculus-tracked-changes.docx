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2026-10-09 12:13:11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12:43:11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maximum likelihood estimators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3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BodyText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51" w:name="rem-row-derivative-shape"/>
    <w:p>
      <w:pPr>
        <w:pStyle w:val="BodyText"/>
      </w:pPr>
      <w:r>
        <w:rPr>
          <w:i/>
          <w:iCs/>
        </w:rPr>
        <w:t xml:space="preserve">Remark 1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8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49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0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1"/>
    <w:bookmarkStart w:id="54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2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p>
      <w:pPr>
        <w:pStyle w:val="FirstParagraph"/>
      </w:pPr>
      <w:bookmarkStart w:id="53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5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5"/>
    <w:bookmarkStart w:id="56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6"/>
    <w:bookmarkStart w:id="57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7"/>
    <w:bookmarkStart w:id="58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8"/>
    <w:bookmarkStart w:id="59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59"/>
    <w:bookmarkStart w:id="60" w:name="rem-numerator-layout"/>
    <w:p>
      <w:pPr>
        <w:pStyle w:val="BodyText"/>
      </w:pPr>
      <w:r>
        <w:rPr>
          <w:i/>
          <w:iCs/>
        </w:rPr>
        <w:t xml:space="preserve">Remark 2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0"/>
    <w:bookmarkStart w:id="61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1"/>
    <w:bookmarkStart w:id="62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2"/>
    <w:bookmarkStart w:id="63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3"/>
    <w:bookmarkStart w:id="64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4"/>
    <w:bookmarkStart w:id="65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5"/>
    <w:bookmarkStart w:id="66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7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7"/>
    <w:bookmarkStart w:id="68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69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1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1"/>
    <w:bookmarkStart w:id="72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rem-deriv-matrix-vector-special-case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4"/>
    <w:bookmarkStart w:id="75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6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7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9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9"/>
    <w:bookmarkStart w:id="80" w:name="rem-deriv-lincom-tp-transpo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2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1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3" w:name="rem-quadratic-form-scalar"/>
    <w:p>
      <w:pPr>
        <w:pStyle w:val="BodyText"/>
      </w:pPr>
      <w:r>
        <w:rPr>
          <w:i/>
          <w:iCs/>
        </w:rPr>
        <w:t xml:space="preserve">Remark 5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3"/>
    <w:bookmarkStart w:id="84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4"/>
    <w:bookmarkStart w:id="85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6" w:name="rem-deriv-normsq-scalar"/>
    <w:p>
      <w:pPr>
        <w:pStyle w:val="FirstParagraph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7"/>
    <w:bookmarkStart w:id="89" w:name="def-residual"/>
    <w:p>
      <w:pPr>
        <w:pStyle w:val="BodyText"/>
      </w:pPr>
      <w:r>
        <w:rPr>
          <w:b/>
          <w:bCs/>
        </w:rPr>
        <w:t xml:space="preserve">Definition 9 (Residuals and squared errors)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88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as small as possible too.</w:t>
      </w:r>
    </w:p>
    <w:bookmarkEnd w:id="89"/>
    <w:bookmarkStart w:id="90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3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4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5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5"/>
    <w:bookmarkStart w:id="97" w:name="rem-chain-vec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7"/>
    <w:bookmarkStart w:id="98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99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0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3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4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5" w:name="def-matrix-derivative"/>
    <w:p>
      <w:pPr>
        <w:pStyle w:val="FirstParagraph"/>
      </w:pPr>
      <w:r>
        <w:rPr>
          <w:b/>
          <w:bCs/>
        </w:rPr>
        <w:t xml:space="preserve">Definition 10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5"/>
    <w:bookmarkStart w:id="107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07"/>
    <w:bookmarkStart w:id="108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09" w:name="rem-matrix-product-tensor"/>
    <w:p>
      <w:pPr>
        <w:pStyle w:val="FirstParagraph"/>
      </w:pPr>
      <w:r>
        <w:rPr>
          <w:i/>
          <w:iCs/>
        </w:rPr>
        <w:t xml:space="preserve">Remark 8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10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09"/>
    <w:bookmarkStart w:id="110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0"/>
    <w:bookmarkStart w:id="111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1"/>
    <w:bookmarkStart w:id="112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2"/>
    <w:bookmarkEnd w:id="113"/>
    <w:bookmarkStart w:id="147" w:name="sec-second-derivatives"/>
    <w:p>
      <w:pPr>
        <w:pStyle w:val="Heading2"/>
      </w:pPr>
      <w:r>
        <w:t xml:space="preserve">2 Second partial derivatives and the Hessian</w:t>
      </w:r>
    </w:p>
    <w:bookmarkStart w:id="115" w:name="def-ball"/>
    <w:p>
      <w:pPr>
        <w:pStyle w:val="FirstParagraph"/>
      </w:pPr>
      <w:r>
        <w:rPr>
          <w:b/>
          <w:bCs/>
        </w:rPr>
        <w:t xml:space="preserve">Definition 11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4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5"/>
    <w:bookmarkStart w:id="116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def-second-partial-derivative"/>
    <w:p>
      <w:pPr>
        <w:pStyle w:val="FirstParagraph"/>
      </w:pPr>
      <w:r>
        <w:rPr>
          <w:b/>
          <w:bCs/>
        </w:rPr>
        <w:t xml:space="preserve">Definition 12 (Second partial derivative and mixed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it 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17"/>
    <w:bookmarkStart w:id="118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18"/>
    <w:bookmarkStart w:id="120" w:name="def-hessian"/>
    <w:p>
      <w:pPr>
        <w:pStyle w:val="BodyText"/>
      </w:pPr>
      <w:r>
        <w:rPr>
          <w:b/>
          <w:bCs/>
        </w:rPr>
        <w:t xml:space="preserve">Definition 13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12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19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exm-hessian"/>
    <w:p>
      <w:pPr>
        <w:pStyle w:val="FirstParagraph"/>
      </w:pPr>
      <w:del w:id="3" w:author="PR Preview" w:date="2026-01-01T00:00:00Z">
        <w:r>
          <w:delText xml:space="preserve">By</w:delText>
        </w:r>
      </w:del>
      <w:del w:id="4" w:author="PR Preview" w:date="2026-01-01T00:00:00Z">
        <w:r>
          <w:delText xml:space="preserve"> </w:delText>
        </w:r>
      </w:del>
      <w:hyperlink w:anchor="thm-row-deriv-tp-col-deriv">
        <w:del w:id="5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6" w:author="PR Preview" w:date="2026-01-01T00:00:00Z">
        <w:r>
          <w:delText xml:space="preserve">, the transposed gradient is the row-vector derivative</w:delText>
        </w:r>
      </w:del>
      <w:del w:id="7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(</w:delText>
        </w:r>
      </w:del>
      <w:hyperlink w:anchor="def-row-vector-derivative">
        <w:del w:id="10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11" w:author="PR Preview" w:date="2026-01-01T00:00:00Z">
        <w:r>
          <w:delText xml:space="preserve">),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so the Hessian can also be written</w:delText>
        </w:r>
      </w:del>
    </w:p>
    <w:p>
      <w:pPr>
        <w:pStyle w:val="BodyText"/>
      </w:pPr>
      <w:bookmarkStart w:id="120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20"/>
    </w:p>
    <w:p>
      <w:pPr>
        <w:pStyle w:val="FirstParagraph"/>
      </w:pPr>
      <w:del w:id="14" w:author="PR Preview" w:date="2026-01-01T00:00:00Z">
        <w:r>
          <w:delText xml:space="preserve">Both forms follow the shape rule of matrix multiplication (</w:delText>
        </w:r>
      </w:del>
      <w:hyperlink w:anchor="rem-row-derivative-shape">
        <w:del w:id="15" w:author="PR Preview" w:date="2026-01-01T00:00:00Z">
          <w:r>
            <w:rPr>
              <w:rStyle w:val="Hyperlink"/>
            </w:rPr>
            <w:delText xml:space="preserve">Remark 1</w:delText>
          </w:r>
        </w:del>
      </w:hyperlink>
      <w:del w:id="16" w:author="PR Preview" w:date="2026-01-01T00:00:00Z">
        <w:r>
          <w:delText xml:space="preserve">):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the</w:delText>
        </w:r>
      </w:del>
      <w:del w:id="19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column-vector operator</w:delText>
        </w:r>
      </w:del>
      <w:del w:id="22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stands on the left of a</w:delText>
        </w:r>
      </w:del>
      <w:del w:id="25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×</m:t>
        </m:r>
        <m:r>
          <m:t>p</m:t>
        </m:r>
      </m:oMath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row vector,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giving a</w:delText>
        </w:r>
      </w:del>
      <w:del w:id="30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matrix.</w:delText>
        </w:r>
      </w:del>
    </w:p>
    <w:p>
      <w:pPr>
        <w:pStyle w:val="BodyText"/>
      </w:pPr>
      <w:del w:id="33" w:author="PR Preview" w:date="2026-01-01T00:00:00Z">
        <w:r>
          <w:delText xml:space="preserve">By</w:delText>
        </w:r>
      </w:del>
      <w:del w:id="34" w:author="PR Preview" w:date="2026-01-01T00:00:00Z">
        <w:r>
          <w:delText xml:space="preserve"> </w:delText>
        </w:r>
      </w:del>
      <w:hyperlink w:anchor="def-vector-valued-derivative">
        <w:del w:id="35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36" w:author="PR Preview" w:date="2026-01-01T00:00:00Z">
        <w:r>
          <w:delText xml:space="preserve">, with</w:delText>
        </w:r>
      </w:del>
      <w:del w:id="37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del w:id="38" w:author="PR Preview" w:date="2026-01-01T00:00:00Z">
        <w:r>
          <w:delText xml:space="preserve">,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the</w:delText>
        </w:r>
      </w:del>
      <w:del w:id="4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entry of the Hessian is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2"/>
    <w:bookmarkStart w:id="125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3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4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5"/>
    <w:bookmarkStart w:id="128" w:name="thm-hessian-forms"/>
    <w:p>
      <w:pPr>
        <w:pStyle w:val="FirstParagraph"/>
      </w:pPr>
      <w:del w:id="44" w:author="PR Preview" w:date="2026-01-01T00:00:00Z">
        <w:r>
          <w:rPr>
            <w:b/>
            <w:bCs/>
          </w:rPr>
          <w:delText xml:space="preserve">Definition 14 (Continuity in several variables)</w:delText>
        </w:r>
      </w:del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A function</w:delText>
        </w:r>
      </w:del>
      <w:del w:id="47" w:author="PR Preview" w:date="2026-01-01T00:00:00Z">
        <w:r>
          <w:delText xml:space="preserve"> </w:delText>
        </w:r>
      </w:del>
      <m:oMath>
        <m:r>
          <m:t>f</m:t>
        </m:r>
      </m:oMath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from</w:delText>
        </w:r>
      </w:del>
      <w:del w:id="50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delText xml:space="preserve">to</w:delText>
        </w:r>
      </w:del>
      <w:del w:id="53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is</w:delText>
        </w:r>
      </w:del>
      <w:del w:id="56" w:author="PR Preview" w:date="2026-01-01T00:00:00Z">
        <w:r>
          <w:delText xml:space="preserve"> </w:delText>
        </w:r>
      </w:del>
      <w:del w:id="57" w:author="PR Preview" w:date="2026-01-01T00:00:00Z">
        <w:r>
          <w:rPr>
            <w:b/>
            <w:bCs/>
          </w:rPr>
          <w:delText xml:space="preserve">continuous at</w:delText>
        </w:r>
      </w:del>
      <w:del w:id="5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delText xml:space="preserve">if for every</w:delText>
        </w:r>
      </w:del>
      <w:del w:id="61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&gt;</m:t>
        </m:r>
        <m:r>
          <m:t>0</m:t>
        </m:r>
      </m:oMath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there is a</w:delText>
        </w:r>
      </w:del>
      <w:del w:id="64" w:author="PR Preview" w:date="2026-01-01T00:00:00Z">
        <w:r>
          <w:delText xml:space="preserve"> </w:delText>
        </w:r>
      </w:del>
      <m:oMath>
        <m:r>
          <m:t>δ</m:t>
        </m:r>
        <m:r>
          <m:rPr>
            <m:sty m:val="p"/>
          </m:rPr>
          <m:t>&gt;</m:t>
        </m:r>
        <m:r>
          <m:t>0</m:t>
        </m:r>
      </m:oMath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delText xml:space="preserve">such that</w:delText>
        </w:r>
      </w:del>
      <w:del w:id="6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del w:id="68" w:author="PR Preview" w:date="2026-01-01T00:00:00Z">
        <w:r>
          <w:delText xml:space="preserve"> </w:delText>
        </w:r>
      </w:del>
      <w:del w:id="69" w:author="PR Preview" w:date="2026-01-01T00:00:00Z">
        <w:r>
          <w:delText xml:space="preserve">whenever</w:delText>
        </w:r>
      </w:del>
      <w:del w:id="7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del w:id="71" w:author="PR Preview" w:date="2026-01-01T00:00:00Z">
        <w:r>
          <w:delText xml:space="preserve">.</w:delText>
        </w:r>
      </w:del>
      <w:del w:id="72" w:author="PR Preview" w:date="2026-01-01T00:00:00Z">
        <w:r>
          <w:delText xml:space="preserve"> </w:delText>
        </w:r>
      </w:del>
      <w:del w:id="73" w:author="PR Preview" w:date="2026-01-01T00:00:00Z">
        <w:r>
          <w:delText xml:space="preserve">It is</w:delText>
        </w:r>
      </w:del>
      <w:del w:id="74" w:author="PR Preview" w:date="2026-01-01T00:00:00Z">
        <w:r>
          <w:delText xml:space="preserve"> </w:delText>
        </w:r>
      </w:del>
      <w:del w:id="75" w:author="PR Preview" w:date="2026-01-01T00:00:00Z">
        <w:r>
          <w:rPr>
            <w:b/>
            <w:bCs/>
          </w:rPr>
          <w:delText xml:space="preserve">continuous on</w:delText>
        </w:r>
      </w:del>
      <w:del w:id="76" w:author="PR Preview" w:date="2026-01-01T00:00:00Z">
        <w:r>
          <w:delText xml:space="preserve"> </w:delText>
        </w:r>
      </w:del>
      <w:del w:id="77" w:author="PR Preview" w:date="2026-01-01T00:00:00Z">
        <w:r>
          <w:delText xml:space="preserve">a set if it is continuous at every point of the set.</w:delText>
        </w:r>
      </w:del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For</w:delText>
        </w:r>
      </w:del>
      <w:del w:id="80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=</m:t>
        </m:r>
        <m:r>
          <m:t>1</m:t>
        </m:r>
      </m:oMath>
      <w:del w:id="81" w:author="PR Preview" w:date="2026-01-01T00:00:00Z">
        <w:r>
          <w:delText xml:space="preserve">,</w:delText>
        </w:r>
      </w:del>
      <w:del w:id="8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del w:id="83" w:author="PR Preview" w:date="2026-01-01T00:00:00Z">
        <w:r>
          <w:delText xml:space="preserve">.</w:delText>
        </w:r>
      </w:del>
      <w:del w:id="84" w:author="PR Preview" w:date="2026-01-01T00:00:00Z">
        <w:r>
          <w:delText xml:space="preserve"> </w:delText>
        </w:r>
      </w:del>
      <w:del w:id="85" w:author="PR Preview" w:date="2026-01-01T00:00:00Z">
        <w:r>
          <w:delText xml:space="preserve">For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86" w:author="PR Preview" w:date="2026-01-01T00:00:00Z">
        <w:r>
          <w:delText xml:space="preserve">this definition is the usual</w:delText>
        </w:r>
      </w:del>
      <w:del w:id="87" w:author="PR Preview" w:date="2026-01-01T00:00:00Z">
        <w:r>
          <w:delText xml:space="preserve"> </w:delText>
        </w:r>
      </w:del>
      <w:hyperlink r:id="rId136">
        <w:del w:id="88" w:author="PR Preview" w:date="2026-01-01T00:00:00Z">
          <w:r>
            <w:rPr>
              <w:rStyle w:val="Hyperlink"/>
            </w:rPr>
            <w:delText xml:space="preserve">continuity</w:delText>
          </w:r>
        </w:del>
      </w:hyperlink>
      <w:del w:id="89" w:author="PR Preview" w:date="2026-01-01T00:00:00Z">
        <w:r>
          <w:delText xml:space="preserve">,</w:delText>
        </w:r>
      </w:del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delText xml:space="preserve">written out with the</w:delText>
        </w:r>
      </w:del>
      <w:del w:id="92" w:author="PR Preview" w:date="2026-01-01T00:00:00Z">
        <w:r>
          <w:delText xml:space="preserve"> </w:delText>
        </w:r>
      </w:del>
      <m:oMath>
        <m:r>
          <m:t>ε</m:t>
        </m:r>
      </m:oMath>
      <w:del w:id="93" w:author="PR Preview" w:date="2026-01-01T00:00:00Z">
        <w:r>
          <w:delText xml:space="preserve">-</w:delText>
        </w:r>
      </w:del>
      <m:oMath>
        <m:r>
          <m:t>δ</m:t>
        </m:r>
      </m:oMath>
      <w:del w:id="94" w:author="PR Preview" w:date="2026-01-01T00:00:00Z">
        <w:r>
          <w:delText xml:space="preserve"> </w:delText>
        </w:r>
      </w:del>
      <w:del w:id="95" w:author="PR Preview" w:date="2026-01-01T00:00:00Z">
        <w:r>
          <w:delText xml:space="preserve">definition of the limit</w:delText>
        </w:r>
      </w:del>
      <w:del w:id="96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97" w:author="PR Preview" w:date="2026-01-01T00:00:00Z">
        <w:r>
          <w:delText xml:space="preserve">.</w:delText>
        </w:r>
      </w:del>
    </w:p>
    <w:p>
      <w:pPr>
        <w:pStyle w:val="BodyText"/>
      </w:pPr>
      <w:del w:id="98" w:author="PR Preview" w:date="2026-01-01T00:00:00Z">
        <w:r>
          <w:delText xml:space="preserve">Continuity survives the usual operations:</w:delText>
        </w:r>
      </w:del>
    </w:p>
    <w:p>
      <w:pPr>
        <w:pStyle w:val="Compact"/>
        <w:numPr>
          <w:ilvl w:val="0"/>
          <w:numId w:val="1011"/>
        </w:numPr>
      </w:pPr>
      <w:del w:id="99" w:author="PR Preview" w:date="2026-01-01T00:00:00Z">
        <w:r>
          <w:delText xml:space="preserve">A</w:delText>
        </w:r>
      </w:del>
      <w:del w:id="100" w:author="PR Preview" w:date="2026-01-01T00:00:00Z">
        <w:r>
          <w:delText xml:space="preserve"> </w:delText>
        </w:r>
      </w:del>
      <w:hyperlink r:id="rId137">
        <w:del w:id="101" w:author="PR Preview" w:date="2026-01-01T00:00:00Z">
          <w:r>
            <w:rPr>
              <w:rStyle w:val="Hyperlink"/>
            </w:rPr>
            <w:delText xml:space="preserve">composition</w:delText>
          </w:r>
        </w:del>
      </w:hyperlink>
      <w:del w:id="102" w:author="PR Preview" w:date="2026-01-01T00:00:00Z">
        <w:r>
          <w:delText xml:space="preserve"> </w:delText>
        </w:r>
      </w:del>
      <w:del w:id="103" w:author="PR Preview" w:date="2026-01-01T00:00:00Z">
        <w:r>
          <w:delText xml:space="preserve">of continuous functions is continuous:</w:delText>
        </w:r>
      </w:del>
      <w:del w:id="104" w:author="PR Preview" w:date="2026-01-01T00:00:00Z">
        <w:r>
          <w:delText xml:space="preserve"> </w:delText>
        </w:r>
      </w:del>
      <w:del w:id="105" w:author="PR Preview" w:date="2026-01-01T00:00:00Z">
        <w:r>
          <w:delText xml:space="preserve">choose the</w:delText>
        </w:r>
      </w:del>
      <w:del w:id="106" w:author="PR Preview" w:date="2026-01-01T00:00:00Z">
        <w:r>
          <w:delText xml:space="preserve"> </w:delText>
        </w:r>
      </w:del>
      <m:oMath>
        <m:r>
          <m:t>δ</m:t>
        </m:r>
      </m:oMath>
      <w:del w:id="107" w:author="PR Preview" w:date="2026-01-01T00:00:00Z">
        <w:r>
          <w:delText xml:space="preserve"> </w:delText>
        </w:r>
      </w:del>
      <w:del w:id="108" w:author="PR Preview" w:date="2026-01-01T00:00:00Z">
        <w:r>
          <w:delText xml:space="preserve">for the</w:delText>
        </w:r>
      </w:del>
      <w:del w:id="109" w:author="PR Preview" w:date="2026-01-01T00:00:00Z">
        <w:r>
          <w:delText xml:space="preserve"> </w:delText>
        </w:r>
      </w:del>
      <w:hyperlink r:id="rId137">
        <w:del w:id="110" w:author="PR Preview" w:date="2026-01-01T00:00:00Z">
          <w:r>
            <w:rPr>
              <w:rStyle w:val="Hyperlink"/>
            </w:rPr>
            <w:delText xml:space="preserve">outer function</w:delText>
          </w:r>
        </w:del>
      </w:hyperlink>
      <w:del w:id="111" w:author="PR Preview" w:date="2026-01-01T00:00:00Z">
        <w:r>
          <w:delText xml:space="preserve"> </w:delText>
        </w:r>
      </w:del>
      <w:del w:id="112" w:author="PR Preview" w:date="2026-01-01T00:00:00Z">
        <w:r>
          <w:delText xml:space="preserve">first,</w:delText>
        </w:r>
      </w:del>
      <w:del w:id="113" w:author="PR Preview" w:date="2026-01-01T00:00:00Z">
        <w:r>
          <w:delText xml:space="preserve"> </w:delText>
        </w:r>
      </w:del>
      <w:del w:id="114" w:author="PR Preview" w:date="2026-01-01T00:00:00Z">
        <w:r>
          <w:delText xml:space="preserve">and use it as the</w:delText>
        </w:r>
      </w:del>
      <w:del w:id="115" w:author="PR Preview" w:date="2026-01-01T00:00:00Z">
        <w:r>
          <w:delText xml:space="preserve"> </w:delText>
        </w:r>
      </w:del>
      <m:oMath>
        <m:r>
          <m:t>ε</m:t>
        </m:r>
      </m:oMath>
      <w:del w:id="116" w:author="PR Preview" w:date="2026-01-01T00:00:00Z">
        <w:r>
          <w:delText xml:space="preserve"> </w:delText>
        </w:r>
      </w:del>
      <w:del w:id="117" w:author="PR Preview" w:date="2026-01-01T00:00:00Z">
        <w:r>
          <w:delText xml:space="preserve">for the inner one.</w:delText>
        </w:r>
      </w:del>
    </w:p>
    <w:p>
      <w:pPr>
        <w:pStyle w:val="Compact"/>
        <w:numPr>
          <w:ilvl w:val="0"/>
          <w:numId w:val="1011"/>
        </w:numPr>
      </w:pPr>
      <w:del w:id="118" w:author="PR Preview" w:date="2026-01-01T00:00:00Z">
        <w:r>
          <w:delText xml:space="preserve">A sum</w:delText>
        </w:r>
      </w:del>
      <w:del w:id="11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+</m:t>
        </m:r>
        <m:r>
          <m:t>g</m:t>
        </m:r>
      </m:oMath>
      <w:del w:id="120" w:author="PR Preview" w:date="2026-01-01T00:00:00Z">
        <w:r>
          <w:delText xml:space="preserve"> </w:delText>
        </w:r>
      </w:del>
      <w:del w:id="121" w:author="PR Preview" w:date="2026-01-01T00:00:00Z">
        <w:r>
          <w:delText xml:space="preserve">of continuous real-valued functions is continuous,</w:delText>
        </w:r>
      </w:del>
      <w:del w:id="122" w:author="PR Preview" w:date="2026-01-01T00:00:00Z">
        <w:r>
          <w:delText xml:space="preserve"> </w:delText>
        </w:r>
      </w:del>
      <w:del w:id="123" w:author="PR Preview" w:date="2026-01-01T00:00:00Z">
        <w:r>
          <w:delText xml:space="preserve">since</w:delText>
        </w:r>
      </w:del>
      <w:del w:id="124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+</m:t>
            </m:r>
            <m:r>
              <m:t>g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+</m:t>
            </m:r>
            <m:r>
              <m:t>g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del w:id="125" w:author="PR Preview" w:date="2026-01-01T00:00:00Z">
        <w:r>
          <w:delText xml:space="preserve">:</w:delText>
        </w:r>
      </w:del>
      <w:del w:id="126" w:author="PR Preview" w:date="2026-01-01T00:00:00Z">
        <w:r>
          <w:delText xml:space="preserve"> </w:delText>
        </w:r>
      </w:del>
      <w:del w:id="127" w:author="PR Preview" w:date="2026-01-01T00:00:00Z">
        <w:r>
          <w:delText xml:space="preserve">use</w:delText>
        </w:r>
      </w:del>
      <w:del w:id="128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/</m:t>
        </m:r>
        <m:r>
          <m:t>2</m:t>
        </m:r>
      </m:oMath>
      <w:del w:id="129" w:author="PR Preview" w:date="2026-01-01T00:00:00Z">
        <w:r>
          <w:delText xml:space="preserve"> </w:delText>
        </w:r>
      </w:del>
      <w:del w:id="130" w:author="PR Preview" w:date="2026-01-01T00:00:00Z">
        <w:r>
          <w:delText xml:space="preserve">for each.</w:delText>
        </w:r>
      </w:del>
    </w:p>
    <w:p>
      <w:pPr>
        <w:pStyle w:val="Compact"/>
        <w:numPr>
          <w:ilvl w:val="0"/>
          <w:numId w:val="1011"/>
        </w:numPr>
      </w:pPr>
      <w:del w:id="131" w:author="PR Preview" w:date="2026-01-01T00:00:00Z">
        <w:r>
          <w:delText xml:space="preserve">A constant multiple</w:delText>
        </w:r>
      </w:del>
      <w:del w:id="132" w:author="PR Preview" w:date="2026-01-01T00:00:00Z">
        <w:r>
          <w:delText xml:space="preserve"> </w:delText>
        </w:r>
      </w:del>
      <m:oMath>
        <m:r>
          <m:t>c</m:t>
        </m:r>
        <m:r>
          <m:t>f</m:t>
        </m:r>
      </m:oMath>
      <w:del w:id="133" w:author="PR Preview" w:date="2026-01-01T00:00:00Z">
        <w:r>
          <w:delText xml:space="preserve"> </w:delText>
        </w:r>
      </w:del>
      <w:del w:id="134" w:author="PR Preview" w:date="2026-01-01T00:00:00Z">
        <w:r>
          <w:delText xml:space="preserve">is continuous,</w:delText>
        </w:r>
      </w:del>
      <w:del w:id="135" w:author="PR Preview" w:date="2026-01-01T00:00:00Z">
        <w:r>
          <w:delText xml:space="preserve"> </w:delText>
        </w:r>
      </w:del>
      <w:del w:id="136" w:author="PR Preview" w:date="2026-01-01T00:00:00Z">
        <w:r>
          <w:delText xml:space="preserve">since</w:delText>
        </w:r>
      </w:del>
      <w:del w:id="13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c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del w:id="138" w:author="PR Preview" w:date="2026-01-01T00:00:00Z">
        <w:r>
          <w:delText xml:space="preserve">:</w:delText>
        </w:r>
      </w:del>
      <w:del w:id="139" w:author="PR Preview" w:date="2026-01-01T00:00:00Z">
        <w:r>
          <w:delText xml:space="preserve"> </w:delText>
        </w:r>
      </w:del>
      <w:del w:id="140" w:author="PR Preview" w:date="2026-01-01T00:00:00Z">
        <w:r>
          <w:delText xml:space="preserve">use</w:delText>
        </w:r>
      </w:del>
      <w:del w:id="141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del w:id="142" w:author="PR Preview" w:date="2026-01-01T00:00:00Z">
        <w:r>
          <w:delText xml:space="preserve"> </w:delText>
        </w:r>
      </w:del>
      <w:del w:id="143" w:author="PR Preview" w:date="2026-01-01T00:00:00Z">
        <w:r>
          <w:delText xml:space="preserve">for</w:delText>
        </w:r>
      </w:del>
      <w:del w:id="144" w:author="PR Preview" w:date="2026-01-01T00:00:00Z">
        <w:r>
          <w:delText xml:space="preserve"> </w:delText>
        </w:r>
      </w:del>
      <m:oMath>
        <m:r>
          <m:t>f</m:t>
        </m:r>
      </m:oMath>
      <w:del w:id="145" w:author="PR Preview" w:date="2026-01-01T00:00:00Z">
        <w:r>
          <w:delText xml:space="preserve">.</w:delText>
        </w:r>
      </w:del>
    </w:p>
    <w:p>
      <w:pPr>
        <w:pStyle w:val="FirstParagraph"/>
      </w:pPr>
      <w:del w:id="146" w:author="PR Preview" w:date="2026-01-01T00:00:00Z">
        <w:r>
          <w:rPr>
            <w:b/>
            <w:bCs/>
          </w:rPr>
          <w:delText xml:space="preserve">Example 27 (A continuous function, and a discontinuous one)</w:delText>
        </w:r>
      </w:del>
      <w:del w:id="147" w:author="PR Preview" w:date="2026-01-01T00:00:00Z">
        <w:r>
          <w:delText xml:space="preserve"> </w:delText>
        </w:r>
      </w:del>
      <w:del w:id="148" w:author="PR Preview" w:date="2026-01-01T00:00:00Z">
        <w:r>
          <w:delText xml:space="preserve"> </w:delText>
        </w:r>
      </w:del>
    </w:p>
    <w:p>
      <w:pPr>
        <w:pStyle w:val="BodyText"/>
      </w:pPr>
      <w:ins w:id="149" w:author="PR Preview" w:date="2026-01-01T00:00:00Z">
        <w:r>
          <w:rPr>
            <w:b/>
            <w:bCs/>
          </w:rPr>
          <w:t xml:space="preserve">Theorem 10 (Other ways to write the Hessian, and its entries)</w:t>
        </w:r>
      </w:ins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Let</w:t>
        </w:r>
      </w:ins>
      <w:ins w:id="152" w:author="PR Preview" w:date="2026-01-01T00:00:00Z">
        <w:r>
          <w:t xml:space="preserve"> </w:t>
        </w:r>
      </w:ins>
      <m:oMath>
        <m:r>
          <m:t>f</m:t>
        </m:r>
      </m:oMath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and</w:t>
        </w:r>
      </w:ins>
      <w:ins w:id="15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be as in</w:t>
        </w:r>
      </w:ins>
      <w:ins w:id="158" w:author="PR Preview" w:date="2026-01-01T00:00:00Z">
        <w:r>
          <w:t xml:space="preserve"> </w:t>
        </w:r>
      </w:ins>
      <w:hyperlink w:anchor="def-hessian">
        <w:ins w:id="159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160" w:author="PR Preview" w:date="2026-01-01T00:00:00Z">
        <w:r>
          <w:t xml:space="preserve">.</w:t>
        </w:r>
      </w:ins>
    </w:p>
    <w:p>
      <w:pPr>
        <w:numPr>
          <w:ilvl w:val="0"/>
          <w:numId w:val="1010"/>
        </w:numPr>
      </w:pPr>
      <w:ins w:id="161" w:author="PR Preview" w:date="2026-01-01T00:00:00Z">
        <w:r>
          <w:t xml:space="preserve">The Hessian can be written with the row-vector derivative (</w:t>
        </w:r>
      </w:ins>
      <w:hyperlink w:anchor="def-row-vector-derivative">
        <w:ins w:id="162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163" w:author="PR Preview" w:date="2026-01-01T00:00:00Z">
        <w:r>
          <w:t xml:space="preserve">) of</w:t>
        </w:r>
      </w:ins>
      <w:ins w:id="164" w:author="PR Preview" w:date="2026-01-01T00:00:00Z">
        <w:r>
          <w:t xml:space="preserve"> </w:t>
        </w:r>
      </w:ins>
      <m:oMath>
        <m:r>
          <m:t>f</m:t>
        </m:r>
      </m:oMath>
      <w:ins w:id="165" w:author="PR Preview" w:date="2026-01-01T00:00:00Z">
        <w:r>
          <w:t xml:space="preserve">:</w:t>
        </w:r>
      </w:ins>
    </w:p>
    <w:p>
      <w:pPr>
        <w:pStyle w:val="BodyText"/>
      </w:pPr>
      <w:bookmarkStart w:id="126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26"/>
    </w:p>
    <w:p>
      <w:pPr>
        <w:numPr>
          <w:ilvl w:val="0"/>
          <w:numId w:val="1010"/>
        </w:numPr>
      </w:pPr>
      <w:ins w:id="166" w:author="PR Preview" w:date="2026-01-01T00:00:00Z">
        <w:r>
          <w:t xml:space="preserve">The</w:t>
        </w:r>
      </w:ins>
      <w:ins w:id="16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168" w:author="PR Preview" w:date="2026-01-01T00:00:00Z">
        <w:r>
          <w:t xml:space="preserve"> </w:t>
        </w:r>
      </w:ins>
      <w:ins w:id="169" w:author="PR Preview" w:date="2026-01-01T00:00:00Z">
        <w:r>
          <w:t xml:space="preserve">entry of the Hessian is</w:t>
        </w:r>
      </w:ins>
    </w:p>
    <w:p>
      <w:pPr>
        <w:pStyle w:val="BodyText"/>
      </w:pPr>
      <w:bookmarkStart w:id="127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ins w:id="170" w:author="PR Preview" w:date="2026-01-01T00:00:00Z">
        <w:r>
          <w:rPr>
            <w:i/>
            <w:iCs/>
          </w:rPr>
          <w:t xml:space="preserve">Proof</w:t>
        </w:r>
      </w:ins>
      <w:ins w:id="171" w:author="PR Preview" w:date="2026-01-01T00:00:00Z">
        <w:r>
          <w:t xml:space="preserve">. </w:t>
        </w:r>
      </w:ins>
      <w:ins w:id="172" w:author="PR Preview" w:date="2026-01-01T00:00:00Z">
        <w:r>
          <w:rPr>
            <w:b/>
            <w:bCs/>
          </w:rPr>
          <w:t xml:space="preserve">Part 1.</w:t>
        </w:r>
      </w:ins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By</w:t>
        </w:r>
      </w:ins>
      <w:ins w:id="175" w:author="PR Preview" w:date="2026-01-01T00:00:00Z">
        <w:r>
          <w:t xml:space="preserve"> </w:t>
        </w:r>
      </w:ins>
      <w:hyperlink w:anchor="thm-row-deriv-tp-col-deriv">
        <w:ins w:id="176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177" w:author="PR Preview" w:date="2026-01-01T00:00:00Z">
        <w:r>
          <w:t xml:space="preserve">, the transposed gradient</w:t>
        </w:r>
      </w:ins>
      <w:ins w:id="178" w:author="PR Preview" w:date="2026-01-01T00:00:00Z">
        <w:r>
          <w:t xml:space="preserve"> </w:t>
        </w:r>
      </w:ins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79" w:author="PR Preview" w:date="2026-01-01T00:00:00Z">
        <w:r>
          <w:t xml:space="preserve"> </w:t>
        </w:r>
      </w:ins>
      <w:ins w:id="180" w:author="PR Preview" w:date="2026-01-01T00:00:00Z">
        <w:r>
          <w:t xml:space="preserve">equals the row-vector derivative</w:t>
        </w:r>
      </w:ins>
      <w:ins w:id="181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ins w:id="182" w:author="PR Preview" w:date="2026-01-01T00:00:00Z">
        <w:r>
          <w:t xml:space="preserve">.</w:t>
        </w:r>
      </w:ins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Substituting it into</w:t>
        </w:r>
      </w:ins>
      <w:ins w:id="185" w:author="PR Preview" w:date="2026-01-01T00:00:00Z">
        <w:r>
          <w:t xml:space="preserve"> </w:t>
        </w:r>
      </w:ins>
      <w:hyperlink w:anchor="eq-hessian">
        <w:ins w:id="186" w:author="PR Preview" w:date="2026-01-01T00:00:00Z">
          <w:r>
            <w:rPr>
              <w:rStyle w:val="Hyperlink"/>
            </w:rPr>
            <w:t xml:space="preserve">Equation 4</w:t>
          </w:r>
        </w:ins>
      </w:hyperlink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gives the first line.</w:t>
        </w:r>
      </w:ins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The second line is the same expression written as a second derivative.</w:t>
        </w:r>
      </w:ins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It follows the shape rule of matrix multiplication (</w:t>
        </w:r>
      </w:ins>
      <w:hyperlink w:anchor="rem-row-derivative-shape">
        <w:ins w:id="193" w:author="PR Preview" w:date="2026-01-01T00:00:00Z">
          <w:r>
            <w:rPr>
              <w:rStyle w:val="Hyperlink"/>
            </w:rPr>
            <w:t xml:space="preserve">Remark 1</w:t>
          </w:r>
        </w:ins>
      </w:hyperlink>
      <w:ins w:id="194" w:author="PR Preview" w:date="2026-01-01T00:00:00Z">
        <w:r>
          <w:t xml:space="preserve">):</w:t>
        </w:r>
      </w:ins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the</w:t>
        </w:r>
      </w:ins>
      <w:ins w:id="19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198" w:author="PR Preview" w:date="2026-01-01T00:00:00Z">
        <w:r>
          <w:t xml:space="preserve"> </w:t>
        </w:r>
      </w:ins>
      <w:ins w:id="199" w:author="PR Preview" w:date="2026-01-01T00:00:00Z">
        <w:r>
          <w:t xml:space="preserve">column-vector operator</w:t>
        </w:r>
      </w:ins>
      <w:ins w:id="200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stands on the left of a</w:t>
        </w:r>
      </w:ins>
      <w:ins w:id="203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×</m:t>
        </m:r>
        <m:r>
          <m:t>p</m:t>
        </m:r>
      </m:oMath>
      <w:ins w:id="204" w:author="PR Preview" w:date="2026-01-01T00:00:00Z">
        <w:r>
          <w:t xml:space="preserve"> </w:t>
        </w:r>
      </w:ins>
      <w:ins w:id="205" w:author="PR Preview" w:date="2026-01-01T00:00:00Z">
        <w:r>
          <w:t xml:space="preserve">row vector,</w:t>
        </w:r>
      </w:ins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giving a</w:t>
        </w:r>
      </w:ins>
      <w:ins w:id="20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209" w:author="PR Preview" w:date="2026-01-01T00:00:00Z">
        <w:r>
          <w:t xml:space="preserve"> </w:t>
        </w:r>
      </w:ins>
      <w:ins w:id="210" w:author="PR Preview" w:date="2026-01-01T00:00:00Z">
        <w:r>
          <w:t xml:space="preserve">matrix.</w:t>
        </w:r>
      </w:ins>
    </w:p>
    <w:p>
      <w:pPr>
        <w:pStyle w:val="BodyText"/>
      </w:pPr>
      <w:ins w:id="211" w:author="PR Preview" w:date="2026-01-01T00:00:00Z">
        <w:r>
          <w:rPr>
            <w:b/>
            <w:bCs/>
          </w:rPr>
          <w:t xml:space="preserve">Part 2.</w:t>
        </w:r>
      </w:ins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Let</w:t>
        </w:r>
      </w:ins>
      <w:ins w:id="214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ins w:id="215" w:author="PR Preview" w:date="2026-01-01T00:00:00Z">
        <w:r>
          <w:t xml:space="preserve"> </w:t>
        </w:r>
      </w:ins>
      <w:ins w:id="216" w:author="PR Preview" w:date="2026-01-01T00:00:00Z">
        <w:r>
          <w:t xml:space="preserve">be entry</w:t>
        </w:r>
      </w:ins>
      <w:ins w:id="217" w:author="PR Preview" w:date="2026-01-01T00:00:00Z">
        <w:r>
          <w:t xml:space="preserve"> </w:t>
        </w:r>
      </w:ins>
      <m:oMath>
        <m:r>
          <m:t>j</m:t>
        </m:r>
      </m:oMath>
      <w:ins w:id="218" w:author="PR Preview" w:date="2026-01-01T00:00:00Z">
        <w:r>
          <w:t xml:space="preserve"> </w:t>
        </w:r>
      </w:ins>
      <w:ins w:id="219" w:author="PR Preview" w:date="2026-01-01T00:00:00Z">
        <w:r>
          <w:t xml:space="preserve">of the gradient.</w:t>
        </w:r>
      </w:ins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By</w:t>
        </w:r>
      </w:ins>
      <w:ins w:id="222" w:author="PR Preview" w:date="2026-01-01T00:00:00Z">
        <w:r>
          <w:t xml:space="preserve"> </w:t>
        </w:r>
      </w:ins>
      <w:hyperlink w:anchor="def-vector-valued-derivative">
        <w:ins w:id="223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224" w:author="PR Preview" w:date="2026-01-01T00:00:00Z">
        <w:r>
          <w:t xml:space="preserve">, the</w:t>
        </w:r>
      </w:ins>
      <w:ins w:id="22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226" w:author="PR Preview" w:date="2026-01-01T00:00:00Z">
        <w:r>
          <w:t xml:space="preserve"> </w:t>
        </w:r>
      </w:ins>
      <w:ins w:id="227" w:author="PR Preview" w:date="2026-01-01T00:00:00Z">
        <w:r>
          <w:t xml:space="preserve">entry of the derivative of the vector</w:t>
        </w:r>
      </w:ins>
      <w:ins w:id="22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with respect to</w:t>
        </w:r>
      </w:ins>
      <w:ins w:id="23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9" w:name="exm-hessian-forms"/>
    <w:p>
      <w:pPr>
        <w:pStyle w:val="FirstParagraph"/>
      </w:pPr>
      <w:ins w:id="234" w:author="PR Preview" w:date="2026-01-01T00:00:00Z">
        <w:r>
          <w:rPr>
            <w:b/>
            <w:bCs/>
          </w:rPr>
          <w:t xml:space="preserve">Example 27 (Computing the Hessian entry by entry, and checking it by finite differences)</w:t>
        </w:r>
      </w:ins>
      <w:ins w:id="235" w:author="PR Preview" w:date="2026-01-01T00:00:00Z">
        <w:r>
          <w:t xml:space="preserve"> </w:t>
        </w:r>
      </w:ins>
      <w:ins w:id="236" w:author="PR Preview" w:date="2026-01-01T00:00:00Z">
        <w:r>
          <w:t xml:space="preserve">Take</w:t>
        </w:r>
      </w:ins>
      <w:ins w:id="23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from</w:t>
        </w:r>
      </w:ins>
      <w:ins w:id="240" w:author="PR Preview" w:date="2026-01-01T00:00:00Z">
        <w:r>
          <w:t xml:space="preserve"> </w:t>
        </w:r>
      </w:ins>
      <w:hyperlink w:anchor="exm-hessian">
        <w:ins w:id="241" w:author="PR Preview" w:date="2026-01-01T00:00:00Z">
          <w:r>
            <w:rPr>
              <w:rStyle w:val="Hyperlink"/>
            </w:rPr>
            <w:t xml:space="preserve">Example 25</w:t>
          </w:r>
        </w:ins>
      </w:hyperlink>
      <w:ins w:id="242" w:author="PR Preview" w:date="2026-01-01T00:00:00Z">
        <w:r>
          <w:t xml:space="preserve">.</w:t>
        </w:r>
      </w:ins>
      <w:ins w:id="243" w:author="PR Preview" w:date="2026-01-01T00:00:00Z">
        <w:r>
          <w:t xml:space="preserve"> </w:t>
        </w:r>
      </w:ins>
      <w:ins w:id="244" w:author="PR Preview" w:date="2026-01-01T00:00:00Z">
        <w:r>
          <w:t xml:space="preserve">By</w:t>
        </w:r>
      </w:ins>
      <w:ins w:id="245" w:author="PR Preview" w:date="2026-01-01T00:00:00Z">
        <w:r>
          <w:t xml:space="preserve"> </w:t>
        </w:r>
      </w:ins>
      <w:hyperlink w:anchor="eq-hessian-entry">
        <w:ins w:id="246" w:author="PR Preview" w:date="2026-01-01T00:00:00Z">
          <w:r>
            <w:rPr>
              <w:rStyle w:val="Hyperlink"/>
            </w:rPr>
            <w:t xml:space="preserve">Equation 6</w:t>
          </w:r>
        </w:ins>
      </w:hyperlink>
      <w:ins w:id="247" w:author="PR Preview" w:date="2026-01-01T00:00:00Z">
        <w:r>
          <w:t xml:space="preserve">, entry</w:t>
        </w:r>
      </w:ins>
      <w:ins w:id="24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249" w:author="PR Preview" w:date="2026-01-01T00:00:00Z">
        <w:r>
          <w:t xml:space="preserve"> </w:t>
        </w:r>
      </w:ins>
      <w:ins w:id="250" w:author="PR Preview" w:date="2026-01-01T00:00:00Z">
        <w:r>
          <w:t xml:space="preserve">of the Hessian is the derivative with respect to</w:t>
        </w:r>
      </w:ins>
      <w:ins w:id="25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252" w:author="PR Preview" w:date="2026-01-01T00:00:00Z">
        <w:r>
          <w:t xml:space="preserve"> </w:t>
        </w:r>
      </w:ins>
      <w:ins w:id="253" w:author="PR Preview" w:date="2026-01-01T00:00:00Z">
        <w:r>
          <w:t xml:space="preserve">of the derivative with respect to</w:t>
        </w:r>
      </w:ins>
      <w:ins w:id="25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j</m:t>
            </m:r>
          </m:sub>
        </m:sSub>
      </m:oMath>
      <w:ins w:id="255" w:author="PR Preview" w:date="2026-01-01T00:00:00Z">
        <w:r>
          <w:t xml:space="preserve">.</w:t>
        </w:r>
      </w:ins>
      <w:ins w:id="256" w:author="PR Preview" w:date="2026-01-01T00:00:00Z">
        <w:r>
          <w:t xml:space="preserve"> </w:t>
        </w:r>
      </w:ins>
      <w:ins w:id="257" w:author="PR Preview" w:date="2026-01-01T00:00:00Z">
        <w:r>
          <w:t xml:space="preserve">The code differentiates</w:t>
        </w:r>
      </w:ins>
      <w:ins w:id="258" w:author="PR Preview" w:date="2026-01-01T00:00:00Z">
        <w:r>
          <w:t xml:space="preserve"> </w:t>
        </w:r>
      </w:ins>
      <w:ins w:id="259" w:author="PR Preview" w:date="2026-01-01T00:00:00Z">
        <w:r>
          <w:rPr>
            <w:rStyle w:val="VerbatimChar"/>
          </w:rPr>
          <w:t xml:space="preserve">f</w:t>
        </w:r>
      </w:ins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symbolically in that order with</w:t>
        </w:r>
      </w:ins>
      <w:ins w:id="262" w:author="PR Preview" w:date="2026-01-01T00:00:00Z">
        <w:r>
          <w:t xml:space="preserve"> </w:t>
        </w:r>
      </w:ins>
      <w:ins w:id="263" w:author="PR Preview" w:date="2026-01-01T00:00:00Z">
        <w:r>
          <w:rPr>
            <w:rStyle w:val="VerbatimChar"/>
          </w:rPr>
          <w:t xml:space="preserve">D()</w:t>
        </w:r>
      </w:ins>
      <w:ins w:id="264" w:author="PR Preview" w:date="2026-01-01T00:00:00Z">
        <w:r>
          <w:t xml:space="preserve">,</w:t>
        </w:r>
      </w:ins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evaluates the four entries at</w:t>
        </w:r>
      </w:ins>
      <w:ins w:id="26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268" w:author="PR Preview" w:date="2026-01-01T00:00:00Z">
        <w:r>
          <w:t xml:space="preserve">,</w:t>
        </w:r>
      </w:ins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and compares them with central differences of the gradient.</w:t>
        </w:r>
      </w:ins>
    </w:p>
    <w:p>
      <w:pPr>
        <w:pStyle w:val="SourceCode"/>
      </w:pPr>
      <w:ins w:id="271" w:author="PR Preview" w:date="2026-01-01T00:00:00Z">
        <w:r>
          <w:rPr>
            <w:rStyle w:val="NormalTok"/>
          </w:rPr>
          <w:t xml:space="preserve">f_expr </w:t>
        </w:r>
      </w:ins>
      <w:ins w:id="272" w:author="PR Preview" w:date="2026-01-01T00:00:00Z">
        <w:r>
          <w:rPr>
            <w:rStyle w:val="OtherTok"/>
          </w:rPr>
          <w:t xml:space="preserve">&lt;-</w:t>
        </w:r>
      </w:ins>
      <w:ins w:id="273" w:author="PR Preview" w:date="2026-01-01T00:00:00Z">
        <w:r>
          <w:rPr>
            <w:rStyle w:val="NormalTok"/>
          </w:rPr>
          <w:t xml:space="preserve"> </w:t>
        </w:r>
      </w:ins>
      <w:ins w:id="274" w:author="PR Preview" w:date="2026-01-01T00:00:00Z">
        <w:r>
          <w:rPr>
            <w:rStyle w:val="FunctionTok"/>
          </w:rPr>
          <w:t xml:space="preserve">quote</w:t>
        </w:r>
      </w:ins>
      <w:ins w:id="275" w:author="PR Preview" w:date="2026-01-01T00:00:00Z">
        <w:r>
          <w:rPr>
            <w:rStyle w:val="NormalTok"/>
          </w:rPr>
          <w:t xml:space="preserve">(</w:t>
        </w:r>
      </w:ins>
      <w:ins w:id="276" w:author="PR Preview" w:date="2026-01-01T00:00:00Z">
        <w:r>
          <w:rPr>
            <w:rStyle w:val="FunctionTok"/>
          </w:rPr>
          <w:t xml:space="preserve">exp</w:t>
        </w:r>
      </w:ins>
      <w:ins w:id="277" w:author="PR Preview" w:date="2026-01-01T00:00:00Z">
        <w:r>
          <w:rPr>
            <w:rStyle w:val="NormalTok"/>
          </w:rPr>
          <w:t xml:space="preserve">(</w:t>
        </w:r>
      </w:ins>
      <w:ins w:id="278" w:author="PR Preview" w:date="2026-01-01T00:00:00Z">
        <w:r>
          <w:rPr>
            <w:rStyle w:val="DecValTok"/>
          </w:rPr>
          <w:t xml:space="preserve">2</w:t>
        </w:r>
      </w:ins>
      <w:ins w:id="279" w:author="PR Preview" w:date="2026-01-01T00:00:00Z">
        <w:r>
          <w:rPr>
            <w:rStyle w:val="NormalTok"/>
          </w:rPr>
          <w:t xml:space="preserve"> </w:t>
        </w:r>
      </w:ins>
      <w:ins w:id="280" w:author="PR Preview" w:date="2026-01-01T00:00:00Z">
        <w:r>
          <w:rPr>
            <w:rStyle w:val="SpecialCharTok"/>
          </w:rPr>
          <w:t xml:space="preserve">*</w:t>
        </w:r>
      </w:ins>
      <w:ins w:id="281" w:author="PR Preview" w:date="2026-01-01T00:00:00Z">
        <w:r>
          <w:rPr>
            <w:rStyle w:val="NormalTok"/>
          </w:rPr>
          <w:t xml:space="preserve"> x1 </w:t>
        </w:r>
      </w:ins>
      <w:ins w:id="282" w:author="PR Preview" w:date="2026-01-01T00:00:00Z">
        <w:r>
          <w:rPr>
            <w:rStyle w:val="SpecialCharTok"/>
          </w:rPr>
          <w:t xml:space="preserve">+</w:t>
        </w:r>
      </w:ins>
      <w:ins w:id="283" w:author="PR Preview" w:date="2026-01-01T00:00:00Z">
        <w:r>
          <w:rPr>
            <w:rStyle w:val="NormalTok"/>
          </w:rPr>
          <w:t xml:space="preserve"> x2) </w:t>
        </w:r>
      </w:ins>
      <w:ins w:id="284" w:author="PR Preview" w:date="2026-01-01T00:00:00Z">
        <w:r>
          <w:rPr>
            <w:rStyle w:val="SpecialCharTok"/>
          </w:rPr>
          <w:t xml:space="preserve">-</w:t>
        </w:r>
      </w:ins>
      <w:ins w:id="285" w:author="PR Preview" w:date="2026-01-01T00:00:00Z">
        <w:r>
          <w:rPr>
            <w:rStyle w:val="NormalTok"/>
          </w:rPr>
          <w:t xml:space="preserve"> x1)</w:t>
        </w:r>
      </w:ins>
      <w:ins w:id="286" w:author="PR Preview" w:date="2026-01-01T00:00:00Z">
        <w:r>
          <w:br/>
        </w:r>
      </w:ins>
      <w:ins w:id="287" w:author="PR Preview" w:date="2026-01-01T00:00:00Z">
        <w:r>
          <w:rPr>
            <w:rStyle w:val="NormalTok"/>
          </w:rPr>
          <w:t xml:space="preserve">vars </w:t>
        </w:r>
      </w:ins>
      <w:ins w:id="288" w:author="PR Preview" w:date="2026-01-01T00:00:00Z">
        <w:r>
          <w:rPr>
            <w:rStyle w:val="OtherTok"/>
          </w:rPr>
          <w:t xml:space="preserve">&lt;-</w:t>
        </w:r>
      </w:ins>
      <w:ins w:id="289" w:author="PR Preview" w:date="2026-01-01T00:00:00Z">
        <w:r>
          <w:rPr>
            <w:rStyle w:val="NormalTok"/>
          </w:rPr>
          <w:t xml:space="preserve"> </w:t>
        </w:r>
      </w:ins>
      <w:ins w:id="290" w:author="PR Preview" w:date="2026-01-01T00:00:00Z">
        <w:r>
          <w:rPr>
            <w:rStyle w:val="FunctionTok"/>
          </w:rPr>
          <w:t xml:space="preserve">c</w:t>
        </w:r>
      </w:ins>
      <w:ins w:id="291" w:author="PR Preview" w:date="2026-01-01T00:00:00Z">
        <w:r>
          <w:rPr>
            <w:rStyle w:val="NormalTok"/>
          </w:rPr>
          <w:t xml:space="preserve">(</w:t>
        </w:r>
      </w:ins>
      <w:ins w:id="292" w:author="PR Preview" w:date="2026-01-01T00:00:00Z">
        <w:r>
          <w:rPr>
            <w:rStyle w:val="StringTok"/>
          </w:rPr>
          <w:t xml:space="preserve">"x1"</w:t>
        </w:r>
      </w:ins>
      <w:ins w:id="293" w:author="PR Preview" w:date="2026-01-01T00:00:00Z">
        <w:r>
          <w:rPr>
            <w:rStyle w:val="NormalTok"/>
          </w:rPr>
          <w:t xml:space="preserve">, </w:t>
        </w:r>
      </w:ins>
      <w:ins w:id="294" w:author="PR Preview" w:date="2026-01-01T00:00:00Z">
        <w:r>
          <w:rPr>
            <w:rStyle w:val="StringTok"/>
          </w:rPr>
          <w:t xml:space="preserve">"x2"</w:t>
        </w:r>
      </w:ins>
      <w:ins w:id="295" w:author="PR Preview" w:date="2026-01-01T00:00:00Z">
        <w:r>
          <w:rPr>
            <w:rStyle w:val="NormalTok"/>
          </w:rPr>
          <w:t xml:space="preserve">)</w:t>
        </w:r>
      </w:ins>
      <w:ins w:id="296" w:author="PR Preview" w:date="2026-01-01T00:00:00Z">
        <w:r>
          <w:br/>
        </w:r>
      </w:ins>
      <w:ins w:id="297" w:author="PR Preview" w:date="2026-01-01T00:00:00Z">
        <w:r>
          <w:rPr>
            <w:rStyle w:val="NormalTok"/>
          </w:rPr>
          <w:t xml:space="preserve">point </w:t>
        </w:r>
      </w:ins>
      <w:ins w:id="298" w:author="PR Preview" w:date="2026-01-01T00:00:00Z">
        <w:r>
          <w:rPr>
            <w:rStyle w:val="OtherTok"/>
          </w:rPr>
          <w:t xml:space="preserve">&lt;-</w:t>
        </w:r>
      </w:ins>
      <w:ins w:id="299" w:author="PR Preview" w:date="2026-01-01T00:00:00Z">
        <w:r>
          <w:rPr>
            <w:rStyle w:val="NormalTok"/>
          </w:rPr>
          <w:t xml:space="preserve"> </w:t>
        </w:r>
      </w:ins>
      <w:ins w:id="300" w:author="PR Preview" w:date="2026-01-01T00:00:00Z">
        <w:r>
          <w:rPr>
            <w:rStyle w:val="FunctionTok"/>
          </w:rPr>
          <w:t xml:space="preserve">c</w:t>
        </w:r>
      </w:ins>
      <w:ins w:id="301" w:author="PR Preview" w:date="2026-01-01T00:00:00Z">
        <w:r>
          <w:rPr>
            <w:rStyle w:val="NormalTok"/>
          </w:rPr>
          <w:t xml:space="preserve">(</w:t>
        </w:r>
      </w:ins>
      <w:ins w:id="302" w:author="PR Preview" w:date="2026-01-01T00:00:00Z">
        <w:r>
          <w:rPr>
            <w:rStyle w:val="AttributeTok"/>
          </w:rPr>
          <w:t xml:space="preserve">x1 =</w:t>
        </w:r>
      </w:ins>
      <w:ins w:id="303" w:author="PR Preview" w:date="2026-01-01T00:00:00Z">
        <w:r>
          <w:rPr>
            <w:rStyle w:val="NormalTok"/>
          </w:rPr>
          <w:t xml:space="preserve"> </w:t>
        </w:r>
      </w:ins>
      <w:ins w:id="304" w:author="PR Preview" w:date="2026-01-01T00:00:00Z">
        <w:r>
          <w:rPr>
            <w:rStyle w:val="FloatTok"/>
          </w:rPr>
          <w:t xml:space="preserve">0.5</w:t>
        </w:r>
      </w:ins>
      <w:ins w:id="305" w:author="PR Preview" w:date="2026-01-01T00:00:00Z">
        <w:r>
          <w:rPr>
            <w:rStyle w:val="NormalTok"/>
          </w:rPr>
          <w:t xml:space="preserve">, </w:t>
        </w:r>
      </w:ins>
      <w:ins w:id="306" w:author="PR Preview" w:date="2026-01-01T00:00:00Z">
        <w:r>
          <w:rPr>
            <w:rStyle w:val="AttributeTok"/>
          </w:rPr>
          <w:t xml:space="preserve">x2 =</w:t>
        </w:r>
      </w:ins>
      <w:ins w:id="307" w:author="PR Preview" w:date="2026-01-01T00:00:00Z">
        <w:r>
          <w:rPr>
            <w:rStyle w:val="NormalTok"/>
          </w:rPr>
          <w:t xml:space="preserve"> </w:t>
        </w:r>
      </w:ins>
      <w:ins w:id="308" w:author="PR Preview" w:date="2026-01-01T00:00:00Z">
        <w:r>
          <w:rPr>
            <w:rStyle w:val="SpecialCharTok"/>
          </w:rPr>
          <w:t xml:space="preserve">-</w:t>
        </w:r>
      </w:ins>
      <w:ins w:id="309" w:author="PR Preview" w:date="2026-01-01T00:00:00Z">
        <w:r>
          <w:rPr>
            <w:rStyle w:val="DecValTok"/>
          </w:rPr>
          <w:t xml:space="preserve">1</w:t>
        </w:r>
      </w:ins>
      <w:ins w:id="310" w:author="PR Preview" w:date="2026-01-01T00:00:00Z">
        <w:r>
          <w:rPr>
            <w:rStyle w:val="NormalTok"/>
          </w:rPr>
          <w:t xml:space="preserve">)</w:t>
        </w:r>
      </w:ins>
      <w:ins w:id="311" w:author="PR Preview" w:date="2026-01-01T00:00:00Z">
        <w:r>
          <w:br/>
        </w:r>
      </w:ins>
      <w:ins w:id="312" w:author="PR Preview" w:date="2026-01-01T00:00:00Z">
        <w:r>
          <w:br/>
        </w:r>
      </w:ins>
      <w:ins w:id="313" w:author="PR Preview" w:date="2026-01-01T00:00:00Z">
        <w:r>
          <w:rPr>
            <w:rStyle w:val="NormalTok"/>
          </w:rPr>
          <w:t xml:space="preserve">grad_expr </w:t>
        </w:r>
      </w:ins>
      <w:ins w:id="314" w:author="PR Preview" w:date="2026-01-01T00:00:00Z">
        <w:r>
          <w:rPr>
            <w:rStyle w:val="OtherTok"/>
          </w:rPr>
          <w:t xml:space="preserve">&lt;-</w:t>
        </w:r>
      </w:ins>
      <w:ins w:id="315" w:author="PR Preview" w:date="2026-01-01T00:00:00Z">
        <w:r>
          <w:rPr>
            <w:rStyle w:val="NormalTok"/>
          </w:rPr>
          <w:t xml:space="preserve"> </w:t>
        </w:r>
      </w:ins>
      <w:ins w:id="316" w:author="PR Preview" w:date="2026-01-01T00:00:00Z">
        <w:r>
          <w:rPr>
            <w:rStyle w:val="FunctionTok"/>
          </w:rPr>
          <w:t xml:space="preserve">lapply</w:t>
        </w:r>
      </w:ins>
      <w:ins w:id="317" w:author="PR Preview" w:date="2026-01-01T00:00:00Z">
        <w:r>
          <w:rPr>
            <w:rStyle w:val="NormalTok"/>
          </w:rPr>
          <w:t xml:space="preserve">(vars, </w:t>
        </w:r>
      </w:ins>
      <w:ins w:id="318" w:author="PR Preview" w:date="2026-01-01T00:00:00Z">
        <w:r>
          <w:rPr>
            <w:rStyle w:val="ControlFlowTok"/>
          </w:rPr>
          <w:t xml:space="preserve">function</w:t>
        </w:r>
      </w:ins>
      <w:ins w:id="319" w:author="PR Preview" w:date="2026-01-01T00:00:00Z">
        <w:r>
          <w:rPr>
            <w:rStyle w:val="NormalTok"/>
          </w:rPr>
          <w:t xml:space="preserve">(v) </w:t>
        </w:r>
      </w:ins>
      <w:ins w:id="320" w:author="PR Preview" w:date="2026-01-01T00:00:00Z">
        <w:r>
          <w:rPr>
            <w:rStyle w:val="FunctionTok"/>
          </w:rPr>
          <w:t xml:space="preserve">D</w:t>
        </w:r>
      </w:ins>
      <w:ins w:id="321" w:author="PR Preview" w:date="2026-01-01T00:00:00Z">
        <w:r>
          <w:rPr>
            <w:rStyle w:val="NormalTok"/>
          </w:rPr>
          <w:t xml:space="preserve">(f_expr, v))</w:t>
        </w:r>
      </w:ins>
      <w:ins w:id="322" w:author="PR Preview" w:date="2026-01-01T00:00:00Z">
        <w:r>
          <w:br/>
        </w:r>
      </w:ins>
      <w:ins w:id="323" w:author="PR Preview" w:date="2026-01-01T00:00:00Z">
        <w:r>
          <w:rPr>
            <w:rStyle w:val="NormalTok"/>
          </w:rPr>
          <w:t xml:space="preserve">hess_expr </w:t>
        </w:r>
      </w:ins>
      <w:ins w:id="324" w:author="PR Preview" w:date="2026-01-01T00:00:00Z">
        <w:r>
          <w:rPr>
            <w:rStyle w:val="OtherTok"/>
          </w:rPr>
          <w:t xml:space="preserve">&lt;-</w:t>
        </w:r>
      </w:ins>
      <w:ins w:id="325" w:author="PR Preview" w:date="2026-01-01T00:00:00Z">
        <w:r>
          <w:rPr>
            <w:rStyle w:val="NormalTok"/>
          </w:rPr>
          <w:t xml:space="preserve"> </w:t>
        </w:r>
      </w:ins>
      <w:ins w:id="326" w:author="PR Preview" w:date="2026-01-01T00:00:00Z">
        <w:r>
          <w:rPr>
            <w:rStyle w:val="FunctionTok"/>
          </w:rPr>
          <w:t xml:space="preserve">lapply</w:t>
        </w:r>
      </w:ins>
      <w:ins w:id="327" w:author="PR Preview" w:date="2026-01-01T00:00:00Z">
        <w:r>
          <w:rPr>
            <w:rStyle w:val="NormalTok"/>
          </w:rPr>
          <w:t xml:space="preserve">(vars, </w:t>
        </w:r>
      </w:ins>
      <w:ins w:id="328" w:author="PR Preview" w:date="2026-01-01T00:00:00Z">
        <w:r>
          <w:rPr>
            <w:rStyle w:val="ControlFlowTok"/>
          </w:rPr>
          <w:t xml:space="preserve">function</w:t>
        </w:r>
      </w:ins>
      <w:ins w:id="329" w:author="PR Preview" w:date="2026-01-01T00:00:00Z">
        <w:r>
          <w:rPr>
            <w:rStyle w:val="NormalTok"/>
          </w:rPr>
          <w:t xml:space="preserve">(i) {</w:t>
        </w:r>
      </w:ins>
      <w:ins w:id="330" w:author="PR Preview" w:date="2026-01-01T00:00:00Z">
        <w:r>
          <w:br/>
        </w:r>
      </w:ins>
      <w:ins w:id="331" w:author="PR Preview" w:date="2026-01-01T00:00:00Z">
        <w:r>
          <w:rPr>
            <w:rStyle w:val="NormalTok"/>
          </w:rPr>
          <w:t xml:space="preserve">  </w:t>
        </w:r>
      </w:ins>
      <w:ins w:id="332" w:author="PR Preview" w:date="2026-01-01T00:00:00Z">
        <w:r>
          <w:rPr>
            <w:rStyle w:val="FunctionTok"/>
          </w:rPr>
          <w:t xml:space="preserve">lapply</w:t>
        </w:r>
      </w:ins>
      <w:ins w:id="333" w:author="PR Preview" w:date="2026-01-01T00:00:00Z">
        <w:r>
          <w:rPr>
            <w:rStyle w:val="NormalTok"/>
          </w:rPr>
          <w:t xml:space="preserve">(grad_expr, </w:t>
        </w:r>
      </w:ins>
      <w:ins w:id="334" w:author="PR Preview" w:date="2026-01-01T00:00:00Z">
        <w:r>
          <w:rPr>
            <w:rStyle w:val="ControlFlowTok"/>
          </w:rPr>
          <w:t xml:space="preserve">function</w:t>
        </w:r>
      </w:ins>
      <w:ins w:id="335" w:author="PR Preview" w:date="2026-01-01T00:00:00Z">
        <w:r>
          <w:rPr>
            <w:rStyle w:val="NormalTok"/>
          </w:rPr>
          <w:t xml:space="preserve">(g_j) </w:t>
        </w:r>
      </w:ins>
      <w:ins w:id="336" w:author="PR Preview" w:date="2026-01-01T00:00:00Z">
        <w:r>
          <w:rPr>
            <w:rStyle w:val="FunctionTok"/>
          </w:rPr>
          <w:t xml:space="preserve">D</w:t>
        </w:r>
      </w:ins>
      <w:ins w:id="337" w:author="PR Preview" w:date="2026-01-01T00:00:00Z">
        <w:r>
          <w:rPr>
            <w:rStyle w:val="NormalTok"/>
          </w:rPr>
          <w:t xml:space="preserve">(g_j, i))</w:t>
        </w:r>
      </w:ins>
      <w:ins w:id="338" w:author="PR Preview" w:date="2026-01-01T00:00:00Z">
        <w:r>
          <w:br/>
        </w:r>
      </w:ins>
      <w:ins w:id="339" w:author="PR Preview" w:date="2026-01-01T00:00:00Z">
        <w:r>
          <w:rPr>
            <w:rStyle w:val="NormalTok"/>
          </w:rPr>
          <w:t xml:space="preserve">})</w:t>
        </w:r>
      </w:ins>
      <w:ins w:id="340" w:author="PR Preview" w:date="2026-01-01T00:00:00Z">
        <w:r>
          <w:br/>
        </w:r>
      </w:ins>
      <w:ins w:id="341" w:author="PR Preview" w:date="2026-01-01T00:00:00Z">
        <w:r>
          <w:rPr>
            <w:rStyle w:val="NormalTok"/>
          </w:rPr>
          <w:t xml:space="preserve">H </w:t>
        </w:r>
      </w:ins>
      <w:ins w:id="342" w:author="PR Preview" w:date="2026-01-01T00:00:00Z">
        <w:r>
          <w:rPr>
            <w:rStyle w:val="OtherTok"/>
          </w:rPr>
          <w:t xml:space="preserve">&lt;-</w:t>
        </w:r>
      </w:ins>
      <w:ins w:id="343" w:author="PR Preview" w:date="2026-01-01T00:00:00Z">
        <w:r>
          <w:rPr>
            <w:rStyle w:val="NormalTok"/>
          </w:rPr>
          <w:t xml:space="preserve"> </w:t>
        </w:r>
      </w:ins>
      <w:ins w:id="344" w:author="PR Preview" w:date="2026-01-01T00:00:00Z">
        <w:r>
          <w:rPr>
            <w:rStyle w:val="FunctionTok"/>
          </w:rPr>
          <w:t xml:space="preserve">sapply</w:t>
        </w:r>
      </w:ins>
      <w:ins w:id="345" w:author="PR Preview" w:date="2026-01-01T00:00:00Z">
        <w:r>
          <w:rPr>
            <w:rStyle w:val="NormalTok"/>
          </w:rPr>
          <w:t xml:space="preserve">(</w:t>
        </w:r>
      </w:ins>
      <w:ins w:id="346" w:author="PR Preview" w:date="2026-01-01T00:00:00Z">
        <w:r>
          <w:rPr>
            <w:rStyle w:val="DecValTok"/>
          </w:rPr>
          <w:t xml:space="preserve">1</w:t>
        </w:r>
      </w:ins>
      <w:ins w:id="347" w:author="PR Preview" w:date="2026-01-01T00:00:00Z">
        <w:r>
          <w:rPr>
            <w:rStyle w:val="SpecialCharTok"/>
          </w:rPr>
          <w:t xml:space="preserve">:</w:t>
        </w:r>
      </w:ins>
      <w:ins w:id="348" w:author="PR Preview" w:date="2026-01-01T00:00:00Z">
        <w:r>
          <w:rPr>
            <w:rStyle w:val="DecValTok"/>
          </w:rPr>
          <w:t xml:space="preserve">2</w:t>
        </w:r>
      </w:ins>
      <w:ins w:id="349" w:author="PR Preview" w:date="2026-01-01T00:00:00Z">
        <w:r>
          <w:rPr>
            <w:rStyle w:val="NormalTok"/>
          </w:rPr>
          <w:t xml:space="preserve">, </w:t>
        </w:r>
      </w:ins>
      <w:ins w:id="350" w:author="PR Preview" w:date="2026-01-01T00:00:00Z">
        <w:r>
          <w:rPr>
            <w:rStyle w:val="ControlFlowTok"/>
          </w:rPr>
          <w:t xml:space="preserve">function</w:t>
        </w:r>
      </w:ins>
      <w:ins w:id="351" w:author="PR Preview" w:date="2026-01-01T00:00:00Z">
        <w:r>
          <w:rPr>
            <w:rStyle w:val="NormalTok"/>
          </w:rPr>
          <w:t xml:space="preserve">(j) {</w:t>
        </w:r>
      </w:ins>
      <w:ins w:id="352" w:author="PR Preview" w:date="2026-01-01T00:00:00Z">
        <w:r>
          <w:br/>
        </w:r>
      </w:ins>
      <w:ins w:id="353" w:author="PR Preview" w:date="2026-01-01T00:00:00Z">
        <w:r>
          <w:rPr>
            <w:rStyle w:val="NormalTok"/>
          </w:rPr>
          <w:t xml:space="preserve">  </w:t>
        </w:r>
      </w:ins>
      <w:ins w:id="354" w:author="PR Preview" w:date="2026-01-01T00:00:00Z">
        <w:r>
          <w:rPr>
            <w:rStyle w:val="FunctionTok"/>
          </w:rPr>
          <w:t xml:space="preserve">sapply</w:t>
        </w:r>
      </w:ins>
      <w:ins w:id="355" w:author="PR Preview" w:date="2026-01-01T00:00:00Z">
        <w:r>
          <w:rPr>
            <w:rStyle w:val="NormalTok"/>
          </w:rPr>
          <w:t xml:space="preserve">(</w:t>
        </w:r>
      </w:ins>
      <w:ins w:id="356" w:author="PR Preview" w:date="2026-01-01T00:00:00Z">
        <w:r>
          <w:rPr>
            <w:rStyle w:val="DecValTok"/>
          </w:rPr>
          <w:t xml:space="preserve">1</w:t>
        </w:r>
      </w:ins>
      <w:ins w:id="357" w:author="PR Preview" w:date="2026-01-01T00:00:00Z">
        <w:r>
          <w:rPr>
            <w:rStyle w:val="SpecialCharTok"/>
          </w:rPr>
          <w:t xml:space="preserve">:</w:t>
        </w:r>
      </w:ins>
      <w:ins w:id="358" w:author="PR Preview" w:date="2026-01-01T00:00:00Z">
        <w:r>
          <w:rPr>
            <w:rStyle w:val="DecValTok"/>
          </w:rPr>
          <w:t xml:space="preserve">2</w:t>
        </w:r>
      </w:ins>
      <w:ins w:id="359" w:author="PR Preview" w:date="2026-01-01T00:00:00Z">
        <w:r>
          <w:rPr>
            <w:rStyle w:val="NormalTok"/>
          </w:rPr>
          <w:t xml:space="preserve">, </w:t>
        </w:r>
      </w:ins>
      <w:ins w:id="360" w:author="PR Preview" w:date="2026-01-01T00:00:00Z">
        <w:r>
          <w:rPr>
            <w:rStyle w:val="ControlFlowTok"/>
          </w:rPr>
          <w:t xml:space="preserve">function</w:t>
        </w:r>
      </w:ins>
      <w:ins w:id="361" w:author="PR Preview" w:date="2026-01-01T00:00:00Z">
        <w:r>
          <w:rPr>
            <w:rStyle w:val="NormalTok"/>
          </w:rPr>
          <w:t xml:space="preserve">(i) </w:t>
        </w:r>
      </w:ins>
      <w:ins w:id="362" w:author="PR Preview" w:date="2026-01-01T00:00:00Z">
        <w:r>
          <w:rPr>
            <w:rStyle w:val="FunctionTok"/>
          </w:rPr>
          <w:t xml:space="preserve">eval</w:t>
        </w:r>
      </w:ins>
      <w:ins w:id="363" w:author="PR Preview" w:date="2026-01-01T00:00:00Z">
        <w:r>
          <w:rPr>
            <w:rStyle w:val="NormalTok"/>
          </w:rPr>
          <w:t xml:space="preserve">(hess_expr[[i]][[j]], </w:t>
        </w:r>
      </w:ins>
      <w:ins w:id="364" w:author="PR Preview" w:date="2026-01-01T00:00:00Z">
        <w:r>
          <w:rPr>
            <w:rStyle w:val="FunctionTok"/>
          </w:rPr>
          <w:t xml:space="preserve">as.list</w:t>
        </w:r>
      </w:ins>
      <w:ins w:id="365" w:author="PR Preview" w:date="2026-01-01T00:00:00Z">
        <w:r>
          <w:rPr>
            <w:rStyle w:val="NormalTok"/>
          </w:rPr>
          <w:t xml:space="preserve">(point)))</w:t>
        </w:r>
      </w:ins>
      <w:ins w:id="366" w:author="PR Preview" w:date="2026-01-01T00:00:00Z">
        <w:r>
          <w:br/>
        </w:r>
      </w:ins>
      <w:ins w:id="367" w:author="PR Preview" w:date="2026-01-01T00:00:00Z">
        <w:r>
          <w:rPr>
            <w:rStyle w:val="NormalTok"/>
          </w:rPr>
          <w:t xml:space="preserve">})</w:t>
        </w:r>
      </w:ins>
      <w:ins w:id="368" w:author="PR Preview" w:date="2026-01-01T00:00:00Z">
        <w:r>
          <w:br/>
        </w:r>
      </w:ins>
      <w:ins w:id="369" w:author="PR Preview" w:date="2026-01-01T00:00:00Z">
        <w:r>
          <w:br/>
        </w:r>
      </w:ins>
      <w:ins w:id="370" w:author="PR Preview" w:date="2026-01-01T00:00:00Z">
        <w:r>
          <w:rPr>
            <w:rStyle w:val="NormalTok"/>
          </w:rPr>
          <w:t xml:space="preserve">grad_at </w:t>
        </w:r>
      </w:ins>
      <w:ins w:id="371" w:author="PR Preview" w:date="2026-01-01T00:00:00Z">
        <w:r>
          <w:rPr>
            <w:rStyle w:val="OtherTok"/>
          </w:rPr>
          <w:t xml:space="preserve">&lt;-</w:t>
        </w:r>
      </w:ins>
      <w:ins w:id="372" w:author="PR Preview" w:date="2026-01-01T00:00:00Z">
        <w:r>
          <w:rPr>
            <w:rStyle w:val="NormalTok"/>
          </w:rPr>
          <w:t xml:space="preserve"> </w:t>
        </w:r>
      </w:ins>
      <w:ins w:id="373" w:author="PR Preview" w:date="2026-01-01T00:00:00Z">
        <w:r>
          <w:rPr>
            <w:rStyle w:val="ControlFlowTok"/>
          </w:rPr>
          <w:t xml:space="preserve">function</w:t>
        </w:r>
      </w:ins>
      <w:ins w:id="374" w:author="PR Preview" w:date="2026-01-01T00:00:00Z">
        <w:r>
          <w:rPr>
            <w:rStyle w:val="NormalTok"/>
          </w:rPr>
          <w:t xml:space="preserve">(x) {</w:t>
        </w:r>
      </w:ins>
      <w:ins w:id="375" w:author="PR Preview" w:date="2026-01-01T00:00:00Z">
        <w:r>
          <w:br/>
        </w:r>
      </w:ins>
      <w:ins w:id="376" w:author="PR Preview" w:date="2026-01-01T00:00:00Z">
        <w:r>
          <w:rPr>
            <w:rStyle w:val="NormalTok"/>
          </w:rPr>
          <w:t xml:space="preserve">  </w:t>
        </w:r>
      </w:ins>
      <w:ins w:id="377" w:author="PR Preview" w:date="2026-01-01T00:00:00Z">
        <w:r>
          <w:rPr>
            <w:rStyle w:val="FunctionTok"/>
          </w:rPr>
          <w:t xml:space="preserve">sapply</w:t>
        </w:r>
      </w:ins>
      <w:ins w:id="378" w:author="PR Preview" w:date="2026-01-01T00:00:00Z">
        <w:r>
          <w:rPr>
            <w:rStyle w:val="NormalTok"/>
          </w:rPr>
          <w:t xml:space="preserve">(grad_expr, </w:t>
        </w:r>
      </w:ins>
      <w:ins w:id="379" w:author="PR Preview" w:date="2026-01-01T00:00:00Z">
        <w:r>
          <w:rPr>
            <w:rStyle w:val="ControlFlowTok"/>
          </w:rPr>
          <w:t xml:space="preserve">function</w:t>
        </w:r>
      </w:ins>
      <w:ins w:id="380" w:author="PR Preview" w:date="2026-01-01T00:00:00Z">
        <w:r>
          <w:rPr>
            <w:rStyle w:val="NormalTok"/>
          </w:rPr>
          <w:t xml:space="preserve">(g) </w:t>
        </w:r>
      </w:ins>
      <w:ins w:id="381" w:author="PR Preview" w:date="2026-01-01T00:00:00Z">
        <w:r>
          <w:rPr>
            <w:rStyle w:val="FunctionTok"/>
          </w:rPr>
          <w:t xml:space="preserve">eval</w:t>
        </w:r>
      </w:ins>
      <w:ins w:id="382" w:author="PR Preview" w:date="2026-01-01T00:00:00Z">
        <w:r>
          <w:rPr>
            <w:rStyle w:val="NormalTok"/>
          </w:rPr>
          <w:t xml:space="preserve">(g, </w:t>
        </w:r>
      </w:ins>
      <w:ins w:id="383" w:author="PR Preview" w:date="2026-01-01T00:00:00Z">
        <w:r>
          <w:rPr>
            <w:rStyle w:val="FunctionTok"/>
          </w:rPr>
          <w:t xml:space="preserve">as.list</w:t>
        </w:r>
      </w:ins>
      <w:ins w:id="384" w:author="PR Preview" w:date="2026-01-01T00:00:00Z">
        <w:r>
          <w:rPr>
            <w:rStyle w:val="NormalTok"/>
          </w:rPr>
          <w:t xml:space="preserve">(</w:t>
        </w:r>
      </w:ins>
      <w:ins w:id="385" w:author="PR Preview" w:date="2026-01-01T00:00:00Z">
        <w:r>
          <w:rPr>
            <w:rStyle w:val="FunctionTok"/>
          </w:rPr>
          <w:t xml:space="preserve">setNames</w:t>
        </w:r>
      </w:ins>
      <w:ins w:id="386" w:author="PR Preview" w:date="2026-01-01T00:00:00Z">
        <w:r>
          <w:rPr>
            <w:rStyle w:val="NormalTok"/>
          </w:rPr>
          <w:t xml:space="preserve">(x, vars))))</w:t>
        </w:r>
      </w:ins>
      <w:ins w:id="387" w:author="PR Preview" w:date="2026-01-01T00:00:00Z">
        <w:r>
          <w:br/>
        </w:r>
      </w:ins>
      <w:ins w:id="388" w:author="PR Preview" w:date="2026-01-01T00:00:00Z">
        <w:r>
          <w:rPr>
            <w:rStyle w:val="NormalTok"/>
          </w:rPr>
          <w:t xml:space="preserve">}</w:t>
        </w:r>
      </w:ins>
      <w:ins w:id="389" w:author="PR Preview" w:date="2026-01-01T00:00:00Z">
        <w:r>
          <w:br/>
        </w:r>
      </w:ins>
      <w:ins w:id="390" w:author="PR Preview" w:date="2026-01-01T00:00:00Z">
        <w:r>
          <w:rPr>
            <w:rStyle w:val="NormalTok"/>
          </w:rPr>
          <w:t xml:space="preserve">h </w:t>
        </w:r>
      </w:ins>
      <w:ins w:id="391" w:author="PR Preview" w:date="2026-01-01T00:00:00Z">
        <w:r>
          <w:rPr>
            <w:rStyle w:val="OtherTok"/>
          </w:rPr>
          <w:t xml:space="preserve">&lt;-</w:t>
        </w:r>
      </w:ins>
      <w:ins w:id="392" w:author="PR Preview" w:date="2026-01-01T00:00:00Z">
        <w:r>
          <w:rPr>
            <w:rStyle w:val="NormalTok"/>
          </w:rPr>
          <w:t xml:space="preserve"> </w:t>
        </w:r>
      </w:ins>
      <w:ins w:id="393" w:author="PR Preview" w:date="2026-01-01T00:00:00Z">
        <w:r>
          <w:rPr>
            <w:rStyle w:val="FloatTok"/>
          </w:rPr>
          <w:t xml:space="preserve">1e-5</w:t>
        </w:r>
      </w:ins>
      <w:ins w:id="394" w:author="PR Preview" w:date="2026-01-01T00:00:00Z">
        <w:r>
          <w:br/>
        </w:r>
      </w:ins>
      <w:ins w:id="395" w:author="PR Preview" w:date="2026-01-01T00:00:00Z">
        <w:r>
          <w:rPr>
            <w:rStyle w:val="NormalTok"/>
          </w:rPr>
          <w:t xml:space="preserve">H_fd </w:t>
        </w:r>
      </w:ins>
      <w:ins w:id="396" w:author="PR Preview" w:date="2026-01-01T00:00:00Z">
        <w:r>
          <w:rPr>
            <w:rStyle w:val="OtherTok"/>
          </w:rPr>
          <w:t xml:space="preserve">&lt;-</w:t>
        </w:r>
      </w:ins>
      <w:ins w:id="397" w:author="PR Preview" w:date="2026-01-01T00:00:00Z">
        <w:r>
          <w:rPr>
            <w:rStyle w:val="NormalTok"/>
          </w:rPr>
          <w:t xml:space="preserve"> </w:t>
        </w:r>
      </w:ins>
      <w:ins w:id="398" w:author="PR Preview" w:date="2026-01-01T00:00:00Z">
        <w:r>
          <w:rPr>
            <w:rStyle w:val="FunctionTok"/>
          </w:rPr>
          <w:t xml:space="preserve">sapply</w:t>
        </w:r>
      </w:ins>
      <w:ins w:id="399" w:author="PR Preview" w:date="2026-01-01T00:00:00Z">
        <w:r>
          <w:rPr>
            <w:rStyle w:val="NormalTok"/>
          </w:rPr>
          <w:t xml:space="preserve">(</w:t>
        </w:r>
      </w:ins>
      <w:ins w:id="400" w:author="PR Preview" w:date="2026-01-01T00:00:00Z">
        <w:r>
          <w:rPr>
            <w:rStyle w:val="DecValTok"/>
          </w:rPr>
          <w:t xml:space="preserve">1</w:t>
        </w:r>
      </w:ins>
      <w:ins w:id="401" w:author="PR Preview" w:date="2026-01-01T00:00:00Z">
        <w:r>
          <w:rPr>
            <w:rStyle w:val="SpecialCharTok"/>
          </w:rPr>
          <w:t xml:space="preserve">:</w:t>
        </w:r>
      </w:ins>
      <w:ins w:id="402" w:author="PR Preview" w:date="2026-01-01T00:00:00Z">
        <w:r>
          <w:rPr>
            <w:rStyle w:val="DecValTok"/>
          </w:rPr>
          <w:t xml:space="preserve">2</w:t>
        </w:r>
      </w:ins>
      <w:ins w:id="403" w:author="PR Preview" w:date="2026-01-01T00:00:00Z">
        <w:r>
          <w:rPr>
            <w:rStyle w:val="NormalTok"/>
          </w:rPr>
          <w:t xml:space="preserve">, </w:t>
        </w:r>
      </w:ins>
      <w:ins w:id="404" w:author="PR Preview" w:date="2026-01-01T00:00:00Z">
        <w:r>
          <w:rPr>
            <w:rStyle w:val="ControlFlowTok"/>
          </w:rPr>
          <w:t xml:space="preserve">function</w:t>
        </w:r>
      </w:ins>
      <w:ins w:id="405" w:author="PR Preview" w:date="2026-01-01T00:00:00Z">
        <w:r>
          <w:rPr>
            <w:rStyle w:val="NormalTok"/>
          </w:rPr>
          <w:t xml:space="preserve">(j) {</w:t>
        </w:r>
      </w:ins>
      <w:ins w:id="406" w:author="PR Preview" w:date="2026-01-01T00:00:00Z">
        <w:r>
          <w:br/>
        </w:r>
      </w:ins>
      <w:ins w:id="407" w:author="PR Preview" w:date="2026-01-01T00:00:00Z">
        <w:r>
          <w:rPr>
            <w:rStyle w:val="NormalTok"/>
          </w:rPr>
          <w:t xml:space="preserve">  </w:t>
        </w:r>
      </w:ins>
      <w:ins w:id="408" w:author="PR Preview" w:date="2026-01-01T00:00:00Z">
        <w:r>
          <w:rPr>
            <w:rStyle w:val="FunctionTok"/>
          </w:rPr>
          <w:t xml:space="preserve">sapply</w:t>
        </w:r>
      </w:ins>
      <w:ins w:id="409" w:author="PR Preview" w:date="2026-01-01T00:00:00Z">
        <w:r>
          <w:rPr>
            <w:rStyle w:val="NormalTok"/>
          </w:rPr>
          <w:t xml:space="preserve">(</w:t>
        </w:r>
      </w:ins>
      <w:ins w:id="410" w:author="PR Preview" w:date="2026-01-01T00:00:00Z">
        <w:r>
          <w:rPr>
            <w:rStyle w:val="DecValTok"/>
          </w:rPr>
          <w:t xml:space="preserve">1</w:t>
        </w:r>
      </w:ins>
      <w:ins w:id="411" w:author="PR Preview" w:date="2026-01-01T00:00:00Z">
        <w:r>
          <w:rPr>
            <w:rStyle w:val="SpecialCharTok"/>
          </w:rPr>
          <w:t xml:space="preserve">:</w:t>
        </w:r>
      </w:ins>
      <w:ins w:id="412" w:author="PR Preview" w:date="2026-01-01T00:00:00Z">
        <w:r>
          <w:rPr>
            <w:rStyle w:val="DecValTok"/>
          </w:rPr>
          <w:t xml:space="preserve">2</w:t>
        </w:r>
      </w:ins>
      <w:ins w:id="413" w:author="PR Preview" w:date="2026-01-01T00:00:00Z">
        <w:r>
          <w:rPr>
            <w:rStyle w:val="NormalTok"/>
          </w:rPr>
          <w:t xml:space="preserve">, </w:t>
        </w:r>
      </w:ins>
      <w:ins w:id="414" w:author="PR Preview" w:date="2026-01-01T00:00:00Z">
        <w:r>
          <w:rPr>
            <w:rStyle w:val="ControlFlowTok"/>
          </w:rPr>
          <w:t xml:space="preserve">function</w:t>
        </w:r>
      </w:ins>
      <w:ins w:id="415" w:author="PR Preview" w:date="2026-01-01T00:00:00Z">
        <w:r>
          <w:rPr>
            <w:rStyle w:val="NormalTok"/>
          </w:rPr>
          <w:t xml:space="preserve">(i) {</w:t>
        </w:r>
      </w:ins>
      <w:ins w:id="416" w:author="PR Preview" w:date="2026-01-01T00:00:00Z">
        <w:r>
          <w:br/>
        </w:r>
      </w:ins>
      <w:ins w:id="417" w:author="PR Preview" w:date="2026-01-01T00:00:00Z">
        <w:r>
          <w:rPr>
            <w:rStyle w:val="NormalTok"/>
          </w:rPr>
          <w:t xml:space="preserve">    step </w:t>
        </w:r>
      </w:ins>
      <w:ins w:id="418" w:author="PR Preview" w:date="2026-01-01T00:00:00Z">
        <w:r>
          <w:rPr>
            <w:rStyle w:val="OtherTok"/>
          </w:rPr>
          <w:t xml:space="preserve">&lt;-</w:t>
        </w:r>
      </w:ins>
      <w:ins w:id="419" w:author="PR Preview" w:date="2026-01-01T00:00:00Z">
        <w:r>
          <w:rPr>
            <w:rStyle w:val="NormalTok"/>
          </w:rPr>
          <w:t xml:space="preserve"> </w:t>
        </w:r>
      </w:ins>
      <w:ins w:id="420" w:author="PR Preview" w:date="2026-01-01T00:00:00Z">
        <w:r>
          <w:rPr>
            <w:rStyle w:val="FunctionTok"/>
          </w:rPr>
          <w:t xml:space="preserve">replace</w:t>
        </w:r>
      </w:ins>
      <w:ins w:id="421" w:author="PR Preview" w:date="2026-01-01T00:00:00Z">
        <w:r>
          <w:rPr>
            <w:rStyle w:val="NormalTok"/>
          </w:rPr>
          <w:t xml:space="preserve">(</w:t>
        </w:r>
      </w:ins>
      <w:ins w:id="422" w:author="PR Preview" w:date="2026-01-01T00:00:00Z">
        <w:r>
          <w:rPr>
            <w:rStyle w:val="FunctionTok"/>
          </w:rPr>
          <w:t xml:space="preserve">c</w:t>
        </w:r>
      </w:ins>
      <w:ins w:id="423" w:author="PR Preview" w:date="2026-01-01T00:00:00Z">
        <w:r>
          <w:rPr>
            <w:rStyle w:val="NormalTok"/>
          </w:rPr>
          <w:t xml:space="preserve">(</w:t>
        </w:r>
      </w:ins>
      <w:ins w:id="424" w:author="PR Preview" w:date="2026-01-01T00:00:00Z">
        <w:r>
          <w:rPr>
            <w:rStyle w:val="DecValTok"/>
          </w:rPr>
          <w:t xml:space="preserve">0</w:t>
        </w:r>
      </w:ins>
      <w:ins w:id="425" w:author="PR Preview" w:date="2026-01-01T00:00:00Z">
        <w:r>
          <w:rPr>
            <w:rStyle w:val="NormalTok"/>
          </w:rPr>
          <w:t xml:space="preserve">, </w:t>
        </w:r>
      </w:ins>
      <w:ins w:id="426" w:author="PR Preview" w:date="2026-01-01T00:00:00Z">
        <w:r>
          <w:rPr>
            <w:rStyle w:val="DecValTok"/>
          </w:rPr>
          <w:t xml:space="preserve">0</w:t>
        </w:r>
      </w:ins>
      <w:ins w:id="427" w:author="PR Preview" w:date="2026-01-01T00:00:00Z">
        <w:r>
          <w:rPr>
            <w:rStyle w:val="NormalTok"/>
          </w:rPr>
          <w:t xml:space="preserve">), i, h)</w:t>
        </w:r>
      </w:ins>
      <w:ins w:id="428" w:author="PR Preview" w:date="2026-01-01T00:00:00Z">
        <w:r>
          <w:br/>
        </w:r>
      </w:ins>
      <w:ins w:id="429" w:author="PR Preview" w:date="2026-01-01T00:00:00Z">
        <w:r>
          <w:rPr>
            <w:rStyle w:val="NormalTok"/>
          </w:rPr>
          <w:t xml:space="preserve">    (</w:t>
        </w:r>
      </w:ins>
      <w:ins w:id="430" w:author="PR Preview" w:date="2026-01-01T00:00:00Z">
        <w:r>
          <w:rPr>
            <w:rStyle w:val="FunctionTok"/>
          </w:rPr>
          <w:t xml:space="preserve">grad_at</w:t>
        </w:r>
      </w:ins>
      <w:ins w:id="431" w:author="PR Preview" w:date="2026-01-01T00:00:00Z">
        <w:r>
          <w:rPr>
            <w:rStyle w:val="NormalTok"/>
          </w:rPr>
          <w:t xml:space="preserve">(point </w:t>
        </w:r>
      </w:ins>
      <w:ins w:id="432" w:author="PR Preview" w:date="2026-01-01T00:00:00Z">
        <w:r>
          <w:rPr>
            <w:rStyle w:val="SpecialCharTok"/>
          </w:rPr>
          <w:t xml:space="preserve">+</w:t>
        </w:r>
      </w:ins>
      <w:ins w:id="433" w:author="PR Preview" w:date="2026-01-01T00:00:00Z">
        <w:r>
          <w:rPr>
            <w:rStyle w:val="NormalTok"/>
          </w:rPr>
          <w:t xml:space="preserve"> step)[j] </w:t>
        </w:r>
      </w:ins>
      <w:ins w:id="434" w:author="PR Preview" w:date="2026-01-01T00:00:00Z">
        <w:r>
          <w:rPr>
            <w:rStyle w:val="SpecialCharTok"/>
          </w:rPr>
          <w:t xml:space="preserve">-</w:t>
        </w:r>
      </w:ins>
      <w:ins w:id="435" w:author="PR Preview" w:date="2026-01-01T00:00:00Z">
        <w:r>
          <w:rPr>
            <w:rStyle w:val="NormalTok"/>
          </w:rPr>
          <w:t xml:space="preserve"> </w:t>
        </w:r>
      </w:ins>
      <w:ins w:id="436" w:author="PR Preview" w:date="2026-01-01T00:00:00Z">
        <w:r>
          <w:rPr>
            <w:rStyle w:val="FunctionTok"/>
          </w:rPr>
          <w:t xml:space="preserve">grad_at</w:t>
        </w:r>
      </w:ins>
      <w:ins w:id="437" w:author="PR Preview" w:date="2026-01-01T00:00:00Z">
        <w:r>
          <w:rPr>
            <w:rStyle w:val="NormalTok"/>
          </w:rPr>
          <w:t xml:space="preserve">(point </w:t>
        </w:r>
      </w:ins>
      <w:ins w:id="438" w:author="PR Preview" w:date="2026-01-01T00:00:00Z">
        <w:r>
          <w:rPr>
            <w:rStyle w:val="SpecialCharTok"/>
          </w:rPr>
          <w:t xml:space="preserve">-</w:t>
        </w:r>
      </w:ins>
      <w:ins w:id="439" w:author="PR Preview" w:date="2026-01-01T00:00:00Z">
        <w:r>
          <w:rPr>
            <w:rStyle w:val="NormalTok"/>
          </w:rPr>
          <w:t xml:space="preserve"> step)[j]) </w:t>
        </w:r>
      </w:ins>
      <w:ins w:id="440" w:author="PR Preview" w:date="2026-01-01T00:00:00Z">
        <w:r>
          <w:rPr>
            <w:rStyle w:val="SpecialCharTok"/>
          </w:rPr>
          <w:t xml:space="preserve">/</w:t>
        </w:r>
      </w:ins>
      <w:ins w:id="441" w:author="PR Preview" w:date="2026-01-01T00:00:00Z">
        <w:r>
          <w:rPr>
            <w:rStyle w:val="NormalTok"/>
          </w:rPr>
          <w:t xml:space="preserve"> (</w:t>
        </w:r>
      </w:ins>
      <w:ins w:id="442" w:author="PR Preview" w:date="2026-01-01T00:00:00Z">
        <w:r>
          <w:rPr>
            <w:rStyle w:val="DecValTok"/>
          </w:rPr>
          <w:t xml:space="preserve">2</w:t>
        </w:r>
      </w:ins>
      <w:ins w:id="443" w:author="PR Preview" w:date="2026-01-01T00:00:00Z">
        <w:r>
          <w:rPr>
            <w:rStyle w:val="NormalTok"/>
          </w:rPr>
          <w:t xml:space="preserve"> </w:t>
        </w:r>
      </w:ins>
      <w:ins w:id="444" w:author="PR Preview" w:date="2026-01-01T00:00:00Z">
        <w:r>
          <w:rPr>
            <w:rStyle w:val="SpecialCharTok"/>
          </w:rPr>
          <w:t xml:space="preserve">*</w:t>
        </w:r>
      </w:ins>
      <w:ins w:id="445" w:author="PR Preview" w:date="2026-01-01T00:00:00Z">
        <w:r>
          <w:rPr>
            <w:rStyle w:val="NormalTok"/>
          </w:rPr>
          <w:t xml:space="preserve"> h)</w:t>
        </w:r>
      </w:ins>
      <w:ins w:id="446" w:author="PR Preview" w:date="2026-01-01T00:00:00Z">
        <w:r>
          <w:br/>
        </w:r>
      </w:ins>
      <w:ins w:id="447" w:author="PR Preview" w:date="2026-01-01T00:00:00Z">
        <w:r>
          <w:rPr>
            <w:rStyle w:val="NormalTok"/>
          </w:rPr>
          <w:t xml:space="preserve">  })</w:t>
        </w:r>
      </w:ins>
      <w:ins w:id="448" w:author="PR Preview" w:date="2026-01-01T00:00:00Z">
        <w:r>
          <w:br/>
        </w:r>
      </w:ins>
      <w:ins w:id="449" w:author="PR Preview" w:date="2026-01-01T00:00:00Z">
        <w:r>
          <w:rPr>
            <w:rStyle w:val="NormalTok"/>
          </w:rPr>
          <w:t xml:space="preserve">})</w:t>
        </w:r>
      </w:ins>
      <w:ins w:id="450" w:author="PR Preview" w:date="2026-01-01T00:00:00Z">
        <w:r>
          <w:br/>
        </w:r>
      </w:ins>
      <w:ins w:id="451" w:author="PR Preview" w:date="2026-01-01T00:00:00Z">
        <w:r>
          <w:br/>
        </w:r>
      </w:ins>
      <w:ins w:id="452" w:author="PR Preview" w:date="2026-01-01T00:00:00Z">
        <w:r>
          <w:rPr>
            <w:rStyle w:val="NormalTok"/>
          </w:rPr>
          <w:t xml:space="preserve">H</w:t>
        </w:r>
      </w:ins>
      <w:ins w:id="453" w:author="PR Preview" w:date="2026-01-01T00:00:00Z">
        <w:r>
          <w:br/>
        </w:r>
      </w:ins>
      <w:ins w:id="454" w:author="PR Preview" w:date="2026-01-01T00:00:00Z">
        <w:r>
          <w:rPr>
            <w:rStyle w:val="CommentTok"/>
          </w:rPr>
          <w:t xml:space="preserve">#&gt;      [,1] [,2]</w:t>
        </w:r>
      </w:ins>
      <w:ins w:id="455" w:author="PR Preview" w:date="2026-01-01T00:00:00Z">
        <w:r>
          <w:br/>
        </w:r>
      </w:ins>
      <w:ins w:id="456" w:author="PR Preview" w:date="2026-01-01T00:00:00Z">
        <w:r>
          <w:rPr>
            <w:rStyle w:val="CommentTok"/>
          </w:rPr>
          <w:t xml:space="preserve">#&gt; [1,]    4    2</w:t>
        </w:r>
      </w:ins>
      <w:ins w:id="457" w:author="PR Preview" w:date="2026-01-01T00:00:00Z">
        <w:r>
          <w:br/>
        </w:r>
      </w:ins>
      <w:ins w:id="458" w:author="PR Preview" w:date="2026-01-01T00:00:00Z">
        <w:r>
          <w:rPr>
            <w:rStyle w:val="CommentTok"/>
          </w:rPr>
          <w:t xml:space="preserve">#&gt; [2,]    2    1</w:t>
        </w:r>
      </w:ins>
      <w:ins w:id="459" w:author="PR Preview" w:date="2026-01-01T00:00:00Z">
        <w:r>
          <w:br/>
        </w:r>
      </w:ins>
      <w:ins w:id="460" w:author="PR Preview" w:date="2026-01-01T00:00:00Z">
        <w:r>
          <w:rPr>
            <w:rStyle w:val="NormalTok"/>
          </w:rPr>
          <w:t xml:space="preserve">H_fd</w:t>
        </w:r>
      </w:ins>
      <w:ins w:id="461" w:author="PR Preview" w:date="2026-01-01T00:00:00Z">
        <w:r>
          <w:br/>
        </w:r>
      </w:ins>
      <w:ins w:id="462" w:author="PR Preview" w:date="2026-01-01T00:00:00Z">
        <w:r>
          <w:rPr>
            <w:rStyle w:val="CommentTok"/>
          </w:rPr>
          <w:t xml:space="preserve">#&gt;      [,1] [,2]</w:t>
        </w:r>
      </w:ins>
      <w:ins w:id="463" w:author="PR Preview" w:date="2026-01-01T00:00:00Z">
        <w:r>
          <w:br/>
        </w:r>
      </w:ins>
      <w:ins w:id="464" w:author="PR Preview" w:date="2026-01-01T00:00:00Z">
        <w:r>
          <w:rPr>
            <w:rStyle w:val="CommentTok"/>
          </w:rPr>
          <w:t xml:space="preserve">#&gt; [1,]    4    2</w:t>
        </w:r>
      </w:ins>
      <w:ins w:id="465" w:author="PR Preview" w:date="2026-01-01T00:00:00Z">
        <w:r>
          <w:br/>
        </w:r>
      </w:ins>
      <w:ins w:id="466" w:author="PR Preview" w:date="2026-01-01T00:00:00Z">
        <w:r>
          <w:rPr>
            <w:rStyle w:val="CommentTok"/>
          </w:rPr>
          <w:t xml:space="preserve">#&gt; [2,]    2    1</w:t>
        </w:r>
      </w:ins>
    </w:p>
    <w:p>
      <w:pPr>
        <w:pStyle w:val="FirstParagraph"/>
      </w:pPr>
      <w:ins w:id="467" w:author="PR Preview" w:date="2026-01-01T00:00:00Z">
        <w:r>
          <w:t xml:space="preserve">At this point</w:t>
        </w:r>
      </w:ins>
      <w:ins w:id="468" w:author="PR Preview" w:date="2026-01-01T00:00:00Z">
        <w:r>
          <w:t xml:space="preserve"> </w:t>
        </w:r>
      </w:ins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ins w:id="469" w:author="PR Preview" w:date="2026-01-01T00:00:00Z">
        <w:r>
          <w:t xml:space="preserve">,</w:t>
        </w:r>
      </w:ins>
      <w:ins w:id="470" w:author="PR Preview" w:date="2026-01-01T00:00:00Z">
        <w:r>
          <w:t xml:space="preserve"> </w:t>
        </w:r>
      </w:ins>
      <w:ins w:id="471" w:author="PR Preview" w:date="2026-01-01T00:00:00Z">
        <w:r>
          <w:t xml:space="preserve">so the closed form in</w:t>
        </w:r>
      </w:ins>
      <w:ins w:id="472" w:author="PR Preview" w:date="2026-01-01T00:00:00Z">
        <w:r>
          <w:t xml:space="preserve"> </w:t>
        </w:r>
      </w:ins>
      <w:hyperlink w:anchor="exm-hessian">
        <w:ins w:id="473" w:author="PR Preview" w:date="2026-01-01T00:00:00Z">
          <w:r>
            <w:rPr>
              <w:rStyle w:val="Hyperlink"/>
            </w:rPr>
            <w:t xml:space="preserve">Example 25</w:t>
          </w:r>
        </w:ins>
      </w:hyperlink>
      <w:ins w:id="474" w:author="PR Preview" w:date="2026-01-01T00:00:00Z">
        <w:r>
          <w:t xml:space="preserve"> </w:t>
        </w:r>
      </w:ins>
      <w:ins w:id="475" w:author="PR Preview" w:date="2026-01-01T00:00:00Z">
        <w:r>
          <w:t xml:space="preserve">gives</w:t>
        </w:r>
      </w:ins>
      <w:ins w:id="476" w:author="PR Preview" w:date="2026-01-01T00:00:00Z">
        <w:r>
          <w:t xml:space="preserve"> </w:t>
        </w:r>
      </w:ins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ins w:id="477" w:author="PR Preview" w:date="2026-01-01T00:00:00Z">
        <w:r>
          <w:t xml:space="preserve"> </w:t>
        </w:r>
      </w:ins>
      <w:ins w:id="478" w:author="PR Preview" w:date="2026-01-01T00:00:00Z">
        <w:r>
          <w:t xml:space="preserve">for entry</w:t>
        </w:r>
      </w:ins>
      <w:ins w:id="47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480" w:author="PR Preview" w:date="2026-01-01T00:00:00Z">
        <w:r>
          <w:t xml:space="preserve">,</w:t>
        </w:r>
      </w:ins>
      <w:ins w:id="481" w:author="PR Preview" w:date="2026-01-01T00:00:00Z">
        <w:r>
          <w:t xml:space="preserve"> </w:t>
        </w:r>
      </w:ins>
      <w:ins w:id="482" w:author="PR Preview" w:date="2026-01-01T00:00:00Z">
        <w:r>
          <w:t xml:space="preserve">and the code gives 4.</w:t>
        </w:r>
      </w:ins>
      <w:ins w:id="483" w:author="PR Preview" w:date="2026-01-01T00:00:00Z">
        <w:r>
          <w:t xml:space="preserve"> </w:t>
        </w:r>
      </w:ins>
      <w:ins w:id="484" w:author="PR Preview" w:date="2026-01-01T00:00:00Z">
        <w:r>
          <w:t xml:space="preserve">The off-diagonal entries are 2 and 2, which are equal.</w:t>
        </w:r>
      </w:ins>
      <w:ins w:id="485" w:author="PR Preview" w:date="2026-01-01T00:00:00Z">
        <w:r>
          <w:t xml:space="preserve"> </w:t>
        </w:r>
      </w:ins>
      <w:ins w:id="486" w:author="PR Preview" w:date="2026-01-01T00:00:00Z">
        <w:r>
          <w:t xml:space="preserve">The finite differences agree with the symbolic entries to within</w:t>
        </w:r>
      </w:ins>
      <w:ins w:id="487" w:author="PR Preview" w:date="2026-01-01T00:00:00Z">
        <w:r>
          <w:t xml:space="preserve"> </w:t>
        </w:r>
      </w:ins>
      <w:ins w:id="488" w:author="PR Preview" w:date="2026-01-01T00:00:00Z">
        <w:r>
          <w:t xml:space="preserve">0.00000000026.</w:t>
        </w:r>
      </w:ins>
    </w:p>
    <w:bookmarkEnd w:id="12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2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3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4" w:name="def-continuous-several"/>
    <w:p>
      <w:pPr>
        <w:pStyle w:val="FirstParagraph"/>
      </w:pPr>
      <w:ins w:id="489" w:author="PR Preview" w:date="2026-01-01T00:00:00Z">
        <w:r>
          <w:rPr>
            <w:b/>
            <w:bCs/>
          </w:rPr>
          <w:t xml:space="preserve">Definition 14 (Continuity in several variables)</w:t>
        </w:r>
      </w:ins>
      <w:ins w:id="490" w:author="PR Preview" w:date="2026-01-01T00:00:00Z">
        <w:r>
          <w:t xml:space="preserve"> </w:t>
        </w:r>
      </w:ins>
      <w:ins w:id="491" w:author="PR Preview" w:date="2026-01-01T00:00:00Z">
        <w:r>
          <w:t xml:space="preserve">A function</w:t>
        </w:r>
      </w:ins>
      <w:ins w:id="492" w:author="PR Preview" w:date="2026-01-01T00:00:00Z">
        <w:r>
          <w:t xml:space="preserve"> </w:t>
        </w:r>
      </w:ins>
      <m:oMath>
        <m:r>
          <m:t>f</m:t>
        </m:r>
      </m:oMath>
      <w:ins w:id="493" w:author="PR Preview" w:date="2026-01-01T00:00:00Z">
        <w:r>
          <w:t xml:space="preserve"> </w:t>
        </w:r>
      </w:ins>
      <w:ins w:id="494" w:author="PR Preview" w:date="2026-01-01T00:00:00Z">
        <w:r>
          <w:t xml:space="preserve">from</w:t>
        </w:r>
      </w:ins>
      <w:ins w:id="495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496" w:author="PR Preview" w:date="2026-01-01T00:00:00Z">
        <w:r>
          <w:t xml:space="preserve"> </w:t>
        </w:r>
      </w:ins>
      <w:ins w:id="497" w:author="PR Preview" w:date="2026-01-01T00:00:00Z">
        <w:r>
          <w:t xml:space="preserve">to</w:t>
        </w:r>
      </w:ins>
      <w:ins w:id="498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ins w:id="499" w:author="PR Preview" w:date="2026-01-01T00:00:00Z">
        <w:r>
          <w:t xml:space="preserve"> </w:t>
        </w:r>
      </w:ins>
      <w:ins w:id="500" w:author="PR Preview" w:date="2026-01-01T00:00:00Z">
        <w:r>
          <w:t xml:space="preserve">is</w:t>
        </w:r>
      </w:ins>
      <w:ins w:id="501" w:author="PR Preview" w:date="2026-01-01T00:00:00Z">
        <w:r>
          <w:t xml:space="preserve"> </w:t>
        </w:r>
      </w:ins>
      <w:ins w:id="502" w:author="PR Preview" w:date="2026-01-01T00:00:00Z">
        <w:r>
          <w:rPr>
            <w:b/>
            <w:bCs/>
          </w:rPr>
          <w:t xml:space="preserve">continuous at</w:t>
        </w:r>
      </w:ins>
      <w:ins w:id="50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504" w:author="PR Preview" w:date="2026-01-01T00:00:00Z">
        <w:r>
          <w:t xml:space="preserve"> </w:t>
        </w:r>
      </w:ins>
      <w:ins w:id="505" w:author="PR Preview" w:date="2026-01-01T00:00:00Z">
        <w:r>
          <w:t xml:space="preserve">if for every</w:t>
        </w:r>
      </w:ins>
      <w:ins w:id="506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&gt;</m:t>
        </m:r>
        <m:r>
          <m:t>0</m:t>
        </m:r>
      </m:oMath>
      <w:ins w:id="507" w:author="PR Preview" w:date="2026-01-01T00:00:00Z">
        <w:r>
          <w:t xml:space="preserve"> </w:t>
        </w:r>
      </w:ins>
      <w:ins w:id="508" w:author="PR Preview" w:date="2026-01-01T00:00:00Z">
        <w:r>
          <w:t xml:space="preserve">there is a</w:t>
        </w:r>
      </w:ins>
      <w:ins w:id="509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&gt;</m:t>
        </m:r>
        <m:r>
          <m:t>0</m:t>
        </m:r>
      </m:oMath>
      <w:ins w:id="510" w:author="PR Preview" w:date="2026-01-01T00:00:00Z">
        <w:r>
          <w:t xml:space="preserve"> </w:t>
        </w:r>
      </w:ins>
      <w:ins w:id="511" w:author="PR Preview" w:date="2026-01-01T00:00:00Z">
        <w:r>
          <w:t xml:space="preserve">such that</w:t>
        </w:r>
      </w:ins>
      <w:ins w:id="512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ins w:id="513" w:author="PR Preview" w:date="2026-01-01T00:00:00Z">
        <w:r>
          <w:t xml:space="preserve"> </w:t>
        </w:r>
      </w:ins>
      <w:ins w:id="514" w:author="PR Preview" w:date="2026-01-01T00:00:00Z">
        <w:r>
          <w:t xml:space="preserve">whenever</w:t>
        </w:r>
      </w:ins>
      <w:ins w:id="515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ins w:id="516" w:author="PR Preview" w:date="2026-01-01T00:00:00Z">
        <w:r>
          <w:t xml:space="preserve">.</w:t>
        </w:r>
      </w:ins>
      <w:ins w:id="517" w:author="PR Preview" w:date="2026-01-01T00:00:00Z">
        <w:r>
          <w:t xml:space="preserve"> </w:t>
        </w:r>
      </w:ins>
      <w:ins w:id="518" w:author="PR Preview" w:date="2026-01-01T00:00:00Z">
        <w:r>
          <w:t xml:space="preserve">It is</w:t>
        </w:r>
      </w:ins>
      <w:ins w:id="519" w:author="PR Preview" w:date="2026-01-01T00:00:00Z">
        <w:r>
          <w:t xml:space="preserve"> </w:t>
        </w:r>
      </w:ins>
      <w:ins w:id="520" w:author="PR Preview" w:date="2026-01-01T00:00:00Z">
        <w:r>
          <w:rPr>
            <w:b/>
            <w:bCs/>
          </w:rPr>
          <w:t xml:space="preserve">continuous on</w:t>
        </w:r>
      </w:ins>
      <w:ins w:id="521" w:author="PR Preview" w:date="2026-01-01T00:00:00Z">
        <w:r>
          <w:t xml:space="preserve"> </w:t>
        </w:r>
      </w:ins>
      <w:ins w:id="522" w:author="PR Preview" w:date="2026-01-01T00:00:00Z">
        <w:r>
          <w:t xml:space="preserve">a set if it is continuous at every point of the set.</w:t>
        </w:r>
      </w:ins>
      <w:ins w:id="523" w:author="PR Preview" w:date="2026-01-01T00:00:00Z">
        <w:r>
          <w:t xml:space="preserve"> </w:t>
        </w:r>
      </w:ins>
      <w:ins w:id="524" w:author="PR Preview" w:date="2026-01-01T00:00:00Z">
        <w:r>
          <w:t xml:space="preserve">For</w:t>
        </w:r>
      </w:ins>
      <w:ins w:id="525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=</m:t>
        </m:r>
        <m:r>
          <m:t>1</m:t>
        </m:r>
      </m:oMath>
      <w:ins w:id="526" w:author="PR Preview" w:date="2026-01-01T00:00:00Z">
        <w:r>
          <w:t xml:space="preserve">,</w:t>
        </w:r>
      </w:ins>
      <w:ins w:id="527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ins w:id="528" w:author="PR Preview" w:date="2026-01-01T00:00:00Z">
        <w:r>
          <w:t xml:space="preserve">.</w:t>
        </w:r>
      </w:ins>
    </w:p>
    <w:bookmarkEnd w:id="134"/>
    <w:bookmarkStart w:id="135" w:name="exm-continuous-several"/>
    <w:p>
      <w:pPr>
        <w:pStyle w:val="BodyText"/>
      </w:pPr>
      <w:ins w:id="529" w:author="PR Preview" w:date="2026-01-01T00:00:00Z">
        <w:r>
          <w:rPr>
            <w:b/>
            <w:bCs/>
          </w:rPr>
          <w:t xml:space="preserve">Example 28 (A continuous function, and a discontinuous one)</w:t>
        </w:r>
      </w:ins>
      <w:ins w:id="530" w:author="PR Preview" w:date="2026-01-01T00:00:00Z">
        <w:r>
          <w:t xml:space="preserve"> </w:t>
        </w:r>
      </w:ins>
      <w:ins w:id="531" w:author="PR Preview" w:date="2026-01-01T00:00:00Z">
        <w:r>
          <w:t xml:space="preserve"> </w:t>
        </w:r>
      </w:ins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5"/>
    <w:bookmarkStart w:id="138" w:name="thm-continuous-several"/>
    <w:p>
      <w:pPr>
        <w:pStyle w:val="FirstParagraph"/>
      </w:pPr>
      <w:del w:id="532" w:author="PR Preview" w:date="2026-01-01T00:00:00Z">
        <w:r>
          <w:rPr>
            <w:b/>
            <w:bCs/>
          </w:rPr>
          <w:delText xml:space="preserve">Example 28 (Partial derivatives can exist where a function is not continuous)</w:delText>
        </w:r>
      </w:del>
      <w:del w:id="533" w:author="PR Preview" w:date="2026-01-01T00:00:00Z">
        <w:r>
          <w:delText xml:space="preserve"> </w:delText>
        </w:r>
      </w:del>
      <w:del w:id="534" w:author="PR Preview" w:date="2026-01-01T00:00:00Z">
        <w:r>
          <w:delText xml:space="preserve">Let</w:delText>
        </w:r>
      </w:del>
      <w:del w:id="53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536" w:author="PR Preview" w:date="2026-01-01T00:00:00Z">
        <w:r>
          <w:delText xml:space="preserve"> </w:delText>
        </w:r>
      </w:del>
      <w:del w:id="537" w:author="PR Preview" w:date="2026-01-01T00:00:00Z">
        <w:r>
          <w:delText xml:space="preserve">be</w:delText>
        </w:r>
      </w:del>
    </w:p>
    <w:p>
      <w:pPr>
        <w:pStyle w:val="FirstParagraph"/>
      </w:pPr>
      <w:ins w:id="538" w:author="PR Preview" w:date="2026-01-01T00:00:00Z">
        <w:r>
          <w:rPr>
            <w:b/>
            <w:bCs/>
          </w:rPr>
          <w:t xml:space="preserve">Theorem 11 (Continuity in one variable, and sums, multiples and compositions)</w:t>
        </w:r>
      </w:ins>
      <w:ins w:id="539" w:author="PR Preview" w:date="2026-01-01T00:00:00Z">
        <w:r>
          <w:t xml:space="preserve"> </w:t>
        </w:r>
      </w:ins>
      <w:ins w:id="540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13"/>
        </w:numPr>
      </w:pPr>
      <w:ins w:id="541" w:author="PR Preview" w:date="2026-01-01T00:00:00Z">
        <w:r>
          <w:t xml:space="preserve">For</w:t>
        </w:r>
      </w:ins>
      <w:ins w:id="54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ins w:id="543" w:author="PR Preview" w:date="2026-01-01T00:00:00Z">
        <w:r>
          <w:t xml:space="preserve">, a function</w:t>
        </w:r>
      </w:ins>
      <w:ins w:id="544" w:author="PR Preview" w:date="2026-01-01T00:00:00Z">
        <w:r>
          <w:t xml:space="preserve"> </w:t>
        </w:r>
      </w:ins>
      <m:oMath>
        <m:r>
          <m:t>f</m:t>
        </m:r>
      </m:oMath>
      <w:ins w:id="545" w:author="PR Preview" w:date="2026-01-01T00:00:00Z">
        <w:r>
          <w:t xml:space="preserve"> </w:t>
        </w:r>
      </w:ins>
      <w:ins w:id="546" w:author="PR Preview" w:date="2026-01-01T00:00:00Z">
        <w:r>
          <w:t xml:space="preserve">is continuous at</w:t>
        </w:r>
      </w:ins>
      <w:ins w:id="547" w:author="PR Preview" w:date="2026-01-01T00:00:00Z">
        <w:r>
          <w:t xml:space="preserve"> </w:t>
        </w:r>
      </w:ins>
      <m:oMath>
        <m:r>
          <m:t>x</m:t>
        </m:r>
      </m:oMath>
      <w:ins w:id="548" w:author="PR Preview" w:date="2026-01-01T00:00:00Z">
        <w:r>
          <w:t xml:space="preserve"> </w:t>
        </w:r>
      </w:ins>
      <w:ins w:id="549" w:author="PR Preview" w:date="2026-01-01T00:00:00Z">
        <w:r>
          <w:t xml:space="preserve">in the sense of</w:t>
        </w:r>
      </w:ins>
      <w:ins w:id="550" w:author="PR Preview" w:date="2026-01-01T00:00:00Z">
        <w:r>
          <w:t xml:space="preserve"> </w:t>
        </w:r>
      </w:ins>
      <w:hyperlink w:anchor="def-continuous-several">
        <w:ins w:id="551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552" w:author="PR Preview" w:date="2026-01-01T00:00:00Z">
        <w:r>
          <w:t xml:space="preserve"> </w:t>
        </w:r>
      </w:ins>
      <w:ins w:id="553" w:author="PR Preview" w:date="2026-01-01T00:00:00Z">
        <w:r>
          <w:t xml:space="preserve">exactly when</w:t>
        </w:r>
      </w:ins>
      <w:ins w:id="554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555" w:author="PR Preview" w:date="2026-01-01T00:00:00Z">
        <w:r>
          <w:t xml:space="preserve"> </w:t>
        </w:r>
      </w:ins>
      <w:ins w:id="556" w:author="PR Preview" w:date="2026-01-01T00:00:00Z">
        <w:r>
          <w:t xml:space="preserve">(</w:t>
        </w:r>
      </w:ins>
      <w:hyperlink r:id="rId14">
        <w:ins w:id="557" w:author="PR Preview" w:date="2026-01-01T00:00:00Z">
          <w:r>
            <w:rPr>
              <w:rStyle w:val="Hyperlink"/>
            </w:rPr>
            <w:t xml:space="preserve">limit</w:t>
          </w:r>
        </w:ins>
      </w:hyperlink>
      <w:ins w:id="558" w:author="PR Preview" w:date="2026-01-01T00:00:00Z">
        <w:r>
          <w:t xml:space="preserve">),</w:t>
        </w:r>
      </w:ins>
      <w:ins w:id="559" w:author="PR Preview" w:date="2026-01-01T00:00:00Z">
        <w:r>
          <w:t xml:space="preserve"> </w:t>
        </w:r>
      </w:ins>
      <w:ins w:id="560" w:author="PR Preview" w:date="2026-01-01T00:00:00Z">
        <w:r>
          <w:t xml:space="preserve">which is the usual</w:t>
        </w:r>
      </w:ins>
      <w:ins w:id="561" w:author="PR Preview" w:date="2026-01-01T00:00:00Z">
        <w:r>
          <w:t xml:space="preserve"> </w:t>
        </w:r>
      </w:ins>
      <w:hyperlink r:id="rId136">
        <w:ins w:id="562" w:author="PR Preview" w:date="2026-01-01T00:00:00Z">
          <w:r>
            <w:rPr>
              <w:rStyle w:val="Hyperlink"/>
            </w:rPr>
            <w:t xml:space="preserve">continuity</w:t>
          </w:r>
        </w:ins>
      </w:hyperlink>
      <w:ins w:id="563" w:author="PR Preview" w:date="2026-01-01T00:00:00Z">
        <w:r>
          <w:t xml:space="preserve"> </w:t>
        </w:r>
      </w:ins>
      <w:ins w:id="564" w:author="PR Preview" w:date="2026-01-01T00:00:00Z">
        <w:r>
          <w:t xml:space="preserve">at</w:t>
        </w:r>
      </w:ins>
      <w:ins w:id="565" w:author="PR Preview" w:date="2026-01-01T00:00:00Z">
        <w:r>
          <w:t xml:space="preserve"> </w:t>
        </w:r>
      </w:ins>
      <m:oMath>
        <m:r>
          <m:t>x</m:t>
        </m:r>
      </m:oMath>
      <w:ins w:id="566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3"/>
        </w:numPr>
      </w:pPr>
      <w:ins w:id="567" w:author="PR Preview" w:date="2026-01-01T00:00:00Z">
        <w:r>
          <w:t xml:space="preserve">If</w:t>
        </w:r>
      </w:ins>
      <w:ins w:id="56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ins w:id="569" w:author="PR Preview" w:date="2026-01-01T00:00:00Z">
        <w:r>
          <w:t xml:space="preserve"> </w:t>
        </w:r>
      </w:ins>
      <w:ins w:id="570" w:author="PR Preview" w:date="2026-01-01T00:00:00Z">
        <w:r>
          <w:t xml:space="preserve">is continuous at</w:t>
        </w:r>
      </w:ins>
      <w:ins w:id="57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572" w:author="PR Preview" w:date="2026-01-01T00:00:00Z">
        <w:r>
          <w:t xml:space="preserve"> </w:t>
        </w:r>
      </w:ins>
      <w:ins w:id="573" w:author="PR Preview" w:date="2026-01-01T00:00:00Z">
        <w:r>
          <w:t xml:space="preserve">and</w:t>
        </w:r>
      </w:ins>
      <w:ins w:id="574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ins w:id="575" w:author="PR Preview" w:date="2026-01-01T00:00:00Z">
        <w:r>
          <w:t xml:space="preserve"> </w:t>
        </w:r>
      </w:ins>
      <w:ins w:id="576" w:author="PR Preview" w:date="2026-01-01T00:00:00Z">
        <w:r>
          <w:t xml:space="preserve">is continuous at</w:t>
        </w:r>
      </w:ins>
      <w:ins w:id="57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ins w:id="578" w:author="PR Preview" w:date="2026-01-01T00:00:00Z">
        <w:r>
          <w:t xml:space="preserve">,</w:t>
        </w:r>
      </w:ins>
      <w:ins w:id="579" w:author="PR Preview" w:date="2026-01-01T00:00:00Z">
        <w:r>
          <w:t xml:space="preserve"> </w:t>
        </w:r>
      </w:ins>
      <w:ins w:id="580" w:author="PR Preview" w:date="2026-01-01T00:00:00Z">
        <w:r>
          <w:t xml:space="preserve">then the</w:t>
        </w:r>
      </w:ins>
      <w:ins w:id="581" w:author="PR Preview" w:date="2026-01-01T00:00:00Z">
        <w:r>
          <w:t xml:space="preserve"> </w:t>
        </w:r>
      </w:ins>
      <w:hyperlink r:id="rId137">
        <w:ins w:id="582" w:author="PR Preview" w:date="2026-01-01T00:00:00Z">
          <w:r>
            <w:rPr>
              <w:rStyle w:val="Hyperlink"/>
            </w:rPr>
            <w:t xml:space="preserve">composition</w:t>
          </w:r>
        </w:ins>
      </w:hyperlink>
      <w:ins w:id="583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∘</m:t>
        </m:r>
        <m:r>
          <m:t>f</m:t>
        </m:r>
      </m:oMath>
      <w:ins w:id="584" w:author="PR Preview" w:date="2026-01-01T00:00:00Z">
        <w:r>
          <w:t xml:space="preserve"> </w:t>
        </w:r>
      </w:ins>
      <w:ins w:id="585" w:author="PR Preview" w:date="2026-01-01T00:00:00Z">
        <w:r>
          <w:t xml:space="preserve">is continuous at</w:t>
        </w:r>
      </w:ins>
      <w:ins w:id="58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587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3"/>
        </w:numPr>
      </w:pPr>
      <w:ins w:id="588" w:author="PR Preview" w:date="2026-01-01T00:00:00Z">
        <w:r>
          <w:t xml:space="preserve">If</w:t>
        </w:r>
      </w:ins>
      <w:ins w:id="58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590" w:author="PR Preview" w:date="2026-01-01T00:00:00Z">
        <w:r>
          <w:t xml:space="preserve"> </w:t>
        </w:r>
      </w:ins>
      <w:ins w:id="591" w:author="PR Preview" w:date="2026-01-01T00:00:00Z">
        <w:r>
          <w:t xml:space="preserve">are continuous at</w:t>
        </w:r>
      </w:ins>
      <w:ins w:id="59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593" w:author="PR Preview" w:date="2026-01-01T00:00:00Z">
        <w:r>
          <w:t xml:space="preserve">, then</w:t>
        </w:r>
      </w:ins>
      <w:ins w:id="59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+</m:t>
        </m:r>
        <m:r>
          <m:t>g</m:t>
        </m:r>
      </m:oMath>
      <w:ins w:id="595" w:author="PR Preview" w:date="2026-01-01T00:00:00Z">
        <w:r>
          <w:t xml:space="preserve"> </w:t>
        </w:r>
      </w:ins>
      <w:ins w:id="596" w:author="PR Preview" w:date="2026-01-01T00:00:00Z">
        <w:r>
          <w:t xml:space="preserve">is continuous at</w:t>
        </w:r>
      </w:ins>
      <w:ins w:id="59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598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3"/>
        </w:numPr>
      </w:pPr>
      <w:ins w:id="599" w:author="PR Preview" w:date="2026-01-01T00:00:00Z">
        <w:r>
          <w:t xml:space="preserve">If</w:t>
        </w:r>
      </w:ins>
      <w:ins w:id="60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601" w:author="PR Preview" w:date="2026-01-01T00:00:00Z">
        <w:r>
          <w:t xml:space="preserve"> </w:t>
        </w:r>
      </w:ins>
      <w:ins w:id="602" w:author="PR Preview" w:date="2026-01-01T00:00:00Z">
        <w:r>
          <w:t xml:space="preserve">is continuous at</w:t>
        </w:r>
      </w:ins>
      <w:ins w:id="60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604" w:author="PR Preview" w:date="2026-01-01T00:00:00Z">
        <w:r>
          <w:t xml:space="preserve"> </w:t>
        </w:r>
      </w:ins>
      <w:ins w:id="605" w:author="PR Preview" w:date="2026-01-01T00:00:00Z">
        <w:r>
          <w:t xml:space="preserve">and</w:t>
        </w:r>
      </w:ins>
      <w:ins w:id="606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607" w:author="PR Preview" w:date="2026-01-01T00:00:00Z">
        <w:r>
          <w:t xml:space="preserve">, then</w:t>
        </w:r>
      </w:ins>
      <w:ins w:id="608" w:author="PR Preview" w:date="2026-01-01T00:00:00Z">
        <w:r>
          <w:t xml:space="preserve"> </w:t>
        </w:r>
      </w:ins>
      <m:oMath>
        <m:r>
          <m:t>c</m:t>
        </m:r>
        <m:r>
          <m:t>f</m:t>
        </m:r>
      </m:oMath>
      <w:ins w:id="609" w:author="PR Preview" w:date="2026-01-01T00:00:00Z">
        <w:r>
          <w:t xml:space="preserve"> </w:t>
        </w:r>
      </w:ins>
      <w:ins w:id="610" w:author="PR Preview" w:date="2026-01-01T00:00:00Z">
        <w:r>
          <w:t xml:space="preserve">is continuous at</w:t>
        </w:r>
      </w:ins>
      <w:ins w:id="61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612" w:author="PR Preview" w:date="2026-01-01T00:00:00Z">
        <w:r>
          <w:t xml:space="preserve">.</w:t>
        </w:r>
      </w:ins>
    </w:p>
    <w:p>
      <w:pPr>
        <w:pStyle w:val="FirstParagraph"/>
      </w:pPr>
      <w:ins w:id="613" w:author="PR Preview" w:date="2026-01-01T00:00:00Z">
        <w:r>
          <w:t xml:space="preserve">If the hypotheses of part 2, 3 or 4 hold at every point of a set,</w:t>
        </w:r>
      </w:ins>
      <w:ins w:id="614" w:author="PR Preview" w:date="2026-01-01T00:00:00Z">
        <w:r>
          <w:t xml:space="preserve"> </w:t>
        </w:r>
      </w:ins>
      <w:ins w:id="615" w:author="PR Preview" w:date="2026-01-01T00:00:00Z">
        <w:r>
          <w:t xml:space="preserve">the conclusion holds at every point of that set.</w:t>
        </w:r>
      </w:ins>
    </w:p>
    <w:bookmarkEnd w:id="138"/>
    <w:p>
      <w:pPr>
        <w:pStyle w:val="BodyText"/>
      </w:pPr>
      <w:ins w:id="616" w:author="PR Preview" w:date="2026-01-01T00:00:00Z">
        <w:r>
          <w:rPr>
            <w:i/>
            <w:iCs/>
          </w:rPr>
          <w:t xml:space="preserve">Proof</w:t>
        </w:r>
      </w:ins>
      <w:ins w:id="617" w:author="PR Preview" w:date="2026-01-01T00:00:00Z">
        <w:r>
          <w:t xml:space="preserve">. </w:t>
        </w:r>
      </w:ins>
      <w:ins w:id="618" w:author="PR Preview" w:date="2026-01-01T00:00:00Z">
        <w:r>
          <w:t xml:space="preserve">Let</w:t>
        </w:r>
      </w:ins>
      <w:ins w:id="619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&gt;</m:t>
        </m:r>
        <m:r>
          <m:t>0</m:t>
        </m:r>
      </m:oMath>
      <w:ins w:id="620" w:author="PR Preview" w:date="2026-01-01T00:00:00Z">
        <w:r>
          <w:t xml:space="preserve"> </w:t>
        </w:r>
      </w:ins>
      <w:ins w:id="621" w:author="PR Preview" w:date="2026-01-01T00:00:00Z">
        <w:r>
          <w:t xml:space="preserve">be given.</w:t>
        </w:r>
      </w:ins>
    </w:p>
    <w:p>
      <w:pPr>
        <w:pStyle w:val="BodyText"/>
      </w:pPr>
      <w:ins w:id="622" w:author="PR Preview" w:date="2026-01-01T00:00:00Z">
        <w:r>
          <w:rPr>
            <w:b/>
            <w:bCs/>
          </w:rPr>
          <w:t xml:space="preserve">Part 1.</w:t>
        </w:r>
      </w:ins>
      <w:ins w:id="623" w:author="PR Preview" w:date="2026-01-01T00:00:00Z">
        <w:r>
          <w:t xml:space="preserve"> </w:t>
        </w:r>
      </w:ins>
      <w:ins w:id="624" w:author="PR Preview" w:date="2026-01-01T00:00:00Z">
        <w:r>
          <w:t xml:space="preserve">For</w:t>
        </w:r>
      </w:ins>
      <w:ins w:id="62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ins w:id="626" w:author="PR Preview" w:date="2026-01-01T00:00:00Z">
        <w:r>
          <w:t xml:space="preserve">,</w:t>
        </w:r>
      </w:ins>
      <w:ins w:id="627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628" w:author="PR Preview" w:date="2026-01-01T00:00:00Z">
        <w:r>
          <w:t xml:space="preserve"> </w:t>
        </w:r>
      </w:ins>
      <w:ins w:id="629" w:author="PR Preview" w:date="2026-01-01T00:00:00Z">
        <w:r>
          <w:t xml:space="preserve">and</w:t>
        </w:r>
      </w:ins>
      <w:ins w:id="630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ins w:id="631" w:author="PR Preview" w:date="2026-01-01T00:00:00Z">
        <w:r>
          <w:t xml:space="preserve">.</w:t>
        </w:r>
      </w:ins>
      <w:ins w:id="632" w:author="PR Preview" w:date="2026-01-01T00:00:00Z">
        <w:r>
          <w:t xml:space="preserve"> </w:t>
        </w:r>
      </w:ins>
      <w:hyperlink w:anchor="def-continuous-several">
        <w:ins w:id="633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634" w:author="PR Preview" w:date="2026-01-01T00:00:00Z">
        <w:r>
          <w:t xml:space="preserve"> </w:t>
        </w:r>
      </w:ins>
      <w:ins w:id="635" w:author="PR Preview" w:date="2026-01-01T00:00:00Z">
        <w:r>
          <w:t xml:space="preserve">then asks for a</w:t>
        </w:r>
      </w:ins>
      <w:ins w:id="636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&gt;</m:t>
        </m:r>
        <m:r>
          <m:t>0</m:t>
        </m:r>
      </m:oMath>
      <w:ins w:id="637" w:author="PR Preview" w:date="2026-01-01T00:00:00Z">
        <w:r>
          <w:t xml:space="preserve"> </w:t>
        </w:r>
      </w:ins>
      <w:ins w:id="638" w:author="PR Preview" w:date="2026-01-01T00:00:00Z">
        <w:r>
          <w:t xml:space="preserve">such that</w:t>
        </w:r>
      </w:ins>
      <w:ins w:id="639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ins w:id="640" w:author="PR Preview" w:date="2026-01-01T00:00:00Z">
        <w:r>
          <w:t xml:space="preserve"> </w:t>
        </w:r>
      </w:ins>
      <w:ins w:id="641" w:author="PR Preview" w:date="2026-01-01T00:00:00Z">
        <w:r>
          <w:t xml:space="preserve">whenever</w:t>
        </w:r>
      </w:ins>
      <w:ins w:id="642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ins w:id="643" w:author="PR Preview" w:date="2026-01-01T00:00:00Z">
        <w:r>
          <w:t xml:space="preserve">.</w:t>
        </w:r>
      </w:ins>
      <w:ins w:id="644" w:author="PR Preview" w:date="2026-01-01T00:00:00Z">
        <w:r>
          <w:t xml:space="preserve"> </w:t>
        </w:r>
      </w:ins>
      <w:ins w:id="645" w:author="PR Preview" w:date="2026-01-01T00:00:00Z">
        <w:r>
          <w:t xml:space="preserve">The</w:t>
        </w:r>
      </w:ins>
      <w:ins w:id="646" w:author="PR Preview" w:date="2026-01-01T00:00:00Z">
        <w:r>
          <w:t xml:space="preserve"> </w:t>
        </w:r>
      </w:ins>
      <w:hyperlink r:id="rId14">
        <w:ins w:id="647" w:author="PR Preview" w:date="2026-01-01T00:00:00Z">
          <w:r>
            <w:rPr>
              <w:rStyle w:val="Hyperlink"/>
            </w:rPr>
            <w:t xml:space="preserve">limit definition</w:t>
          </w:r>
        </w:ins>
      </w:hyperlink>
      <w:ins w:id="648" w:author="PR Preview" w:date="2026-01-01T00:00:00Z">
        <w:r>
          <w:t xml:space="preserve"> </w:t>
        </w:r>
      </w:ins>
      <w:ins w:id="649" w:author="PR Preview" w:date="2026-01-01T00:00:00Z">
        <w:r>
          <w:t xml:space="preserve">with</w:t>
        </w:r>
      </w:ins>
      <w:ins w:id="650" w:author="PR Preview" w:date="2026-01-01T00:00:00Z">
        <w:r>
          <w:t xml:space="preserve"> </w:t>
        </w:r>
      </w:ins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651" w:author="PR Preview" w:date="2026-01-01T00:00:00Z">
        <w:r>
          <w:t xml:space="preserve"> </w:t>
        </w:r>
      </w:ins>
      <w:ins w:id="652" w:author="PR Preview" w:date="2026-01-01T00:00:00Z">
        <w:r>
          <w:t xml:space="preserve">asks for the same inequality, but only whenever</w:t>
        </w:r>
      </w:ins>
      <w:ins w:id="653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ins w:id="654" w:author="PR Preview" w:date="2026-01-01T00:00:00Z">
        <w:r>
          <w:t xml:space="preserve">.</w:t>
        </w:r>
      </w:ins>
      <w:ins w:id="655" w:author="PR Preview" w:date="2026-01-01T00:00:00Z">
        <w:r>
          <w:t xml:space="preserve"> </w:t>
        </w:r>
      </w:ins>
      <w:ins w:id="656" w:author="PR Preview" w:date="2026-01-01T00:00:00Z">
        <w:r>
          <w:t xml:space="preserve">The two agree, because at</w:t>
        </w:r>
      </w:ins>
      <w:ins w:id="657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x</m:t>
        </m:r>
      </m:oMath>
      <w:ins w:id="658" w:author="PR Preview" w:date="2026-01-01T00:00:00Z">
        <w:r>
          <w:t xml:space="preserve"> </w:t>
        </w:r>
      </w:ins>
      <w:ins w:id="659" w:author="PR Preview" w:date="2026-01-01T00:00:00Z">
        <w:r>
          <w:t xml:space="preserve">the inequality</w:t>
        </w:r>
      </w:ins>
      <w:ins w:id="660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ins w:id="661" w:author="PR Preview" w:date="2026-01-01T00:00:00Z">
        <w:r>
          <w:t xml:space="preserve"> </w:t>
        </w:r>
      </w:ins>
      <w:ins w:id="662" w:author="PR Preview" w:date="2026-01-01T00:00:00Z">
        <w:r>
          <w:t xml:space="preserve">holds for every</w:t>
        </w:r>
      </w:ins>
      <w:ins w:id="663" w:author="PR Preview" w:date="2026-01-01T00:00:00Z">
        <w:r>
          <w:t xml:space="preserve"> </w:t>
        </w:r>
      </w:ins>
      <m:oMath>
        <m:r>
          <m:t>δ</m:t>
        </m:r>
      </m:oMath>
      <w:ins w:id="664" w:author="PR Preview" w:date="2026-01-01T00:00:00Z">
        <w:r>
          <w:t xml:space="preserve">.</w:t>
        </w:r>
      </w:ins>
    </w:p>
    <w:p>
      <w:pPr>
        <w:pStyle w:val="BodyText"/>
      </w:pPr>
      <w:ins w:id="665" w:author="PR Preview" w:date="2026-01-01T00:00:00Z">
        <w:r>
          <w:rPr>
            <w:b/>
            <w:bCs/>
          </w:rPr>
          <w:t xml:space="preserve">Part 2.</w:t>
        </w:r>
      </w:ins>
      <w:ins w:id="666" w:author="PR Preview" w:date="2026-01-01T00:00:00Z">
        <w:r>
          <w:t xml:space="preserve"> </w:t>
        </w:r>
      </w:ins>
      <w:ins w:id="667" w:author="PR Preview" w:date="2026-01-01T00:00:00Z">
        <w:r>
          <w:t xml:space="preserve">Because</w:t>
        </w:r>
      </w:ins>
      <w:ins w:id="668" w:author="PR Preview" w:date="2026-01-01T00:00:00Z">
        <w:r>
          <w:t xml:space="preserve"> </w:t>
        </w:r>
      </w:ins>
      <m:oMath>
        <m:r>
          <m:t>g</m:t>
        </m:r>
      </m:oMath>
      <w:ins w:id="669" w:author="PR Preview" w:date="2026-01-01T00:00:00Z">
        <w:r>
          <w:t xml:space="preserve"> </w:t>
        </w:r>
      </w:ins>
      <w:ins w:id="670" w:author="PR Preview" w:date="2026-01-01T00:00:00Z">
        <w:r>
          <w:t xml:space="preserve">is continuous at</w:t>
        </w:r>
      </w:ins>
      <w:ins w:id="67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ins w:id="672" w:author="PR Preview" w:date="2026-01-01T00:00:00Z">
        <w:r>
          <w:t xml:space="preserve">, there is a</w:t>
        </w:r>
      </w:ins>
      <w:ins w:id="673" w:author="PR Preview" w:date="2026-01-01T00:00:00Z">
        <w:r>
          <w:t xml:space="preserve"> </w:t>
        </w:r>
      </w:ins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ins w:id="674" w:author="PR Preview" w:date="2026-01-01T00:00:00Z">
        <w:r>
          <w:t xml:space="preserve"> </w:t>
        </w:r>
      </w:ins>
      <w:ins w:id="675" w:author="PR Preview" w:date="2026-01-01T00:00:00Z">
        <w:r>
          <w:t xml:space="preserve">such that</w:t>
        </w:r>
      </w:ins>
      <w:ins w:id="676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ins w:id="677" w:author="PR Preview" w:date="2026-01-01T00:00:00Z">
        <w:r>
          <w:t xml:space="preserve"> </w:t>
        </w:r>
      </w:ins>
      <w:ins w:id="678" w:author="PR Preview" w:date="2026-01-01T00:00:00Z">
        <w:r>
          <w:t xml:space="preserve">whenever</w:t>
        </w:r>
      </w:ins>
      <w:ins w:id="679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ins w:id="680" w:author="PR Preview" w:date="2026-01-01T00:00:00Z">
        <w:r>
          <w:t xml:space="preserve">.</w:t>
        </w:r>
      </w:ins>
      <w:ins w:id="681" w:author="PR Preview" w:date="2026-01-01T00:00:00Z">
        <w:r>
          <w:t xml:space="preserve"> </w:t>
        </w:r>
      </w:ins>
      <w:ins w:id="682" w:author="PR Preview" w:date="2026-01-01T00:00:00Z">
        <w:r>
          <w:t xml:space="preserve">Because</w:t>
        </w:r>
      </w:ins>
      <w:ins w:id="683" w:author="PR Preview" w:date="2026-01-01T00:00:00Z">
        <w:r>
          <w:t xml:space="preserve"> </w:t>
        </w:r>
      </w:ins>
      <m:oMath>
        <m:r>
          <m:t>f</m:t>
        </m:r>
      </m:oMath>
      <w:ins w:id="684" w:author="PR Preview" w:date="2026-01-01T00:00:00Z">
        <w:r>
          <w:t xml:space="preserve"> </w:t>
        </w:r>
      </w:ins>
      <w:ins w:id="685" w:author="PR Preview" w:date="2026-01-01T00:00:00Z">
        <w:r>
          <w:t xml:space="preserve">is continuous at</w:t>
        </w:r>
      </w:ins>
      <w:ins w:id="68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687" w:author="PR Preview" w:date="2026-01-01T00:00:00Z">
        <w:r>
          <w:t xml:space="preserve">, applied with</w:t>
        </w:r>
      </w:ins>
      <w:ins w:id="688" w:author="PR Preview" w:date="2026-01-01T00:00:00Z">
        <w:r>
          <w:t xml:space="preserve"> </w:t>
        </w:r>
      </w:ins>
      <m:oMath>
        <m:sSub>
          <m:e>
            <m:r>
              <m:t>δ</m:t>
            </m:r>
          </m:e>
          <m:sub>
            <m:r>
              <m:t>g</m:t>
            </m:r>
          </m:sub>
        </m:sSub>
      </m:oMath>
      <w:ins w:id="689" w:author="PR Preview" w:date="2026-01-01T00:00:00Z">
        <w:r>
          <w:t xml:space="preserve"> </w:t>
        </w:r>
      </w:ins>
      <w:ins w:id="690" w:author="PR Preview" w:date="2026-01-01T00:00:00Z">
        <w:r>
          <w:t xml:space="preserve">in the role of</w:t>
        </w:r>
      </w:ins>
      <w:ins w:id="691" w:author="PR Preview" w:date="2026-01-01T00:00:00Z">
        <w:r>
          <w:t xml:space="preserve"> </w:t>
        </w:r>
      </w:ins>
      <m:oMath>
        <m:r>
          <m:t>ε</m:t>
        </m:r>
      </m:oMath>
      <w:ins w:id="692" w:author="PR Preview" w:date="2026-01-01T00:00:00Z">
        <w:r>
          <w:t xml:space="preserve">,</w:t>
        </w:r>
      </w:ins>
      <w:ins w:id="693" w:author="PR Preview" w:date="2026-01-01T00:00:00Z">
        <w:r>
          <w:t xml:space="preserve"> </w:t>
        </w:r>
      </w:ins>
      <w:ins w:id="694" w:author="PR Preview" w:date="2026-01-01T00:00:00Z">
        <w:r>
          <w:t xml:space="preserve">there is a</w:t>
        </w:r>
      </w:ins>
      <w:ins w:id="695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&gt;</m:t>
        </m:r>
        <m:r>
          <m:t>0</m:t>
        </m:r>
      </m:oMath>
      <w:ins w:id="696" w:author="PR Preview" w:date="2026-01-01T00:00:00Z">
        <w:r>
          <w:t xml:space="preserve"> </w:t>
        </w:r>
      </w:ins>
      <w:ins w:id="697" w:author="PR Preview" w:date="2026-01-01T00:00:00Z">
        <w:r>
          <w:t xml:space="preserve">such that</w:t>
        </w:r>
      </w:ins>
      <w:ins w:id="698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ins w:id="699" w:author="PR Preview" w:date="2026-01-01T00:00:00Z">
        <w:r>
          <w:t xml:space="preserve"> </w:t>
        </w:r>
      </w:ins>
      <w:ins w:id="700" w:author="PR Preview" w:date="2026-01-01T00:00:00Z">
        <w:r>
          <w:t xml:space="preserve">whenever</w:t>
        </w:r>
      </w:ins>
      <w:ins w:id="701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ins w:id="702" w:author="PR Preview" w:date="2026-01-01T00:00:00Z">
        <w:r>
          <w:t xml:space="preserve">.</w:t>
        </w:r>
      </w:ins>
      <w:ins w:id="703" w:author="PR Preview" w:date="2026-01-01T00:00:00Z">
        <w:r>
          <w:t xml:space="preserve"> </w:t>
        </w:r>
      </w:ins>
      <w:ins w:id="704" w:author="PR Preview" w:date="2026-01-01T00:00:00Z">
        <w:r>
          <w:t xml:space="preserve">So if</w:t>
        </w:r>
      </w:ins>
      <w:ins w:id="705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ins w:id="706" w:author="PR Preview" w:date="2026-01-01T00:00:00Z">
        <w:r>
          <w:t xml:space="preserve">, then</w:t>
        </w:r>
      </w:ins>
      <w:ins w:id="70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ins w:id="708" w:author="PR Preview" w:date="2026-01-01T00:00:00Z">
        <w:r>
          <w:t xml:space="preserve"> </w:t>
        </w:r>
      </w:ins>
      <w:ins w:id="709" w:author="PR Preview" w:date="2026-01-01T00:00:00Z">
        <w:r>
          <w:t xml:space="preserve">has</w:t>
        </w:r>
      </w:ins>
      <w:ins w:id="710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ins w:id="711" w:author="PR Preview" w:date="2026-01-01T00:00:00Z">
        <w:r>
          <w:t xml:space="preserve">,</w:t>
        </w:r>
      </w:ins>
      <w:ins w:id="712" w:author="PR Preview" w:date="2026-01-01T00:00:00Z">
        <w:r>
          <w:t xml:space="preserve"> </w:t>
        </w:r>
      </w:ins>
      <w:ins w:id="713" w:author="PR Preview" w:date="2026-01-01T00:00:00Z">
        <w:r>
          <w:t xml:space="preserve">and therefore</w:t>
        </w:r>
      </w:ins>
      <w:ins w:id="714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ins w:id="715" w:author="PR Preview" w:date="2026-01-01T00:00:00Z">
        <w:r>
          <w:t xml:space="preserve">.</w:t>
        </w:r>
      </w:ins>
    </w:p>
    <w:p>
      <w:pPr>
        <w:pStyle w:val="BodyText"/>
      </w:pPr>
      <w:ins w:id="716" w:author="PR Preview" w:date="2026-01-01T00:00:00Z">
        <w:r>
          <w:rPr>
            <w:b/>
            <w:bCs/>
          </w:rPr>
          <w:t xml:space="preserve">Part 3.</w:t>
        </w:r>
      </w:ins>
      <w:ins w:id="717" w:author="PR Preview" w:date="2026-01-01T00:00:00Z">
        <w:r>
          <w:t xml:space="preserve"> </w:t>
        </w:r>
      </w:ins>
      <w:ins w:id="718" w:author="PR Preview" w:date="2026-01-01T00:00:00Z">
        <w:r>
          <w:t xml:space="preserve">Because</w:t>
        </w:r>
      </w:ins>
      <w:ins w:id="719" w:author="PR Preview" w:date="2026-01-01T00:00:00Z">
        <w:r>
          <w:t xml:space="preserve"> </w:t>
        </w:r>
      </w:ins>
      <m:oMath>
        <m:r>
          <m:t>f</m:t>
        </m:r>
      </m:oMath>
      <w:ins w:id="720" w:author="PR Preview" w:date="2026-01-01T00:00:00Z">
        <w:r>
          <w:t xml:space="preserve"> </w:t>
        </w:r>
      </w:ins>
      <w:ins w:id="721" w:author="PR Preview" w:date="2026-01-01T00:00:00Z">
        <w:r>
          <w:t xml:space="preserve">and</w:t>
        </w:r>
      </w:ins>
      <w:ins w:id="722" w:author="PR Preview" w:date="2026-01-01T00:00:00Z">
        <w:r>
          <w:t xml:space="preserve"> </w:t>
        </w:r>
      </w:ins>
      <m:oMath>
        <m:r>
          <m:t>g</m:t>
        </m:r>
      </m:oMath>
      <w:ins w:id="723" w:author="PR Preview" w:date="2026-01-01T00:00:00Z">
        <w:r>
          <w:t xml:space="preserve"> </w:t>
        </w:r>
      </w:ins>
      <w:ins w:id="724" w:author="PR Preview" w:date="2026-01-01T00:00:00Z">
        <w:r>
          <w:t xml:space="preserve">are continuous at</w:t>
        </w:r>
      </w:ins>
      <w:ins w:id="72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726" w:author="PR Preview" w:date="2026-01-01T00:00:00Z">
        <w:r>
          <w:t xml:space="preserve">, there are</w:t>
        </w:r>
      </w:ins>
      <w:ins w:id="727" w:author="PR Preview" w:date="2026-01-01T00:00:00Z">
        <w:r>
          <w:t xml:space="preserve"> </w:t>
        </w:r>
      </w:ins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ins w:id="728" w:author="PR Preview" w:date="2026-01-01T00:00:00Z">
        <w:r>
          <w:t xml:space="preserve"> </w:t>
        </w:r>
      </w:ins>
      <w:ins w:id="729" w:author="PR Preview" w:date="2026-01-01T00:00:00Z">
        <w:r>
          <w:t xml:space="preserve">and</w:t>
        </w:r>
      </w:ins>
      <w:ins w:id="730" w:author="PR Preview" w:date="2026-01-01T00:00:00Z">
        <w:r>
          <w:t xml:space="preserve"> </w:t>
        </w:r>
      </w:ins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ins w:id="731" w:author="PR Preview" w:date="2026-01-01T00:00:00Z">
        <w:r>
          <w:t xml:space="preserve"> </w:t>
        </w:r>
      </w:ins>
      <w:ins w:id="732" w:author="PR Preview" w:date="2026-01-01T00:00:00Z">
        <w:r>
          <w:t xml:space="preserve">such that</w:t>
        </w:r>
      </w:ins>
      <w:ins w:id="733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ins w:id="734" w:author="PR Preview" w:date="2026-01-01T00:00:00Z">
        <w:r>
          <w:t xml:space="preserve"> </w:t>
        </w:r>
      </w:ins>
      <w:ins w:id="735" w:author="PR Preview" w:date="2026-01-01T00:00:00Z">
        <w:r>
          <w:t xml:space="preserve">whenever</w:t>
        </w:r>
      </w:ins>
      <w:ins w:id="736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ins w:id="737" w:author="PR Preview" w:date="2026-01-01T00:00:00Z">
        <w:r>
          <w:t xml:space="preserve">,</w:t>
        </w:r>
      </w:ins>
      <w:ins w:id="738" w:author="PR Preview" w:date="2026-01-01T00:00:00Z">
        <w:r>
          <w:t xml:space="preserve"> </w:t>
        </w:r>
      </w:ins>
      <w:ins w:id="739" w:author="PR Preview" w:date="2026-01-01T00:00:00Z">
        <w:r>
          <w:t xml:space="preserve">and</w:t>
        </w:r>
      </w:ins>
      <w:ins w:id="740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ins w:id="741" w:author="PR Preview" w:date="2026-01-01T00:00:00Z">
        <w:r>
          <w:t xml:space="preserve"> </w:t>
        </w:r>
      </w:ins>
      <w:ins w:id="742" w:author="PR Preview" w:date="2026-01-01T00:00:00Z">
        <w:r>
          <w:t xml:space="preserve">whenever</w:t>
        </w:r>
      </w:ins>
      <w:ins w:id="743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ins w:id="744" w:author="PR Preview" w:date="2026-01-01T00:00:00Z">
        <w:r>
          <w:t xml:space="preserve">.</w:t>
        </w:r>
      </w:ins>
      <w:ins w:id="745" w:author="PR Preview" w:date="2026-01-01T00:00:00Z">
        <w:r>
          <w:t xml:space="preserve"> </w:t>
        </w:r>
      </w:ins>
      <w:ins w:id="746" w:author="PR Preview" w:date="2026-01-01T00:00:00Z">
        <w:r>
          <w:t xml:space="preserve">Let</w:t>
        </w:r>
      </w:ins>
      <w:ins w:id="747" w:author="PR Preview" w:date="2026-01-01T00:00:00Z">
        <w:r>
          <w:t xml:space="preserve"> </w:t>
        </w:r>
      </w:ins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ins w:id="748" w:author="PR Preview" w:date="2026-01-01T00:00:00Z">
        <w:r>
          <w:t xml:space="preserve">.</w:t>
        </w:r>
      </w:ins>
      <w:ins w:id="749" w:author="PR Preview" w:date="2026-01-01T00:00:00Z">
        <w:r>
          <w:t xml:space="preserve"> </w:t>
        </w:r>
      </w:ins>
      <w:ins w:id="750" w:author="PR Preview" w:date="2026-01-01T00:00:00Z">
        <w:r>
          <w:t xml:space="preserve">If</w:t>
        </w:r>
      </w:ins>
      <w:ins w:id="751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ins w:id="752" w:author="PR Preview" w:date="2026-01-01T00:00:00Z">
        <w:r>
          <w:t xml:space="preserve">, 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ins w:id="753" w:author="PR Preview" w:date="2026-01-01T00:00:00Z">
        <w:r>
          <w:rPr>
            <w:b/>
            <w:bCs/>
          </w:rPr>
          <w:t xml:space="preserve">Part 4.</w:t>
        </w:r>
      </w:ins>
      <w:ins w:id="754" w:author="PR Preview" w:date="2026-01-01T00:00:00Z">
        <w:r>
          <w:t xml:space="preserve"> </w:t>
        </w:r>
      </w:ins>
      <w:ins w:id="755" w:author="PR Preview" w:date="2026-01-01T00:00:00Z">
        <w:r>
          <w:t xml:space="preserve">Because</w:t>
        </w:r>
      </w:ins>
      <w:ins w:id="756" w:author="PR Preview" w:date="2026-01-01T00:00:00Z">
        <w:r>
          <w:t xml:space="preserve"> </w:t>
        </w:r>
      </w:ins>
      <m:oMath>
        <m:r>
          <m:t>f</m:t>
        </m:r>
      </m:oMath>
      <w:ins w:id="757" w:author="PR Preview" w:date="2026-01-01T00:00:00Z">
        <w:r>
          <w:t xml:space="preserve"> </w:t>
        </w:r>
      </w:ins>
      <w:ins w:id="758" w:author="PR Preview" w:date="2026-01-01T00:00:00Z">
        <w:r>
          <w:t xml:space="preserve">is continuous at</w:t>
        </w:r>
      </w:ins>
      <w:ins w:id="75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760" w:author="PR Preview" w:date="2026-01-01T00:00:00Z">
        <w:r>
          <w:t xml:space="preserve">, there is a</w:t>
        </w:r>
      </w:ins>
      <w:ins w:id="761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&gt;</m:t>
        </m:r>
        <m:r>
          <m:t>0</m:t>
        </m:r>
      </m:oMath>
      <w:ins w:id="762" w:author="PR Preview" w:date="2026-01-01T00:00:00Z">
        <w:r>
          <w:t xml:space="preserve"> </w:t>
        </w:r>
      </w:ins>
      <w:ins w:id="763" w:author="PR Preview" w:date="2026-01-01T00:00:00Z">
        <w:r>
          <w:t xml:space="preserve">such that</w:t>
        </w:r>
      </w:ins>
      <w:ins w:id="764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ins w:id="765" w:author="PR Preview" w:date="2026-01-01T00:00:00Z">
        <w:r>
          <w:t xml:space="preserve"> </w:t>
        </w:r>
      </w:ins>
      <w:ins w:id="766" w:author="PR Preview" w:date="2026-01-01T00:00:00Z">
        <w:r>
          <w:t xml:space="preserve">whenever</w:t>
        </w:r>
      </w:ins>
      <w:ins w:id="767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ins w:id="768" w:author="PR Preview" w:date="2026-01-01T00:00:00Z">
        <w:r>
          <w:t xml:space="preserve">.</w:t>
        </w:r>
      </w:ins>
      <w:ins w:id="769" w:author="PR Preview" w:date="2026-01-01T00:00:00Z">
        <w:r>
          <w:t xml:space="preserve"> </w:t>
        </w:r>
      </w:ins>
      <w:ins w:id="770" w:author="PR Preview" w:date="2026-01-01T00:00:00Z">
        <w:r>
          <w:t xml:space="preserve">For such</w:t>
        </w:r>
      </w:ins>
      <w:ins w:id="77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772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9" w:name="exm-continuous-several-operations"/>
    <w:p>
      <w:pPr>
        <w:pStyle w:val="FirstParagraph"/>
      </w:pPr>
      <w:ins w:id="773" w:author="PR Preview" w:date="2026-01-01T00:00:00Z">
        <w:r>
          <w:rPr>
            <w:b/>
            <w:bCs/>
          </w:rPr>
          <w:t xml:space="preserve">Example 29 (Choosing</w:t>
        </w:r>
      </w:ins>
      <w:ins w:id="774" w:author="PR Preview" w:date="2026-01-01T00:00:00Z">
        <w:r>
          <w:rPr>
            <w:b/>
            <w:bCs/>
          </w:rPr>
          <w:t xml:space="preserve"> </w:t>
        </w:r>
      </w:ins>
      <m:oMath>
        <m:r>
          <m:t>δ</m:t>
        </m:r>
      </m:oMath>
      <w:ins w:id="775" w:author="PR Preview" w:date="2026-01-01T00:00:00Z">
        <w:r>
          <w:rPr>
            <w:b/>
            <w:bCs/>
          </w:rPr>
          <w:t xml:space="preserve"> </w:t>
        </w:r>
      </w:ins>
      <w:ins w:id="776" w:author="PR Preview" w:date="2026-01-01T00:00:00Z">
        <w:r>
          <w:rPr>
            <w:b/>
            <w:bCs/>
          </w:rPr>
          <w:t xml:space="preserve">for a sum, a multiple and a composition)</w:t>
        </w:r>
      </w:ins>
      <w:ins w:id="777" w:author="PR Preview" w:date="2026-01-01T00:00:00Z">
        <w:r>
          <w:t xml:space="preserve"> </w:t>
        </w:r>
      </w:ins>
      <w:ins w:id="778" w:author="PR Preview" w:date="2026-01-01T00:00:00Z">
        <w:r>
          <w:t xml:space="preserve">Let</w:t>
        </w:r>
      </w:ins>
      <w:ins w:id="77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ins w:id="780" w:author="PR Preview" w:date="2026-01-01T00:00:00Z">
        <w:r>
          <w:t xml:space="preserve"> </w:t>
        </w:r>
      </w:ins>
      <w:ins w:id="781" w:author="PR Preview" w:date="2026-01-01T00:00:00Z">
        <w:r>
          <w:t xml:space="preserve">and</w:t>
        </w:r>
      </w:ins>
      <w:ins w:id="782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ins w:id="783" w:author="PR Preview" w:date="2026-01-01T00:00:00Z">
        <w:r>
          <w:t xml:space="preserve"> </w:t>
        </w:r>
      </w:ins>
      <w:ins w:id="784" w:author="PR Preview" w:date="2026-01-01T00:00:00Z">
        <w:r>
          <w:t xml:space="preserve">on</w:t>
        </w:r>
      </w:ins>
      <w:ins w:id="785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786" w:author="PR Preview" w:date="2026-01-01T00:00:00Z">
        <w:r>
          <w:t xml:space="preserve">, and</w:t>
        </w:r>
      </w:ins>
      <w:ins w:id="787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ins w:id="788" w:author="PR Preview" w:date="2026-01-01T00:00:00Z">
        <w:r>
          <w:t xml:space="preserve"> </w:t>
        </w:r>
      </w:ins>
      <w:ins w:id="789" w:author="PR Preview" w:date="2026-01-01T00:00:00Z">
        <w:r>
          <w:t xml:space="preserve">on</w:t>
        </w:r>
      </w:ins>
      <w:ins w:id="790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791" w:author="PR Preview" w:date="2026-01-01T00:00:00Z">
        <w:r>
          <w:t xml:space="preserve">.</w:t>
        </w:r>
      </w:ins>
      <w:ins w:id="792" w:author="PR Preview" w:date="2026-01-01T00:00:00Z">
        <w:r>
          <w:t xml:space="preserve"> </w:t>
        </w:r>
      </w:ins>
      <w:ins w:id="793" w:author="PR Preview" w:date="2026-01-01T00:00:00Z">
        <w:r>
          <w:t xml:space="preserve">Since</w:t>
        </w:r>
      </w:ins>
      <w:ins w:id="794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ins w:id="795" w:author="PR Preview" w:date="2026-01-01T00:00:00Z">
        <w:r>
          <w:t xml:space="preserve">, the functions</w:t>
        </w:r>
      </w:ins>
      <w:ins w:id="796" w:author="PR Preview" w:date="2026-01-01T00:00:00Z">
        <w:r>
          <w:t xml:space="preserve"> </w:t>
        </w:r>
      </w:ins>
      <m:oMath>
        <m:r>
          <m:t>f</m:t>
        </m:r>
      </m:oMath>
      <w:ins w:id="797" w:author="PR Preview" w:date="2026-01-01T00:00:00Z">
        <w:r>
          <w:t xml:space="preserve"> </w:t>
        </w:r>
      </w:ins>
      <w:ins w:id="798" w:author="PR Preview" w:date="2026-01-01T00:00:00Z">
        <w:r>
          <w:t xml:space="preserve">and</w:t>
        </w:r>
      </w:ins>
      <w:ins w:id="799" w:author="PR Preview" w:date="2026-01-01T00:00:00Z">
        <w:r>
          <w:t xml:space="preserve"> </w:t>
        </w:r>
      </w:ins>
      <m:oMath>
        <m:r>
          <m:t>g</m:t>
        </m:r>
      </m:oMath>
      <w:ins w:id="800" w:author="PR Preview" w:date="2026-01-01T00:00:00Z">
        <w:r>
          <w:t xml:space="preserve"> </w:t>
        </w:r>
      </w:ins>
      <w:ins w:id="801" w:author="PR Preview" w:date="2026-01-01T00:00:00Z">
        <w:r>
          <w:t xml:space="preserve">are continuous with</w:t>
        </w:r>
      </w:ins>
      <w:ins w:id="802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=</m:t>
        </m:r>
        <m:r>
          <m:t>ε</m:t>
        </m:r>
      </m:oMath>
      <w:ins w:id="803" w:author="PR Preview" w:date="2026-01-01T00:00:00Z">
        <w:r>
          <w:t xml:space="preserve">,</w:t>
        </w:r>
      </w:ins>
      <w:ins w:id="804" w:author="PR Preview" w:date="2026-01-01T00:00:00Z">
        <w:r>
          <w:t xml:space="preserve"> </w:t>
        </w:r>
      </w:ins>
      <w:ins w:id="805" w:author="PR Preview" w:date="2026-01-01T00:00:00Z">
        <w:r>
          <w:t xml:space="preserve">and</w:t>
        </w:r>
      </w:ins>
      <w:ins w:id="806" w:author="PR Preview" w:date="2026-01-01T00:00:00Z">
        <w:r>
          <w:t xml:space="preserve"> </w:t>
        </w:r>
      </w:ins>
      <m:oMath>
        <m:r>
          <m:t>h</m:t>
        </m:r>
      </m:oMath>
      <w:ins w:id="807" w:author="PR Preview" w:date="2026-01-01T00:00:00Z">
        <w:r>
          <w:t xml:space="preserve"> </w:t>
        </w:r>
      </w:ins>
      <w:ins w:id="808" w:author="PR Preview" w:date="2026-01-01T00:00:00Z">
        <w:r>
          <w:t xml:space="preserve">is continuous with</w:t>
        </w:r>
      </w:ins>
      <w:ins w:id="809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ins w:id="810" w:author="PR Preview" w:date="2026-01-01T00:00:00Z">
        <w:r>
          <w:t xml:space="preserve">, because</w:t>
        </w:r>
      </w:ins>
      <w:ins w:id="811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ins w:id="812" w:author="PR Preview" w:date="2026-01-01T00:00:00Z">
        <w:r>
          <w:t xml:space="preserve">.</w:t>
        </w:r>
      </w:ins>
      <w:ins w:id="813" w:author="PR Preview" w:date="2026-01-01T00:00:00Z">
        <w:r>
          <w:t xml:space="preserve"> </w:t>
        </w:r>
      </w:ins>
      <w:ins w:id="814" w:author="PR Preview" w:date="2026-01-01T00:00:00Z">
        <w:r>
          <w:t xml:space="preserve">Take</w:t>
        </w:r>
      </w:ins>
      <w:ins w:id="81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816" w:author="PR Preview" w:date="2026-01-01T00:00:00Z">
        <w:r>
          <w:t xml:space="preserve"> </w:t>
        </w:r>
      </w:ins>
      <w:ins w:id="817" w:author="PR Preview" w:date="2026-01-01T00:00:00Z">
        <w:r>
          <w:t xml:space="preserve">and</w:t>
        </w:r>
      </w:ins>
      <w:ins w:id="818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=</m:t>
        </m:r>
        <m:r>
          <m:t>0.1</m:t>
        </m:r>
      </m:oMath>
      <w:ins w:id="819" w:author="PR Preview" w:date="2026-01-01T00:00:00Z">
        <w:r>
          <w:t xml:space="preserve">.</w:t>
        </w:r>
      </w:ins>
      <w:ins w:id="820" w:author="PR Preview" w:date="2026-01-01T00:00:00Z">
        <w:r>
          <w:t xml:space="preserve"> </w:t>
        </w:r>
      </w:ins>
      <w:ins w:id="821" w:author="PR Preview" w:date="2026-01-01T00:00:00Z">
        <w:r>
          <w:t xml:space="preserve">The proof of</w:t>
        </w:r>
      </w:ins>
      <w:ins w:id="822" w:author="PR Preview" w:date="2026-01-01T00:00:00Z">
        <w:r>
          <w:t xml:space="preserve"> </w:t>
        </w:r>
      </w:ins>
      <w:hyperlink w:anchor="thm-continuous-several">
        <w:ins w:id="823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824" w:author="PR Preview" w:date="2026-01-01T00:00:00Z">
        <w:r>
          <w:t xml:space="preserve"> </w:t>
        </w:r>
      </w:ins>
      <w:ins w:id="825" w:author="PR Preview" w:date="2026-01-01T00:00:00Z">
        <w:r>
          <w:t xml:space="preserve">gives these values of</w:t>
        </w:r>
      </w:ins>
      <w:ins w:id="826" w:author="PR Preview" w:date="2026-01-01T00:00:00Z">
        <w:r>
          <w:t xml:space="preserve"> </w:t>
        </w:r>
      </w:ins>
      <m:oMath>
        <m:r>
          <m:t>δ</m:t>
        </m:r>
      </m:oMath>
      <w:ins w:id="827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14"/>
        </w:numPr>
      </w:pPr>
      <w:ins w:id="828" w:author="PR Preview" w:date="2026-01-01T00:00:00Z">
        <w:r>
          <w:t xml:space="preserve">for</w:t>
        </w:r>
      </w:ins>
      <w:ins w:id="82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+</m:t>
        </m:r>
        <m:r>
          <m:t>g</m:t>
        </m:r>
      </m:oMath>
      <w:ins w:id="830" w:author="PR Preview" w:date="2026-01-01T00:00:00Z">
        <w:r>
          <w:t xml:space="preserve"> </w:t>
        </w:r>
      </w:ins>
      <w:ins w:id="831" w:author="PR Preview" w:date="2026-01-01T00:00:00Z">
        <w:r>
          <w:t xml:space="preserve">(part 3),</w:t>
        </w:r>
      </w:ins>
      <w:ins w:id="832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ins w:id="833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14"/>
        </w:numPr>
      </w:pPr>
      <w:ins w:id="834" w:author="PR Preview" w:date="2026-01-01T00:00:00Z">
        <w:r>
          <w:t xml:space="preserve">for</w:t>
        </w:r>
      </w:ins>
      <w:ins w:id="835" w:author="PR Preview" w:date="2026-01-01T00:00:00Z">
        <w:r>
          <w:t xml:space="preserve"> </w:t>
        </w:r>
      </w:ins>
      <m:oMath>
        <m:r>
          <m:t>3</m:t>
        </m:r>
        <m:r>
          <m:t>f</m:t>
        </m:r>
      </m:oMath>
      <w:ins w:id="836" w:author="PR Preview" w:date="2026-01-01T00:00:00Z">
        <w:r>
          <w:t xml:space="preserve"> </w:t>
        </w:r>
      </w:ins>
      <w:ins w:id="837" w:author="PR Preview" w:date="2026-01-01T00:00:00Z">
        <w:r>
          <w:t xml:space="preserve">(part 4),</w:t>
        </w:r>
      </w:ins>
      <w:ins w:id="838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ins w:id="839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14"/>
        </w:numPr>
      </w:pPr>
      <w:ins w:id="840" w:author="PR Preview" w:date="2026-01-01T00:00:00Z">
        <w:r>
          <w:t xml:space="preserve">for</w:t>
        </w:r>
      </w:ins>
      <w:ins w:id="841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ins w:id="842" w:author="PR Preview" w:date="2026-01-01T00:00:00Z">
        <w:r>
          <w:t xml:space="preserve"> </w:t>
        </w:r>
      </w:ins>
      <w:ins w:id="843" w:author="PR Preview" w:date="2026-01-01T00:00:00Z">
        <w:r>
          <w:t xml:space="preserve">(part 2), the outer value</w:t>
        </w:r>
      </w:ins>
      <w:ins w:id="844" w:author="PR Preview" w:date="2026-01-01T00:00:00Z">
        <w:r>
          <w:t xml:space="preserve"> </w:t>
        </w:r>
      </w:ins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ins w:id="845" w:author="PR Preview" w:date="2026-01-01T00:00:00Z">
        <w:r>
          <w:t xml:space="preserve"> </w:t>
        </w:r>
      </w:ins>
      <w:ins w:id="846" w:author="PR Preview" w:date="2026-01-01T00:00:00Z">
        <w:r>
          <w:t xml:space="preserve">plays the role of</w:t>
        </w:r>
      </w:ins>
      <w:ins w:id="847" w:author="PR Preview" w:date="2026-01-01T00:00:00Z">
        <w:r>
          <w:t xml:space="preserve"> </w:t>
        </w:r>
      </w:ins>
      <m:oMath>
        <m:r>
          <m:t>ε</m:t>
        </m:r>
      </m:oMath>
      <w:ins w:id="848" w:author="PR Preview" w:date="2026-01-01T00:00:00Z">
        <w:r>
          <w:t xml:space="preserve"> </w:t>
        </w:r>
      </w:ins>
      <w:ins w:id="849" w:author="PR Preview" w:date="2026-01-01T00:00:00Z">
        <w:r>
          <w:t xml:space="preserve">for</w:t>
        </w:r>
      </w:ins>
      <w:ins w:id="85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+</m:t>
        </m:r>
        <m:r>
          <m:t>g</m:t>
        </m:r>
      </m:oMath>
      <w:ins w:id="851" w:author="PR Preview" w:date="2026-01-01T00:00:00Z">
        <w:r>
          <w:t xml:space="preserve">,</w:t>
        </w:r>
      </w:ins>
      <w:ins w:id="852" w:author="PR Preview" w:date="2026-01-01T00:00:00Z">
        <w:r>
          <w:t xml:space="preserve"> </w:t>
        </w:r>
      </w:ins>
      <w:ins w:id="853" w:author="PR Preview" w:date="2026-01-01T00:00:00Z">
        <w:r>
          <w:t xml:space="preserve">so</w:t>
        </w:r>
      </w:ins>
      <w:ins w:id="854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ins w:id="855" w:author="PR Preview" w:date="2026-01-01T00:00:00Z">
        <w:r>
          <w:t xml:space="preserve">.</w:t>
        </w:r>
      </w:ins>
    </w:p>
    <w:p>
      <w:pPr>
        <w:pStyle w:val="FirstParagraph"/>
      </w:pPr>
      <w:ins w:id="856" w:author="PR Preview" w:date="2026-01-01T00:00:00Z">
        <w:r>
          <w:t xml:space="preserve">The code draws many points</w:t>
        </w:r>
      </w:ins>
      <w:ins w:id="85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858" w:author="PR Preview" w:date="2026-01-01T00:00:00Z">
        <w:r>
          <w:t xml:space="preserve"> </w:t>
        </w:r>
      </w:ins>
      <w:ins w:id="859" w:author="PR Preview" w:date="2026-01-01T00:00:00Z">
        <w:r>
          <w:t xml:space="preserve">at distance less than</w:t>
        </w:r>
      </w:ins>
      <w:ins w:id="860" w:author="PR Preview" w:date="2026-01-01T00:00:00Z">
        <w:r>
          <w:t xml:space="preserve"> </w:t>
        </w:r>
      </w:ins>
      <m:oMath>
        <m:r>
          <m:t>δ</m:t>
        </m:r>
      </m:oMath>
      <w:ins w:id="861" w:author="PR Preview" w:date="2026-01-01T00:00:00Z">
        <w:r>
          <w:t xml:space="preserve"> </w:t>
        </w:r>
      </w:ins>
      <w:ins w:id="862" w:author="PR Preview" w:date="2026-01-01T00:00:00Z">
        <w:r>
          <w:t xml:space="preserve">from</w:t>
        </w:r>
      </w:ins>
      <w:ins w:id="86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864" w:author="PR Preview" w:date="2026-01-01T00:00:00Z">
        <w:r>
          <w:t xml:space="preserve"> </w:t>
        </w:r>
      </w:ins>
      <w:ins w:id="865" w:author="PR Preview" w:date="2026-01-01T00:00:00Z">
        <w:r>
          <w:t xml:space="preserve">and finds the largest change in each function.</w:t>
        </w:r>
      </w:ins>
    </w:p>
    <w:p>
      <w:pPr>
        <w:pStyle w:val="SourceCode"/>
      </w:pPr>
      <w:ins w:id="866" w:author="PR Preview" w:date="2026-01-01T00:00:00Z">
        <w:r>
          <w:rPr>
            <w:rStyle w:val="FunctionTok"/>
          </w:rPr>
          <w:t xml:space="preserve">set.seed</w:t>
        </w:r>
      </w:ins>
      <w:ins w:id="867" w:author="PR Preview" w:date="2026-01-01T00:00:00Z">
        <w:r>
          <w:rPr>
            <w:rStyle w:val="NormalTok"/>
          </w:rPr>
          <w:t xml:space="preserve">(</w:t>
        </w:r>
      </w:ins>
      <w:ins w:id="868" w:author="PR Preview" w:date="2026-01-01T00:00:00Z">
        <w:r>
          <w:rPr>
            <w:rStyle w:val="DecValTok"/>
          </w:rPr>
          <w:t xml:space="preserve">571</w:t>
        </w:r>
      </w:ins>
      <w:ins w:id="869" w:author="PR Preview" w:date="2026-01-01T00:00:00Z">
        <w:r>
          <w:rPr>
            <w:rStyle w:val="NormalTok"/>
          </w:rPr>
          <w:t xml:space="preserve">)</w:t>
        </w:r>
      </w:ins>
      <w:ins w:id="870" w:author="PR Preview" w:date="2026-01-01T00:00:00Z">
        <w:r>
          <w:br/>
        </w:r>
      </w:ins>
      <w:ins w:id="871" w:author="PR Preview" w:date="2026-01-01T00:00:00Z">
        <w:r>
          <w:rPr>
            <w:rStyle w:val="NormalTok"/>
          </w:rPr>
          <w:t xml:space="preserve">eps </w:t>
        </w:r>
      </w:ins>
      <w:ins w:id="872" w:author="PR Preview" w:date="2026-01-01T00:00:00Z">
        <w:r>
          <w:rPr>
            <w:rStyle w:val="OtherTok"/>
          </w:rPr>
          <w:t xml:space="preserve">&lt;-</w:t>
        </w:r>
      </w:ins>
      <w:ins w:id="873" w:author="PR Preview" w:date="2026-01-01T00:00:00Z">
        <w:r>
          <w:rPr>
            <w:rStyle w:val="NormalTok"/>
          </w:rPr>
          <w:t xml:space="preserve"> </w:t>
        </w:r>
      </w:ins>
      <w:ins w:id="874" w:author="PR Preview" w:date="2026-01-01T00:00:00Z">
        <w:r>
          <w:rPr>
            <w:rStyle w:val="FloatTok"/>
          </w:rPr>
          <w:t xml:space="preserve">0.1</w:t>
        </w:r>
      </w:ins>
      <w:ins w:id="875" w:author="PR Preview" w:date="2026-01-01T00:00:00Z">
        <w:r>
          <w:br/>
        </w:r>
      </w:ins>
      <w:ins w:id="876" w:author="PR Preview" w:date="2026-01-01T00:00:00Z">
        <w:r>
          <w:rPr>
            <w:rStyle w:val="NormalTok"/>
          </w:rPr>
          <w:t xml:space="preserve">x </w:t>
        </w:r>
      </w:ins>
      <w:ins w:id="877" w:author="PR Preview" w:date="2026-01-01T00:00:00Z">
        <w:r>
          <w:rPr>
            <w:rStyle w:val="OtherTok"/>
          </w:rPr>
          <w:t xml:space="preserve">&lt;-</w:t>
        </w:r>
      </w:ins>
      <w:ins w:id="878" w:author="PR Preview" w:date="2026-01-01T00:00:00Z">
        <w:r>
          <w:rPr>
            <w:rStyle w:val="NormalTok"/>
          </w:rPr>
          <w:t xml:space="preserve"> </w:t>
        </w:r>
      </w:ins>
      <w:ins w:id="879" w:author="PR Preview" w:date="2026-01-01T00:00:00Z">
        <w:r>
          <w:rPr>
            <w:rStyle w:val="FunctionTok"/>
          </w:rPr>
          <w:t xml:space="preserve">c</w:t>
        </w:r>
      </w:ins>
      <w:ins w:id="880" w:author="PR Preview" w:date="2026-01-01T00:00:00Z">
        <w:r>
          <w:rPr>
            <w:rStyle w:val="NormalTok"/>
          </w:rPr>
          <w:t xml:space="preserve">(</w:t>
        </w:r>
      </w:ins>
      <w:ins w:id="881" w:author="PR Preview" w:date="2026-01-01T00:00:00Z">
        <w:r>
          <w:rPr>
            <w:rStyle w:val="DecValTok"/>
          </w:rPr>
          <w:t xml:space="preserve">1</w:t>
        </w:r>
      </w:ins>
      <w:ins w:id="882" w:author="PR Preview" w:date="2026-01-01T00:00:00Z">
        <w:r>
          <w:rPr>
            <w:rStyle w:val="NormalTok"/>
          </w:rPr>
          <w:t xml:space="preserve">, </w:t>
        </w:r>
      </w:ins>
      <w:ins w:id="883" w:author="PR Preview" w:date="2026-01-01T00:00:00Z">
        <w:r>
          <w:rPr>
            <w:rStyle w:val="DecValTok"/>
          </w:rPr>
          <w:t xml:space="preserve">2</w:t>
        </w:r>
      </w:ins>
      <w:ins w:id="884" w:author="PR Preview" w:date="2026-01-01T00:00:00Z">
        <w:r>
          <w:rPr>
            <w:rStyle w:val="NormalTok"/>
          </w:rPr>
          <w:t xml:space="preserve">)</w:t>
        </w:r>
      </w:ins>
      <w:ins w:id="885" w:author="PR Preview" w:date="2026-01-01T00:00:00Z">
        <w:r>
          <w:br/>
        </w:r>
      </w:ins>
      <w:ins w:id="886" w:author="PR Preview" w:date="2026-01-01T00:00:00Z">
        <w:r>
          <w:rPr>
            <w:rStyle w:val="NormalTok"/>
          </w:rPr>
          <w:t xml:space="preserve">f </w:t>
        </w:r>
      </w:ins>
      <w:ins w:id="887" w:author="PR Preview" w:date="2026-01-01T00:00:00Z">
        <w:r>
          <w:rPr>
            <w:rStyle w:val="OtherTok"/>
          </w:rPr>
          <w:t xml:space="preserve">&lt;-</w:t>
        </w:r>
      </w:ins>
      <w:ins w:id="888" w:author="PR Preview" w:date="2026-01-01T00:00:00Z">
        <w:r>
          <w:rPr>
            <w:rStyle w:val="NormalTok"/>
          </w:rPr>
          <w:t xml:space="preserve"> </w:t>
        </w:r>
      </w:ins>
      <w:ins w:id="889" w:author="PR Preview" w:date="2026-01-01T00:00:00Z">
        <w:r>
          <w:rPr>
            <w:rStyle w:val="ControlFlowTok"/>
          </w:rPr>
          <w:t xml:space="preserve">function</w:t>
        </w:r>
      </w:ins>
      <w:ins w:id="890" w:author="PR Preview" w:date="2026-01-01T00:00:00Z">
        <w:r>
          <w:rPr>
            <w:rStyle w:val="NormalTok"/>
          </w:rPr>
          <w:t xml:space="preserve">(x) x[</w:t>
        </w:r>
      </w:ins>
      <w:ins w:id="891" w:author="PR Preview" w:date="2026-01-01T00:00:00Z">
        <w:r>
          <w:rPr>
            <w:rStyle w:val="DecValTok"/>
          </w:rPr>
          <w:t xml:space="preserve">1</w:t>
        </w:r>
      </w:ins>
      <w:ins w:id="892" w:author="PR Preview" w:date="2026-01-01T00:00:00Z">
        <w:r>
          <w:rPr>
            <w:rStyle w:val="NormalTok"/>
          </w:rPr>
          <w:t xml:space="preserve">]</w:t>
        </w:r>
      </w:ins>
      <w:ins w:id="893" w:author="PR Preview" w:date="2026-01-01T00:00:00Z">
        <w:r>
          <w:br/>
        </w:r>
      </w:ins>
      <w:ins w:id="894" w:author="PR Preview" w:date="2026-01-01T00:00:00Z">
        <w:r>
          <w:rPr>
            <w:rStyle w:val="NormalTok"/>
          </w:rPr>
          <w:t xml:space="preserve">g </w:t>
        </w:r>
      </w:ins>
      <w:ins w:id="895" w:author="PR Preview" w:date="2026-01-01T00:00:00Z">
        <w:r>
          <w:rPr>
            <w:rStyle w:val="OtherTok"/>
          </w:rPr>
          <w:t xml:space="preserve">&lt;-</w:t>
        </w:r>
      </w:ins>
      <w:ins w:id="896" w:author="PR Preview" w:date="2026-01-01T00:00:00Z">
        <w:r>
          <w:rPr>
            <w:rStyle w:val="NormalTok"/>
          </w:rPr>
          <w:t xml:space="preserve"> </w:t>
        </w:r>
      </w:ins>
      <w:ins w:id="897" w:author="PR Preview" w:date="2026-01-01T00:00:00Z">
        <w:r>
          <w:rPr>
            <w:rStyle w:val="ControlFlowTok"/>
          </w:rPr>
          <w:t xml:space="preserve">function</w:t>
        </w:r>
      </w:ins>
      <w:ins w:id="898" w:author="PR Preview" w:date="2026-01-01T00:00:00Z">
        <w:r>
          <w:rPr>
            <w:rStyle w:val="NormalTok"/>
          </w:rPr>
          <w:t xml:space="preserve">(x) x[</w:t>
        </w:r>
      </w:ins>
      <w:ins w:id="899" w:author="PR Preview" w:date="2026-01-01T00:00:00Z">
        <w:r>
          <w:rPr>
            <w:rStyle w:val="DecValTok"/>
          </w:rPr>
          <w:t xml:space="preserve">2</w:t>
        </w:r>
      </w:ins>
      <w:ins w:id="900" w:author="PR Preview" w:date="2026-01-01T00:00:00Z">
        <w:r>
          <w:rPr>
            <w:rStyle w:val="NormalTok"/>
          </w:rPr>
          <w:t xml:space="preserve">]</w:t>
        </w:r>
      </w:ins>
      <w:ins w:id="901" w:author="PR Preview" w:date="2026-01-01T00:00:00Z">
        <w:r>
          <w:br/>
        </w:r>
      </w:ins>
      <w:ins w:id="902" w:author="PR Preview" w:date="2026-01-01T00:00:00Z">
        <w:r>
          <w:rPr>
            <w:rStyle w:val="NormalTok"/>
          </w:rPr>
          <w:t xml:space="preserve">h </w:t>
        </w:r>
      </w:ins>
      <w:ins w:id="903" w:author="PR Preview" w:date="2026-01-01T00:00:00Z">
        <w:r>
          <w:rPr>
            <w:rStyle w:val="OtherTok"/>
          </w:rPr>
          <w:t xml:space="preserve">&lt;-</w:t>
        </w:r>
      </w:ins>
      <w:ins w:id="904" w:author="PR Preview" w:date="2026-01-01T00:00:00Z">
        <w:r>
          <w:rPr>
            <w:rStyle w:val="NormalTok"/>
          </w:rPr>
          <w:t xml:space="preserve"> </w:t>
        </w:r>
      </w:ins>
      <w:ins w:id="905" w:author="PR Preview" w:date="2026-01-01T00:00:00Z">
        <w:r>
          <w:rPr>
            <w:rStyle w:val="ControlFlowTok"/>
          </w:rPr>
          <w:t xml:space="preserve">function</w:t>
        </w:r>
      </w:ins>
      <w:ins w:id="906" w:author="PR Preview" w:date="2026-01-01T00:00:00Z">
        <w:r>
          <w:rPr>
            <w:rStyle w:val="NormalTok"/>
          </w:rPr>
          <w:t xml:space="preserve">(t) </w:t>
        </w:r>
      </w:ins>
      <w:ins w:id="907" w:author="PR Preview" w:date="2026-01-01T00:00:00Z">
        <w:r>
          <w:rPr>
            <w:rStyle w:val="DecValTok"/>
          </w:rPr>
          <w:t xml:space="preserve">3</w:t>
        </w:r>
      </w:ins>
      <w:ins w:id="908" w:author="PR Preview" w:date="2026-01-01T00:00:00Z">
        <w:r>
          <w:rPr>
            <w:rStyle w:val="NormalTok"/>
          </w:rPr>
          <w:t xml:space="preserve"> </w:t>
        </w:r>
      </w:ins>
      <w:ins w:id="909" w:author="PR Preview" w:date="2026-01-01T00:00:00Z">
        <w:r>
          <w:rPr>
            <w:rStyle w:val="SpecialCharTok"/>
          </w:rPr>
          <w:t xml:space="preserve">*</w:t>
        </w:r>
      </w:ins>
      <w:ins w:id="910" w:author="PR Preview" w:date="2026-01-01T00:00:00Z">
        <w:r>
          <w:rPr>
            <w:rStyle w:val="NormalTok"/>
          </w:rPr>
          <w:t xml:space="preserve"> t</w:t>
        </w:r>
      </w:ins>
      <w:ins w:id="911" w:author="PR Preview" w:date="2026-01-01T00:00:00Z">
        <w:r>
          <w:br/>
        </w:r>
      </w:ins>
      <w:ins w:id="912" w:author="PR Preview" w:date="2026-01-01T00:00:00Z">
        <w:r>
          <w:br/>
        </w:r>
      </w:ins>
      <w:ins w:id="913" w:author="PR Preview" w:date="2026-01-01T00:00:00Z">
        <w:r>
          <w:rPr>
            <w:rStyle w:val="NormalTok"/>
          </w:rPr>
          <w:t xml:space="preserve">fun_sum </w:t>
        </w:r>
      </w:ins>
      <w:ins w:id="914" w:author="PR Preview" w:date="2026-01-01T00:00:00Z">
        <w:r>
          <w:rPr>
            <w:rStyle w:val="OtherTok"/>
          </w:rPr>
          <w:t xml:space="preserve">&lt;-</w:t>
        </w:r>
      </w:ins>
      <w:ins w:id="915" w:author="PR Preview" w:date="2026-01-01T00:00:00Z">
        <w:r>
          <w:rPr>
            <w:rStyle w:val="NormalTok"/>
          </w:rPr>
          <w:t xml:space="preserve"> </w:t>
        </w:r>
      </w:ins>
      <w:ins w:id="916" w:author="PR Preview" w:date="2026-01-01T00:00:00Z">
        <w:r>
          <w:rPr>
            <w:rStyle w:val="ControlFlowTok"/>
          </w:rPr>
          <w:t xml:space="preserve">function</w:t>
        </w:r>
      </w:ins>
      <w:ins w:id="917" w:author="PR Preview" w:date="2026-01-01T00:00:00Z">
        <w:r>
          <w:rPr>
            <w:rStyle w:val="NormalTok"/>
          </w:rPr>
          <w:t xml:space="preserve">(x) </w:t>
        </w:r>
      </w:ins>
      <w:ins w:id="918" w:author="PR Preview" w:date="2026-01-01T00:00:00Z">
        <w:r>
          <w:rPr>
            <w:rStyle w:val="FunctionTok"/>
          </w:rPr>
          <w:t xml:space="preserve">f</w:t>
        </w:r>
      </w:ins>
      <w:ins w:id="919" w:author="PR Preview" w:date="2026-01-01T00:00:00Z">
        <w:r>
          <w:rPr>
            <w:rStyle w:val="NormalTok"/>
          </w:rPr>
          <w:t xml:space="preserve">(x) </w:t>
        </w:r>
      </w:ins>
      <w:ins w:id="920" w:author="PR Preview" w:date="2026-01-01T00:00:00Z">
        <w:r>
          <w:rPr>
            <w:rStyle w:val="SpecialCharTok"/>
          </w:rPr>
          <w:t xml:space="preserve">+</w:t>
        </w:r>
      </w:ins>
      <w:ins w:id="921" w:author="PR Preview" w:date="2026-01-01T00:00:00Z">
        <w:r>
          <w:rPr>
            <w:rStyle w:val="NormalTok"/>
          </w:rPr>
          <w:t xml:space="preserve"> </w:t>
        </w:r>
      </w:ins>
      <w:ins w:id="922" w:author="PR Preview" w:date="2026-01-01T00:00:00Z">
        <w:r>
          <w:rPr>
            <w:rStyle w:val="FunctionTok"/>
          </w:rPr>
          <w:t xml:space="preserve">g</w:t>
        </w:r>
      </w:ins>
      <w:ins w:id="923" w:author="PR Preview" w:date="2026-01-01T00:00:00Z">
        <w:r>
          <w:rPr>
            <w:rStyle w:val="NormalTok"/>
          </w:rPr>
          <w:t xml:space="preserve">(x)</w:t>
        </w:r>
      </w:ins>
      <w:ins w:id="924" w:author="PR Preview" w:date="2026-01-01T00:00:00Z">
        <w:r>
          <w:br/>
        </w:r>
      </w:ins>
      <w:ins w:id="925" w:author="PR Preview" w:date="2026-01-01T00:00:00Z">
        <w:r>
          <w:rPr>
            <w:rStyle w:val="NormalTok"/>
          </w:rPr>
          <w:t xml:space="preserve">fun_multiple </w:t>
        </w:r>
      </w:ins>
      <w:ins w:id="926" w:author="PR Preview" w:date="2026-01-01T00:00:00Z">
        <w:r>
          <w:rPr>
            <w:rStyle w:val="OtherTok"/>
          </w:rPr>
          <w:t xml:space="preserve">&lt;-</w:t>
        </w:r>
      </w:ins>
      <w:ins w:id="927" w:author="PR Preview" w:date="2026-01-01T00:00:00Z">
        <w:r>
          <w:rPr>
            <w:rStyle w:val="NormalTok"/>
          </w:rPr>
          <w:t xml:space="preserve"> </w:t>
        </w:r>
      </w:ins>
      <w:ins w:id="928" w:author="PR Preview" w:date="2026-01-01T00:00:00Z">
        <w:r>
          <w:rPr>
            <w:rStyle w:val="ControlFlowTok"/>
          </w:rPr>
          <w:t xml:space="preserve">function</w:t>
        </w:r>
      </w:ins>
      <w:ins w:id="929" w:author="PR Preview" w:date="2026-01-01T00:00:00Z">
        <w:r>
          <w:rPr>
            <w:rStyle w:val="NormalTok"/>
          </w:rPr>
          <w:t xml:space="preserve">(x) </w:t>
        </w:r>
      </w:ins>
      <w:ins w:id="930" w:author="PR Preview" w:date="2026-01-01T00:00:00Z">
        <w:r>
          <w:rPr>
            <w:rStyle w:val="DecValTok"/>
          </w:rPr>
          <w:t xml:space="preserve">3</w:t>
        </w:r>
      </w:ins>
      <w:ins w:id="931" w:author="PR Preview" w:date="2026-01-01T00:00:00Z">
        <w:r>
          <w:rPr>
            <w:rStyle w:val="NormalTok"/>
          </w:rPr>
          <w:t xml:space="preserve"> </w:t>
        </w:r>
      </w:ins>
      <w:ins w:id="932" w:author="PR Preview" w:date="2026-01-01T00:00:00Z">
        <w:r>
          <w:rPr>
            <w:rStyle w:val="SpecialCharTok"/>
          </w:rPr>
          <w:t xml:space="preserve">*</w:t>
        </w:r>
      </w:ins>
      <w:ins w:id="933" w:author="PR Preview" w:date="2026-01-01T00:00:00Z">
        <w:r>
          <w:rPr>
            <w:rStyle w:val="NormalTok"/>
          </w:rPr>
          <w:t xml:space="preserve"> </w:t>
        </w:r>
      </w:ins>
      <w:ins w:id="934" w:author="PR Preview" w:date="2026-01-01T00:00:00Z">
        <w:r>
          <w:rPr>
            <w:rStyle w:val="FunctionTok"/>
          </w:rPr>
          <w:t xml:space="preserve">f</w:t>
        </w:r>
      </w:ins>
      <w:ins w:id="935" w:author="PR Preview" w:date="2026-01-01T00:00:00Z">
        <w:r>
          <w:rPr>
            <w:rStyle w:val="NormalTok"/>
          </w:rPr>
          <w:t xml:space="preserve">(x)</w:t>
        </w:r>
      </w:ins>
      <w:ins w:id="936" w:author="PR Preview" w:date="2026-01-01T00:00:00Z">
        <w:r>
          <w:br/>
        </w:r>
      </w:ins>
      <w:ins w:id="937" w:author="PR Preview" w:date="2026-01-01T00:00:00Z">
        <w:r>
          <w:rPr>
            <w:rStyle w:val="NormalTok"/>
          </w:rPr>
          <w:t xml:space="preserve">fun_composition </w:t>
        </w:r>
      </w:ins>
      <w:ins w:id="938" w:author="PR Preview" w:date="2026-01-01T00:00:00Z">
        <w:r>
          <w:rPr>
            <w:rStyle w:val="OtherTok"/>
          </w:rPr>
          <w:t xml:space="preserve">&lt;-</w:t>
        </w:r>
      </w:ins>
      <w:ins w:id="939" w:author="PR Preview" w:date="2026-01-01T00:00:00Z">
        <w:r>
          <w:rPr>
            <w:rStyle w:val="NormalTok"/>
          </w:rPr>
          <w:t xml:space="preserve"> </w:t>
        </w:r>
      </w:ins>
      <w:ins w:id="940" w:author="PR Preview" w:date="2026-01-01T00:00:00Z">
        <w:r>
          <w:rPr>
            <w:rStyle w:val="ControlFlowTok"/>
          </w:rPr>
          <w:t xml:space="preserve">function</w:t>
        </w:r>
      </w:ins>
      <w:ins w:id="941" w:author="PR Preview" w:date="2026-01-01T00:00:00Z">
        <w:r>
          <w:rPr>
            <w:rStyle w:val="NormalTok"/>
          </w:rPr>
          <w:t xml:space="preserve">(x) </w:t>
        </w:r>
      </w:ins>
      <w:ins w:id="942" w:author="PR Preview" w:date="2026-01-01T00:00:00Z">
        <w:r>
          <w:rPr>
            <w:rStyle w:val="FunctionTok"/>
          </w:rPr>
          <w:t xml:space="preserve">h</w:t>
        </w:r>
      </w:ins>
      <w:ins w:id="943" w:author="PR Preview" w:date="2026-01-01T00:00:00Z">
        <w:r>
          <w:rPr>
            <w:rStyle w:val="NormalTok"/>
          </w:rPr>
          <w:t xml:space="preserve">(</w:t>
        </w:r>
      </w:ins>
      <w:ins w:id="944" w:author="PR Preview" w:date="2026-01-01T00:00:00Z">
        <w:r>
          <w:rPr>
            <w:rStyle w:val="FunctionTok"/>
          </w:rPr>
          <w:t xml:space="preserve">fun_sum</w:t>
        </w:r>
      </w:ins>
      <w:ins w:id="945" w:author="PR Preview" w:date="2026-01-01T00:00:00Z">
        <w:r>
          <w:rPr>
            <w:rStyle w:val="NormalTok"/>
          </w:rPr>
          <w:t xml:space="preserve">(x))</w:t>
        </w:r>
      </w:ins>
      <w:ins w:id="946" w:author="PR Preview" w:date="2026-01-01T00:00:00Z">
        <w:r>
          <w:br/>
        </w:r>
      </w:ins>
      <w:ins w:id="947" w:author="PR Preview" w:date="2026-01-01T00:00:00Z">
        <w:r>
          <w:br/>
        </w:r>
      </w:ins>
      <w:ins w:id="948" w:author="PR Preview" w:date="2026-01-01T00:00:00Z">
        <w:r>
          <w:rPr>
            <w:rStyle w:val="NormalTok"/>
          </w:rPr>
          <w:t xml:space="preserve">deltas </w:t>
        </w:r>
      </w:ins>
      <w:ins w:id="949" w:author="PR Preview" w:date="2026-01-01T00:00:00Z">
        <w:r>
          <w:rPr>
            <w:rStyle w:val="OtherTok"/>
          </w:rPr>
          <w:t xml:space="preserve">&lt;-</w:t>
        </w:r>
      </w:ins>
      <w:ins w:id="950" w:author="PR Preview" w:date="2026-01-01T00:00:00Z">
        <w:r>
          <w:rPr>
            <w:rStyle w:val="NormalTok"/>
          </w:rPr>
          <w:t xml:space="preserve"> </w:t>
        </w:r>
      </w:ins>
      <w:ins w:id="951" w:author="PR Preview" w:date="2026-01-01T00:00:00Z">
        <w:r>
          <w:rPr>
            <w:rStyle w:val="FunctionTok"/>
          </w:rPr>
          <w:t xml:space="preserve">c</w:t>
        </w:r>
      </w:ins>
      <w:ins w:id="952" w:author="PR Preview" w:date="2026-01-01T00:00:00Z">
        <w:r>
          <w:rPr>
            <w:rStyle w:val="NormalTok"/>
          </w:rPr>
          <w:t xml:space="preserve">(</w:t>
        </w:r>
      </w:ins>
      <w:ins w:id="953" w:author="PR Preview" w:date="2026-01-01T00:00:00Z">
        <w:r>
          <w:br/>
        </w:r>
      </w:ins>
      <w:ins w:id="954" w:author="PR Preview" w:date="2026-01-01T00:00:00Z">
        <w:r>
          <w:rPr>
            <w:rStyle w:val="NormalTok"/>
          </w:rPr>
          <w:t xml:space="preserve">  </w:t>
        </w:r>
      </w:ins>
      <w:ins w:id="955" w:author="PR Preview" w:date="2026-01-01T00:00:00Z">
        <w:r>
          <w:rPr>
            <w:rStyle w:val="AttributeTok"/>
          </w:rPr>
          <w:t xml:space="preserve">sum =</w:t>
        </w:r>
      </w:ins>
      <w:ins w:id="956" w:author="PR Preview" w:date="2026-01-01T00:00:00Z">
        <w:r>
          <w:rPr>
            <w:rStyle w:val="NormalTok"/>
          </w:rPr>
          <w:t xml:space="preserve"> eps </w:t>
        </w:r>
      </w:ins>
      <w:ins w:id="957" w:author="PR Preview" w:date="2026-01-01T00:00:00Z">
        <w:r>
          <w:rPr>
            <w:rStyle w:val="SpecialCharTok"/>
          </w:rPr>
          <w:t xml:space="preserve">/</w:t>
        </w:r>
      </w:ins>
      <w:ins w:id="958" w:author="PR Preview" w:date="2026-01-01T00:00:00Z">
        <w:r>
          <w:rPr>
            <w:rStyle w:val="NormalTok"/>
          </w:rPr>
          <w:t xml:space="preserve"> </w:t>
        </w:r>
      </w:ins>
      <w:ins w:id="959" w:author="PR Preview" w:date="2026-01-01T00:00:00Z">
        <w:r>
          <w:rPr>
            <w:rStyle w:val="DecValTok"/>
          </w:rPr>
          <w:t xml:space="preserve">2</w:t>
        </w:r>
      </w:ins>
      <w:ins w:id="960" w:author="PR Preview" w:date="2026-01-01T00:00:00Z">
        <w:r>
          <w:rPr>
            <w:rStyle w:val="NormalTok"/>
          </w:rPr>
          <w:t xml:space="preserve">,</w:t>
        </w:r>
      </w:ins>
      <w:ins w:id="961" w:author="PR Preview" w:date="2026-01-01T00:00:00Z">
        <w:r>
          <w:br/>
        </w:r>
      </w:ins>
      <w:ins w:id="962" w:author="PR Preview" w:date="2026-01-01T00:00:00Z">
        <w:r>
          <w:rPr>
            <w:rStyle w:val="NormalTok"/>
          </w:rPr>
          <w:t xml:space="preserve">  </w:t>
        </w:r>
      </w:ins>
      <w:ins w:id="963" w:author="PR Preview" w:date="2026-01-01T00:00:00Z">
        <w:r>
          <w:rPr>
            <w:rStyle w:val="AttributeTok"/>
          </w:rPr>
          <w:t xml:space="preserve">multiple =</w:t>
        </w:r>
      </w:ins>
      <w:ins w:id="964" w:author="PR Preview" w:date="2026-01-01T00:00:00Z">
        <w:r>
          <w:rPr>
            <w:rStyle w:val="NormalTok"/>
          </w:rPr>
          <w:t xml:space="preserve"> eps </w:t>
        </w:r>
      </w:ins>
      <w:ins w:id="965" w:author="PR Preview" w:date="2026-01-01T00:00:00Z">
        <w:r>
          <w:rPr>
            <w:rStyle w:val="SpecialCharTok"/>
          </w:rPr>
          <w:t xml:space="preserve">/</w:t>
        </w:r>
      </w:ins>
      <w:ins w:id="966" w:author="PR Preview" w:date="2026-01-01T00:00:00Z">
        <w:r>
          <w:rPr>
            <w:rStyle w:val="NormalTok"/>
          </w:rPr>
          <w:t xml:space="preserve"> (</w:t>
        </w:r>
      </w:ins>
      <w:ins w:id="967" w:author="PR Preview" w:date="2026-01-01T00:00:00Z">
        <w:r>
          <w:rPr>
            <w:rStyle w:val="DecValTok"/>
          </w:rPr>
          <w:t xml:space="preserve">3</w:t>
        </w:r>
      </w:ins>
      <w:ins w:id="968" w:author="PR Preview" w:date="2026-01-01T00:00:00Z">
        <w:r>
          <w:rPr>
            <w:rStyle w:val="NormalTok"/>
          </w:rPr>
          <w:t xml:space="preserve"> </w:t>
        </w:r>
      </w:ins>
      <w:ins w:id="969" w:author="PR Preview" w:date="2026-01-01T00:00:00Z">
        <w:r>
          <w:rPr>
            <w:rStyle w:val="SpecialCharTok"/>
          </w:rPr>
          <w:t xml:space="preserve">+</w:t>
        </w:r>
      </w:ins>
      <w:ins w:id="970" w:author="PR Preview" w:date="2026-01-01T00:00:00Z">
        <w:r>
          <w:rPr>
            <w:rStyle w:val="NormalTok"/>
          </w:rPr>
          <w:t xml:space="preserve"> </w:t>
        </w:r>
      </w:ins>
      <w:ins w:id="971" w:author="PR Preview" w:date="2026-01-01T00:00:00Z">
        <w:r>
          <w:rPr>
            <w:rStyle w:val="DecValTok"/>
          </w:rPr>
          <w:t xml:space="preserve">1</w:t>
        </w:r>
      </w:ins>
      <w:ins w:id="972" w:author="PR Preview" w:date="2026-01-01T00:00:00Z">
        <w:r>
          <w:rPr>
            <w:rStyle w:val="NormalTok"/>
          </w:rPr>
          <w:t xml:space="preserve">),</w:t>
        </w:r>
      </w:ins>
      <w:ins w:id="973" w:author="PR Preview" w:date="2026-01-01T00:00:00Z">
        <w:r>
          <w:br/>
        </w:r>
      </w:ins>
      <w:ins w:id="974" w:author="PR Preview" w:date="2026-01-01T00:00:00Z">
        <w:r>
          <w:rPr>
            <w:rStyle w:val="NormalTok"/>
          </w:rPr>
          <w:t xml:space="preserve">  </w:t>
        </w:r>
      </w:ins>
      <w:ins w:id="975" w:author="PR Preview" w:date="2026-01-01T00:00:00Z">
        <w:r>
          <w:rPr>
            <w:rStyle w:val="AttributeTok"/>
          </w:rPr>
          <w:t xml:space="preserve">composition =</w:t>
        </w:r>
      </w:ins>
      <w:ins w:id="976" w:author="PR Preview" w:date="2026-01-01T00:00:00Z">
        <w:r>
          <w:rPr>
            <w:rStyle w:val="NormalTok"/>
          </w:rPr>
          <w:t xml:space="preserve"> (eps </w:t>
        </w:r>
      </w:ins>
      <w:ins w:id="977" w:author="PR Preview" w:date="2026-01-01T00:00:00Z">
        <w:r>
          <w:rPr>
            <w:rStyle w:val="SpecialCharTok"/>
          </w:rPr>
          <w:t xml:space="preserve">/</w:t>
        </w:r>
      </w:ins>
      <w:ins w:id="978" w:author="PR Preview" w:date="2026-01-01T00:00:00Z">
        <w:r>
          <w:rPr>
            <w:rStyle w:val="NormalTok"/>
          </w:rPr>
          <w:t xml:space="preserve"> </w:t>
        </w:r>
      </w:ins>
      <w:ins w:id="979" w:author="PR Preview" w:date="2026-01-01T00:00:00Z">
        <w:r>
          <w:rPr>
            <w:rStyle w:val="DecValTok"/>
          </w:rPr>
          <w:t xml:space="preserve">3</w:t>
        </w:r>
      </w:ins>
      <w:ins w:id="980" w:author="PR Preview" w:date="2026-01-01T00:00:00Z">
        <w:r>
          <w:rPr>
            <w:rStyle w:val="NormalTok"/>
          </w:rPr>
          <w:t xml:space="preserve">) </w:t>
        </w:r>
      </w:ins>
      <w:ins w:id="981" w:author="PR Preview" w:date="2026-01-01T00:00:00Z">
        <w:r>
          <w:rPr>
            <w:rStyle w:val="SpecialCharTok"/>
          </w:rPr>
          <w:t xml:space="preserve">/</w:t>
        </w:r>
      </w:ins>
      <w:ins w:id="982" w:author="PR Preview" w:date="2026-01-01T00:00:00Z">
        <w:r>
          <w:rPr>
            <w:rStyle w:val="NormalTok"/>
          </w:rPr>
          <w:t xml:space="preserve"> </w:t>
        </w:r>
      </w:ins>
      <w:ins w:id="983" w:author="PR Preview" w:date="2026-01-01T00:00:00Z">
        <w:r>
          <w:rPr>
            <w:rStyle w:val="DecValTok"/>
          </w:rPr>
          <w:t xml:space="preserve">2</w:t>
        </w:r>
      </w:ins>
      <w:ins w:id="984" w:author="PR Preview" w:date="2026-01-01T00:00:00Z">
        <w:r>
          <w:br/>
        </w:r>
      </w:ins>
      <w:ins w:id="985" w:author="PR Preview" w:date="2026-01-01T00:00:00Z">
        <w:r>
          <w:rPr>
            <w:rStyle w:val="NormalTok"/>
          </w:rPr>
          <w:t xml:space="preserve">)</w:t>
        </w:r>
      </w:ins>
      <w:ins w:id="986" w:author="PR Preview" w:date="2026-01-01T00:00:00Z">
        <w:r>
          <w:br/>
        </w:r>
      </w:ins>
      <w:ins w:id="987" w:author="PR Preview" w:date="2026-01-01T00:00:00Z">
        <w:r>
          <w:rPr>
            <w:rStyle w:val="NormalTok"/>
          </w:rPr>
          <w:t xml:space="preserve">funs </w:t>
        </w:r>
      </w:ins>
      <w:ins w:id="988" w:author="PR Preview" w:date="2026-01-01T00:00:00Z">
        <w:r>
          <w:rPr>
            <w:rStyle w:val="OtherTok"/>
          </w:rPr>
          <w:t xml:space="preserve">&lt;-</w:t>
        </w:r>
      </w:ins>
      <w:ins w:id="989" w:author="PR Preview" w:date="2026-01-01T00:00:00Z">
        <w:r>
          <w:rPr>
            <w:rStyle w:val="NormalTok"/>
          </w:rPr>
          <w:t xml:space="preserve"> </w:t>
        </w:r>
      </w:ins>
      <w:ins w:id="990" w:author="PR Preview" w:date="2026-01-01T00:00:00Z">
        <w:r>
          <w:rPr>
            <w:rStyle w:val="FunctionTok"/>
          </w:rPr>
          <w:t xml:space="preserve">list</w:t>
        </w:r>
      </w:ins>
      <w:ins w:id="991" w:author="PR Preview" w:date="2026-01-01T00:00:00Z">
        <w:r>
          <w:rPr>
            <w:rStyle w:val="NormalTok"/>
          </w:rPr>
          <w:t xml:space="preserve">(</w:t>
        </w:r>
      </w:ins>
      <w:ins w:id="992" w:author="PR Preview" w:date="2026-01-01T00:00:00Z">
        <w:r>
          <w:br/>
        </w:r>
      </w:ins>
      <w:ins w:id="993" w:author="PR Preview" w:date="2026-01-01T00:00:00Z">
        <w:r>
          <w:rPr>
            <w:rStyle w:val="NormalTok"/>
          </w:rPr>
          <w:t xml:space="preserve">  </w:t>
        </w:r>
      </w:ins>
      <w:ins w:id="994" w:author="PR Preview" w:date="2026-01-01T00:00:00Z">
        <w:r>
          <w:rPr>
            <w:rStyle w:val="AttributeTok"/>
          </w:rPr>
          <w:t xml:space="preserve">sum =</w:t>
        </w:r>
      </w:ins>
      <w:ins w:id="995" w:author="PR Preview" w:date="2026-01-01T00:00:00Z">
        <w:r>
          <w:rPr>
            <w:rStyle w:val="NormalTok"/>
          </w:rPr>
          <w:t xml:space="preserve"> fun_sum, </w:t>
        </w:r>
      </w:ins>
      <w:ins w:id="996" w:author="PR Preview" w:date="2026-01-01T00:00:00Z">
        <w:r>
          <w:rPr>
            <w:rStyle w:val="AttributeTok"/>
          </w:rPr>
          <w:t xml:space="preserve">multiple =</w:t>
        </w:r>
      </w:ins>
      <w:ins w:id="997" w:author="PR Preview" w:date="2026-01-01T00:00:00Z">
        <w:r>
          <w:rPr>
            <w:rStyle w:val="NormalTok"/>
          </w:rPr>
          <w:t xml:space="preserve"> fun_multiple, </w:t>
        </w:r>
      </w:ins>
      <w:ins w:id="998" w:author="PR Preview" w:date="2026-01-01T00:00:00Z">
        <w:r>
          <w:rPr>
            <w:rStyle w:val="AttributeTok"/>
          </w:rPr>
          <w:t xml:space="preserve">composition =</w:t>
        </w:r>
      </w:ins>
      <w:ins w:id="999" w:author="PR Preview" w:date="2026-01-01T00:00:00Z">
        <w:r>
          <w:rPr>
            <w:rStyle w:val="NormalTok"/>
          </w:rPr>
          <w:t xml:space="preserve"> fun_composition</w:t>
        </w:r>
      </w:ins>
      <w:ins w:id="1000" w:author="PR Preview" w:date="2026-01-01T00:00:00Z">
        <w:r>
          <w:br/>
        </w:r>
      </w:ins>
      <w:ins w:id="1001" w:author="PR Preview" w:date="2026-01-01T00:00:00Z">
        <w:r>
          <w:rPr>
            <w:rStyle w:val="NormalTok"/>
          </w:rPr>
          <w:t xml:space="preserve">)</w:t>
        </w:r>
      </w:ins>
      <w:ins w:id="1002" w:author="PR Preview" w:date="2026-01-01T00:00:00Z">
        <w:r>
          <w:br/>
        </w:r>
      </w:ins>
      <w:ins w:id="1003" w:author="PR Preview" w:date="2026-01-01T00:00:00Z">
        <w:r>
          <w:br/>
        </w:r>
      </w:ins>
      <w:ins w:id="1004" w:author="PR Preview" w:date="2026-01-01T00:00:00Z">
        <w:r>
          <w:rPr>
            <w:rStyle w:val="NormalTok"/>
          </w:rPr>
          <w:t xml:space="preserve">n </w:t>
        </w:r>
      </w:ins>
      <w:ins w:id="1005" w:author="PR Preview" w:date="2026-01-01T00:00:00Z">
        <w:r>
          <w:rPr>
            <w:rStyle w:val="OtherTok"/>
          </w:rPr>
          <w:t xml:space="preserve">&lt;-</w:t>
        </w:r>
      </w:ins>
      <w:ins w:id="1006" w:author="PR Preview" w:date="2026-01-01T00:00:00Z">
        <w:r>
          <w:rPr>
            <w:rStyle w:val="NormalTok"/>
          </w:rPr>
          <w:t xml:space="preserve"> </w:t>
        </w:r>
      </w:ins>
      <w:ins w:id="1007" w:author="PR Preview" w:date="2026-01-01T00:00:00Z">
        <w:r>
          <w:rPr>
            <w:rStyle w:val="DecValTok"/>
          </w:rPr>
          <w:t xml:space="preserve">10000</w:t>
        </w:r>
      </w:ins>
      <w:ins w:id="1008" w:author="PR Preview" w:date="2026-01-01T00:00:00Z">
        <w:r>
          <w:rPr>
            <w:rStyle w:val="NormalTok"/>
          </w:rPr>
          <w:t xml:space="preserve">L</w:t>
        </w:r>
      </w:ins>
      <w:ins w:id="1009" w:author="PR Preview" w:date="2026-01-01T00:00:00Z">
        <w:r>
          <w:br/>
        </w:r>
      </w:ins>
      <w:ins w:id="1010" w:author="PR Preview" w:date="2026-01-01T00:00:00Z">
        <w:r>
          <w:rPr>
            <w:rStyle w:val="NormalTok"/>
          </w:rPr>
          <w:t xml:space="preserve">largest_change </w:t>
        </w:r>
      </w:ins>
      <w:ins w:id="1011" w:author="PR Preview" w:date="2026-01-01T00:00:00Z">
        <w:r>
          <w:rPr>
            <w:rStyle w:val="OtherTok"/>
          </w:rPr>
          <w:t xml:space="preserve">&lt;-</w:t>
        </w:r>
      </w:ins>
      <w:ins w:id="1012" w:author="PR Preview" w:date="2026-01-01T00:00:00Z">
        <w:r>
          <w:rPr>
            <w:rStyle w:val="NormalTok"/>
          </w:rPr>
          <w:t xml:space="preserve"> </w:t>
        </w:r>
      </w:ins>
      <w:ins w:id="1013" w:author="PR Preview" w:date="2026-01-01T00:00:00Z">
        <w:r>
          <w:rPr>
            <w:rStyle w:val="FunctionTok"/>
          </w:rPr>
          <w:t xml:space="preserve">sapply</w:t>
        </w:r>
      </w:ins>
      <w:ins w:id="1014" w:author="PR Preview" w:date="2026-01-01T00:00:00Z">
        <w:r>
          <w:rPr>
            <w:rStyle w:val="NormalTok"/>
          </w:rPr>
          <w:t xml:space="preserve">(</w:t>
        </w:r>
      </w:ins>
      <w:ins w:id="1015" w:author="PR Preview" w:date="2026-01-01T00:00:00Z">
        <w:r>
          <w:rPr>
            <w:rStyle w:val="FunctionTok"/>
          </w:rPr>
          <w:t xml:space="preserve">names</w:t>
        </w:r>
      </w:ins>
      <w:ins w:id="1016" w:author="PR Preview" w:date="2026-01-01T00:00:00Z">
        <w:r>
          <w:rPr>
            <w:rStyle w:val="NormalTok"/>
          </w:rPr>
          <w:t xml:space="preserve">(funs), </w:t>
        </w:r>
      </w:ins>
      <w:ins w:id="1017" w:author="PR Preview" w:date="2026-01-01T00:00:00Z">
        <w:r>
          <w:rPr>
            <w:rStyle w:val="ControlFlowTok"/>
          </w:rPr>
          <w:t xml:space="preserve">function</w:t>
        </w:r>
      </w:ins>
      <w:ins w:id="1018" w:author="PR Preview" w:date="2026-01-01T00:00:00Z">
        <w:r>
          <w:rPr>
            <w:rStyle w:val="NormalTok"/>
          </w:rPr>
          <w:t xml:space="preserve">(nm) {</w:t>
        </w:r>
      </w:ins>
      <w:ins w:id="1019" w:author="PR Preview" w:date="2026-01-01T00:00:00Z">
        <w:r>
          <w:br/>
        </w:r>
      </w:ins>
      <w:ins w:id="1020" w:author="PR Preview" w:date="2026-01-01T00:00:00Z">
        <w:r>
          <w:rPr>
            <w:rStyle w:val="NormalTok"/>
          </w:rPr>
          <w:t xml:space="preserve">  radius </w:t>
        </w:r>
      </w:ins>
      <w:ins w:id="1021" w:author="PR Preview" w:date="2026-01-01T00:00:00Z">
        <w:r>
          <w:rPr>
            <w:rStyle w:val="OtherTok"/>
          </w:rPr>
          <w:t xml:space="preserve">&lt;-</w:t>
        </w:r>
      </w:ins>
      <w:ins w:id="1022" w:author="PR Preview" w:date="2026-01-01T00:00:00Z">
        <w:r>
          <w:rPr>
            <w:rStyle w:val="NormalTok"/>
          </w:rPr>
          <w:t xml:space="preserve"> deltas[[nm]] </w:t>
        </w:r>
      </w:ins>
      <w:ins w:id="1023" w:author="PR Preview" w:date="2026-01-01T00:00:00Z">
        <w:r>
          <w:rPr>
            <w:rStyle w:val="SpecialCharTok"/>
          </w:rPr>
          <w:t xml:space="preserve">*</w:t>
        </w:r>
      </w:ins>
      <w:ins w:id="1024" w:author="PR Preview" w:date="2026-01-01T00:00:00Z">
        <w:r>
          <w:rPr>
            <w:rStyle w:val="NormalTok"/>
          </w:rPr>
          <w:t xml:space="preserve"> </w:t>
        </w:r>
      </w:ins>
      <w:ins w:id="1025" w:author="PR Preview" w:date="2026-01-01T00:00:00Z">
        <w:r>
          <w:rPr>
            <w:rStyle w:val="FunctionTok"/>
          </w:rPr>
          <w:t xml:space="preserve">sqrt</w:t>
        </w:r>
      </w:ins>
      <w:ins w:id="1026" w:author="PR Preview" w:date="2026-01-01T00:00:00Z">
        <w:r>
          <w:rPr>
            <w:rStyle w:val="NormalTok"/>
          </w:rPr>
          <w:t xml:space="preserve">(</w:t>
        </w:r>
      </w:ins>
      <w:ins w:id="1027" w:author="PR Preview" w:date="2026-01-01T00:00:00Z">
        <w:r>
          <w:rPr>
            <w:rStyle w:val="FunctionTok"/>
          </w:rPr>
          <w:t xml:space="preserve">runif</w:t>
        </w:r>
      </w:ins>
      <w:ins w:id="1028" w:author="PR Preview" w:date="2026-01-01T00:00:00Z">
        <w:r>
          <w:rPr>
            <w:rStyle w:val="NormalTok"/>
          </w:rPr>
          <w:t xml:space="preserve">(n))</w:t>
        </w:r>
      </w:ins>
      <w:ins w:id="1029" w:author="PR Preview" w:date="2026-01-01T00:00:00Z">
        <w:r>
          <w:br/>
        </w:r>
      </w:ins>
      <w:ins w:id="1030" w:author="PR Preview" w:date="2026-01-01T00:00:00Z">
        <w:r>
          <w:rPr>
            <w:rStyle w:val="NormalTok"/>
          </w:rPr>
          <w:t xml:space="preserve">  angle </w:t>
        </w:r>
      </w:ins>
      <w:ins w:id="1031" w:author="PR Preview" w:date="2026-01-01T00:00:00Z">
        <w:r>
          <w:rPr>
            <w:rStyle w:val="OtherTok"/>
          </w:rPr>
          <w:t xml:space="preserve">&lt;-</w:t>
        </w:r>
      </w:ins>
      <w:ins w:id="1032" w:author="PR Preview" w:date="2026-01-01T00:00:00Z">
        <w:r>
          <w:rPr>
            <w:rStyle w:val="NormalTok"/>
          </w:rPr>
          <w:t xml:space="preserve"> </w:t>
        </w:r>
      </w:ins>
      <w:ins w:id="1033" w:author="PR Preview" w:date="2026-01-01T00:00:00Z">
        <w:r>
          <w:rPr>
            <w:rStyle w:val="FunctionTok"/>
          </w:rPr>
          <w:t xml:space="preserve">runif</w:t>
        </w:r>
      </w:ins>
      <w:ins w:id="1034" w:author="PR Preview" w:date="2026-01-01T00:00:00Z">
        <w:r>
          <w:rPr>
            <w:rStyle w:val="NormalTok"/>
          </w:rPr>
          <w:t xml:space="preserve">(n, </w:t>
        </w:r>
      </w:ins>
      <w:ins w:id="1035" w:author="PR Preview" w:date="2026-01-01T00:00:00Z">
        <w:r>
          <w:rPr>
            <w:rStyle w:val="DecValTok"/>
          </w:rPr>
          <w:t xml:space="preserve">0</w:t>
        </w:r>
      </w:ins>
      <w:ins w:id="1036" w:author="PR Preview" w:date="2026-01-01T00:00:00Z">
        <w:r>
          <w:rPr>
            <w:rStyle w:val="NormalTok"/>
          </w:rPr>
          <w:t xml:space="preserve">, </w:t>
        </w:r>
      </w:ins>
      <w:ins w:id="1037" w:author="PR Preview" w:date="2026-01-01T00:00:00Z">
        <w:r>
          <w:rPr>
            <w:rStyle w:val="DecValTok"/>
          </w:rPr>
          <w:t xml:space="preserve">2</w:t>
        </w:r>
      </w:ins>
      <w:ins w:id="1038" w:author="PR Preview" w:date="2026-01-01T00:00:00Z">
        <w:r>
          <w:rPr>
            <w:rStyle w:val="NormalTok"/>
          </w:rPr>
          <w:t xml:space="preserve"> </w:t>
        </w:r>
      </w:ins>
      <w:ins w:id="1039" w:author="PR Preview" w:date="2026-01-01T00:00:00Z">
        <w:r>
          <w:rPr>
            <w:rStyle w:val="SpecialCharTok"/>
          </w:rPr>
          <w:t xml:space="preserve">*</w:t>
        </w:r>
      </w:ins>
      <w:ins w:id="1040" w:author="PR Preview" w:date="2026-01-01T00:00:00Z">
        <w:r>
          <w:rPr>
            <w:rStyle w:val="NormalTok"/>
          </w:rPr>
          <w:t xml:space="preserve"> pi)</w:t>
        </w:r>
      </w:ins>
      <w:ins w:id="1041" w:author="PR Preview" w:date="2026-01-01T00:00:00Z">
        <w:r>
          <w:br/>
        </w:r>
      </w:ins>
      <w:ins w:id="1042" w:author="PR Preview" w:date="2026-01-01T00:00:00Z">
        <w:r>
          <w:rPr>
            <w:rStyle w:val="NormalTok"/>
          </w:rPr>
          <w:t xml:space="preserve">  y </w:t>
        </w:r>
      </w:ins>
      <w:ins w:id="1043" w:author="PR Preview" w:date="2026-01-01T00:00:00Z">
        <w:r>
          <w:rPr>
            <w:rStyle w:val="OtherTok"/>
          </w:rPr>
          <w:t xml:space="preserve">&lt;-</w:t>
        </w:r>
      </w:ins>
      <w:ins w:id="1044" w:author="PR Preview" w:date="2026-01-01T00:00:00Z">
        <w:r>
          <w:rPr>
            <w:rStyle w:val="NormalTok"/>
          </w:rPr>
          <w:t xml:space="preserve"> </w:t>
        </w:r>
      </w:ins>
      <w:ins w:id="1045" w:author="PR Preview" w:date="2026-01-01T00:00:00Z">
        <w:r>
          <w:rPr>
            <w:rStyle w:val="FunctionTok"/>
          </w:rPr>
          <w:t xml:space="preserve">cbind</w:t>
        </w:r>
      </w:ins>
      <w:ins w:id="1046" w:author="PR Preview" w:date="2026-01-01T00:00:00Z">
        <w:r>
          <w:rPr>
            <w:rStyle w:val="NormalTok"/>
          </w:rPr>
          <w:t xml:space="preserve">(x[</w:t>
        </w:r>
      </w:ins>
      <w:ins w:id="1047" w:author="PR Preview" w:date="2026-01-01T00:00:00Z">
        <w:r>
          <w:rPr>
            <w:rStyle w:val="DecValTok"/>
          </w:rPr>
          <w:t xml:space="preserve">1</w:t>
        </w:r>
      </w:ins>
      <w:ins w:id="1048" w:author="PR Preview" w:date="2026-01-01T00:00:00Z">
        <w:r>
          <w:rPr>
            <w:rStyle w:val="NormalTok"/>
          </w:rPr>
          <w:t xml:space="preserve">] </w:t>
        </w:r>
      </w:ins>
      <w:ins w:id="1049" w:author="PR Preview" w:date="2026-01-01T00:00:00Z">
        <w:r>
          <w:rPr>
            <w:rStyle w:val="SpecialCharTok"/>
          </w:rPr>
          <w:t xml:space="preserve">+</w:t>
        </w:r>
      </w:ins>
      <w:ins w:id="1050" w:author="PR Preview" w:date="2026-01-01T00:00:00Z">
        <w:r>
          <w:rPr>
            <w:rStyle w:val="NormalTok"/>
          </w:rPr>
          <w:t xml:space="preserve"> radius </w:t>
        </w:r>
      </w:ins>
      <w:ins w:id="1051" w:author="PR Preview" w:date="2026-01-01T00:00:00Z">
        <w:r>
          <w:rPr>
            <w:rStyle w:val="SpecialCharTok"/>
          </w:rPr>
          <w:t xml:space="preserve">*</w:t>
        </w:r>
      </w:ins>
      <w:ins w:id="1052" w:author="PR Preview" w:date="2026-01-01T00:00:00Z">
        <w:r>
          <w:rPr>
            <w:rStyle w:val="NormalTok"/>
          </w:rPr>
          <w:t xml:space="preserve"> </w:t>
        </w:r>
      </w:ins>
      <w:ins w:id="1053" w:author="PR Preview" w:date="2026-01-01T00:00:00Z">
        <w:r>
          <w:rPr>
            <w:rStyle w:val="FunctionTok"/>
          </w:rPr>
          <w:t xml:space="preserve">cos</w:t>
        </w:r>
      </w:ins>
      <w:ins w:id="1054" w:author="PR Preview" w:date="2026-01-01T00:00:00Z">
        <w:r>
          <w:rPr>
            <w:rStyle w:val="NormalTok"/>
          </w:rPr>
          <w:t xml:space="preserve">(angle), x[</w:t>
        </w:r>
      </w:ins>
      <w:ins w:id="1055" w:author="PR Preview" w:date="2026-01-01T00:00:00Z">
        <w:r>
          <w:rPr>
            <w:rStyle w:val="DecValTok"/>
          </w:rPr>
          <w:t xml:space="preserve">2</w:t>
        </w:r>
      </w:ins>
      <w:ins w:id="1056" w:author="PR Preview" w:date="2026-01-01T00:00:00Z">
        <w:r>
          <w:rPr>
            <w:rStyle w:val="NormalTok"/>
          </w:rPr>
          <w:t xml:space="preserve">] </w:t>
        </w:r>
      </w:ins>
      <w:ins w:id="1057" w:author="PR Preview" w:date="2026-01-01T00:00:00Z">
        <w:r>
          <w:rPr>
            <w:rStyle w:val="SpecialCharTok"/>
          </w:rPr>
          <w:t xml:space="preserve">+</w:t>
        </w:r>
      </w:ins>
      <w:ins w:id="1058" w:author="PR Preview" w:date="2026-01-01T00:00:00Z">
        <w:r>
          <w:rPr>
            <w:rStyle w:val="NormalTok"/>
          </w:rPr>
          <w:t xml:space="preserve"> radius </w:t>
        </w:r>
      </w:ins>
      <w:ins w:id="1059" w:author="PR Preview" w:date="2026-01-01T00:00:00Z">
        <w:r>
          <w:rPr>
            <w:rStyle w:val="SpecialCharTok"/>
          </w:rPr>
          <w:t xml:space="preserve">*</w:t>
        </w:r>
      </w:ins>
      <w:ins w:id="1060" w:author="PR Preview" w:date="2026-01-01T00:00:00Z">
        <w:r>
          <w:rPr>
            <w:rStyle w:val="NormalTok"/>
          </w:rPr>
          <w:t xml:space="preserve"> </w:t>
        </w:r>
      </w:ins>
      <w:ins w:id="1061" w:author="PR Preview" w:date="2026-01-01T00:00:00Z">
        <w:r>
          <w:rPr>
            <w:rStyle w:val="FunctionTok"/>
          </w:rPr>
          <w:t xml:space="preserve">sin</w:t>
        </w:r>
      </w:ins>
      <w:ins w:id="1062" w:author="PR Preview" w:date="2026-01-01T00:00:00Z">
        <w:r>
          <w:rPr>
            <w:rStyle w:val="NormalTok"/>
          </w:rPr>
          <w:t xml:space="preserve">(angle))</w:t>
        </w:r>
      </w:ins>
      <w:ins w:id="1063" w:author="PR Preview" w:date="2026-01-01T00:00:00Z">
        <w:r>
          <w:br/>
        </w:r>
      </w:ins>
      <w:ins w:id="1064" w:author="PR Preview" w:date="2026-01-01T00:00:00Z">
        <w:r>
          <w:rPr>
            <w:rStyle w:val="NormalTok"/>
          </w:rPr>
          <w:t xml:space="preserve">  </w:t>
        </w:r>
      </w:ins>
      <w:ins w:id="1065" w:author="PR Preview" w:date="2026-01-01T00:00:00Z">
        <w:r>
          <w:rPr>
            <w:rStyle w:val="FunctionTok"/>
          </w:rPr>
          <w:t xml:space="preserve">max</w:t>
        </w:r>
      </w:ins>
      <w:ins w:id="1066" w:author="PR Preview" w:date="2026-01-01T00:00:00Z">
        <w:r>
          <w:rPr>
            <w:rStyle w:val="NormalTok"/>
          </w:rPr>
          <w:t xml:space="preserve">(</w:t>
        </w:r>
      </w:ins>
      <w:ins w:id="1067" w:author="PR Preview" w:date="2026-01-01T00:00:00Z">
        <w:r>
          <w:rPr>
            <w:rStyle w:val="FunctionTok"/>
          </w:rPr>
          <w:t xml:space="preserve">abs</w:t>
        </w:r>
      </w:ins>
      <w:ins w:id="1068" w:author="PR Preview" w:date="2026-01-01T00:00:00Z">
        <w:r>
          <w:rPr>
            <w:rStyle w:val="NormalTok"/>
          </w:rPr>
          <w:t xml:space="preserve">(</w:t>
        </w:r>
      </w:ins>
      <w:ins w:id="1069" w:author="PR Preview" w:date="2026-01-01T00:00:00Z">
        <w:r>
          <w:rPr>
            <w:rStyle w:val="FunctionTok"/>
          </w:rPr>
          <w:t xml:space="preserve">apply</w:t>
        </w:r>
      </w:ins>
      <w:ins w:id="1070" w:author="PR Preview" w:date="2026-01-01T00:00:00Z">
        <w:r>
          <w:rPr>
            <w:rStyle w:val="NormalTok"/>
          </w:rPr>
          <w:t xml:space="preserve">(y, </w:t>
        </w:r>
      </w:ins>
      <w:ins w:id="1071" w:author="PR Preview" w:date="2026-01-01T00:00:00Z">
        <w:r>
          <w:rPr>
            <w:rStyle w:val="DecValTok"/>
          </w:rPr>
          <w:t xml:space="preserve">1</w:t>
        </w:r>
      </w:ins>
      <w:ins w:id="1072" w:author="PR Preview" w:date="2026-01-01T00:00:00Z">
        <w:r>
          <w:rPr>
            <w:rStyle w:val="NormalTok"/>
          </w:rPr>
          <w:t xml:space="preserve">, funs[[nm]]) </w:t>
        </w:r>
      </w:ins>
      <w:ins w:id="1073" w:author="PR Preview" w:date="2026-01-01T00:00:00Z">
        <w:r>
          <w:rPr>
            <w:rStyle w:val="SpecialCharTok"/>
          </w:rPr>
          <w:t xml:space="preserve">-</w:t>
        </w:r>
      </w:ins>
      <w:ins w:id="1074" w:author="PR Preview" w:date="2026-01-01T00:00:00Z">
        <w:r>
          <w:rPr>
            <w:rStyle w:val="NormalTok"/>
          </w:rPr>
          <w:t xml:space="preserve"> funs[[nm]](x)))</w:t>
        </w:r>
      </w:ins>
      <w:ins w:id="1075" w:author="PR Preview" w:date="2026-01-01T00:00:00Z">
        <w:r>
          <w:br/>
        </w:r>
      </w:ins>
      <w:ins w:id="1076" w:author="PR Preview" w:date="2026-01-01T00:00:00Z">
        <w:r>
          <w:rPr>
            <w:rStyle w:val="NormalTok"/>
          </w:rPr>
          <w:t xml:space="preserve">})</w:t>
        </w:r>
      </w:ins>
      <w:ins w:id="1077" w:author="PR Preview" w:date="2026-01-01T00:00:00Z">
        <w:r>
          <w:br/>
        </w:r>
      </w:ins>
      <w:ins w:id="1078" w:author="PR Preview" w:date="2026-01-01T00:00:00Z">
        <w:r>
          <w:rPr>
            <w:rStyle w:val="FunctionTok"/>
          </w:rPr>
          <w:t xml:space="preserve">data.frame</w:t>
        </w:r>
      </w:ins>
      <w:ins w:id="1079" w:author="PR Preview" w:date="2026-01-01T00:00:00Z">
        <w:r>
          <w:rPr>
            <w:rStyle w:val="NormalTok"/>
          </w:rPr>
          <w:t xml:space="preserve">(</w:t>
        </w:r>
      </w:ins>
      <w:ins w:id="1080" w:author="PR Preview" w:date="2026-01-01T00:00:00Z">
        <w:r>
          <w:rPr>
            <w:rStyle w:val="AttributeTok"/>
          </w:rPr>
          <w:t xml:space="preserve">delta =</w:t>
        </w:r>
      </w:ins>
      <w:ins w:id="1081" w:author="PR Preview" w:date="2026-01-01T00:00:00Z">
        <w:r>
          <w:rPr>
            <w:rStyle w:val="NormalTok"/>
          </w:rPr>
          <w:t xml:space="preserve"> deltas, </w:t>
        </w:r>
      </w:ins>
      <w:ins w:id="1082" w:author="PR Preview" w:date="2026-01-01T00:00:00Z">
        <w:r>
          <w:rPr>
            <w:rStyle w:val="AttributeTok"/>
          </w:rPr>
          <w:t xml:space="preserve">largest_change =</w:t>
        </w:r>
      </w:ins>
      <w:ins w:id="1083" w:author="PR Preview" w:date="2026-01-01T00:00:00Z">
        <w:r>
          <w:rPr>
            <w:rStyle w:val="NormalTok"/>
          </w:rPr>
          <w:t xml:space="preserve"> largest_change, </w:t>
        </w:r>
      </w:ins>
      <w:ins w:id="1084" w:author="PR Preview" w:date="2026-01-01T00:00:00Z">
        <w:r>
          <w:rPr>
            <w:rStyle w:val="AttributeTok"/>
          </w:rPr>
          <w:t xml:space="preserve">eps =</w:t>
        </w:r>
      </w:ins>
      <w:ins w:id="1085" w:author="PR Preview" w:date="2026-01-01T00:00:00Z">
        <w:r>
          <w:rPr>
            <w:rStyle w:val="NormalTok"/>
          </w:rPr>
          <w:t xml:space="preserve"> eps)</w:t>
        </w:r>
      </w:ins>
      <w:ins w:id="1086" w:author="PR Preview" w:date="2026-01-01T00:00:00Z">
        <w:r>
          <w:br/>
        </w:r>
      </w:ins>
      <w:ins w:id="1087" w:author="PR Preview" w:date="2026-01-01T00:00:00Z">
        <w:r>
          <w:rPr>
            <w:rStyle w:val="CommentTok"/>
          </w:rPr>
          <w:t xml:space="preserve">#&gt; # A tibble: 3 × 3</w:t>
        </w:r>
      </w:ins>
      <w:ins w:id="1088" w:author="PR Preview" w:date="2026-01-01T00:00:00Z">
        <w:r>
          <w:br/>
        </w:r>
      </w:ins>
      <w:ins w:id="1089" w:author="PR Preview" w:date="2026-01-01T00:00:00Z">
        <w:r>
          <w:rPr>
            <w:rStyle w:val="CommentTok"/>
          </w:rPr>
          <w:t xml:space="preserve">#&gt;    delta largest_change   eps</w:t>
        </w:r>
      </w:ins>
      <w:ins w:id="1090" w:author="PR Preview" w:date="2026-01-01T00:00:00Z">
        <w:r>
          <w:br/>
        </w:r>
      </w:ins>
      <w:ins w:id="1091" w:author="PR Preview" w:date="2026-01-01T00:00:00Z">
        <w:r>
          <w:rPr>
            <w:rStyle w:val="CommentTok"/>
          </w:rPr>
          <w:t xml:space="preserve">#&gt;    &lt;dbl&gt;          &lt;dbl&gt; &lt;dbl&gt;</w:t>
        </w:r>
      </w:ins>
      <w:ins w:id="1092" w:author="PR Preview" w:date="2026-01-01T00:00:00Z">
        <w:r>
          <w:br/>
        </w:r>
      </w:ins>
      <w:ins w:id="1093" w:author="PR Preview" w:date="2026-01-01T00:00:00Z">
        <w:r>
          <w:rPr>
            <w:rStyle w:val="CommentTok"/>
          </w:rPr>
          <w:t xml:space="preserve">#&gt; 1 0.05           0.0706   0.1</w:t>
        </w:r>
      </w:ins>
      <w:ins w:id="1094" w:author="PR Preview" w:date="2026-01-01T00:00:00Z">
        <w:r>
          <w:br/>
        </w:r>
      </w:ins>
      <w:ins w:id="1095" w:author="PR Preview" w:date="2026-01-01T00:00:00Z">
        <w:r>
          <w:rPr>
            <w:rStyle w:val="CommentTok"/>
          </w:rPr>
          <w:t xml:space="preserve">#&gt; 2 0.025          0.0749   0.1</w:t>
        </w:r>
      </w:ins>
      <w:ins w:id="1096" w:author="PR Preview" w:date="2026-01-01T00:00:00Z">
        <w:r>
          <w:br/>
        </w:r>
      </w:ins>
      <w:ins w:id="1097" w:author="PR Preview" w:date="2026-01-01T00:00:00Z">
        <w:r>
          <w:rPr>
            <w:rStyle w:val="CommentTok"/>
          </w:rPr>
          <w:t xml:space="preserve">#&gt; 3 0.0167         0.0706   0.1</w:t>
        </w:r>
      </w:ins>
    </w:p>
    <w:p>
      <w:pPr>
        <w:pStyle w:val="FirstParagraph"/>
      </w:pPr>
      <w:ins w:id="1098" w:author="PR Preview" w:date="2026-01-01T00:00:00Z">
        <w:r>
          <w:t xml:space="preserve">For 3 of the 3 functions,</w:t>
        </w:r>
      </w:ins>
      <w:ins w:id="1099" w:author="PR Preview" w:date="2026-01-01T00:00:00Z">
        <w:r>
          <w:t xml:space="preserve"> </w:t>
        </w:r>
      </w:ins>
      <w:ins w:id="1100" w:author="PR Preview" w:date="2026-01-01T00:00:00Z">
        <w:r>
          <w:t xml:space="preserve">the largest change among the 10000 points is below</w:t>
        </w:r>
      </w:ins>
      <w:ins w:id="1101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=</m:t>
        </m:r>
        <m:r>
          <m:t>0.1</m:t>
        </m:r>
      </m:oMath>
      <w:ins w:id="1102" w:author="PR Preview" w:date="2026-01-01T00:00:00Z">
        <w:r>
          <w:t xml:space="preserve">,</w:t>
        </w:r>
      </w:ins>
      <w:ins w:id="1103" w:author="PR Preview" w:date="2026-01-01T00:00:00Z">
        <w:r>
          <w:t xml:space="preserve"> </w:t>
        </w:r>
      </w:ins>
      <w:ins w:id="1104" w:author="PR Preview" w:date="2026-01-01T00:00:00Z">
        <w:r>
          <w:t xml:space="preserve">as</w:t>
        </w:r>
      </w:ins>
      <w:ins w:id="1105" w:author="PR Preview" w:date="2026-01-01T00:00:00Z">
        <w:r>
          <w:t xml:space="preserve"> </w:t>
        </w:r>
      </w:ins>
      <w:hyperlink w:anchor="thm-continuous-several">
        <w:ins w:id="1106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1107" w:author="PR Preview" w:date="2026-01-01T00:00:00Z">
        <w:r>
          <w:t xml:space="preserve"> </w:t>
        </w:r>
      </w:ins>
      <w:ins w:id="1108" w:author="PR Preview" w:date="2026-01-01T00:00:00Z">
        <w:r>
          <w:t xml:space="preserve">guarantees.</w:t>
        </w:r>
      </w:ins>
    </w:p>
    <w:bookmarkEnd w:id="139"/>
    <w:bookmarkStart w:id="140" w:name="exm-partials-not-continuous"/>
    <w:p>
      <w:pPr>
        <w:pStyle w:val="BodyText"/>
      </w:pPr>
      <w:ins w:id="1109" w:author="PR Preview" w:date="2026-01-01T00:00:00Z">
        <w:r>
          <w:rPr>
            <w:b/>
            <w:bCs/>
          </w:rPr>
          <w:t xml:space="preserve">Example 30 (Partial derivatives can exist where a function is not continuous)</w:t>
        </w:r>
      </w:ins>
      <w:ins w:id="1110" w:author="PR Preview" w:date="2026-01-01T00:00:00Z">
        <w:r>
          <w:t xml:space="preserve"> </w:t>
        </w:r>
      </w:ins>
      <w:ins w:id="1111" w:author="PR Preview" w:date="2026-01-01T00:00:00Z">
        <w:r>
          <w:t xml:space="preserve">Let</w:t>
        </w:r>
      </w:ins>
      <w:ins w:id="111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1113" w:author="PR Preview" w:date="2026-01-01T00:00:00Z">
        <w:r>
          <w:t xml:space="preserve"> </w:t>
        </w:r>
      </w:ins>
      <w:ins w:id="1114" w:author="PR Preview" w:date="2026-01-01T00:00:00Z">
        <w:r>
          <w:t xml:space="preserve">be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0"/>
    <w:bookmarkStart w:id="142" w:name="thm-hessian-symmetric"/>
    <w:p>
      <w:pPr>
        <w:pStyle w:val="BodyText"/>
      </w:pPr>
      <w:del w:id="1115" w:author="PR Preview" w:date="2026-01-01T00:00:00Z">
        <w:r>
          <w:rPr>
            <w:b/>
            <w:bCs/>
          </w:rPr>
          <w:delText xml:space="preserve">Theorem 10 (Symmetry of the Hessian)</w:delText>
        </w:r>
      </w:del>
      <w:del w:id="1116" w:author="PR Preview" w:date="2026-01-01T00:00:00Z">
        <w:r>
          <w:delText xml:space="preserve"> </w:delText>
        </w:r>
      </w:del>
      <w:del w:id="1117" w:author="PR Preview" w:date="2026-01-01T00:00:00Z">
        <w:r>
          <w:delText xml:space="preserve">If the second partial derivatives of</w:delText>
        </w:r>
      </w:del>
      <w:del w:id="1118" w:author="PR Preview" w:date="2026-01-01T00:00:00Z">
        <w:r>
          <w:delText xml:space="preserve"> </w:delText>
        </w:r>
      </w:del>
      <m:oMath>
        <m:r>
          <m:t>f</m:t>
        </m:r>
      </m:oMath>
      <w:del w:id="1119" w:author="PR Preview" w:date="2026-01-01T00:00:00Z">
        <w:r>
          <w:delText xml:space="preserve"> </w:delText>
        </w:r>
      </w:del>
      <w:del w:id="1120" w:author="PR Preview" w:date="2026-01-01T00:00:00Z">
        <w:r>
          <w:delText xml:space="preserve">exist and are continuous (</w:delText>
        </w:r>
      </w:del>
      <w:hyperlink w:anchor="def-continuous-several">
        <w:del w:id="1121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1122" w:author="PR Preview" w:date="2026-01-01T00:00:00Z">
        <w:r>
          <w:delText xml:space="preserve">)</w:delText>
        </w:r>
      </w:del>
      <w:del w:id="1123" w:author="PR Preview" w:date="2026-01-01T00:00:00Z">
        <w:r>
          <w:delText xml:space="preserve"> </w:delText>
        </w:r>
      </w:del>
      <w:del w:id="1124" w:author="PR Preview" w:date="2026-01-01T00:00:00Z">
        <w:r>
          <w:delText xml:space="preserve">on an open ball around</w:delText>
        </w:r>
      </w:del>
      <w:del w:id="112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1126" w:author="PR Preview" w:date="2026-01-01T00:00:00Z">
        <w:r>
          <w:delText xml:space="preserve"> </w:delText>
        </w:r>
      </w:del>
      <w:del w:id="1127" w:author="PR Preview" w:date="2026-01-01T00:00:00Z">
        <w:r>
          <w:delText xml:space="preserve">(</w:delText>
        </w:r>
      </w:del>
      <w:hyperlink w:anchor="def-ball">
        <w:del w:id="1128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1129" w:author="PR Preview" w:date="2026-01-01T00:00:00Z">
        <w:r>
          <w:delText xml:space="preserve">),</w:delText>
        </w:r>
      </w:del>
      <w:del w:id="1130" w:author="PR Preview" w:date="2026-01-01T00:00:00Z">
        <w:r>
          <w:delText xml:space="preserve"> </w:delText>
        </w:r>
      </w:del>
      <w:del w:id="1131" w:author="PR Preview" w:date="2026-01-01T00:00:00Z">
        <w:r>
          <w:delText xml:space="preserve">then</w:delText>
        </w:r>
      </w:del>
      <w:del w:id="1132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del w:id="1133" w:author="PR Preview" w:date="2026-01-01T00:00:00Z">
        <w:r>
          <w:delText xml:space="preserve"> </w:delText>
        </w:r>
      </w:del>
      <w:del w:id="1134" w:author="PR Preview" w:date="2026-01-01T00:00:00Z">
        <w:r>
          <w:delText xml:space="preserve">for all</w:delText>
        </w:r>
      </w:del>
      <w:del w:id="1135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,</m:t>
        </m:r>
        <m:r>
          <m:t>j</m:t>
        </m:r>
      </m:oMath>
      <w:del w:id="1136" w:author="PR Preview" w:date="2026-01-01T00:00:00Z">
        <w:r>
          <w:delText xml:space="preserve">,</w:delText>
        </w:r>
      </w:del>
      <w:del w:id="1137" w:author="PR Preview" w:date="2026-01-01T00:00:00Z">
        <w:r>
          <w:delText xml:space="preserve"> </w:delText>
        </w:r>
      </w:del>
      <w:del w:id="1138" w:author="PR Preview" w:date="2026-01-01T00:00:00Z">
        <w:r>
          <w:delText xml:space="preserve">so</w:delText>
        </w:r>
      </w:del>
      <w:del w:id="1139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del w:id="1140" w:author="PR Preview" w:date="2026-01-01T00:00:00Z">
        <w:r>
          <w:delText xml:space="preserve"> </w:delText>
        </w:r>
      </w:del>
      <w:del w:id="1141" w:author="PR Preview" w:date="2026-01-01T00:00:00Z">
        <w:r>
          <w:delText xml:space="preserve">(</w:delText>
        </w:r>
      </w:del>
      <w:hyperlink w:anchor="def-hessian">
        <w:del w:id="1142" w:author="PR Preview" w:date="2026-01-01T00:00:00Z">
          <w:r>
            <w:rPr>
              <w:rStyle w:val="Hyperlink"/>
            </w:rPr>
            <w:delText xml:space="preserve">Definition 13</w:delText>
          </w:r>
        </w:del>
      </w:hyperlink>
      <w:del w:id="1143" w:author="PR Preview" w:date="2026-01-01T00:00:00Z">
        <w:r>
          <w:delText xml:space="preserve">) is symmetric</w:delText>
        </w:r>
      </w:del>
      <w:del w:id="1144" w:author="PR Preview" w:date="2026-01-01T00:00:00Z">
        <w:r>
          <w:delText xml:space="preserve"> </w:delText>
        </w:r>
      </w:del>
      <w:del w:id="1145" w:author="PR Preview" w:date="2026-01-01T00:00:00Z">
        <w:r>
          <w:delText xml:space="preserve">(</w:delText>
        </w:r>
      </w:del>
      <w:hyperlink r:id="rId141">
        <w:del w:id="1146" w:author="PR Preview" w:date="2026-01-01T00:00:00Z">
          <w:r>
            <w:rPr>
              <w:rStyle w:val="Hyperlink"/>
            </w:rPr>
            <w:delText xml:space="preserve">symmetric matrix</w:delText>
          </w:r>
        </w:del>
      </w:hyperlink>
      <w:del w:id="1147" w:author="PR Preview" w:date="2026-01-01T00:00:00Z">
        <w:r>
          <w:delText xml:space="preserve">).</w:delText>
        </w:r>
      </w:del>
    </w:p>
    <w:p>
      <w:pPr>
        <w:pStyle w:val="BodyText"/>
      </w:pPr>
      <w:ins w:id="1148" w:author="PR Preview" w:date="2026-01-01T00:00:00Z">
        <w:r>
          <w:rPr>
            <w:b/>
            <w:bCs/>
          </w:rPr>
          <w:t xml:space="preserve">Theorem 12 (Symmetry of the Hessian)</w:t>
        </w:r>
      </w:ins>
      <w:ins w:id="1149" w:author="PR Preview" w:date="2026-01-01T00:00:00Z">
        <w:r>
          <w:t xml:space="preserve"> </w:t>
        </w:r>
      </w:ins>
      <w:ins w:id="1150" w:author="PR Preview" w:date="2026-01-01T00:00:00Z">
        <w:r>
          <w:t xml:space="preserve">If the second partial derivatives of</w:t>
        </w:r>
      </w:ins>
      <w:ins w:id="1151" w:author="PR Preview" w:date="2026-01-01T00:00:00Z">
        <w:r>
          <w:t xml:space="preserve"> </w:t>
        </w:r>
      </w:ins>
      <m:oMath>
        <m:r>
          <m:t>f</m:t>
        </m:r>
      </m:oMath>
      <w:ins w:id="1152" w:author="PR Preview" w:date="2026-01-01T00:00:00Z">
        <w:r>
          <w:t xml:space="preserve"> </w:t>
        </w:r>
      </w:ins>
      <w:ins w:id="1153" w:author="PR Preview" w:date="2026-01-01T00:00:00Z">
        <w:r>
          <w:t xml:space="preserve">exist and are continuous (</w:t>
        </w:r>
      </w:ins>
      <w:hyperlink w:anchor="def-continuous-several">
        <w:ins w:id="1154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1155" w:author="PR Preview" w:date="2026-01-01T00:00:00Z">
        <w:r>
          <w:t xml:space="preserve">)</w:t>
        </w:r>
      </w:ins>
      <w:ins w:id="1156" w:author="PR Preview" w:date="2026-01-01T00:00:00Z">
        <w:r>
          <w:t xml:space="preserve"> </w:t>
        </w:r>
      </w:ins>
      <w:ins w:id="1157" w:author="PR Preview" w:date="2026-01-01T00:00:00Z">
        <w:r>
          <w:t xml:space="preserve">on an open ball around</w:t>
        </w:r>
      </w:ins>
      <w:ins w:id="115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159" w:author="PR Preview" w:date="2026-01-01T00:00:00Z">
        <w:r>
          <w:t xml:space="preserve"> </w:t>
        </w:r>
      </w:ins>
      <w:ins w:id="1160" w:author="PR Preview" w:date="2026-01-01T00:00:00Z">
        <w:r>
          <w:t xml:space="preserve">(</w:t>
        </w:r>
      </w:ins>
      <w:hyperlink w:anchor="def-ball">
        <w:ins w:id="1161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1162" w:author="PR Preview" w:date="2026-01-01T00:00:00Z">
        <w:r>
          <w:t xml:space="preserve">),</w:t>
        </w:r>
      </w:ins>
      <w:ins w:id="1163" w:author="PR Preview" w:date="2026-01-01T00:00:00Z">
        <w:r>
          <w:t xml:space="preserve"> </w:t>
        </w:r>
      </w:ins>
      <w:ins w:id="1164" w:author="PR Preview" w:date="2026-01-01T00:00:00Z">
        <w:r>
          <w:t xml:space="preserve">then</w:t>
        </w:r>
      </w:ins>
      <w:ins w:id="1165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ins w:id="1166" w:author="PR Preview" w:date="2026-01-01T00:00:00Z">
        <w:r>
          <w:t xml:space="preserve"> </w:t>
        </w:r>
      </w:ins>
      <w:ins w:id="1167" w:author="PR Preview" w:date="2026-01-01T00:00:00Z">
        <w:r>
          <w:t xml:space="preserve">for all</w:t>
        </w:r>
      </w:ins>
      <w:ins w:id="1168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,</m:t>
        </m:r>
        <m:r>
          <m:t>j</m:t>
        </m:r>
      </m:oMath>
      <w:ins w:id="1169" w:author="PR Preview" w:date="2026-01-01T00:00:00Z">
        <w:r>
          <w:t xml:space="preserve">,</w:t>
        </w:r>
      </w:ins>
      <w:ins w:id="1170" w:author="PR Preview" w:date="2026-01-01T00:00:00Z">
        <w:r>
          <w:t xml:space="preserve"> </w:t>
        </w:r>
      </w:ins>
      <w:ins w:id="1171" w:author="PR Preview" w:date="2026-01-01T00:00:00Z">
        <w:r>
          <w:t xml:space="preserve">so</w:t>
        </w:r>
      </w:ins>
      <w:ins w:id="1172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ins w:id="1173" w:author="PR Preview" w:date="2026-01-01T00:00:00Z">
        <w:r>
          <w:t xml:space="preserve"> </w:t>
        </w:r>
      </w:ins>
      <w:ins w:id="1174" w:author="PR Preview" w:date="2026-01-01T00:00:00Z">
        <w:r>
          <w:t xml:space="preserve">(</w:t>
        </w:r>
      </w:ins>
      <w:hyperlink w:anchor="def-hessian">
        <w:ins w:id="1175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1176" w:author="PR Preview" w:date="2026-01-01T00:00:00Z">
        <w:r>
          <w:t xml:space="preserve">) is symmetric</w:t>
        </w:r>
      </w:ins>
      <w:ins w:id="1177" w:author="PR Preview" w:date="2026-01-01T00:00:00Z">
        <w:r>
          <w:t xml:space="preserve"> </w:t>
        </w:r>
      </w:ins>
      <w:ins w:id="1178" w:author="PR Preview" w:date="2026-01-01T00:00:00Z">
        <w:r>
          <w:t xml:space="preserve">(</w:t>
        </w:r>
      </w:ins>
      <w:hyperlink r:id="rId141">
        <w:ins w:id="1179" w:author="PR Preview" w:date="2026-01-01T00:00:00Z">
          <w:r>
            <w:rPr>
              <w:rStyle w:val="Hyperlink"/>
            </w:rPr>
            <w:t xml:space="preserve">symmetric matrix</w:t>
          </w:r>
        </w:ins>
      </w:hyperlink>
      <w:ins w:id="1180" w:author="PR Preview" w:date="2026-01-01T00:00:00Z">
        <w:r>
          <w:t xml:space="preserve">).</w:t>
        </w:r>
      </w:ins>
    </w:p>
    <w:bookmarkEnd w:id="142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3" w:name="exm-hessian-symmetric"/>
    <w:p>
      <w:pPr>
        <w:pStyle w:val="BodyText"/>
      </w:pPr>
      <w:del w:id="1181" w:author="PR Preview" w:date="2026-01-01T00:00:00Z">
        <w:r>
          <w:rPr>
            <w:b/>
            <w:bCs/>
          </w:rPr>
          <w:delText xml:space="preserve">Example 29 (Mixed partial derivatives agree)</w:delText>
        </w:r>
      </w:del>
      <w:del w:id="1182" w:author="PR Preview" w:date="2026-01-01T00:00:00Z">
        <w:r>
          <w:delText xml:space="preserve"> </w:delText>
        </w:r>
      </w:del>
      <w:del w:id="1183" w:author="PR Preview" w:date="2026-01-01T00:00:00Z">
        <w:r>
          <w:delText xml:space="preserve">In</w:delText>
        </w:r>
      </w:del>
      <w:del w:id="1184" w:author="PR Preview" w:date="2026-01-01T00:00:00Z">
        <w:r>
          <w:delText xml:space="preserve"> </w:delText>
        </w:r>
      </w:del>
      <w:hyperlink w:anchor="exm-hessian">
        <w:del w:id="1185" w:author="PR Preview" w:date="2026-01-01T00:00:00Z">
          <w:r>
            <w:rPr>
              <w:rStyle w:val="Hyperlink"/>
            </w:rPr>
            <w:delText xml:space="preserve">Example 25</w:delText>
          </w:r>
        </w:del>
      </w:hyperlink>
      <w:del w:id="1186" w:author="PR Preview" w:date="2026-01-01T00:00:00Z">
        <w:r>
          <w:delText xml:space="preserve">, the</w:delText>
        </w:r>
      </w:del>
      <w:del w:id="118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1188" w:author="PR Preview" w:date="2026-01-01T00:00:00Z">
        <w:r>
          <w:delText xml:space="preserve"> </w:delText>
        </w:r>
      </w:del>
      <w:del w:id="1189" w:author="PR Preview" w:date="2026-01-01T00:00:00Z">
        <w:r>
          <w:delText xml:space="preserve">and</w:delText>
        </w:r>
      </w:del>
      <w:del w:id="119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191" w:author="PR Preview" w:date="2026-01-01T00:00:00Z">
        <w:r>
          <w:delText xml:space="preserve"> </w:delText>
        </w:r>
      </w:del>
      <w:del w:id="1192" w:author="PR Preview" w:date="2026-01-01T00:00:00Z">
        <w:r>
          <w:delText xml:space="preserve">entries of</w:delText>
        </w:r>
      </w:del>
      <w:del w:id="1193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del w:id="1194" w:author="PR Preview" w:date="2026-01-01T00:00:00Z">
        <w:r>
          <w:delText xml:space="preserve"> </w:delText>
        </w:r>
      </w:del>
      <w:del w:id="1195" w:author="PR Preview" w:date="2026-01-01T00:00:00Z">
        <w:r>
          <w:delText xml:space="preserve">are both</w:delText>
        </w:r>
      </w:del>
      <w:del w:id="1196" w:author="PR Preview" w:date="2026-01-01T00:00:00Z">
        <w:r>
          <w:delText xml:space="preserve"> </w:delText>
        </w:r>
      </w:del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del w:id="1197" w:author="PR Preview" w:date="2026-01-01T00:00:00Z">
        <w:r>
          <w:delText xml:space="preserve">.</w:delText>
        </w:r>
      </w:del>
    </w:p>
    <w:p>
      <w:pPr>
        <w:pStyle w:val="BodyText"/>
      </w:pPr>
      <w:del w:id="1198" w:author="PR Preview" w:date="2026-01-01T00:00:00Z">
        <w:r>
          <w:rPr>
            <w:b/>
            <w:bCs/>
          </w:rPr>
          <w:delText xml:space="preserve">Example 30 (Without continuity, the mixed partials can differ)</w:delText>
        </w:r>
      </w:del>
      <w:del w:id="1199" w:author="PR Preview" w:date="2026-01-01T00:00:00Z">
        <w:r>
          <w:delText xml:space="preserve"> </w:delText>
        </w:r>
      </w:del>
      <w:del w:id="1200" w:author="PR Preview" w:date="2026-01-01T00:00:00Z">
        <w:r>
          <w:delText xml:space="preserve">Let</w:delText>
        </w:r>
      </w:del>
      <w:del w:id="120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del w:id="1202" w:author="PR Preview" w:date="2026-01-01T00:00:00Z">
        <w:r>
          <w:delText xml:space="preserve"> </w:delText>
        </w:r>
      </w:del>
      <w:del w:id="1203" w:author="PR Preview" w:date="2026-01-01T00:00:00Z">
        <w:r>
          <w:delText xml:space="preserve">for</w:delText>
        </w:r>
      </w:del>
      <w:del w:id="120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del w:id="1205" w:author="PR Preview" w:date="2026-01-01T00:00:00Z">
        <w:r>
          <w:delText xml:space="preserve">, and</w:delText>
        </w:r>
      </w:del>
      <w:del w:id="120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207" w:author="PR Preview" w:date="2026-01-01T00:00:00Z">
        <w:r>
          <w:delText xml:space="preserve">.</w:delText>
        </w:r>
      </w:del>
      <w:del w:id="1208" w:author="PR Preview" w:date="2026-01-01T00:00:00Z">
        <w:r>
          <w:delText xml:space="preserve"> </w:delText>
        </w:r>
      </w:del>
      <w:del w:id="1209" w:author="PR Preview" w:date="2026-01-01T00:00:00Z">
        <w:r>
          <w:delText xml:space="preserve">For</w:delText>
        </w:r>
      </w:del>
      <w:del w:id="1210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del w:id="1211" w:author="PR Preview" w:date="2026-01-01T00:00:00Z">
        <w:r>
          <w:delText xml:space="preserve">, the partial derivative (</w:delText>
        </w:r>
      </w:del>
      <w:hyperlink w:anchor="def-partial-derivative">
        <w:del w:id="1212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1213" w:author="PR Preview" w:date="2026-01-01T00:00:00Z">
        <w:r>
          <w:delText xml:space="preserve">) in</w:delText>
        </w:r>
      </w:del>
      <w:del w:id="1214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</m:oMath>
      <w:del w:id="1215" w:author="PR Preview" w:date="2026-01-01T00:00:00Z">
        <w:r>
          <w:delText xml:space="preserve"> </w:delText>
        </w:r>
      </w:del>
      <w:del w:id="1216" w:author="PR Preview" w:date="2026-01-01T00:00:00Z">
        <w:r>
          <w:delText xml:space="preserve">at</w:delText>
        </w:r>
      </w:del>
      <w:del w:id="121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1218" w:author="PR Preview" w:date="2026-01-01T00:00:00Z">
        <w:r>
          <w:delText xml:space="preserve"> </w:delText>
        </w:r>
      </w:del>
      <w:del w:id="1219" w:author="PR Preview" w:date="2026-01-01T00:00:00Z">
        <w:r>
          <w:delText xml:space="preserve">is</w:delText>
        </w:r>
      </w:del>
    </w:p>
    <w:p>
      <w:pPr>
        <w:pStyle w:val="BodyText"/>
      </w:pPr>
      <w:ins w:id="1220" w:author="PR Preview" w:date="2026-01-01T00:00:00Z">
        <w:r>
          <w:rPr>
            <w:b/>
            <w:bCs/>
          </w:rPr>
          <w:t xml:space="preserve">Example 31 (Mixed partial derivatives agree)</w:t>
        </w:r>
      </w:ins>
      <w:ins w:id="1221" w:author="PR Preview" w:date="2026-01-01T00:00:00Z">
        <w:r>
          <w:t xml:space="preserve"> </w:t>
        </w:r>
      </w:ins>
      <w:ins w:id="1222" w:author="PR Preview" w:date="2026-01-01T00:00:00Z">
        <w:r>
          <w:t xml:space="preserve">In</w:t>
        </w:r>
      </w:ins>
      <w:ins w:id="1223" w:author="PR Preview" w:date="2026-01-01T00:00:00Z">
        <w:r>
          <w:t xml:space="preserve"> </w:t>
        </w:r>
      </w:ins>
      <w:hyperlink w:anchor="exm-hessian">
        <w:ins w:id="1224" w:author="PR Preview" w:date="2026-01-01T00:00:00Z">
          <w:r>
            <w:rPr>
              <w:rStyle w:val="Hyperlink"/>
            </w:rPr>
            <w:t xml:space="preserve">Example 25</w:t>
          </w:r>
        </w:ins>
      </w:hyperlink>
      <w:ins w:id="1225" w:author="PR Preview" w:date="2026-01-01T00:00:00Z">
        <w:r>
          <w:t xml:space="preserve">, the</w:t>
        </w:r>
      </w:ins>
      <w:ins w:id="122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1227" w:author="PR Preview" w:date="2026-01-01T00:00:00Z">
        <w:r>
          <w:t xml:space="preserve"> </w:t>
        </w:r>
      </w:ins>
      <w:ins w:id="1228" w:author="PR Preview" w:date="2026-01-01T00:00:00Z">
        <w:r>
          <w:t xml:space="preserve">and</w:t>
        </w:r>
      </w:ins>
      <w:ins w:id="122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230" w:author="PR Preview" w:date="2026-01-01T00:00:00Z">
        <w:r>
          <w:t xml:space="preserve"> </w:t>
        </w:r>
      </w:ins>
      <w:ins w:id="1231" w:author="PR Preview" w:date="2026-01-01T00:00:00Z">
        <w:r>
          <w:t xml:space="preserve">entries of</w:t>
        </w:r>
      </w:ins>
      <w:ins w:id="1232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ins w:id="1233" w:author="PR Preview" w:date="2026-01-01T00:00:00Z">
        <w:r>
          <w:t xml:space="preserve"> </w:t>
        </w:r>
      </w:ins>
      <w:ins w:id="1234" w:author="PR Preview" w:date="2026-01-01T00:00:00Z">
        <w:r>
          <w:t xml:space="preserve">are both</w:t>
        </w:r>
      </w:ins>
      <w:ins w:id="1235" w:author="PR Preview" w:date="2026-01-01T00:00:00Z">
        <w:r>
          <w:t xml:space="preserve"> </w:t>
        </w:r>
      </w:ins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ins w:id="1236" w:author="PR Preview" w:date="2026-01-01T00:00:00Z">
        <w:r>
          <w:t xml:space="preserve">.</w:t>
        </w:r>
      </w:ins>
    </w:p>
    <w:bookmarkEnd w:id="143"/>
    <w:bookmarkStart w:id="144" w:name="exm-hessian-not-symmetric"/>
    <w:p>
      <w:pPr>
        <w:pStyle w:val="BodyText"/>
      </w:pPr>
      <w:ins w:id="1237" w:author="PR Preview" w:date="2026-01-01T00:00:00Z">
        <w:r>
          <w:rPr>
            <w:b/>
            <w:bCs/>
          </w:rPr>
          <w:t xml:space="preserve">Example 32 (Without continuity, the mixed partials can differ)</w:t>
        </w:r>
      </w:ins>
      <w:ins w:id="1238" w:author="PR Preview" w:date="2026-01-01T00:00:00Z">
        <w:r>
          <w:t xml:space="preserve"> </w:t>
        </w:r>
      </w:ins>
      <w:ins w:id="1239" w:author="PR Preview" w:date="2026-01-01T00:00:00Z">
        <w:r>
          <w:t xml:space="preserve">Let</w:t>
        </w:r>
      </w:ins>
      <w:ins w:id="124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ins w:id="1241" w:author="PR Preview" w:date="2026-01-01T00:00:00Z">
        <w:r>
          <w:t xml:space="preserve"> </w:t>
        </w:r>
      </w:ins>
      <w:ins w:id="1242" w:author="PR Preview" w:date="2026-01-01T00:00:00Z">
        <w:r>
          <w:t xml:space="preserve">for</w:t>
        </w:r>
      </w:ins>
      <w:ins w:id="124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ins w:id="1244" w:author="PR Preview" w:date="2026-01-01T00:00:00Z">
        <w:r>
          <w:t xml:space="preserve">, and</w:t>
        </w:r>
      </w:ins>
      <w:ins w:id="124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246" w:author="PR Preview" w:date="2026-01-01T00:00:00Z">
        <w:r>
          <w:t xml:space="preserve">.</w:t>
        </w:r>
      </w:ins>
      <w:ins w:id="1247" w:author="PR Preview" w:date="2026-01-01T00:00:00Z">
        <w:r>
          <w:t xml:space="preserve"> </w:t>
        </w:r>
      </w:ins>
      <w:ins w:id="1248" w:author="PR Preview" w:date="2026-01-01T00:00:00Z">
        <w:r>
          <w:t xml:space="preserve">For</w:t>
        </w:r>
      </w:ins>
      <w:ins w:id="124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ins w:id="1250" w:author="PR Preview" w:date="2026-01-01T00:00:00Z">
        <w:r>
          <w:t xml:space="preserve">, the partial derivative (</w:t>
        </w:r>
      </w:ins>
      <w:hyperlink w:anchor="def-partial-derivative">
        <w:ins w:id="1251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1252" w:author="PR Preview" w:date="2026-01-01T00:00:00Z">
        <w:r>
          <w:t xml:space="preserve">) in</w:t>
        </w:r>
      </w:ins>
      <w:ins w:id="1253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1254" w:author="PR Preview" w:date="2026-01-01T00:00:00Z">
        <w:r>
          <w:t xml:space="preserve"> </w:t>
        </w:r>
      </w:ins>
      <w:ins w:id="1255" w:author="PR Preview" w:date="2026-01-01T00:00:00Z">
        <w:r>
          <w:t xml:space="preserve">at</w:t>
        </w:r>
      </w:ins>
      <w:ins w:id="125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1257" w:author="PR Preview" w:date="2026-01-01T00:00:00Z">
        <w:r>
          <w:t xml:space="preserve"> </w:t>
        </w:r>
      </w:ins>
      <w:ins w:id="1258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del w:id="1259" w:author="PR Preview" w:date="2026-01-01T00:00:00Z">
        <w:r>
          <w:delText xml:space="preserve">the Hessian at</w:delText>
        </w:r>
      </w:del>
      <w:del w:id="126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0</m:t>
            </m:r>
          </m:e>
        </m:acc>
      </m:oMath>
      <w:del w:id="1261" w:author="PR Preview" w:date="2026-01-01T00:00:00Z">
        <w:r>
          <w:delText xml:space="preserve"> </w:delText>
        </w:r>
      </w:del>
      <w:del w:id="1262" w:author="PR Preview" w:date="2026-01-01T00:00:00Z">
        <w:r>
          <w:delText xml:space="preserve">is not symmetric.</w:delText>
        </w:r>
      </w:del>
      <w:del w:id="1263" w:author="PR Preview" w:date="2026-01-01T00:00:00Z">
        <w:r>
          <w:delText xml:space="preserve"> </w:delText>
        </w:r>
      </w:del>
      <w:del w:id="1264" w:author="PR Preview" w:date="2026-01-01T00:00:00Z">
        <w:r>
          <w:delText xml:space="preserve">By</w:delText>
        </w:r>
      </w:del>
      <w:del w:id="1265" w:author="PR Preview" w:date="2026-01-01T00:00:00Z">
        <w:r>
          <w:delText xml:space="preserve"> </w:delText>
        </w:r>
      </w:del>
      <w:hyperlink w:anchor="thm-hessian-symmetric">
        <w:del w:id="1266" w:author="PR Preview" w:date="2026-01-01T00:00:00Z">
          <w:r>
            <w:rPr>
              <w:rStyle w:val="Hyperlink"/>
            </w:rPr>
            <w:delText xml:space="preserve">Theorem 10</w:delText>
          </w:r>
        </w:del>
      </w:hyperlink>
      <w:del w:id="1267" w:author="PR Preview" w:date="2026-01-01T00:00:00Z">
        <w:r>
          <w:delText xml:space="preserve">, then, the second partial derivatives of this</w:delText>
        </w:r>
      </w:del>
      <w:del w:id="1268" w:author="PR Preview" w:date="2026-01-01T00:00:00Z">
        <w:r>
          <w:delText xml:space="preserve"> </w:delText>
        </w:r>
      </w:del>
      <m:oMath>
        <m:r>
          <m:t>f</m:t>
        </m:r>
      </m:oMath>
      <w:del w:id="1269" w:author="PR Preview" w:date="2026-01-01T00:00:00Z">
        <w:r>
          <w:delText xml:space="preserve"> </w:delText>
        </w:r>
      </w:del>
      <w:del w:id="1270" w:author="PR Preview" w:date="2026-01-01T00:00:00Z">
        <w:r>
          <w:delText xml:space="preserve">cannot all be continuous near</w:delText>
        </w:r>
      </w:del>
      <w:del w:id="127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0</m:t>
            </m:r>
          </m:e>
        </m:acc>
      </m:oMath>
      <w:del w:id="1272" w:author="PR Preview" w:date="2026-01-01T00:00:00Z">
        <w:r>
          <w:delText xml:space="preserve">.</w:delText>
        </w:r>
      </w:del>
    </w:p>
    <w:p>
      <w:pPr>
        <w:pStyle w:val="BodyText"/>
      </w:pPr>
      <w:del w:id="1273" w:author="PR Preview" w:date="2026-01-01T00:00:00Z">
        <w:r>
          <w:rPr>
            <w:b/>
            <w:bCs/>
          </w:rPr>
          <w:delText xml:space="preserve">Theorem 11 (Hessian of a quadratic form)</w:delText>
        </w:r>
      </w:del>
      <w:del w:id="1274" w:author="PR Preview" w:date="2026-01-01T00:00:00Z">
        <w:r>
          <w:delText xml:space="preserve"> </w:delText>
        </w:r>
      </w:del>
      <w:del w:id="1275" w:author="PR Preview" w:date="2026-01-01T00:00:00Z">
        <w:r>
          <w:delText xml:space="preserve">If</w:delText>
        </w:r>
      </w:del>
      <w:del w:id="1276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</m:oMath>
      <w:del w:id="1277" w:author="PR Preview" w:date="2026-01-01T00:00:00Z">
        <w:r>
          <w:delText xml:space="preserve"> </w:delText>
        </w:r>
      </w:del>
      <w:del w:id="1278" w:author="PR Preview" w:date="2026-01-01T00:00:00Z">
        <w:r>
          <w:delText xml:space="preserve">is a symmetric</w:delText>
        </w:r>
      </w:del>
      <w:del w:id="1279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1280" w:author="PR Preview" w:date="2026-01-01T00:00:00Z">
        <w:r>
          <w:delText xml:space="preserve"> </w:delText>
        </w:r>
      </w:del>
      <w:del w:id="1281" w:author="PR Preview" w:date="2026-01-01T00:00:00Z">
        <w:r>
          <w:delText xml:space="preserve">matrix that is constant with respect to</w:delText>
        </w:r>
      </w:del>
      <w:del w:id="128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1283" w:author="PR Preview" w:date="2026-01-01T00:00:00Z">
        <w:r>
          <w:delText xml:space="preserve">,</w:delText>
        </w:r>
      </w:del>
      <w:del w:id="1284" w:author="PR Preview" w:date="2026-01-01T00:00:00Z">
        <w:r>
          <w:delText xml:space="preserve"> </w:delText>
        </w:r>
      </w:del>
      <w:del w:id="1285" w:author="PR Preview" w:date="2026-01-01T00:00:00Z">
        <w:r>
          <w:delText xml:space="preserve">then</w:delText>
        </w:r>
      </w:del>
      <w:del w:id="128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del w:id="1287" w:author="PR Preview" w:date="2026-01-01T00:00:00Z">
        <w:r>
          <w:delText xml:space="preserve"> </w:delText>
        </w:r>
      </w:del>
      <w:del w:id="1288" w:author="PR Preview" w:date="2026-01-01T00:00:00Z">
        <w:r>
          <w:delText xml:space="preserve">has</w:delText>
        </w:r>
      </w:del>
      <w:del w:id="1289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del w:id="1290" w:author="PR Preview" w:date="2026-01-01T00:00:00Z">
        <w:r>
          <w:delText xml:space="preserve"> </w:delText>
        </w:r>
      </w:del>
      <w:del w:id="1291" w:author="PR Preview" w:date="2026-01-01T00:00:00Z">
        <w:r>
          <w:delText xml:space="preserve">for every</w:delText>
        </w:r>
      </w:del>
      <w:del w:id="129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1293" w:author="PR Preview" w:date="2026-01-01T00:00:00Z">
        <w:r>
          <w:delText xml:space="preserve">.</w:delText>
        </w:r>
      </w:del>
    </w:p>
    <w:p>
      <w:pPr>
        <w:pStyle w:val="FirstParagraph"/>
      </w:pPr>
      <w:ins w:id="1294" w:author="PR Preview" w:date="2026-01-01T00:00:00Z">
        <w:r>
          <w:t xml:space="preserve">the Hessian at</w:t>
        </w:r>
      </w:ins>
      <w:ins w:id="129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</m:oMath>
      <w:ins w:id="1296" w:author="PR Preview" w:date="2026-01-01T00:00:00Z">
        <w:r>
          <w:t xml:space="preserve"> </w:t>
        </w:r>
      </w:ins>
      <w:ins w:id="1297" w:author="PR Preview" w:date="2026-01-01T00:00:00Z">
        <w:r>
          <w:t xml:space="preserve">is not symmetric.</w:t>
        </w:r>
      </w:ins>
      <w:ins w:id="1298" w:author="PR Preview" w:date="2026-01-01T00:00:00Z">
        <w:r>
          <w:t xml:space="preserve"> </w:t>
        </w:r>
      </w:ins>
      <w:ins w:id="1299" w:author="PR Preview" w:date="2026-01-01T00:00:00Z">
        <w:r>
          <w:t xml:space="preserve">By</w:t>
        </w:r>
      </w:ins>
      <w:ins w:id="1300" w:author="PR Preview" w:date="2026-01-01T00:00:00Z">
        <w:r>
          <w:t xml:space="preserve"> </w:t>
        </w:r>
      </w:ins>
      <w:hyperlink w:anchor="thm-hessian-symmetric">
        <w:ins w:id="1301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1302" w:author="PR Preview" w:date="2026-01-01T00:00:00Z">
        <w:r>
          <w:t xml:space="preserve">, then, the second partial derivatives of this</w:t>
        </w:r>
      </w:ins>
      <w:ins w:id="1303" w:author="PR Preview" w:date="2026-01-01T00:00:00Z">
        <w:r>
          <w:t xml:space="preserve"> </w:t>
        </w:r>
      </w:ins>
      <m:oMath>
        <m:r>
          <m:t>f</m:t>
        </m:r>
      </m:oMath>
      <w:ins w:id="1304" w:author="PR Preview" w:date="2026-01-01T00:00:00Z">
        <w:r>
          <w:t xml:space="preserve"> </w:t>
        </w:r>
      </w:ins>
      <w:ins w:id="1305" w:author="PR Preview" w:date="2026-01-01T00:00:00Z">
        <w:r>
          <w:t xml:space="preserve">cannot all be continuous near</w:t>
        </w:r>
      </w:ins>
      <w:ins w:id="130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</m:oMath>
      <w:ins w:id="1307" w:author="PR Preview" w:date="2026-01-01T00:00:00Z">
        <w:r>
          <w:t xml:space="preserve">.</w:t>
        </w:r>
      </w:ins>
    </w:p>
    <w:bookmarkEnd w:id="144"/>
    <w:bookmarkStart w:id="145" w:name="thm-hessian-quadratic"/>
    <w:p>
      <w:pPr>
        <w:pStyle w:val="BodyText"/>
      </w:pPr>
      <w:ins w:id="1308" w:author="PR Preview" w:date="2026-01-01T00:00:00Z">
        <w:r>
          <w:rPr>
            <w:b/>
            <w:bCs/>
          </w:rPr>
          <w:t xml:space="preserve">Theorem 13 (Hessian of a quadratic form)</w:t>
        </w:r>
      </w:ins>
      <w:ins w:id="1309" w:author="PR Preview" w:date="2026-01-01T00:00:00Z">
        <w:r>
          <w:t xml:space="preserve"> </w:t>
        </w:r>
      </w:ins>
      <w:ins w:id="1310" w:author="PR Preview" w:date="2026-01-01T00:00:00Z">
        <w:r>
          <w:t xml:space="preserve">If</w:t>
        </w:r>
      </w:ins>
      <w:ins w:id="1311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1312" w:author="PR Preview" w:date="2026-01-01T00:00:00Z">
        <w:r>
          <w:t xml:space="preserve"> </w:t>
        </w:r>
      </w:ins>
      <w:ins w:id="1313" w:author="PR Preview" w:date="2026-01-01T00:00:00Z">
        <w:r>
          <w:t xml:space="preserve">is a symmetric</w:t>
        </w:r>
      </w:ins>
      <w:ins w:id="131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315" w:author="PR Preview" w:date="2026-01-01T00:00:00Z">
        <w:r>
          <w:t xml:space="preserve"> </w:t>
        </w:r>
      </w:ins>
      <w:ins w:id="1316" w:author="PR Preview" w:date="2026-01-01T00:00:00Z">
        <w:r>
          <w:t xml:space="preserve">matrix that is constant with respect to</w:t>
        </w:r>
      </w:ins>
      <w:ins w:id="131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318" w:author="PR Preview" w:date="2026-01-01T00:00:00Z">
        <w:r>
          <w:t xml:space="preserve">,</w:t>
        </w:r>
      </w:ins>
      <w:ins w:id="1319" w:author="PR Preview" w:date="2026-01-01T00:00:00Z">
        <w:r>
          <w:t xml:space="preserve"> </w:t>
        </w:r>
      </w:ins>
      <w:ins w:id="1320" w:author="PR Preview" w:date="2026-01-01T00:00:00Z">
        <w:r>
          <w:t xml:space="preserve">then</w:t>
        </w:r>
      </w:ins>
      <w:ins w:id="132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ins w:id="1322" w:author="PR Preview" w:date="2026-01-01T00:00:00Z">
        <w:r>
          <w:t xml:space="preserve"> </w:t>
        </w:r>
      </w:ins>
      <w:ins w:id="1323" w:author="PR Preview" w:date="2026-01-01T00:00:00Z">
        <w:r>
          <w:t xml:space="preserve">has</w:t>
        </w:r>
      </w:ins>
      <w:ins w:id="1324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ins w:id="1325" w:author="PR Preview" w:date="2026-01-01T00:00:00Z">
        <w:r>
          <w:t xml:space="preserve"> </w:t>
        </w:r>
      </w:ins>
      <w:ins w:id="1326" w:author="PR Preview" w:date="2026-01-01T00:00:00Z">
        <w:r>
          <w:t xml:space="preserve">for every</w:t>
        </w:r>
      </w:ins>
      <w:ins w:id="132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328" w:author="PR Preview" w:date="2026-01-01T00:00:00Z">
        <w:r>
          <w:t xml:space="preserve">.</w:t>
        </w:r>
      </w:ins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46" w:name="exm-hessian-quadratic"/>
    <w:p>
      <w:pPr>
        <w:pStyle w:val="FirstParagraph"/>
      </w:pPr>
      <w:del w:id="1329" w:author="PR Preview" w:date="2026-01-01T00:00:00Z">
        <w:r>
          <w:rPr>
            <w:b/>
            <w:bCs/>
          </w:rPr>
          <w:delText xml:space="preserve">Example 31 (The Hessian of a</w:delText>
        </w:r>
      </w:del>
      <w:del w:id="1330" w:author="PR Preview" w:date="2026-01-01T00:00:00Z">
        <w:r>
          <w:rPr>
            <w:b/>
            <w:bCs/>
          </w:rP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1331" w:author="PR Preview" w:date="2026-01-01T00:00:00Z">
        <w:r>
          <w:rPr>
            <w:b/>
            <w:bCs/>
          </w:rPr>
          <w:delText xml:space="preserve"> </w:delText>
        </w:r>
      </w:del>
      <w:del w:id="1332" w:author="PR Preview" w:date="2026-01-01T00:00:00Z">
        <w:r>
          <w:rPr>
            <w:b/>
            <w:bCs/>
          </w:rPr>
          <w:delText xml:space="preserve">quadratic form)</w:delText>
        </w:r>
      </w:del>
      <w:del w:id="1333" w:author="PR Preview" w:date="2026-01-01T00:00:00Z">
        <w:r>
          <w:delText xml:space="preserve"> </w:delText>
        </w:r>
      </w:del>
      <w:del w:id="1334" w:author="PR Preview" w:date="2026-01-01T00:00:00Z">
        <w:r>
          <w:delText xml:space="preserve">For</w:delText>
        </w:r>
      </w:del>
      <w:del w:id="1335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1336" w:author="PR Preview" w:date="2026-01-01T00:00:00Z">
        <w:r>
          <w:delText xml:space="preserve"> </w:delText>
        </w:r>
      </w:del>
      <w:del w:id="1337" w:author="PR Preview" w:date="2026-01-01T00:00:00Z">
        <w:r>
          <w:delText xml:space="preserve">as in</w:delText>
        </w:r>
      </w:del>
      <w:del w:id="1338" w:author="PR Preview" w:date="2026-01-01T00:00:00Z">
        <w:r>
          <w:delText xml:space="preserve"> </w:delText>
        </w:r>
      </w:del>
      <w:hyperlink w:anchor="exm-deriv-quadratic-form">
        <w:del w:id="1339" w:author="PR Preview" w:date="2026-01-01T00:00:00Z">
          <w:r>
            <w:rPr>
              <w:rStyle w:val="Hyperlink"/>
            </w:rPr>
            <w:delText xml:space="preserve">Example 16</w:delText>
          </w:r>
        </w:del>
      </w:hyperlink>
      <w:del w:id="1340" w:author="PR Preview" w:date="2026-01-01T00:00:00Z">
        <w:r>
          <w:delText xml:space="preserve">,</w:delText>
        </w:r>
      </w:del>
      <w:del w:id="1341" w:author="PR Preview" w:date="2026-01-01T00:00:00Z">
        <w:r>
          <w:delText xml:space="preserve"> </w:delText>
        </w:r>
      </w:del>
      <w:hyperlink w:anchor="thm-hessian-quadratic">
        <w:del w:id="1342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1343" w:author="PR Preview" w:date="2026-01-01T00:00:00Z">
        <w:r>
          <w:delText xml:space="preserve"> </w:delText>
        </w:r>
      </w:del>
      <w:del w:id="1344" w:author="PR Preview" w:date="2026-01-01T00:00:00Z">
        <w:r>
          <w:delText xml:space="preserve">gives</w:delText>
        </w:r>
      </w:del>
      <w:del w:id="1345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del w:id="1346" w:author="PR Preview" w:date="2026-01-01T00:00:00Z">
        <w:r>
          <w:delText xml:space="preserve">.</w:delText>
        </w:r>
      </w:del>
      <w:del w:id="1347" w:author="PR Preview" w:date="2026-01-01T00:00:00Z">
        <w:r>
          <w:delText xml:space="preserve"> </w:delText>
        </w:r>
      </w:del>
      <w:del w:id="1348" w:author="PR Preview" w:date="2026-01-01T00:00:00Z">
        <w:r>
          <w:delText xml:space="preserve">Directly, the gradient found there, with</w:delText>
        </w:r>
      </w:del>
      <w:del w:id="1349" w:author="PR Preview" w:date="2026-01-01T00:00:00Z">
        <w:r>
          <w:delText xml:space="preserve"> </w:delText>
        </w:r>
      </w:del>
      <m:oMath>
        <m:sSub>
          <m:e>
            <m:r>
              <m:t>β</m:t>
            </m:r>
          </m:e>
          <m:sub>
            <m:r>
              <m:t>i</m:t>
            </m:r>
          </m:sub>
        </m:sSub>
      </m:oMath>
      <w:del w:id="1350" w:author="PR Preview" w:date="2026-01-01T00:00:00Z">
        <w:r>
          <w:delText xml:space="preserve"> </w:delText>
        </w:r>
      </w:del>
      <w:del w:id="1351" w:author="PR Preview" w:date="2026-01-01T00:00:00Z">
        <w:r>
          <w:delText xml:space="preserve">renamed</w:delText>
        </w:r>
      </w:del>
      <w:del w:id="1352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1353" w:author="PR Preview" w:date="2026-01-01T00:00:00Z">
        <w:r>
          <w:delText xml:space="preserve">, is</w:delText>
        </w:r>
      </w:del>
      <w:del w:id="1354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355" w:author="PR Preview" w:date="2026-01-01T00:00:00Z">
        <w:r>
          <w:delText xml:space="preserve">,</w:delText>
        </w:r>
      </w:del>
      <w:del w:id="1356" w:author="PR Preview" w:date="2026-01-01T00:00:00Z">
        <w:r>
          <w:delText xml:space="preserve"> </w:delText>
        </w:r>
      </w:del>
      <w:del w:id="1357" w:author="PR Preview" w:date="2026-01-01T00:00:00Z">
        <w:r>
          <w:delText xml:space="preserve">and differentiating its entries by</w:delText>
        </w:r>
      </w:del>
      <w:del w:id="1358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</m:oMath>
      <w:del w:id="1359" w:author="PR Preview" w:date="2026-01-01T00:00:00Z">
        <w:r>
          <w:delText xml:space="preserve"> </w:delText>
        </w:r>
      </w:del>
      <w:del w:id="1360" w:author="PR Preview" w:date="2026-01-01T00:00:00Z">
        <w:r>
          <w:delText xml:space="preserve">and by</w:delText>
        </w:r>
      </w:del>
      <w:del w:id="1361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2</m:t>
            </m:r>
          </m:sub>
        </m:sSub>
      </m:oMath>
      <w:del w:id="1362" w:author="PR Preview" w:date="2026-01-01T00:00:00Z">
        <w:r>
          <w:delText xml:space="preserve"> </w:delText>
        </w:r>
      </w:del>
      <w:del w:id="1363" w:author="PR Preview" w:date="2026-01-01T00:00:00Z">
        <w:r>
          <w:delText xml:space="preserve">(</w:delText>
        </w:r>
      </w:del>
      <w:hyperlink w:anchor="def-hessian">
        <w:del w:id="1364" w:author="PR Preview" w:date="2026-01-01T00:00:00Z">
          <w:r>
            <w:rPr>
              <w:rStyle w:val="Hyperlink"/>
            </w:rPr>
            <w:delText xml:space="preserve">Definition 13</w:delText>
          </w:r>
        </w:del>
      </w:hyperlink>
      <w:del w:id="1365" w:author="PR Preview" w:date="2026-01-01T00:00:00Z">
        <w:r>
          <w:delText xml:space="preserve">) gives</w:delText>
        </w:r>
      </w:del>
    </w:p>
    <w:p>
      <w:pPr>
        <w:pStyle w:val="FirstParagraph"/>
      </w:pPr>
      <w:ins w:id="1366" w:author="PR Preview" w:date="2026-01-01T00:00:00Z">
        <w:r>
          <w:rPr>
            <w:b/>
            <w:bCs/>
          </w:rPr>
          <w:t xml:space="preserve">Example 33 (The Hessian of a</w:t>
        </w:r>
      </w:ins>
      <w:ins w:id="1367" w:author="PR Preview" w:date="2026-01-01T00:00:00Z">
        <w:r>
          <w:rPr>
            <w:b/>
            <w:bCs/>
          </w:rP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1368" w:author="PR Preview" w:date="2026-01-01T00:00:00Z">
        <w:r>
          <w:rPr>
            <w:b/>
            <w:bCs/>
          </w:rPr>
          <w:t xml:space="preserve"> </w:t>
        </w:r>
      </w:ins>
      <w:ins w:id="1369" w:author="PR Preview" w:date="2026-01-01T00:00:00Z">
        <w:r>
          <w:rPr>
            <w:b/>
            <w:bCs/>
          </w:rPr>
          <w:t xml:space="preserve">quadratic form)</w:t>
        </w:r>
      </w:ins>
      <w:ins w:id="1370" w:author="PR Preview" w:date="2026-01-01T00:00:00Z">
        <w:r>
          <w:t xml:space="preserve"> </w:t>
        </w:r>
      </w:ins>
      <w:ins w:id="1371" w:author="PR Preview" w:date="2026-01-01T00:00:00Z">
        <w:r>
          <w:t xml:space="preserve">For</w:t>
        </w:r>
      </w:ins>
      <w:ins w:id="1372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1373" w:author="PR Preview" w:date="2026-01-01T00:00:00Z">
        <w:r>
          <w:t xml:space="preserve"> </w:t>
        </w:r>
      </w:ins>
      <w:ins w:id="1374" w:author="PR Preview" w:date="2026-01-01T00:00:00Z">
        <w:r>
          <w:t xml:space="preserve">as in</w:t>
        </w:r>
      </w:ins>
      <w:ins w:id="1375" w:author="PR Preview" w:date="2026-01-01T00:00:00Z">
        <w:r>
          <w:t xml:space="preserve"> </w:t>
        </w:r>
      </w:ins>
      <w:hyperlink w:anchor="exm-deriv-quadratic-form">
        <w:ins w:id="1376" w:author="PR Preview" w:date="2026-01-01T00:00:00Z">
          <w:r>
            <w:rPr>
              <w:rStyle w:val="Hyperlink"/>
            </w:rPr>
            <w:t xml:space="preserve">Example 16</w:t>
          </w:r>
        </w:ins>
      </w:hyperlink>
      <w:ins w:id="1377" w:author="PR Preview" w:date="2026-01-01T00:00:00Z">
        <w:r>
          <w:t xml:space="preserve">,</w:t>
        </w:r>
      </w:ins>
      <w:ins w:id="1378" w:author="PR Preview" w:date="2026-01-01T00:00:00Z">
        <w:r>
          <w:t xml:space="preserve"> </w:t>
        </w:r>
      </w:ins>
      <w:hyperlink w:anchor="thm-hessian-quadratic">
        <w:ins w:id="1379" w:author="PR Preview" w:date="2026-01-01T00:00:00Z">
          <w:r>
            <w:rPr>
              <w:rStyle w:val="Hyperlink"/>
            </w:rPr>
            <w:t xml:space="preserve">Theorem 13</w:t>
          </w:r>
        </w:ins>
      </w:hyperlink>
      <w:ins w:id="1380" w:author="PR Preview" w:date="2026-01-01T00:00:00Z">
        <w:r>
          <w:t xml:space="preserve"> </w:t>
        </w:r>
      </w:ins>
      <w:ins w:id="1381" w:author="PR Preview" w:date="2026-01-01T00:00:00Z">
        <w:r>
          <w:t xml:space="preserve">gives</w:t>
        </w:r>
      </w:ins>
      <w:ins w:id="1382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ins w:id="1383" w:author="PR Preview" w:date="2026-01-01T00:00:00Z">
        <w:r>
          <w:t xml:space="preserve">.</w:t>
        </w:r>
      </w:ins>
      <w:ins w:id="1384" w:author="PR Preview" w:date="2026-01-01T00:00:00Z">
        <w:r>
          <w:t xml:space="preserve"> </w:t>
        </w:r>
      </w:ins>
      <w:ins w:id="1385" w:author="PR Preview" w:date="2026-01-01T00:00:00Z">
        <w:r>
          <w:t xml:space="preserve">Directly, the gradient found there, with</w:t>
        </w:r>
      </w:ins>
      <w:ins w:id="1386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i</m:t>
            </m:r>
          </m:sub>
        </m:sSub>
      </m:oMath>
      <w:ins w:id="1387" w:author="PR Preview" w:date="2026-01-01T00:00:00Z">
        <w:r>
          <w:t xml:space="preserve"> </w:t>
        </w:r>
      </w:ins>
      <w:ins w:id="1388" w:author="PR Preview" w:date="2026-01-01T00:00:00Z">
        <w:r>
          <w:t xml:space="preserve">renamed</w:t>
        </w:r>
      </w:ins>
      <w:ins w:id="138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1390" w:author="PR Preview" w:date="2026-01-01T00:00:00Z">
        <w:r>
          <w:t xml:space="preserve">, is</w:t>
        </w:r>
      </w:ins>
      <w:ins w:id="1391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392" w:author="PR Preview" w:date="2026-01-01T00:00:00Z">
        <w:r>
          <w:t xml:space="preserve">,</w:t>
        </w:r>
      </w:ins>
      <w:ins w:id="1393" w:author="PR Preview" w:date="2026-01-01T00:00:00Z">
        <w:r>
          <w:t xml:space="preserve"> </w:t>
        </w:r>
      </w:ins>
      <w:ins w:id="1394" w:author="PR Preview" w:date="2026-01-01T00:00:00Z">
        <w:r>
          <w:t xml:space="preserve">and differentiating its entries by</w:t>
        </w:r>
      </w:ins>
      <w:ins w:id="139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1396" w:author="PR Preview" w:date="2026-01-01T00:00:00Z">
        <w:r>
          <w:t xml:space="preserve"> </w:t>
        </w:r>
      </w:ins>
      <w:ins w:id="1397" w:author="PR Preview" w:date="2026-01-01T00:00:00Z">
        <w:r>
          <w:t xml:space="preserve">and by</w:t>
        </w:r>
      </w:ins>
      <w:ins w:id="139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2</m:t>
            </m:r>
          </m:sub>
        </m:sSub>
      </m:oMath>
      <w:ins w:id="1399" w:author="PR Preview" w:date="2026-01-01T00:00:00Z">
        <w:r>
          <w:t xml:space="preserve"> </w:t>
        </w:r>
      </w:ins>
      <w:ins w:id="1400" w:author="PR Preview" w:date="2026-01-01T00:00:00Z">
        <w:r>
          <w:t xml:space="preserve">(</w:t>
        </w:r>
      </w:ins>
      <w:hyperlink w:anchor="def-hessian">
        <w:ins w:id="1401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1402" w:author="PR Preview" w:date="2026-01-01T00:00:00Z">
        <w:r>
          <w:t xml:space="preserve">) 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End w:id="147"/>
    <w:bookmarkStart w:id="152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r:id="rId148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49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50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1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2"/>
    <w:bookmarkStart w:id="169" w:name="references"/>
    <w:p>
      <w:pPr>
        <w:pStyle w:val="Heading2"/>
      </w:pPr>
      <w:r>
        <w:t xml:space="preserve">References</w:t>
      </w:r>
    </w:p>
    <w:bookmarkStart w:id="168" w:name="refs"/>
    <w:bookmarkStart w:id="154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3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4"/>
    <w:bookmarkStart w:id="156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5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6"/>
    <w:bookmarkStart w:id="158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57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58"/>
    <w:bookmarkStart w:id="160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59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60"/>
    <w:bookmarkStart w:id="162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1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2"/>
    <w:bookmarkStart w:id="164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3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4"/>
    <w:bookmarkStart w:id="16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5"/>
    <w:bookmarkStart w:id="167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67"/>
    <w:bookmarkEnd w:id="168"/>
    <w:bookmarkEnd w:id="1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image" Target="media/rId27.png"/><Relationship Id="rId123" Type="http://schemas.openxmlformats.org/officeDocument/2006/relationships/hyperlink" Target="algebra.qmd#def-absolute-value" TargetMode="External"/><Relationship Id="rId121" Type="http://schemas.openxmlformats.org/officeDocument/2006/relationships/hyperlink" Target="algebra.qmd#def-euler-number" TargetMode="External"/><Relationship Id="rId136" Type="http://schemas.openxmlformats.org/officeDocument/2006/relationships/hyperlink" Target="calculus.qmd#def-continuous" TargetMode="External"/><Relationship Id="rId10" Type="http://schemas.openxmlformats.org/officeDocument/2006/relationships/hyperlink" Target="calculus.qmd#def-derivative" TargetMode="External"/><Relationship Id="rId124" Type="http://schemas.openxmlformats.org/officeDocument/2006/relationships/hyperlink" Target="calculus.qmd#def-difference-quotient" TargetMode="External"/><Relationship Id="rId14" Type="http://schemas.openxmlformats.org/officeDocument/2006/relationships/hyperlink" Target="calculus.qmd#def-limit" TargetMode="External"/><Relationship Id="rId96" Type="http://schemas.openxmlformats.org/officeDocument/2006/relationships/hyperlink" Target="calculus.qmd#thm-chain-rule" TargetMode="External"/><Relationship Id="rId50" Type="http://schemas.openxmlformats.org/officeDocument/2006/relationships/hyperlink" Target="calculus.qmd#thm-product-rule" TargetMode="External"/><Relationship Id="rId155" Type="http://schemas.openxmlformats.org/officeDocument/2006/relationships/hyperlink" Target="https://doi.org/10.1201/9781315370200" TargetMode="External"/><Relationship Id="rId166" Type="http://schemas.openxmlformats.org/officeDocument/2006/relationships/hyperlink" Target="https://en.wikipedia.org/wiki/Gradient" TargetMode="External"/><Relationship Id="rId157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49" Type="http://schemas.openxmlformats.org/officeDocument/2006/relationships/hyperlink" Target="https://hua-zhou.github.io/" TargetMode="External"/><Relationship Id="rId153" Type="http://schemas.openxmlformats.org/officeDocument/2006/relationships/hyperlink" Target="https://quickfem.com/wp-content/uploads/IFEM.AppF_.pdf" TargetMode="External"/><Relationship Id="rId150" Type="http://schemas.openxmlformats.org/officeDocument/2006/relationships/hyperlink" Target="https://ucla-biostat-216.github.io/2023fall/schedule/schedule.html" TargetMode="External"/><Relationship Id="rId161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59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1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32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3" Type="http://schemas.openxmlformats.org/officeDocument/2006/relationships/hyperlink" Target="https://www.youtube.com/watch?v=E7ZN4y2tW0I&amp;list=PLRDl2inPrWQVu2OvnTvtkRpJ-wz-URMJx" TargetMode="External"/><Relationship Id="rId94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3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3" Type="http://schemas.openxmlformats.org/officeDocument/2006/relationships/hyperlink" Target="https://www.youtube.com/watch?v=rhn7ie7JBdA&amp;list=PLRDl2inPrWQVu2OvnTvtkRpJ-wz-URMJx" TargetMode="External"/><Relationship Id="rId104" Type="http://schemas.openxmlformats.org/officeDocument/2006/relationships/hyperlink" Target="https://www.youtube.com/watch?v=zjLUIkF4H6M&amp;list=PLRDl2inPrWQVu2OvnTvtkRpJ-wz-URMJx" TargetMode="External"/><Relationship Id="rId163" Type="http://schemas.openxmlformats.org/officeDocument/2006/relationships/hyperlink" Target="https://www2.imm.dtu.dk/pubdb/edoc/imm3274.pdf" TargetMode="External"/><Relationship Id="rId11" Type="http://schemas.openxmlformats.org/officeDocument/2006/relationships/hyperlink" Target="linear-algebra.qmd" TargetMode="External"/><Relationship Id="rId12" Type="http://schemas.openxmlformats.org/officeDocument/2006/relationships/hyperlink" Target="linear-algebra.qmd#def-column-vector" TargetMode="External"/><Relationship Id="rId13" Type="http://schemas.openxmlformats.org/officeDocument/2006/relationships/hyperlink" Target="linear-algebra.qmd#def-dot-product" TargetMode="External"/><Relationship Id="rId114" Type="http://schemas.openxmlformats.org/officeDocument/2006/relationships/hyperlink" Target="linear-algebra.qmd#def-euclidean-norm" TargetMode="External"/><Relationship Id="rId88" Type="http://schemas.openxmlformats.org/officeDocument/2006/relationships/hyperlink" Target="linear-algebra.qmd#def-least-squares" TargetMode="External"/><Relationship Id="rId48" Type="http://schemas.openxmlformats.org/officeDocument/2006/relationships/hyperlink" Target="linear-algebra.qmd#def-matrix-mult" TargetMode="External"/><Relationship Id="rId81" Type="http://schemas.openxmlformats.org/officeDocument/2006/relationships/hyperlink" Target="linear-algebra.qmd#def-quadratic-form" TargetMode="External"/><Relationship Id="rId49" Type="http://schemas.openxmlformats.org/officeDocument/2006/relationships/hyperlink" Target="linear-algebra.qmd#def-scalar-mult" TargetMode="External"/><Relationship Id="rId141" Type="http://schemas.openxmlformats.org/officeDocument/2006/relationships/hyperlink" Target="linear-algebra.qmd#def-symmetric-matrix" TargetMode="External"/><Relationship Id="rId106" Type="http://schemas.openxmlformats.org/officeDocument/2006/relationships/hyperlink" Target="linear-algebra.qmd#def-trace" TargetMode="External"/><Relationship Id="rId148" Type="http://schemas.openxmlformats.org/officeDocument/2006/relationships/hyperlink" Target="linear-algebra.qmd#sec-additional-resources" TargetMode="External"/><Relationship Id="rId76" Type="http://schemas.openxmlformats.org/officeDocument/2006/relationships/hyperlink" Target="linear-algebra.qmd#thm-transpose-product" TargetMode="External"/><Relationship Id="rId137" Type="http://schemas.openxmlformats.org/officeDocument/2006/relationships/hyperlink" Target="sets-functions.qmd#def-composition" TargetMode="External"/></Relationships>
</file>

<file path=word/_rels/footnotes.xml.rels><?xml version='1.0' encoding='UTF-8' standalone='yes'?>
<Relationships xmlns="http://schemas.openxmlformats.org/package/2006/relationships"><Relationship Id="rId123" Type="http://schemas.openxmlformats.org/officeDocument/2006/relationships/hyperlink" Target="algebra.qmd#def-absolute-value" TargetMode="External"/><Relationship Id="rId121" Type="http://schemas.openxmlformats.org/officeDocument/2006/relationships/hyperlink" Target="algebra.qmd#def-euler-number" TargetMode="External"/><Relationship Id="rId136" Type="http://schemas.openxmlformats.org/officeDocument/2006/relationships/hyperlink" Target="calculus.qmd#def-continuous" TargetMode="External"/><Relationship Id="rId10" Type="http://schemas.openxmlformats.org/officeDocument/2006/relationships/hyperlink" Target="calculus.qmd#def-derivative" TargetMode="External"/><Relationship Id="rId124" Type="http://schemas.openxmlformats.org/officeDocument/2006/relationships/hyperlink" Target="calculus.qmd#def-difference-quotient" TargetMode="External"/><Relationship Id="rId14" Type="http://schemas.openxmlformats.org/officeDocument/2006/relationships/hyperlink" Target="calculus.qmd#def-limit" TargetMode="External"/><Relationship Id="rId96" Type="http://schemas.openxmlformats.org/officeDocument/2006/relationships/hyperlink" Target="calculus.qmd#thm-chain-rule" TargetMode="External"/><Relationship Id="rId50" Type="http://schemas.openxmlformats.org/officeDocument/2006/relationships/hyperlink" Target="calculus.qmd#thm-product-rule" TargetMode="External"/><Relationship Id="rId155" Type="http://schemas.openxmlformats.org/officeDocument/2006/relationships/hyperlink" Target="https://doi.org/10.1201/9781315370200" TargetMode="External"/><Relationship Id="rId166" Type="http://schemas.openxmlformats.org/officeDocument/2006/relationships/hyperlink" Target="https://en.wikipedia.org/wiki/Gradient" TargetMode="External"/><Relationship Id="rId157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49" Type="http://schemas.openxmlformats.org/officeDocument/2006/relationships/hyperlink" Target="https://hua-zhou.github.io/" TargetMode="External"/><Relationship Id="rId153" Type="http://schemas.openxmlformats.org/officeDocument/2006/relationships/hyperlink" Target="https://quickfem.com/wp-content/uploads/IFEM.AppF_.pdf" TargetMode="External"/><Relationship Id="rId150" Type="http://schemas.openxmlformats.org/officeDocument/2006/relationships/hyperlink" Target="https://ucla-biostat-216.github.io/2023fall/schedule/schedule.html" TargetMode="External"/><Relationship Id="rId161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59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1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32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3" Type="http://schemas.openxmlformats.org/officeDocument/2006/relationships/hyperlink" Target="https://www.youtube.com/watch?v=E7ZN4y2tW0I&amp;list=PLRDl2inPrWQVu2OvnTvtkRpJ-wz-URMJx" TargetMode="External"/><Relationship Id="rId94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3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3" Type="http://schemas.openxmlformats.org/officeDocument/2006/relationships/hyperlink" Target="https://www.youtube.com/watch?v=rhn7ie7JBdA&amp;list=PLRDl2inPrWQVu2OvnTvtkRpJ-wz-URMJx" TargetMode="External"/><Relationship Id="rId104" Type="http://schemas.openxmlformats.org/officeDocument/2006/relationships/hyperlink" Target="https://www.youtube.com/watch?v=zjLUIkF4H6M&amp;list=PLRDl2inPrWQVu2OvnTvtkRpJ-wz-URMJx" TargetMode="External"/><Relationship Id="rId163" Type="http://schemas.openxmlformats.org/officeDocument/2006/relationships/hyperlink" Target="https://www2.imm.dtu.dk/pubdb/edoc/imm3274.pdf" TargetMode="External"/><Relationship Id="rId11" Type="http://schemas.openxmlformats.org/officeDocument/2006/relationships/hyperlink" Target="linear-algebra.qmd" TargetMode="External"/><Relationship Id="rId12" Type="http://schemas.openxmlformats.org/officeDocument/2006/relationships/hyperlink" Target="linear-algebra.qmd#def-column-vector" TargetMode="External"/><Relationship Id="rId13" Type="http://schemas.openxmlformats.org/officeDocument/2006/relationships/hyperlink" Target="linear-algebra.qmd#def-dot-product" TargetMode="External"/><Relationship Id="rId114" Type="http://schemas.openxmlformats.org/officeDocument/2006/relationships/hyperlink" Target="linear-algebra.qmd#def-euclidean-norm" TargetMode="External"/><Relationship Id="rId88" Type="http://schemas.openxmlformats.org/officeDocument/2006/relationships/hyperlink" Target="linear-algebra.qmd#def-least-squares" TargetMode="External"/><Relationship Id="rId48" Type="http://schemas.openxmlformats.org/officeDocument/2006/relationships/hyperlink" Target="linear-algebra.qmd#def-matrix-mult" TargetMode="External"/><Relationship Id="rId81" Type="http://schemas.openxmlformats.org/officeDocument/2006/relationships/hyperlink" Target="linear-algebra.qmd#def-quadratic-form" TargetMode="External"/><Relationship Id="rId49" Type="http://schemas.openxmlformats.org/officeDocument/2006/relationships/hyperlink" Target="linear-algebra.qmd#def-scalar-mult" TargetMode="External"/><Relationship Id="rId141" Type="http://schemas.openxmlformats.org/officeDocument/2006/relationships/hyperlink" Target="linear-algebra.qmd#def-symmetric-matrix" TargetMode="External"/><Relationship Id="rId106" Type="http://schemas.openxmlformats.org/officeDocument/2006/relationships/hyperlink" Target="linear-algebra.qmd#def-trace" TargetMode="External"/><Relationship Id="rId148" Type="http://schemas.openxmlformats.org/officeDocument/2006/relationships/hyperlink" Target="linear-algebra.qmd#sec-additional-resources" TargetMode="External"/><Relationship Id="rId76" Type="http://schemas.openxmlformats.org/officeDocument/2006/relationships/hyperlink" Target="linear-algebra.qmd#thm-transpose-product" TargetMode="External"/><Relationship Id="rId137" Type="http://schemas.openxmlformats.org/officeDocument/2006/relationships/hyperlink" Target="sets-functions.qmd#def-compos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2026-10-09T20:01:26Z</dcterms:created>
  <dcterms:modified xsi:type="dcterms:W3CDTF">2026-10-09T20:01:26Z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12:43:11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